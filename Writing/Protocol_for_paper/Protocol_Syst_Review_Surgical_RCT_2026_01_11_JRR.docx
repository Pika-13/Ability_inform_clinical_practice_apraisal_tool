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405390B" w:rsidR="002069D8" w:rsidRDefault="0020613C">
      <w:pPr>
        <w:pStyle w:val="Title"/>
        <w:spacing w:after="0"/>
      </w:pPr>
      <w:r>
        <w:t>OSF</w:t>
      </w:r>
      <w:r w:rsidR="00AE512F">
        <w:t xml:space="preserve"> Protocol Registration Form</w:t>
      </w:r>
    </w:p>
    <w:p w14:paraId="00000002" w14:textId="6C40FA78" w:rsidR="002069D8" w:rsidRDefault="0020613C">
      <w:pPr>
        <w:pStyle w:val="Title"/>
        <w:spacing w:before="0"/>
      </w:pPr>
      <w:commentRangeStart w:id="0"/>
      <w:commentRangeStart w:id="1"/>
      <w:proofErr w:type="spellStart"/>
      <w:r>
        <w:t>Metaresearch</w:t>
      </w:r>
      <w:commentRangeEnd w:id="0"/>
      <w:proofErr w:type="spellEnd"/>
      <w:r w:rsidR="00A07670">
        <w:rPr>
          <w:rStyle w:val="CommentReference"/>
          <w:b w:val="0"/>
          <w:bCs w:val="0"/>
          <w:color w:val="auto"/>
          <w:highlight w:val="none"/>
        </w:rPr>
        <w:commentReference w:id="0"/>
      </w:r>
      <w:commentRangeEnd w:id="1"/>
      <w:r w:rsidR="000266AE">
        <w:rPr>
          <w:rStyle w:val="CommentReference"/>
          <w:b w:val="0"/>
          <w:bCs w:val="0"/>
          <w:color w:val="auto"/>
          <w:highlight w:val="none"/>
        </w:rPr>
        <w:commentReference w:id="1"/>
      </w:r>
    </w:p>
    <w:p w14:paraId="00000003" w14:textId="77777777" w:rsidR="002069D8" w:rsidRDefault="00AE512F">
      <w:pPr>
        <w:pStyle w:val="Heading1"/>
      </w:pPr>
      <w:r>
        <w:t>Administrative information</w:t>
      </w:r>
    </w:p>
    <w:p w14:paraId="00000004" w14:textId="77777777" w:rsidR="002069D8" w:rsidRDefault="00AE512F">
      <w:pPr>
        <w:pStyle w:val="Heading2"/>
      </w:pPr>
      <w:r>
        <w:t>Review title</w:t>
      </w:r>
    </w:p>
    <w:p w14:paraId="00000005" w14:textId="4140B795" w:rsidR="002069D8" w:rsidRDefault="00B02F94">
      <w:pPr>
        <w:pStyle w:val="Heading2"/>
        <w:rPr>
          <w:rFonts w:ascii="Arial" w:eastAsia="Arial" w:hAnsi="Arial" w:cs="Arial"/>
          <w:b w:val="0"/>
          <w:bCs w:val="0"/>
          <w:color w:val="000000"/>
          <w:sz w:val="22"/>
          <w:szCs w:val="22"/>
        </w:rPr>
      </w:pPr>
      <w:commentRangeStart w:id="2"/>
      <w:commentRangeEnd w:id="2"/>
      <w:r>
        <w:rPr>
          <w:rStyle w:val="CommentReference"/>
          <w:rFonts w:ascii="Arial" w:eastAsia="Arial" w:hAnsi="Arial" w:cs="Arial"/>
          <w:b w:val="0"/>
          <w:bCs w:val="0"/>
          <w:color w:val="auto"/>
        </w:rPr>
        <w:commentReference w:id="2"/>
      </w:r>
      <w:r w:rsidR="00A452A4">
        <w:rPr>
          <w:rFonts w:ascii="Arial" w:eastAsia="Arial" w:hAnsi="Arial" w:cs="Arial"/>
          <w:b w:val="0"/>
          <w:bCs w:val="0"/>
          <w:color w:val="000000"/>
          <w:sz w:val="22"/>
          <w:szCs w:val="22"/>
        </w:rPr>
        <w:t>Clinical</w:t>
      </w:r>
      <w:r w:rsidR="00FE5DB4" w:rsidRPr="00FE5DB4">
        <w:rPr>
          <w:rFonts w:ascii="Arial" w:eastAsia="Arial" w:hAnsi="Arial" w:cs="Arial"/>
          <w:b w:val="0"/>
          <w:bCs w:val="0"/>
          <w:color w:val="000000"/>
          <w:sz w:val="22"/>
          <w:szCs w:val="22"/>
        </w:rPr>
        <w:t xml:space="preserve"> </w:t>
      </w:r>
      <w:r w:rsidR="00BD0029" w:rsidRPr="00FE5DB4">
        <w:rPr>
          <w:rFonts w:ascii="Arial" w:eastAsia="Arial" w:hAnsi="Arial" w:cs="Arial"/>
          <w:b w:val="0"/>
          <w:bCs w:val="0"/>
          <w:color w:val="000000"/>
          <w:sz w:val="22"/>
          <w:szCs w:val="22"/>
        </w:rPr>
        <w:t>Relevance</w:t>
      </w:r>
      <w:r w:rsidR="00A452A4">
        <w:rPr>
          <w:rFonts w:ascii="Arial" w:eastAsia="Arial" w:hAnsi="Arial" w:cs="Arial"/>
          <w:b w:val="0"/>
          <w:bCs w:val="0"/>
          <w:color w:val="000000"/>
          <w:sz w:val="22"/>
          <w:szCs w:val="22"/>
        </w:rPr>
        <w:t xml:space="preserve"> of</w:t>
      </w:r>
      <w:r w:rsidR="00FE5DB4" w:rsidRPr="00FE5DB4">
        <w:rPr>
          <w:rFonts w:ascii="Arial" w:eastAsia="Arial" w:hAnsi="Arial" w:cs="Arial"/>
          <w:b w:val="0"/>
          <w:bCs w:val="0"/>
          <w:color w:val="000000"/>
          <w:sz w:val="22"/>
          <w:szCs w:val="22"/>
        </w:rPr>
        <w:t xml:space="preserve"> Surgical Trials</w:t>
      </w:r>
      <w:r w:rsidR="00A452A4">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planning, reporting and interpretation of surgical tr</w:t>
      </w:r>
      <w:r w:rsidR="00D61066">
        <w:rPr>
          <w:rFonts w:ascii="Arial" w:eastAsia="Arial" w:hAnsi="Arial" w:cs="Arial"/>
          <w:b w:val="0"/>
          <w:bCs w:val="0"/>
          <w:color w:val="000000"/>
          <w:sz w:val="22"/>
          <w:szCs w:val="22"/>
        </w:rPr>
        <w:t>i</w:t>
      </w:r>
      <w:r w:rsidR="004522B0">
        <w:rPr>
          <w:rFonts w:ascii="Arial" w:eastAsia="Arial" w:hAnsi="Arial" w:cs="Arial"/>
          <w:b w:val="0"/>
          <w:bCs w:val="0"/>
          <w:color w:val="000000"/>
          <w:sz w:val="22"/>
          <w:szCs w:val="22"/>
        </w:rPr>
        <w:t>als</w:t>
      </w:r>
    </w:p>
    <w:p w14:paraId="00000006" w14:textId="77777777" w:rsidR="002069D8" w:rsidRDefault="00AE512F">
      <w:pPr>
        <w:pStyle w:val="Heading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Heading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405890" w:rsidRDefault="000266AE" w:rsidP="000266AE">
      <w:pPr>
        <w:spacing w:after="0"/>
        <w:rPr>
          <w:lang w:val="de-CH"/>
        </w:rPr>
      </w:pPr>
      <w:r w:rsidRPr="00405890">
        <w:rPr>
          <w:lang w:val="de-CH"/>
        </w:rPr>
        <w:t>Main Investigator</w:t>
      </w:r>
    </w:p>
    <w:p w14:paraId="00000011" w14:textId="77777777" w:rsidR="002069D8" w:rsidRPr="00405890" w:rsidRDefault="002069D8">
      <w:pPr>
        <w:ind w:right="34"/>
        <w:rPr>
          <w:lang w:val="de-CH"/>
        </w:rPr>
      </w:pPr>
    </w:p>
    <w:p w14:paraId="262FB917" w14:textId="14273BF1" w:rsidR="00E1467C" w:rsidRPr="00405890" w:rsidRDefault="00E1467C" w:rsidP="00E1467C">
      <w:pPr>
        <w:spacing w:after="0"/>
        <w:rPr>
          <w:lang w:val="de-CH"/>
        </w:rPr>
      </w:pPr>
      <w:r w:rsidRPr="00405890">
        <w:rPr>
          <w:b/>
          <w:bCs/>
          <w:u w:val="single"/>
          <w:lang w:val="de-CH"/>
        </w:rPr>
        <w:t>Juliette Preisig</w:t>
      </w:r>
      <w:r w:rsidRPr="00405890">
        <w:rPr>
          <w:lang w:val="de-CH"/>
        </w:rPr>
        <w:t xml:space="preserve">, </w:t>
      </w:r>
      <w:proofErr w:type="spellStart"/>
      <w:r w:rsidRPr="00405890">
        <w:rPr>
          <w:lang w:val="de-CH"/>
        </w:rPr>
        <w:t>MSc</w:t>
      </w:r>
      <w:proofErr w:type="spellEnd"/>
      <w:r w:rsidRPr="00405890">
        <w:rPr>
          <w:lang w:val="de-CH"/>
        </w:rPr>
        <w:t>.</w:t>
      </w:r>
    </w:p>
    <w:p w14:paraId="0FDC6EFD" w14:textId="77777777" w:rsidR="00E1467C" w:rsidRPr="001640C5" w:rsidRDefault="00E1467C" w:rsidP="00E1467C">
      <w:pPr>
        <w:spacing w:after="0"/>
        <w:ind w:right="34"/>
      </w:pPr>
      <w:r w:rsidRPr="001640C5">
        <w:rPr>
          <w:b/>
          <w:bCs/>
        </w:rPr>
        <w:t>Affiliation</w:t>
      </w:r>
      <w:r w:rsidRPr="001640C5">
        <w:t>:</w:t>
      </w:r>
    </w:p>
    <w:p w14:paraId="169AAC44" w14:textId="77777777" w:rsidR="00E1467C" w:rsidRPr="001640C5" w:rsidRDefault="00E1467C" w:rsidP="00E1467C">
      <w:pPr>
        <w:spacing w:after="0"/>
      </w:pPr>
      <w:r w:rsidRPr="001640C5">
        <w:t>Epidemiology, Biostatistics and Prevention Institute, University of Zurich (Switzerland)</w:t>
      </w:r>
    </w:p>
    <w:p w14:paraId="46CF63B3" w14:textId="6378952C" w:rsidR="00E1467C" w:rsidRPr="001640C5" w:rsidRDefault="00E1467C" w:rsidP="00E1467C">
      <w:pPr>
        <w:ind w:right="34"/>
      </w:pPr>
      <w:hyperlink r:id="rId14">
        <w:r>
          <w:rPr>
            <w:color w:val="467886"/>
            <w:u w:val="single"/>
          </w:rPr>
          <w:t>juliette.preisig@uzh.ch</w:t>
        </w:r>
      </w:hyperlink>
    </w:p>
    <w:p w14:paraId="1D30B04F" w14:textId="77777777" w:rsidR="00E1467C" w:rsidRPr="001640C5" w:rsidRDefault="00E1467C" w:rsidP="00E1467C">
      <w:pPr>
        <w:spacing w:after="0"/>
      </w:pPr>
      <w:r w:rsidRPr="001640C5">
        <w:rPr>
          <w:b/>
          <w:bCs/>
        </w:rPr>
        <w:t>Role</w:t>
      </w:r>
      <w:r w:rsidRPr="001640C5">
        <w:t>:</w:t>
      </w:r>
    </w:p>
    <w:p w14:paraId="6FE877D9" w14:textId="255D5EA8" w:rsidR="00E1467C" w:rsidRPr="001640C5" w:rsidRDefault="00E1467C" w:rsidP="00E1467C">
      <w:pPr>
        <w:spacing w:after="0"/>
      </w:pPr>
      <w:r>
        <w:t>Co-author, Reviewer</w:t>
      </w:r>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hyperlink r:id="rId15" w:history="1">
        <w:r w:rsidRPr="000A5762">
          <w:rPr>
            <w:rStyle w:val="Hyperlink"/>
          </w:rPr>
          <w:t>miloalan.puhan@uzh.ch</w:t>
        </w:r>
      </w:hyperlink>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lastRenderedPageBreak/>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Heading2"/>
      </w:pPr>
      <w:r>
        <w:t>Amendments</w:t>
      </w:r>
    </w:p>
    <w:p w14:paraId="0000001A" w14:textId="77777777" w:rsidR="002069D8" w:rsidRPr="001640C5" w:rsidRDefault="00AE512F">
      <w:r w:rsidRPr="001640C5">
        <w:t>None.</w:t>
      </w:r>
    </w:p>
    <w:p w14:paraId="0000001B" w14:textId="77777777" w:rsidR="002069D8" w:rsidRDefault="00AE512F">
      <w:pPr>
        <w:pStyle w:val="Heading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Heading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Heading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Heading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Heading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Heading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Heading2"/>
        <w:rPr>
          <w:rFonts w:ascii="Times New Roman" w:eastAsia="Times New Roman" w:hAnsi="Times New Roman" w:cs="Times New Roman"/>
          <w:sz w:val="24"/>
          <w:szCs w:val="24"/>
        </w:rPr>
      </w:pPr>
      <w:r>
        <w:lastRenderedPageBreak/>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Heading1"/>
      </w:pPr>
      <w:r>
        <w:t>Introduction</w:t>
      </w:r>
    </w:p>
    <w:p w14:paraId="4BB99771" w14:textId="77777777" w:rsidR="00013262" w:rsidRDefault="00AE512F" w:rsidP="005E4F1E">
      <w:pPr>
        <w:pStyle w:val="Heading2"/>
      </w:pPr>
      <w:r>
        <w:t xml:space="preserve">Background and </w:t>
      </w:r>
      <w:commentRangeStart w:id="3"/>
      <w:commentRangeStart w:id="4"/>
      <w:r>
        <w:t>rationa</w:t>
      </w:r>
      <w:r w:rsidR="005E4F1E">
        <w:t>le</w:t>
      </w:r>
      <w:commentRangeEnd w:id="3"/>
      <w:r w:rsidR="00A35207">
        <w:rPr>
          <w:rStyle w:val="CommentReference"/>
          <w:rFonts w:ascii="Arial" w:eastAsia="Arial" w:hAnsi="Arial" w:cs="Arial"/>
          <w:b w:val="0"/>
          <w:bCs w:val="0"/>
          <w:color w:val="auto"/>
        </w:rPr>
        <w:commentReference w:id="3"/>
      </w:r>
      <w:commentRangeEnd w:id="4"/>
      <w:r w:rsidR="00BE5728">
        <w:rPr>
          <w:rStyle w:val="CommentReference"/>
          <w:rFonts w:ascii="Arial" w:eastAsia="Arial" w:hAnsi="Arial" w:cs="Arial"/>
          <w:b w:val="0"/>
          <w:bCs w:val="0"/>
          <w:color w:val="auto"/>
        </w:rPr>
        <w:commentReference w:id="4"/>
      </w:r>
    </w:p>
    <w:p w14:paraId="24F4C730" w14:textId="53B7390E" w:rsidR="00562B51" w:rsidRDefault="008E6991" w:rsidP="00B2705B">
      <w:r w:rsidRPr="001640C5">
        <w:t>M</w:t>
      </w:r>
      <w:r w:rsidR="003C4954" w:rsidRPr="001640C5">
        <w:t xml:space="preserve">edical research </w:t>
      </w:r>
      <w:r w:rsidR="00DD4823">
        <w:t xml:space="preserve">often </w:t>
      </w:r>
      <w:r w:rsidR="003C4954" w:rsidRPr="001640C5">
        <w:t>aim</w:t>
      </w:r>
      <w:r w:rsidR="00867591" w:rsidRPr="001640C5">
        <w:t>s</w:t>
      </w:r>
      <w:r w:rsidR="003C4954" w:rsidRPr="001640C5">
        <w:t xml:space="preserve"> to </w:t>
      </w:r>
      <w:r w:rsidR="004C5288">
        <w:t>inform decisions where</w:t>
      </w:r>
      <w:r w:rsidR="003C4954" w:rsidRPr="001640C5">
        <w:t xml:space="preserve"> clinicians </w:t>
      </w:r>
      <w:r w:rsidR="004C5288">
        <w:t>face</w:t>
      </w:r>
      <w:r w:rsidR="003C4954" w:rsidRPr="001640C5">
        <w:t xml:space="preserve"> uncertainty in decision-making, </w:t>
      </w:r>
      <w:r w:rsidR="004C5288">
        <w:t>for example,</w:t>
      </w:r>
      <w:r w:rsidR="003C4954" w:rsidRPr="001640C5">
        <w:t xml:space="preserve"> when a condition could be </w:t>
      </w:r>
      <w:r w:rsidR="000C628C" w:rsidRPr="001640C5">
        <w:t xml:space="preserve">treated </w:t>
      </w:r>
      <w:r w:rsidR="003C4954" w:rsidRPr="001640C5">
        <w:t xml:space="preserve">in different ways </w:t>
      </w:r>
      <w:r w:rsidR="004C5288">
        <w:t xml:space="preserve">and the balance of respective </w:t>
      </w:r>
      <w:r w:rsidR="00C64D73">
        <w:t>beneficial</w:t>
      </w:r>
      <w:r w:rsidR="004C5288">
        <w:t xml:space="preserve"> and harm</w:t>
      </w:r>
      <w:r w:rsidR="00C64D73">
        <w:t>ful outcomes</w:t>
      </w:r>
      <w:r w:rsidR="004C5288">
        <w:t xml:space="preserve"> is unclear</w:t>
      </w:r>
      <w:r w:rsidR="003C4954" w:rsidRPr="001640C5">
        <w:t xml:space="preserve">. </w:t>
      </w:r>
      <w:r w:rsidRPr="001640C5">
        <w:t xml:space="preserve">Randomized controlled trials (RCTs) are </w:t>
      </w:r>
      <w:r w:rsidR="00DB3AE5">
        <w:t xml:space="preserve">ideally suited </w:t>
      </w:r>
      <w:r w:rsidR="003079B5">
        <w:t xml:space="preserve">for comparing outcomes following different </w:t>
      </w:r>
      <w:r w:rsidR="00405890">
        <w:t>interventions</w:t>
      </w:r>
      <w:ins w:id="5" w:author="Joana Rodrigues Ribeiro" w:date="2026-01-10T22:52:00Z" w16du:dateUtc="2026-01-10T21:52:00Z">
        <w:r w:rsidR="00405890">
          <w:t xml:space="preserve">, </w:t>
        </w:r>
      </w:ins>
      <w:ins w:id="6" w:author="Joana Rodrigues Ribeiro" w:date="2026-01-10T22:53:00Z" w16du:dateUtc="2026-01-10T21:53:00Z">
        <w:r w:rsidR="00405890">
          <w:t xml:space="preserve">and </w:t>
        </w:r>
      </w:ins>
      <w:ins w:id="7" w:author="Joana Rodrigues Ribeiro" w:date="2026-01-11T18:16:00Z" w16du:dateUtc="2026-01-11T17:16:00Z">
        <w:r w:rsidR="00B950F8">
          <w:t>to provide</w:t>
        </w:r>
      </w:ins>
      <w:ins w:id="8" w:author="Joana Rodrigues Ribeiro" w:date="2026-01-10T22:53:00Z" w16du:dateUtc="2026-01-10T21:53:00Z">
        <w:r w:rsidR="00405890">
          <w:t xml:space="preserve"> high</w:t>
        </w:r>
      </w:ins>
      <w:ins w:id="9" w:author="Joana Rodrigues Ribeiro" w:date="2026-01-11T18:17:00Z" w16du:dateUtc="2026-01-11T17:17:00Z">
        <w:r w:rsidR="00B950F8">
          <w:t>-</w:t>
        </w:r>
      </w:ins>
      <w:ins w:id="10" w:author="Joana Rodrigues Ribeiro" w:date="2026-01-10T22:53:00Z" w16du:dateUtc="2026-01-10T21:53:00Z">
        <w:r w:rsidR="00405890">
          <w:t xml:space="preserve">level evidence </w:t>
        </w:r>
      </w:ins>
      <w:ins w:id="11" w:author="Joana Rodrigues Ribeiro" w:date="2026-01-11T18:17:00Z" w16du:dateUtc="2026-01-11T17:17:00Z">
        <w:r w:rsidR="00B950F8">
          <w:t>intended to</w:t>
        </w:r>
      </w:ins>
      <w:ins w:id="12" w:author="Joana Rodrigues Ribeiro" w:date="2026-01-10T22:52:00Z" w16du:dateUtc="2026-01-10T21:52:00Z">
        <w:r w:rsidR="00405890">
          <w:t xml:space="preserve"> meaningfully inform clinical practice</w:t>
        </w:r>
      </w:ins>
      <w:r w:rsidR="003079B5">
        <w:t>.</w:t>
      </w:r>
      <w:r w:rsidRPr="001640C5">
        <w:t xml:space="preserve"> </w:t>
      </w:r>
    </w:p>
    <w:p w14:paraId="1A821ED2" w14:textId="5409ED04" w:rsidR="00846191" w:rsidRPr="001640C5" w:rsidRDefault="00562B51" w:rsidP="00B2705B">
      <w:r>
        <w:t>The o</w:t>
      </w:r>
      <w:r w:rsidR="00DD4823">
        <w:t>utcome</w:t>
      </w:r>
      <w:r>
        <w:t>s</w:t>
      </w:r>
      <w:r w:rsidR="0004460F">
        <w:t xml:space="preserve"> </w:t>
      </w:r>
      <w:r w:rsidR="008E6991" w:rsidRPr="001640C5">
        <w:t xml:space="preserve">they measure primarily and secondly </w:t>
      </w:r>
      <w:r w:rsidR="0004460F">
        <w:t>are</w:t>
      </w:r>
      <w:r w:rsidR="008E6991" w:rsidRPr="001640C5">
        <w:t xml:space="preserve"> chosen during </w:t>
      </w:r>
      <w:r w:rsidR="00AF4E5F" w:rsidRPr="001640C5">
        <w:t xml:space="preserve">planning </w:t>
      </w:r>
      <w:r w:rsidR="008E6991" w:rsidRPr="001640C5">
        <w:t>of the trial. The primary endpoint typically</w:t>
      </w:r>
      <w:r w:rsidR="00795515">
        <w:t xml:space="preserve"> reflects the outcome of greatest interest, guides study design and</w:t>
      </w:r>
      <w:r w:rsidR="00065BB3">
        <w:t xml:space="preserve"> serves as basis to determine </w:t>
      </w:r>
      <w:r w:rsidR="008E6991" w:rsidRPr="001640C5">
        <w:t>sample size required to detect a predefined difference between interventions</w:t>
      </w:r>
      <w:r w:rsidR="003C1F4F">
        <w:t xml:space="preserve">. Also, the primary </w:t>
      </w:r>
      <w:r w:rsidR="00AF4E5F" w:rsidRPr="001640C5">
        <w:t>guide</w:t>
      </w:r>
      <w:r w:rsidR="003C1F4F">
        <w:t>s</w:t>
      </w:r>
      <w:r w:rsidR="00AF4E5F" w:rsidRPr="001640C5">
        <w:t xml:space="preserve"> interpretation of </w:t>
      </w:r>
      <w:r w:rsidR="003C1F4F">
        <w:t>the comparison of interest, together with secondary outcomes</w:t>
      </w:r>
      <w:r w:rsidR="008E6991" w:rsidRPr="001640C5">
        <w:t xml:space="preserve">. </w:t>
      </w:r>
      <w:r w:rsidR="00B2705B">
        <w:t>The</w:t>
      </w:r>
      <w:r w:rsidR="00B2705B" w:rsidRPr="00B2705B">
        <w:t xml:space="preserve"> </w:t>
      </w:r>
      <w:r w:rsidR="00B2705B">
        <w:t>s</w:t>
      </w:r>
      <w:r w:rsidR="00B2705B" w:rsidRPr="00B2705B">
        <w:t>econdary endpoint(s) provide complementary measures of the intervention’s effects</w:t>
      </w:r>
      <w:r w:rsidR="00D92323">
        <w:t xml:space="preserve"> such as harmful outcomes or additional beneficial outcomes</w:t>
      </w:r>
      <w:r w:rsidR="00B2705B" w:rsidRPr="00B2705B">
        <w:t xml:space="preserve">. </w:t>
      </w:r>
      <w:r w:rsidR="00D92323">
        <w:t xml:space="preserve">Together, primary and secondary outcomes </w:t>
      </w:r>
      <w:r w:rsidR="009A721C">
        <w:t xml:space="preserve">contribute to an </w:t>
      </w:r>
      <w:r w:rsidR="00B2705B" w:rsidRPr="00B2705B">
        <w:t>overall benefit–risk assessment</w:t>
      </w:r>
      <w:r w:rsidR="009A721C">
        <w:t>.</w:t>
      </w:r>
      <w:commentRangeStart w:id="13"/>
      <w:commentRangeEnd w:id="13"/>
      <w:r w:rsidR="006448DB">
        <w:rPr>
          <w:rStyle w:val="CommentReference"/>
        </w:rPr>
        <w:commentReference w:id="13"/>
      </w:r>
    </w:p>
    <w:p w14:paraId="23B4CC08" w14:textId="21D5822D" w:rsidR="00853E50" w:rsidRDefault="00853E50" w:rsidP="00853E50">
      <w:pPr>
        <w:rPr>
          <w:ins w:id="14" w:author="Joana Rodrigues Ribeiro" w:date="2026-01-11T02:13:00Z" w16du:dateUtc="2026-01-11T01:13:00Z"/>
        </w:rPr>
      </w:pPr>
      <w:ins w:id="15" w:author="Joana Rodrigues Ribeiro" w:date="2026-01-11T02:13:00Z" w16du:dateUtc="2026-01-11T01:13:00Z">
        <w:r>
          <w:t>Beyond outcome selection, the choice of trial design determines how trial results can be interpreted and applied.</w:t>
        </w:r>
      </w:ins>
      <w:ins w:id="16" w:author="Joana Rodrigues Ribeiro" w:date="2026-01-11T17:59:00Z" w16du:dateUtc="2026-01-11T16:59:00Z">
        <w:r w:rsidR="00533A41" w:rsidRPr="00533A41">
          <w:t xml:space="preserve"> Superiority designs aim to identify a preferred intervention by demonstrating better performance compared with an alternative. However, in many surgical settings, such trials frequently yield statistically non-significant results despite substantial use of resources, thereby limiting their ability to inform treatment selection. Non-inferiority and equivalence designs instead address whether an intervention can be considered an acceptable or equivalent alternative, for example as a second-line option or an additional first-choice strategy when considerations such as safety, cost, or feasibility are relevant. When appropriately planned, these designs may generate more actionable evidence</w:t>
        </w:r>
      </w:ins>
      <w:ins w:id="17" w:author="Joana Rodrigues Ribeiro" w:date="2026-01-11T18:00:00Z" w16du:dateUtc="2026-01-11T17:00:00Z">
        <w:r w:rsidR="00533A41">
          <w:t xml:space="preserve"> and s</w:t>
        </w:r>
      </w:ins>
      <w:ins w:id="18" w:author="Joana Rodrigues Ribeiro" w:date="2026-01-11T17:59:00Z" w16du:dateUtc="2026-01-11T16:59:00Z">
        <w:r w:rsidR="00533A41" w:rsidRPr="00533A41">
          <w:t>uperiority assessed as a secondary endpoint may serve as hypothesis-generating evidence for subsequent confirmatory trials specifically designed and powered to test superiority.</w:t>
        </w:r>
      </w:ins>
    </w:p>
    <w:p w14:paraId="6A041377" w14:textId="15F913D6" w:rsidR="00853E50" w:rsidRDefault="00853E50" w:rsidP="00853E50">
      <w:pPr>
        <w:rPr>
          <w:ins w:id="19" w:author="Joana Rodrigues Ribeiro" w:date="2026-01-11T02:13:00Z" w16du:dateUtc="2026-01-11T01:13:00Z"/>
        </w:rPr>
      </w:pPr>
      <w:ins w:id="20" w:author="Joana Rodrigues Ribeiro" w:date="2026-01-11T02:13:00Z" w16du:dateUtc="2026-01-11T01:13:00Z">
        <w:r>
          <w:t xml:space="preserve">For RCTs to meaningfully inform clinical practice, </w:t>
        </w:r>
      </w:ins>
      <w:ins w:id="21" w:author="Joana Rodrigues Ribeiro" w:date="2026-01-11T18:06:00Z" w16du:dateUtc="2026-01-11T17:06:00Z">
        <w:r w:rsidR="00533A41" w:rsidRPr="00533A41">
          <w:t xml:space="preserve">the </w:t>
        </w:r>
        <w:r w:rsidR="00533A41">
          <w:t xml:space="preserve">aim of the </w:t>
        </w:r>
        <w:r w:rsidR="00533A41" w:rsidRPr="00533A41">
          <w:t>trial and the aim of the primary endpoint must be clearly defined and supported by an appropriate study design, including adequate sample size calculation and statistical methods aligned with the study aim. Beyond methodological alignment, clinical relevance must be integrated throughout the trial process, from planning to interpretation.</w:t>
        </w:r>
        <w:r w:rsidR="00533A41">
          <w:t xml:space="preserve"> This</w:t>
        </w:r>
      </w:ins>
      <w:ins w:id="22" w:author="Joana Rodrigues Ribeiro" w:date="2026-01-11T02:13:00Z" w16du:dateUtc="2026-01-11T01:13:00Z">
        <w:r>
          <w:t xml:space="preserve">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t>
        </w:r>
      </w:ins>
    </w:p>
    <w:p w14:paraId="65B919FF" w14:textId="3769F40B" w:rsidR="00BF6398" w:rsidDel="00853E50" w:rsidRDefault="00853E50" w:rsidP="00853E50">
      <w:pPr>
        <w:rPr>
          <w:del w:id="23" w:author="Joana Rodrigues Ribeiro" w:date="2026-01-11T02:13:00Z" w16du:dateUtc="2026-01-11T01:13:00Z"/>
        </w:rPr>
      </w:pPr>
      <w:ins w:id="24" w:author="Joana Rodrigues Ribeiro" w:date="2026-01-11T02:13:00Z" w16du:dateUtc="2026-01-11T01:13:00Z">
        <w:r>
          <w:t xml:space="preserve">Previous research has shown that surgical RCTs rarely place patients at the center of outcome selection and </w:t>
        </w:r>
      </w:ins>
      <w:ins w:id="25" w:author="Joana Rodrigues Ribeiro" w:date="2026-01-11T18:07:00Z" w16du:dateUtc="2026-01-11T17:07:00Z">
        <w:r w:rsidR="00533A41">
          <w:t xml:space="preserve">that </w:t>
        </w:r>
      </w:ins>
      <w:ins w:id="26" w:author="Joana Rodrigues Ribeiro" w:date="2026-01-11T18:10:00Z" w16du:dateUtc="2026-01-11T17:10:00Z">
        <w:r w:rsidR="00533A41">
          <w:t>they</w:t>
        </w:r>
      </w:ins>
      <w:ins w:id="27" w:author="Joana Rodrigues Ribeiro" w:date="2026-01-11T18:07:00Z" w16du:dateUtc="2026-01-11T17:07:00Z">
        <w:r w:rsidR="00533A41">
          <w:t xml:space="preserve"> are </w:t>
        </w:r>
      </w:ins>
      <w:ins w:id="28" w:author="Joana Rodrigues Ribeiro" w:date="2026-01-11T02:13:00Z" w16du:dateUtc="2026-01-11T01:13:00Z">
        <w:r>
          <w:t>often incompletely and inconsistently reported</w:t>
        </w:r>
      </w:ins>
      <w:del w:id="29" w:author="Joana Rodrigues Ribeiro" w:date="2026-01-11T02:13:00Z" w16du:dateUtc="2026-01-11T01:13:00Z">
        <w:r w:rsidR="00BF6398" w:rsidDel="00853E50">
          <w:delText>Beyond outcome selection, the choice of trial design critically determines how trial results can be interpreted and applied. Superiority designs aim to identify a preferred intervention by demonstrating better performance compared with an alternative, thereby directly supporting treatment selection. In contrast, non-inferiority and equivalence designs address whether an intervention can be considered an acceptable or equivalent alternative, for example as a second-line option or an additional first-choice strategy when considerations such as safety, cost, or feasibility are relevant. In many surgical settings, superiority trials frequently yield statistically non-significant results despite substantial use of resources, limiting their ability to guide clinical practice. When appropriately planned, non-inferiority designs may more reliably produce actionable evidence by addressing pragmatic clinical questions. Within this framework, superiority assessed as a secondary endpoint may generate hypotheses for subsequent confirmatory trials specifically designed and powered to test superiority.</w:delText>
        </w:r>
      </w:del>
    </w:p>
    <w:p w14:paraId="0927397C" w14:textId="395F06BB" w:rsidR="00BF6398" w:rsidDel="00853E50" w:rsidRDefault="00BF6398" w:rsidP="00BF6398">
      <w:pPr>
        <w:rPr>
          <w:del w:id="30" w:author="Joana Rodrigues Ribeiro" w:date="2026-01-11T02:13:00Z" w16du:dateUtc="2026-01-11T01:13:00Z"/>
        </w:rPr>
      </w:pPr>
      <w:del w:id="31" w:author="Joana Rodrigues Ribeiro" w:date="2026-01-11T02:13:00Z" w16du:dateUtc="2026-01-11T01:13:00Z">
        <w:r w:rsidDel="00853E50">
          <w:delText>For RCTs to meaningfully inform clinical practice, clinical relevance must be incorporated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delText>
        </w:r>
      </w:del>
    </w:p>
    <w:p w14:paraId="4BBA8261" w14:textId="0D92145F" w:rsidR="00562B51" w:rsidRDefault="00BF6398" w:rsidP="00BF6398">
      <w:pPr>
        <w:rPr>
          <w:ins w:id="32" w:author="Joana Rodrigues Ribeiro" w:date="2026-01-10T16:15:00Z" w16du:dateUtc="2026-01-10T15:15:00Z"/>
        </w:rPr>
      </w:pPr>
      <w:del w:id="33" w:author="Joana Rodrigues Ribeiro" w:date="2026-01-11T02:13:00Z" w16du:dateUtc="2026-01-11T01:13:00Z">
        <w:r w:rsidDel="00853E50">
          <w:delText>Previous research has shown that surgical RCTs rarely place patients at the center of outcome selection and are often incompletely and inconsistently reported</w:delText>
        </w:r>
      </w:del>
      <w:ins w:id="34" w:author="Joana Rodrigues Ribeiro" w:date="2026-01-10T16:15:00Z" w16du:dateUtc="2026-01-10T15:15:00Z">
        <w:r w:rsidR="00562B51">
          <w:t>.</w:t>
        </w:r>
      </w:ins>
      <w:r>
        <w:fldChar w:fldCharType="begin"/>
      </w:r>
      <w:r>
        <w:instrText xml:space="preserve"> ADDIN ZOTERO_ITEM CSL_CITATION {"citationID":"kRuL5Fbd","properties":{"formattedCitation":"[1]","plainCitation":"[1]","noteIndex":0},"citationItems":[{"id":186224,"uris":["http://zotero.org/users/6583603/items/Y9TVA3KE"],"itemData":{"id":186224,"type":"article-journal","abstract":"OBJECTIVES: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fldChar w:fldCharType="separate"/>
      </w:r>
      <w:r>
        <w:rPr>
          <w:noProof/>
        </w:rPr>
        <w:t>[1]</w:t>
      </w:r>
      <w:r>
        <w:fldChar w:fldCharType="end"/>
      </w:r>
    </w:p>
    <w:p w14:paraId="4D28ADDC" w14:textId="2A87122D" w:rsidR="00562B51" w:rsidRDefault="00562B51" w:rsidP="00562B51">
      <w:pPr>
        <w:rPr>
          <w:ins w:id="35" w:author="Joana Rodrigues Ribeiro" w:date="2026-01-10T16:15:00Z" w16du:dateUtc="2026-01-10T15:15:00Z"/>
        </w:rPr>
      </w:pPr>
      <w:ins w:id="36" w:author="Joana Rodrigues Ribeiro" w:date="2026-01-10T16:15:00Z" w16du:dateUtc="2026-01-10T15:15:00Z">
        <w:r>
          <w:t>To explore these issues, we previously conducted a pilot meta-research study of surgical RCTs citing the Comprehensive Complication Index (CCI®</w:t>
        </w:r>
      </w:ins>
      <w:r w:rsidR="00BF6398">
        <w:fldChar w:fldCharType="begin"/>
      </w:r>
      <w:r w:rsidR="00BF6398">
        <w:instrText xml:space="preserve"> ADDIN ZOTERO_ITEM CSL_CITATION {"citationID":"UmGGfGjD","properties":{"formattedCitation":"[2]","plainCitation":"[2]","noteIndex":0},"citationItems":[{"id":186233,"uris":["http://zotero.org/users/6583603/items/9W2EPXJP"],"itemData":{"id":186233,"type":"article-journal","abstract":"Objective: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BF6398">
        <w:fldChar w:fldCharType="separate"/>
      </w:r>
      <w:r w:rsidR="00BF6398">
        <w:rPr>
          <w:noProof/>
        </w:rPr>
        <w:t>[2]</w:t>
      </w:r>
      <w:r w:rsidR="00BF6398">
        <w:fldChar w:fldCharType="end"/>
      </w:r>
      <w:ins w:id="37" w:author="Joana Rodrigues Ribeiro" w:date="2026-01-10T16:15:00Z" w16du:dateUtc="2026-01-10T15:15:00Z">
        <w:r>
          <w:t xml:space="preserve">), the only validated patient-relevant continuous endpoint for postoperative morbidity. We examined how trial endpoints, study design, and sample size calculations were reported in pre-trial documentation and final publications. Among </w:t>
        </w:r>
      </w:ins>
      <w:ins w:id="38" w:author="Joana Rodrigues Ribeiro" w:date="2026-01-11T02:13:00Z" w16du:dateUtc="2026-01-11T01:13:00Z">
        <w:r w:rsidR="00853E50">
          <w:t>84</w:t>
        </w:r>
      </w:ins>
      <w:ins w:id="39" w:author="Joana Rodrigues Ribeiro" w:date="2026-01-10T16:15:00Z" w16du:dateUtc="2026-01-10T15:15:00Z">
        <w:r>
          <w:t xml:space="preserve"> eligible RCTs, sample size calculations were almost universally reported; however, </w:t>
        </w:r>
      </w:ins>
      <w:ins w:id="40" w:author="Joana Rodrigues Ribeiro" w:date="2026-01-11T18:08:00Z" w16du:dateUtc="2026-01-11T17:08:00Z">
        <w:r w:rsidR="00533A41">
          <w:t>the aim of the trial and/or of the primary endpoint</w:t>
        </w:r>
      </w:ins>
      <w:ins w:id="41" w:author="Joana Rodrigues Ribeiro" w:date="2026-01-10T16:15:00Z" w16du:dateUtc="2026-01-10T15:15:00Z">
        <w:r>
          <w:t xml:space="preserve"> was frequently unspecified </w:t>
        </w:r>
        <w:r>
          <w:lastRenderedPageBreak/>
          <w:t>in pre-trial documentation (73%), most trials defaulted to superiority designs, and only 20%</w:t>
        </w:r>
      </w:ins>
      <w:ins w:id="42" w:author="Joana Rodrigues Ribeiro" w:date="2026-01-11T18:09:00Z" w16du:dateUtc="2026-01-11T17:09:00Z">
        <w:r w:rsidR="00533A41">
          <w:t xml:space="preserve"> </w:t>
        </w:r>
      </w:ins>
      <w:ins w:id="43" w:author="Joana Rodrigues Ribeiro" w:date="2026-01-10T16:15:00Z" w16du:dateUtc="2026-01-10T15:15:00Z">
        <w:r>
          <w:t>of statistically significant results were interpreted in a clinically meaningful way.</w:t>
        </w:r>
      </w:ins>
    </w:p>
    <w:p w14:paraId="02CEFAA9" w14:textId="56EF68A0" w:rsidR="00562B51" w:rsidRDefault="00562B51" w:rsidP="00562B51">
      <w:pPr>
        <w:rPr>
          <w:ins w:id="44" w:author="Joana Rodrigues Ribeiro" w:date="2026-01-10T16:50:00Z" w16du:dateUtc="2026-01-10T15:50:00Z"/>
        </w:rPr>
      </w:pPr>
      <w:ins w:id="45" w:author="Joana Rodrigues Ribeiro" w:date="2026-01-10T16:15:00Z" w16du:dateUtc="2026-01-10T15:15:00Z">
        <w:r>
          <w:t xml:space="preserve">These findings highlighted important shortcomings in the </w:t>
        </w:r>
      </w:ins>
      <w:r w:rsidR="00BF6398">
        <w:t xml:space="preserve">incorporation of a meaningful </w:t>
      </w:r>
      <w:ins w:id="46" w:author="Joana Rodrigues Ribeiro" w:date="2026-01-10T16:15:00Z" w16du:dateUtc="2026-01-10T15:15:00Z">
        <w:r>
          <w:t>planning</w:t>
        </w:r>
      </w:ins>
      <w:r w:rsidR="00BF6398">
        <w:t xml:space="preserve">, </w:t>
      </w:r>
      <w:ins w:id="47" w:author="Joana Rodrigues Ribeiro" w:date="2026-01-10T16:15:00Z" w16du:dateUtc="2026-01-10T15:15:00Z">
        <w:r>
          <w:t xml:space="preserve">reporting </w:t>
        </w:r>
      </w:ins>
      <w:r w:rsidR="00BF6398">
        <w:t>and interpretation o</w:t>
      </w:r>
      <w:ins w:id="48" w:author="Joana Rodrigues Ribeiro" w:date="2026-01-10T16:15:00Z" w16du:dateUtc="2026-01-10T15:15:00Z">
        <w:r>
          <w:t xml:space="preserve">f </w:t>
        </w:r>
      </w:ins>
      <w:r w:rsidR="00BF6398">
        <w:t xml:space="preserve">results in </w:t>
      </w:r>
      <w:ins w:id="49" w:author="Joana Rodrigues Ribeiro" w:date="2026-01-10T16:15:00Z" w16du:dateUtc="2026-01-10T15:15:00Z">
        <w:r>
          <w:t>surgical RCTs and motivated the present extension study.</w:t>
        </w:r>
      </w:ins>
    </w:p>
    <w:p w14:paraId="008B6F3A" w14:textId="77777777" w:rsidR="00562B51" w:rsidRDefault="00562B51" w:rsidP="00562B51">
      <w:pPr>
        <w:rPr>
          <w:ins w:id="50" w:author="Joana Rodrigues Ribeiro" w:date="2026-01-10T16:15:00Z" w16du:dateUtc="2026-01-10T15:15:00Z"/>
        </w:rPr>
      </w:pPr>
    </w:p>
    <w:p w14:paraId="0CF9A6FA" w14:textId="684A5CE8" w:rsidR="001E0B71" w:rsidRPr="001640C5" w:rsidDel="00562B51" w:rsidRDefault="001E0B71" w:rsidP="001E0B71">
      <w:pPr>
        <w:rPr>
          <w:del w:id="51" w:author="Joana Rodrigues Ribeiro" w:date="2026-01-10T16:50:00Z" w16du:dateUtc="2026-01-10T15:50:00Z"/>
        </w:rPr>
      </w:pPr>
      <w:commentRangeStart w:id="52"/>
      <w:del w:id="53" w:author="Joana Rodrigues Ribeiro" w:date="2026-01-10T16:50:00Z" w16du:dateUtc="2026-01-10T15:50:00Z">
        <w:r w:rsidRPr="001640C5" w:rsidDel="00562B51">
          <w:delText>Nonetheless</w:delText>
        </w:r>
        <w:commentRangeEnd w:id="52"/>
        <w:r w:rsidR="000F1801" w:rsidDel="00562B51">
          <w:rPr>
            <w:rStyle w:val="CommentReference"/>
          </w:rPr>
          <w:commentReference w:id="52"/>
        </w:r>
        <w:r w:rsidRPr="001640C5" w:rsidDel="00562B51">
          <w:delText>,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delText>
        </w:r>
      </w:del>
    </w:p>
    <w:p w14:paraId="40BF6A6E" w14:textId="1F2D5062" w:rsidR="008E6991" w:rsidRPr="001640C5" w:rsidDel="00562B51" w:rsidRDefault="00846191" w:rsidP="005E4F1E">
      <w:pPr>
        <w:rPr>
          <w:del w:id="54" w:author="Joana Rodrigues Ribeiro" w:date="2026-01-10T16:50:00Z" w16du:dateUtc="2026-01-10T15:50:00Z"/>
        </w:rPr>
      </w:pPr>
      <w:del w:id="55" w:author="Joana Rodrigues Ribeiro" w:date="2026-01-10T16:50:00Z" w16du:dateUtc="2026-01-10T15:50:00Z">
        <w:r w:rsidRPr="001640C5" w:rsidDel="00562B51">
          <w:delText>Surgical RCTs have been shown to rarely place patients at the center of their research</w:delText>
        </w:r>
        <w:r w:rsidR="00675068" w:rsidRPr="001640C5" w:rsidDel="00562B51">
          <w:fldChar w:fldCharType="begin"/>
        </w:r>
        <w:r w:rsidR="00675068" w:rsidRPr="001640C5" w:rsidDel="00562B51">
          <w:del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delInstrText>
        </w:r>
        <w:r w:rsidR="00675068" w:rsidRPr="001640C5" w:rsidDel="00562B51">
          <w:fldChar w:fldCharType="separate"/>
        </w:r>
        <w:r w:rsidR="00675068" w:rsidRPr="001640C5" w:rsidDel="00562B51">
          <w:rPr>
            <w:noProof/>
          </w:rPr>
          <w:delText>[1]</w:delText>
        </w:r>
        <w:r w:rsidR="00675068" w:rsidRPr="001640C5" w:rsidDel="00562B51">
          <w:fldChar w:fldCharType="end"/>
        </w:r>
        <w:r w:rsidRPr="001640C5" w:rsidDel="00562B51">
          <w:delText xml:space="preserve"> and to </w:delText>
        </w:r>
        <w:r w:rsidR="00675068" w:rsidRPr="001640C5" w:rsidDel="00562B51">
          <w:delText>often be</w:delText>
        </w:r>
        <w:r w:rsidRPr="001640C5" w:rsidDel="00562B51">
          <w:delText xml:space="preserve"> incompletely and inconsistently reported</w:delText>
        </w:r>
        <w:r w:rsidR="00675068" w:rsidRPr="001640C5" w:rsidDel="00562B51">
          <w:fldChar w:fldCharType="begin"/>
        </w:r>
        <w:r w:rsidR="00675068" w:rsidRPr="001640C5" w:rsidDel="00562B51">
          <w:del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delInstrText>
        </w:r>
        <w:r w:rsidR="00675068" w:rsidRPr="001640C5" w:rsidDel="00562B51">
          <w:fldChar w:fldCharType="separate"/>
        </w:r>
        <w:r w:rsidR="00675068" w:rsidRPr="001640C5" w:rsidDel="00562B51">
          <w:rPr>
            <w:noProof/>
          </w:rPr>
          <w:delText>[2]</w:delText>
        </w:r>
        <w:r w:rsidR="00675068" w:rsidRPr="001640C5" w:rsidDel="00562B51">
          <w:fldChar w:fldCharType="end"/>
        </w:r>
        <w:r w:rsidRPr="001640C5" w:rsidDel="00562B51">
          <w:delText xml:space="preserve">. Poor reporting, however, may only be the </w:delText>
        </w:r>
        <w:r w:rsidR="00675068" w:rsidRPr="001640C5" w:rsidDel="00562B51">
          <w:delText>consequence of</w:delText>
        </w:r>
        <w:r w:rsidRPr="001640C5" w:rsidDel="00562B51">
          <w:delText xml:space="preserve"> inadequate trial planning. </w:delText>
        </w:r>
        <w:r w:rsidR="0028577C" w:rsidRPr="001640C5" w:rsidDel="00562B51">
          <w:delText>When planning fails and methodological issues arise, reporting</w:delText>
        </w:r>
        <w:r w:rsidR="00675068" w:rsidRPr="001640C5" w:rsidDel="00562B51">
          <w:delText xml:space="preserve"> may indeed</w:delText>
        </w:r>
        <w:r w:rsidR="0028577C" w:rsidRPr="001640C5" w:rsidDel="00562B51">
          <w:delText xml:space="preserve"> </w:delText>
        </w:r>
        <w:r w:rsidR="001E0B71" w:rsidRPr="001640C5" w:rsidDel="00562B51">
          <w:delText xml:space="preserve">be </w:delText>
        </w:r>
        <w:r w:rsidR="0028577C" w:rsidRPr="001640C5" w:rsidDel="00562B51">
          <w:delText>less likely to be complete</w:delText>
        </w:r>
        <w:r w:rsidR="00675068" w:rsidRPr="001640C5" w:rsidDel="00562B51">
          <w:delText xml:space="preserve">. Additionally, </w:delText>
        </w:r>
        <w:r w:rsidR="001E0B71" w:rsidRPr="001640C5" w:rsidDel="00562B51">
          <w:delText>defective</w:delText>
        </w:r>
        <w:r w:rsidR="00675068" w:rsidRPr="001640C5" w:rsidDel="00562B51">
          <w:delText xml:space="preserve"> planning may</w:delText>
        </w:r>
        <w:r w:rsidR="001E3646" w:rsidRPr="001640C5" w:rsidDel="00562B51">
          <w:delText xml:space="preserve"> lead to defects </w:delText>
        </w:r>
        <w:r w:rsidR="001E0B71" w:rsidRPr="001640C5" w:rsidDel="00562B51">
          <w:delText>in defining</w:delText>
        </w:r>
        <w:r w:rsidR="001E3646" w:rsidRPr="001640C5" w:rsidDel="00562B51">
          <w:delText xml:space="preserve"> a minimal clinically important difference (</w:delText>
        </w:r>
        <w:commentRangeStart w:id="56"/>
        <w:r w:rsidR="001E3646" w:rsidRPr="001640C5" w:rsidDel="00562B51">
          <w:delText>MCID</w:delText>
        </w:r>
        <w:commentRangeEnd w:id="56"/>
        <w:r w:rsidR="004D5015" w:rsidDel="00562B51">
          <w:rPr>
            <w:rStyle w:val="CommentReference"/>
          </w:rPr>
          <w:commentReference w:id="56"/>
        </w:r>
        <w:r w:rsidR="001E3646" w:rsidRPr="001640C5" w:rsidDel="00562B51">
          <w:delText xml:space="preserve">) for the primary endpoint, </w:delText>
        </w:r>
        <w:r w:rsidR="001E0B71" w:rsidRPr="001640C5" w:rsidDel="00562B51">
          <w:delText>defining</w:delText>
        </w:r>
        <w:r w:rsidR="001E3646" w:rsidRPr="001640C5" w:rsidDel="00562B51">
          <w:delText xml:space="preserve"> a useful and informative design fit for their aim, and </w:delText>
        </w:r>
        <w:r w:rsidR="001E0B71" w:rsidRPr="001640C5" w:rsidDel="00562B51">
          <w:delText>defining</w:delText>
        </w:r>
        <w:r w:rsidR="001E3646" w:rsidRPr="001640C5" w:rsidDel="00562B51">
          <w:delText xml:space="preserve"> </w:delText>
        </w:r>
        <w:r w:rsidR="001E0B71" w:rsidRPr="001640C5" w:rsidDel="00562B51">
          <w:delText>whether</w:delText>
        </w:r>
        <w:r w:rsidR="001E3646" w:rsidRPr="001640C5" w:rsidDel="00562B51">
          <w:delText xml:space="preserve"> their results</w:delText>
        </w:r>
        <w:r w:rsidR="00675068" w:rsidRPr="001640C5" w:rsidDel="00562B51">
          <w:delText xml:space="preserve"> </w:delText>
        </w:r>
        <w:r w:rsidR="0028577C" w:rsidRPr="001640C5" w:rsidDel="00562B51">
          <w:delText>reflect</w:delText>
        </w:r>
        <w:r w:rsidR="00675068" w:rsidRPr="001640C5" w:rsidDel="00562B51">
          <w:delText xml:space="preserve"> </w:delText>
        </w:r>
        <w:r w:rsidR="001E0B71" w:rsidRPr="001640C5" w:rsidDel="00562B51">
          <w:delText xml:space="preserve">a </w:delText>
        </w:r>
        <w:r w:rsidR="00675068" w:rsidRPr="001640C5" w:rsidDel="00562B51">
          <w:delText>clinically meaningful significance</w:delText>
        </w:r>
        <w:r w:rsidR="001E0B71" w:rsidRPr="001640C5" w:rsidDel="00562B51">
          <w:delText xml:space="preserve"> in the real world</w:delText>
        </w:r>
        <w:r w:rsidR="00675068" w:rsidRPr="001640C5" w:rsidDel="00562B51">
          <w:delText>.</w:delText>
        </w:r>
      </w:del>
    </w:p>
    <w:p w14:paraId="6B636A0B" w14:textId="581BCD1F" w:rsidR="00252C9E" w:rsidRPr="001640C5" w:rsidDel="00562B51" w:rsidRDefault="001E0B71" w:rsidP="001E0B71">
      <w:pPr>
        <w:rPr>
          <w:del w:id="57" w:author="Joana Rodrigues Ribeiro" w:date="2026-01-10T16:50:00Z" w16du:dateUtc="2026-01-10T15:50:00Z"/>
        </w:rPr>
      </w:pPr>
      <w:del w:id="58" w:author="Joana Rodrigues Ribeiro" w:date="2026-01-10T16:50:00Z" w16du:dateUtc="2026-01-10T15:50:00Z">
        <w:r w:rsidRPr="001640C5" w:rsidDel="00562B51">
          <w:delText xml:space="preserve">Aiming to investigate these elements, we performed a pilot study </w:delText>
        </w:r>
        <w:r w:rsidR="00E7162A" w:rsidRPr="001640C5" w:rsidDel="00562B51">
          <w:delText>with surgical RCTs citing the Comprehensive Complication Index® (CCI®), the only validated patient-relevant postoperative morbidity endpoint, and examined how trial endpoints, design, and sample size calculations were reported in pre-trial document</w:delText>
        </w:r>
        <w:r w:rsidR="00DA1016" w:rsidRPr="001640C5" w:rsidDel="00562B51">
          <w:delText>ation</w:delText>
        </w:r>
        <w:r w:rsidR="00E7162A" w:rsidRPr="001640C5" w:rsidDel="00562B51">
          <w:delText>s and final publications. Among 136 eligible RCTs, endpoints and sample size calculations were almost universally reported, but study design was often unspecified</w:delText>
        </w:r>
        <w:r w:rsidR="00DA1016" w:rsidRPr="001640C5" w:rsidDel="00562B51">
          <w:delText xml:space="preserve"> (73% of pretrial documentations)</w:delText>
        </w:r>
        <w:r w:rsidR="00E7162A" w:rsidRPr="001640C5" w:rsidDel="00562B51">
          <w:delText>, most trials defaulted to superiority designs, and only 20% of statistically significant results were interpreted in a clinically meaningful way. These findings reveal</w:delText>
        </w:r>
        <w:r w:rsidR="00DA1016" w:rsidRPr="001640C5" w:rsidDel="00562B51">
          <w:delText>ed</w:delText>
        </w:r>
        <w:r w:rsidR="00E7162A" w:rsidRPr="001640C5" w:rsidDel="00562B51">
          <w:delText xml:space="preserve"> important shortcomings in trial planning and reporting and motivate</w:delText>
        </w:r>
        <w:r w:rsidR="00DA1016" w:rsidRPr="001640C5" w:rsidDel="00562B51">
          <w:delText>d the</w:delText>
        </w:r>
        <w:r w:rsidR="00E7162A" w:rsidRPr="001640C5" w:rsidDel="00562B51">
          <w:delText xml:space="preserve"> </w:delText>
        </w:r>
        <w:r w:rsidR="00DA1016" w:rsidRPr="001640C5" w:rsidDel="00562B51">
          <w:delText>realization of the current</w:delText>
        </w:r>
        <w:r w:rsidR="00E7162A" w:rsidRPr="001640C5" w:rsidDel="00562B51">
          <w:delText xml:space="preserve"> extension stud</w:delText>
        </w:r>
        <w:r w:rsidR="00DA1016" w:rsidRPr="001640C5" w:rsidDel="00562B51">
          <w:delText>y with a broader targeted population (i.e., any surgical RCT)</w:delText>
        </w:r>
        <w:r w:rsidR="00E7162A" w:rsidRPr="001640C5" w:rsidDel="00562B51">
          <w:delText xml:space="preserve">. </w:delText>
        </w:r>
      </w:del>
    </w:p>
    <w:p w14:paraId="29F3AE28" w14:textId="3FF4A6E4" w:rsidR="005E4F1E" w:rsidRDefault="005E4F1E" w:rsidP="005E4F1E">
      <w:pPr>
        <w:pStyle w:val="Heading2"/>
      </w:pPr>
      <w:r>
        <w:t>Objectives</w:t>
      </w:r>
    </w:p>
    <w:p w14:paraId="66DD55EC" w14:textId="03558516" w:rsidR="00562B51" w:rsidRPr="001640C5" w:rsidRDefault="00562B51" w:rsidP="00562B51">
      <w:pPr>
        <w:rPr>
          <w:ins w:id="59" w:author="Joana Rodrigues Ribeiro" w:date="2026-01-10T16:49:00Z" w16du:dateUtc="2026-01-10T15:49:00Z"/>
        </w:rPr>
      </w:pPr>
      <w:ins w:id="60" w:author="Joana Rodrigues Ribeiro" w:date="2026-01-10T16:49:00Z" w16du:dateUtc="2026-01-10T15:49:00Z">
        <w:r w:rsidRPr="00562B51">
          <w:t xml:space="preserve">In this meta-research </w:t>
        </w:r>
      </w:ins>
      <w:ins w:id="61" w:author="Joana Rodrigues Ribeiro" w:date="2026-01-10T16:50:00Z" w16du:dateUtc="2026-01-10T15:50:00Z">
        <w:r>
          <w:t>study</w:t>
        </w:r>
      </w:ins>
      <w:ins w:id="62" w:author="Joana Rodrigues Ribeiro" w:date="2026-01-10T16:49:00Z" w16du:dateUtc="2026-01-10T15:49:00Z">
        <w:r w:rsidRPr="00562B51">
          <w:t>, we aim to assess to what extent surgical RCTs</w:t>
        </w:r>
      </w:ins>
      <w:ins w:id="63" w:author="Joana Rodrigues Ribeiro" w:date="2026-01-12T17:13:00Z" w16du:dateUtc="2026-01-12T16:13:00Z">
        <w:r w:rsidR="00296DDE">
          <w:t xml:space="preserve"> publish</w:t>
        </w:r>
      </w:ins>
      <w:ins w:id="64" w:author="Joana Rodrigues Ribeiro" w:date="2026-01-10T16:49:00Z" w16du:dateUtc="2026-01-10T15:49:00Z">
        <w:r w:rsidRPr="00562B51">
          <w:t>, across all surgical fields, are designed and reported in a manner that meaningfully informs clinical practice.</w:t>
        </w:r>
      </w:ins>
    </w:p>
    <w:p w14:paraId="046D01C9" w14:textId="7326D6E7" w:rsidR="005E4F1E" w:rsidDel="00562B51" w:rsidRDefault="0028577C" w:rsidP="00307C82">
      <w:pPr>
        <w:pStyle w:val="Heading2"/>
        <w:rPr>
          <w:del w:id="65" w:author="Joana Rodrigues Ribeiro" w:date="2026-01-10T16:49:00Z" w16du:dateUtc="2026-01-10T15:49:00Z"/>
        </w:rPr>
      </w:pPr>
      <w:del w:id="66" w:author="Joana Rodrigues Ribeiro" w:date="2026-01-10T16:49:00Z" w16du:dateUtc="2026-01-10T15:49:00Z">
        <w:r w:rsidRPr="001640C5" w:rsidDel="00562B51">
          <w:delText xml:space="preserve">This meta-research </w:delText>
        </w:r>
        <w:commentRangeStart w:id="67"/>
        <w:r w:rsidRPr="001640C5" w:rsidDel="00562B51">
          <w:delText>study</w:delText>
        </w:r>
        <w:commentRangeEnd w:id="67"/>
        <w:r w:rsidR="00754139" w:rsidDel="00562B51">
          <w:rPr>
            <w:rStyle w:val="CommentReference"/>
          </w:rPr>
          <w:commentReference w:id="67"/>
        </w:r>
        <w:r w:rsidRPr="001640C5" w:rsidDel="00562B51">
          <w:delText xml:space="preserve"> on surgical RCTs aims to investigate the extent of shortcomings in planning. Secondly, we aim to assess the incorporation of clinical relevance in</w:delText>
        </w:r>
      </w:del>
      <w:del w:id="68" w:author="Joana Rodrigues Ribeiro" w:date="2026-01-10T12:34:00Z" w16du:dateUtc="2026-01-10T11:34:00Z">
        <w:r w:rsidRPr="001640C5" w:rsidDel="000F3D7F">
          <w:delText xml:space="preserve"> trial design, endpoint selection, and interpretation</w:delText>
        </w:r>
      </w:del>
      <w:del w:id="69" w:author="Joana Rodrigues Ribeiro" w:date="2026-01-10T16:49:00Z" w16du:dateUtc="2026-01-10T15:49:00Z">
        <w:r w:rsidRPr="001640C5" w:rsidDel="00562B51">
          <w:delText>.</w:delText>
        </w:r>
      </w:del>
    </w:p>
    <w:p w14:paraId="5BE5A68D" w14:textId="77777777" w:rsidR="00562B51" w:rsidRPr="00562B51" w:rsidRDefault="00562B51">
      <w:pPr>
        <w:rPr>
          <w:ins w:id="70" w:author="Joana Rodrigues Ribeiro" w:date="2026-01-10T16:49:00Z" w16du:dateUtc="2026-01-10T15:49:00Z"/>
        </w:rPr>
        <w:pPrChange w:id="71" w:author="Joana Rodrigues Ribeiro" w:date="2026-01-10T16:49:00Z" w16du:dateUtc="2026-01-10T15:49:00Z">
          <w:pPr>
            <w:spacing w:after="217"/>
            <w:ind w:right="34"/>
          </w:pPr>
        </w:pPrChange>
      </w:pPr>
    </w:p>
    <w:p w14:paraId="382CB244" w14:textId="6AE86A80" w:rsidR="005E4F1E" w:rsidRDefault="005E4F1E" w:rsidP="00307C82">
      <w:pPr>
        <w:pStyle w:val="Heading2"/>
      </w:pPr>
      <w:r>
        <w:t>Keywords</w:t>
      </w:r>
    </w:p>
    <w:p w14:paraId="459945E5" w14:textId="7E6F88D4" w:rsidR="003C4954" w:rsidRPr="001640C5" w:rsidRDefault="003C4954" w:rsidP="005E4F1E">
      <w:pPr>
        <w:sectPr w:rsidR="003C4954" w:rsidRPr="001640C5">
          <w:footerReference w:type="even" r:id="rId16"/>
          <w:footerReference w:type="default" r:id="rId17"/>
          <w:pgSz w:w="12240" w:h="15840"/>
          <w:pgMar w:top="1440" w:right="1440" w:bottom="1440" w:left="1440" w:header="720" w:footer="720" w:gutter="0"/>
          <w:pgNumType w:start="1"/>
          <w:cols w:space="720"/>
        </w:sectPr>
      </w:pPr>
      <w:r w:rsidRPr="001640C5">
        <w:t>Patient-centered research</w:t>
      </w:r>
      <w:r w:rsidR="00675068" w:rsidRPr="001640C5">
        <w:t>; Outcomes research</w:t>
      </w:r>
      <w:r w:rsidR="0004460F">
        <w:t xml:space="preserve">, </w:t>
      </w:r>
      <w:r w:rsidR="000F3D7F">
        <w:t>C</w:t>
      </w:r>
      <w:r w:rsidR="0004460F">
        <w:t xml:space="preserve">linical relevance, </w:t>
      </w:r>
      <w:r w:rsidR="000F3D7F">
        <w:t>M</w:t>
      </w:r>
      <w:r w:rsidR="0004460F">
        <w:t xml:space="preserve">inimal important difference, </w:t>
      </w:r>
    </w:p>
    <w:p w14:paraId="00000051" w14:textId="77777777" w:rsidR="002069D8" w:rsidRDefault="00AE512F">
      <w:pPr>
        <w:pStyle w:val="Heading1"/>
      </w:pPr>
      <w:r>
        <w:lastRenderedPageBreak/>
        <w:t>Methods</w:t>
      </w:r>
    </w:p>
    <w:p w14:paraId="00000052" w14:textId="77777777" w:rsidR="002069D8" w:rsidRDefault="00AE512F">
      <w:pPr>
        <w:pStyle w:val="Heading2"/>
      </w:pPr>
      <w:r>
        <w:t>Study design</w:t>
      </w:r>
    </w:p>
    <w:p w14:paraId="00000054" w14:textId="5168E790" w:rsidR="002069D8" w:rsidRPr="001640C5" w:rsidRDefault="00447856">
      <w:commentRangeStart w:id="78"/>
      <w:commentRangeStart w:id="79"/>
      <w:commentRangeStart w:id="80"/>
      <w:del w:id="81" w:author="Joana Rodrigues Ribeiro" w:date="2026-01-12T17:11:00Z" w16du:dateUtc="2026-01-12T16:11:00Z">
        <w:r w:rsidDel="00296DDE">
          <w:rPr>
            <w:rFonts w:ascii="Helvetica" w:hAnsi="Helvetica" w:cs="Helvetica"/>
            <w:sz w:val="24"/>
            <w:szCs w:val="24"/>
            <w:lang w:val="en-US"/>
          </w:rPr>
          <w:delText xml:space="preserve">Systematic </w:delText>
        </w:r>
        <w:commentRangeEnd w:id="78"/>
        <w:r w:rsidR="006465B4" w:rsidDel="00296DDE">
          <w:rPr>
            <w:rStyle w:val="CommentReference"/>
          </w:rPr>
          <w:commentReference w:id="78"/>
        </w:r>
        <w:commentRangeEnd w:id="79"/>
        <w:r w:rsidR="003460B8" w:rsidDel="00296DDE">
          <w:rPr>
            <w:rStyle w:val="CommentReference"/>
          </w:rPr>
          <w:commentReference w:id="79"/>
        </w:r>
        <w:commentRangeEnd w:id="80"/>
        <w:r w:rsidR="00405890" w:rsidDel="00296DDE">
          <w:rPr>
            <w:rStyle w:val="CommentReference"/>
          </w:rPr>
          <w:commentReference w:id="80"/>
        </w:r>
        <w:r w:rsidDel="00296DDE">
          <w:rPr>
            <w:rFonts w:ascii="Helvetica" w:hAnsi="Helvetica" w:cs="Helvetica"/>
            <w:sz w:val="24"/>
            <w:szCs w:val="24"/>
            <w:lang w:val="en-US"/>
          </w:rPr>
          <w:delText>review</w:delText>
        </w:r>
      </w:del>
      <w:ins w:id="82" w:author="Joana Rodrigues Ribeiro" w:date="2026-01-12T17:11:00Z" w16du:dateUtc="2026-01-12T16:11:00Z">
        <w:r w:rsidR="00296DDE">
          <w:rPr>
            <w:rFonts w:ascii="Helvetica" w:hAnsi="Helvetica" w:cs="Helvetica"/>
            <w:sz w:val="24"/>
            <w:szCs w:val="24"/>
            <w:lang w:val="en-US"/>
          </w:rPr>
          <w:t>Survey</w:t>
        </w:r>
      </w:ins>
      <w:r>
        <w:rPr>
          <w:rFonts w:ascii="Helvetica" w:hAnsi="Helvetica" w:cs="Helvetica"/>
          <w:sz w:val="24"/>
          <w:szCs w:val="24"/>
          <w:lang w:val="en-US"/>
        </w:rPr>
        <w:t xml:space="preserve"> </w:t>
      </w:r>
      <w:r w:rsidR="00E838BB" w:rsidRPr="001640C5">
        <w:t xml:space="preserve">of </w:t>
      </w:r>
      <w:r w:rsidR="004E230A" w:rsidRPr="001640C5">
        <w:t xml:space="preserve">published </w:t>
      </w:r>
      <w:r w:rsidR="00E838BB" w:rsidRPr="001640C5">
        <w:t>RCTs</w:t>
      </w:r>
      <w:ins w:id="83" w:author="Joana Rodrigues Ribeiro" w:date="2026-01-12T17:13:00Z" w16du:dateUtc="2026-01-12T16:13:00Z">
        <w:r w:rsidR="00296DDE">
          <w:t xml:space="preserve"> in 2024</w:t>
        </w:r>
      </w:ins>
    </w:p>
    <w:p w14:paraId="00000055" w14:textId="77777777" w:rsidR="002069D8" w:rsidRDefault="00AE512F">
      <w:pPr>
        <w:pStyle w:val="Heading2"/>
      </w:pPr>
      <w:r>
        <w:t>Study setting</w:t>
      </w:r>
    </w:p>
    <w:p w14:paraId="00000056" w14:textId="2B894A3A" w:rsidR="002069D8" w:rsidRPr="001640C5" w:rsidRDefault="007F57CB">
      <w:pPr>
        <w:ind w:right="34"/>
      </w:pPr>
      <w:r w:rsidRPr="001640C5">
        <w:t xml:space="preserve">We will include </w:t>
      </w:r>
      <w:commentRangeStart w:id="84"/>
      <w:r w:rsidRPr="001640C5">
        <w:t xml:space="preserve">RCTs </w:t>
      </w:r>
      <w:commentRangeEnd w:id="84"/>
      <w:r w:rsidR="00405890">
        <w:rPr>
          <w:rStyle w:val="CommentReference"/>
        </w:rPr>
        <w:commentReference w:id="84"/>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Heading2"/>
      </w:pPr>
      <w:r>
        <w:t>Eligibility criteria</w:t>
      </w:r>
    </w:p>
    <w:p w14:paraId="00000058" w14:textId="586CBD0F" w:rsidR="002069D8" w:rsidRDefault="00A072F1">
      <w:pPr>
        <w:pStyle w:val="Heading3"/>
      </w:pPr>
      <w:r>
        <w:t>S</w:t>
      </w:r>
      <w:r w:rsidR="00AE512F">
        <w:t xml:space="preserve">tudy </w:t>
      </w:r>
      <w:r>
        <w:t xml:space="preserve">types </w:t>
      </w:r>
    </w:p>
    <w:p w14:paraId="331377B4" w14:textId="17A23C04" w:rsidR="006221A0" w:rsidRPr="001640C5" w:rsidRDefault="006221A0" w:rsidP="006221A0">
      <w:pPr>
        <w:spacing w:before="80" w:after="0"/>
        <w:ind w:right="34"/>
      </w:pPr>
      <w:r w:rsidRPr="001640C5">
        <w:t>We will include RCT</w:t>
      </w:r>
      <w:r w:rsidR="00405890">
        <w:t>s</w:t>
      </w:r>
      <w:r w:rsidRPr="001640C5">
        <w:t xml:space="preserve"> in the surgical field published </w:t>
      </w:r>
      <w:r w:rsidR="00B477CA">
        <w:t xml:space="preserve">consecutively </w:t>
      </w:r>
      <w:r w:rsidR="007F57CB" w:rsidRPr="001640C5">
        <w:t xml:space="preserve">in </w:t>
      </w:r>
      <w:r w:rsidRPr="001640C5">
        <w:t xml:space="preserve">2024 </w:t>
      </w:r>
      <w:r w:rsidR="00B477CA">
        <w:t xml:space="preserve">until </w:t>
      </w:r>
      <w:r w:rsidR="00464ED6">
        <w:t>the sample si</w:t>
      </w:r>
      <w:r w:rsidR="003460B8">
        <w:t>z</w:t>
      </w:r>
      <w:r w:rsidR="00464ED6">
        <w:t>e is reached</w:t>
      </w:r>
      <w:r w:rsidR="00063F3D">
        <w:t>.</w:t>
      </w:r>
    </w:p>
    <w:p w14:paraId="798B7283" w14:textId="4F397281" w:rsidR="00E35C15" w:rsidRPr="001640C5" w:rsidRDefault="00271117" w:rsidP="006221A0">
      <w:pPr>
        <w:spacing w:before="80" w:after="0"/>
        <w:ind w:right="34"/>
      </w:pPr>
      <w:r w:rsidRPr="001640C5">
        <w:t xml:space="preserve">We </w:t>
      </w:r>
      <w:r w:rsidR="00464ED6">
        <w:t>used</w:t>
      </w:r>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Centrali</w:t>
      </w:r>
      <w:r w:rsidR="003460B8">
        <w:t>z</w:t>
      </w:r>
      <w:r w:rsidR="00E35C15" w:rsidRPr="001640C5">
        <w:t xml:space="preserve">ed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Heading3"/>
      </w:pPr>
      <w:bookmarkStart w:id="85" w:name="_heading=h.37u39s8n2e3q" w:colFirst="0" w:colLast="0"/>
      <w:bookmarkEnd w:id="85"/>
      <w:commentRangeStart w:id="86"/>
      <w:commentRangeStart w:id="87"/>
      <w:r>
        <w:t>Population</w:t>
      </w:r>
    </w:p>
    <w:p w14:paraId="0000006B" w14:textId="77777777" w:rsidR="002069D8" w:rsidRPr="001640C5" w:rsidRDefault="00AE512F">
      <w:r w:rsidRPr="001640C5">
        <w:rPr>
          <w:b/>
          <w:bCs/>
        </w:rPr>
        <w:t>Inclusion criteria:</w:t>
      </w:r>
    </w:p>
    <w:p w14:paraId="0000006C" w14:textId="0E3C8974" w:rsidR="002069D8" w:rsidRPr="001640C5" w:rsidRDefault="006221A0">
      <w:r w:rsidRPr="001640C5">
        <w:t>Any p</w:t>
      </w:r>
      <w:r w:rsidR="00C2174F" w:rsidRPr="001640C5">
        <w:t>atient</w:t>
      </w:r>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commentRangeEnd w:id="86"/>
      <w:r w:rsidR="003460B8">
        <w:rPr>
          <w:rStyle w:val="CommentReference"/>
        </w:rPr>
        <w:commentReference w:id="86"/>
      </w:r>
      <w:commentRangeEnd w:id="87"/>
      <w:r w:rsidR="00063F3D">
        <w:rPr>
          <w:rStyle w:val="CommentReference"/>
        </w:rPr>
        <w:commentReference w:id="87"/>
      </w:r>
    </w:p>
    <w:p w14:paraId="00000070" w14:textId="77777777" w:rsidR="002069D8" w:rsidRDefault="00AE512F" w:rsidP="00A072F1">
      <w:pPr>
        <w:pStyle w:val="Heading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Heading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Heading3"/>
      </w:pPr>
      <w:r>
        <w:t>Outcomes</w:t>
      </w:r>
    </w:p>
    <w:p w14:paraId="49D27022" w14:textId="20E7BAA2" w:rsidR="00BE22B3" w:rsidRDefault="000C6952" w:rsidP="00BE22B3">
      <w:commentRangeStart w:id="88"/>
      <w:r>
        <w:t xml:space="preserve">We defined the following characteristics of RCTs that reflect their potential to inform clinical practice. </w:t>
      </w:r>
      <w:commentRangeEnd w:id="88"/>
      <w:r w:rsidR="003460B8">
        <w:rPr>
          <w:rStyle w:val="CommentReference"/>
        </w:rPr>
        <w:commentReference w:id="88"/>
      </w:r>
    </w:p>
    <w:p w14:paraId="255C67C8" w14:textId="2280881E" w:rsidR="00C46BE4" w:rsidRPr="001640C5" w:rsidRDefault="00CB29CF" w:rsidP="00BE22B3">
      <w:pPr>
        <w:pStyle w:val="ListParagraph"/>
        <w:numPr>
          <w:ilvl w:val="0"/>
          <w:numId w:val="22"/>
        </w:numPr>
      </w:pPr>
      <w:commentRangeStart w:id="89"/>
      <w:r>
        <w:t>Specification of</w:t>
      </w:r>
      <w:r w:rsidR="003958A6">
        <w:t xml:space="preserve"> the aim of </w:t>
      </w:r>
      <w:r>
        <w:t>the</w:t>
      </w:r>
      <w:r w:rsidR="003958A6">
        <w:t xml:space="preserve"> </w:t>
      </w:r>
      <w:r w:rsidR="00C46BE4" w:rsidRPr="001640C5">
        <w:t xml:space="preserve">trial </w:t>
      </w:r>
      <w:r w:rsidR="008D7270">
        <w:t>for the primary outcome</w:t>
      </w:r>
      <w:r w:rsidR="00AF5DEB">
        <w:t xml:space="preserve"> and/or secondary </w:t>
      </w:r>
      <w:proofErr w:type="spellStart"/>
      <w:ins w:id="90" w:author="Joana Rodrigues Ribeiro" w:date="2026-01-11T18:11:00Z" w16du:dateUtc="2026-01-11T17:11:00Z">
        <w:r w:rsidR="00EB22BB">
          <w:t>I</w:t>
        </w:r>
      </w:ins>
      <w:r w:rsidR="00AF5DEB">
        <w:t>outcomes</w:t>
      </w:r>
      <w:proofErr w:type="spellEnd"/>
      <w:r w:rsidR="008D7270">
        <w:t xml:space="preserve"> </w:t>
      </w:r>
      <w:r w:rsidR="008D7270" w:rsidRPr="001640C5">
        <w:t xml:space="preserve"> </w:t>
      </w:r>
      <w:r w:rsidR="00C46BE4" w:rsidRPr="001640C5">
        <w:t>(i.e., superiority, non-inferiority or equivalence),</w:t>
      </w:r>
    </w:p>
    <w:p w14:paraId="7C65A9F2" w14:textId="768976D1" w:rsidR="00C46BE4" w:rsidRDefault="00CB29CF" w:rsidP="00063F3D">
      <w:pPr>
        <w:numPr>
          <w:ilvl w:val="0"/>
          <w:numId w:val="22"/>
        </w:numPr>
      </w:pPr>
      <w:r>
        <w:t xml:space="preserve">Specification of the aim of a </w:t>
      </w:r>
      <w:r w:rsidR="00C46BE4" w:rsidRPr="001640C5">
        <w:t>primary endpoint,</w:t>
      </w:r>
    </w:p>
    <w:p w14:paraId="10758B75" w14:textId="164A33D9" w:rsidR="00D7745D" w:rsidRPr="001640C5" w:rsidRDefault="00CB29CF" w:rsidP="00063F3D">
      <w:pPr>
        <w:numPr>
          <w:ilvl w:val="0"/>
          <w:numId w:val="22"/>
        </w:numPr>
      </w:pPr>
      <w:r>
        <w:t xml:space="preserve">Specification of the aim of the </w:t>
      </w:r>
      <w:r w:rsidR="00D7745D">
        <w:t>study design (e.g. superiority or non-inferiority trial</w:t>
      </w:r>
      <w:r w:rsidR="00772056">
        <w:t>) that</w:t>
      </w:r>
      <w:r w:rsidR="00D7745D">
        <w:t xml:space="preserve"> match</w:t>
      </w:r>
      <w:r w:rsidR="00772056">
        <w:t>es</w:t>
      </w:r>
      <w:r w:rsidR="00D7745D">
        <w:t xml:space="preserve"> the study aim</w:t>
      </w:r>
      <w:ins w:id="91" w:author="Joana Rodrigues Ribeiro" w:date="2026-01-12T17:27:00Z" w16du:dateUtc="2026-01-12T16:27:00Z">
        <w:r w:rsidR="004D19F0">
          <w:t xml:space="preserve"> not applicable</w:t>
        </w:r>
      </w:ins>
    </w:p>
    <w:p w14:paraId="531623A9" w14:textId="4D85B813" w:rsidR="00C46BE4" w:rsidRDefault="004B7273" w:rsidP="00063F3D">
      <w:pPr>
        <w:pStyle w:val="ListParagraph"/>
        <w:numPr>
          <w:ilvl w:val="0"/>
          <w:numId w:val="22"/>
        </w:numPr>
      </w:pPr>
      <w:r>
        <w:t xml:space="preserve">Description of a </w:t>
      </w:r>
      <w:r w:rsidR="00C46BE4">
        <w:t>sample size calculation</w:t>
      </w:r>
      <w:commentRangeEnd w:id="89"/>
      <w:r w:rsidR="00405890">
        <w:rPr>
          <w:rStyle w:val="CommentReference"/>
        </w:rPr>
        <w:commentReference w:id="89"/>
      </w:r>
      <w:r w:rsidR="00C46BE4">
        <w:t>.</w:t>
      </w:r>
      <w:r w:rsidR="003460B8">
        <w:br/>
      </w:r>
    </w:p>
    <w:p w14:paraId="52CC8D20" w14:textId="04BA40F8" w:rsidR="003460B8" w:rsidRDefault="004B7273" w:rsidP="00063F3D">
      <w:pPr>
        <w:pStyle w:val="ListParagraph"/>
        <w:numPr>
          <w:ilvl w:val="0"/>
          <w:numId w:val="22"/>
        </w:numPr>
      </w:pPr>
      <w:r>
        <w:lastRenderedPageBreak/>
        <w:t>Use of</w:t>
      </w:r>
      <w:r w:rsidR="002E26C1">
        <w:t xml:space="preserve"> a MID or defined a clinically relevant effect </w:t>
      </w:r>
      <w:r>
        <w:t xml:space="preserve">(determined </w:t>
      </w:r>
      <w:r w:rsidR="002E26C1">
        <w:t>otherwise</w:t>
      </w:r>
      <w:r>
        <w:t>)</w:t>
      </w:r>
      <w:r w:rsidR="002E26C1">
        <w:t xml:space="preserve"> to base sample size calculations upon</w:t>
      </w:r>
    </w:p>
    <w:p w14:paraId="087808EF" w14:textId="32D3A60C" w:rsidR="00EF0900" w:rsidDel="00C46BE4" w:rsidRDefault="004B7273" w:rsidP="00063F3D">
      <w:pPr>
        <w:pStyle w:val="ListParagraph"/>
        <w:numPr>
          <w:ilvl w:val="0"/>
          <w:numId w:val="22"/>
        </w:numPr>
      </w:pPr>
      <w:r>
        <w:t>Consideration of</w:t>
      </w:r>
      <w:r w:rsidR="00EF0900">
        <w:t xml:space="preserve"> the clinical relevance of results, e.g. using a MID </w:t>
      </w:r>
      <w:ins w:id="92" w:author="Joana Rodrigues Ribeiro" w:date="2026-01-11T00:50:00Z" w16du:dateUtc="2026-01-10T23:50:00Z">
        <w:r w:rsidR="00405890">
          <w:t>(</w:t>
        </w:r>
      </w:ins>
      <w:r w:rsidR="00EF0900">
        <w:t xml:space="preserve">or </w:t>
      </w:r>
      <w:r w:rsidR="00EF0900" w:rsidRPr="001640C5">
        <w:t xml:space="preserve">terms associated with “clinical” or “patient” to discuss results for primary </w:t>
      </w:r>
      <w:r w:rsidR="00EF0900">
        <w:t xml:space="preserve">and/or secondary </w:t>
      </w:r>
      <w:r w:rsidR="00EF0900" w:rsidRPr="001640C5">
        <w:t>endpoint</w:t>
      </w:r>
      <w:r w:rsidR="00EF0900">
        <w:t>s</w:t>
      </w:r>
      <w:r w:rsidR="00EF0900" w:rsidRPr="001640C5">
        <w:t>)</w:t>
      </w:r>
    </w:p>
    <w:p w14:paraId="5B905632" w14:textId="77777777" w:rsidR="00E7162A" w:rsidRDefault="00E7162A">
      <w:pPr>
        <w:rPr>
          <w:ins w:id="93" w:author="Milo Alan Puhan" w:date="2026-01-07T16:32:00Z" w16du:dateUtc="2026-01-07T15:32:00Z"/>
          <w:b/>
          <w:bCs/>
          <w:highlight w:val="yellow"/>
        </w:rPr>
      </w:pPr>
    </w:p>
    <w:p w14:paraId="0D2311AF" w14:textId="0921957A" w:rsidR="00772056" w:rsidRPr="00063F3D" w:rsidRDefault="00772056">
      <w:pPr>
        <w:rPr>
          <w:ins w:id="94" w:author="Milo Alan Puhan" w:date="2026-01-07T16:32:00Z" w16du:dateUtc="2026-01-07T15:32:00Z"/>
        </w:rPr>
      </w:pPr>
      <w:ins w:id="95" w:author="Milo Alan Puhan" w:date="2026-01-07T16:33:00Z" w16du:dateUtc="2026-01-07T15:33:00Z">
        <w:r w:rsidRPr="00063F3D">
          <w:t xml:space="preserve">Based on these outcomes </w:t>
        </w:r>
      </w:ins>
      <w:ins w:id="96" w:author="Milo Alan Puhan" w:date="2026-01-07T16:34:00Z" w16du:dateUtc="2026-01-07T15:34:00Z">
        <w:r w:rsidR="00052335">
          <w:t xml:space="preserve">we defined </w:t>
        </w:r>
        <w:r w:rsidR="002F2BC7">
          <w:t xml:space="preserve">a RCT to meaningfully inform practice if it </w:t>
        </w:r>
      </w:ins>
      <w:ins w:id="97" w:author="Milo Alan Puhan" w:date="2026-01-07T16:35:00Z" w16du:dateUtc="2026-01-07T15:35:00Z">
        <w:r w:rsidR="002F2BC7">
          <w:t xml:space="preserve">reported on the </w:t>
        </w:r>
        <w:r w:rsidR="00BE22B3">
          <w:t>(1)</w:t>
        </w:r>
      </w:ins>
      <w:ins w:id="98" w:author="Milo Alan Puhan" w:date="2026-01-07T16:39:00Z" w16du:dateUtc="2026-01-07T15:39:00Z">
        <w:r w:rsidR="002D121B">
          <w:t xml:space="preserve"> primary outcome (</w:t>
        </w:r>
        <w:r w:rsidR="00A84DE0">
          <w:t xml:space="preserve">characteristic </w:t>
        </w:r>
        <w:r w:rsidR="002D121B">
          <w:t>2 above), (2)</w:t>
        </w:r>
      </w:ins>
      <w:ins w:id="99" w:author="Milo Alan Puhan" w:date="2026-01-07T16:35:00Z" w16du:dateUtc="2026-01-07T15:35:00Z">
        <w:r w:rsidR="00BE22B3">
          <w:t xml:space="preserve"> </w:t>
        </w:r>
        <w:r w:rsidR="002F2BC7">
          <w:t xml:space="preserve">aim of a </w:t>
        </w:r>
        <w:r w:rsidR="002F2BC7" w:rsidRPr="001640C5">
          <w:t>trial</w:t>
        </w:r>
        <w:r w:rsidR="00BE22B3">
          <w:t xml:space="preserve"> and/or the design</w:t>
        </w:r>
      </w:ins>
      <w:ins w:id="100" w:author="Milo Alan Puhan" w:date="2026-01-07T16:38:00Z" w16du:dateUtc="2026-01-07T15:38:00Z">
        <w:r w:rsidR="004B7273">
          <w:t xml:space="preserve"> (i.e. </w:t>
        </w:r>
      </w:ins>
      <w:ins w:id="101" w:author="Milo Alan Puhan" w:date="2026-01-07T16:39:00Z" w16du:dateUtc="2026-01-07T15:39:00Z">
        <w:r w:rsidR="00A84DE0">
          <w:t xml:space="preserve">characteristic </w:t>
        </w:r>
      </w:ins>
      <w:ins w:id="102" w:author="Milo Alan Puhan" w:date="2026-01-07T16:38:00Z" w16du:dateUtc="2026-01-07T15:38:00Z">
        <w:r w:rsidR="004B7273">
          <w:t>1 and/or 3 above) AND (</w:t>
        </w:r>
      </w:ins>
      <w:ins w:id="103" w:author="Milo Alan Puhan" w:date="2026-01-07T16:40:00Z" w16du:dateUtc="2026-01-07T15:40:00Z">
        <w:r w:rsidR="00A84DE0">
          <w:t>3</w:t>
        </w:r>
      </w:ins>
      <w:ins w:id="104" w:author="Milo Alan Puhan" w:date="2026-01-07T16:38:00Z" w16du:dateUtc="2026-01-07T15:38:00Z">
        <w:r w:rsidR="004B7273">
          <w:t xml:space="preserve">) </w:t>
        </w:r>
        <w:r w:rsidR="00162B50">
          <w:t xml:space="preserve">on the sample size calculation based on a </w:t>
        </w:r>
      </w:ins>
      <w:ins w:id="105" w:author="Milo Alan Puhan" w:date="2026-01-07T16:39:00Z" w16du:dateUtc="2026-01-07T15:39:00Z">
        <w:r w:rsidR="00162B50">
          <w:t xml:space="preserve">clinically relevant </w:t>
        </w:r>
        <w:commentRangeStart w:id="106"/>
        <w:commentRangeStart w:id="107"/>
        <w:r w:rsidR="00162B50">
          <w:t>effect</w:t>
        </w:r>
      </w:ins>
      <w:commentRangeEnd w:id="106"/>
      <w:ins w:id="108" w:author="Milo Alan Puhan" w:date="2026-01-07T16:41:00Z" w16du:dateUtc="2026-01-07T15:41:00Z">
        <w:r w:rsidR="00B1730E">
          <w:rPr>
            <w:rStyle w:val="CommentReference"/>
          </w:rPr>
          <w:commentReference w:id="106"/>
        </w:r>
      </w:ins>
      <w:commentRangeEnd w:id="107"/>
      <w:r w:rsidR="00EB22BB">
        <w:rPr>
          <w:rStyle w:val="CommentReference"/>
        </w:rPr>
        <w:commentReference w:id="107"/>
      </w:r>
      <w:ins w:id="109" w:author="Milo Alan Puhan" w:date="2026-01-07T16:39:00Z" w16du:dateUtc="2026-01-07T15:39:00Z">
        <w:r w:rsidR="00162B50">
          <w:t xml:space="preserve"> (</w:t>
        </w:r>
      </w:ins>
      <w:ins w:id="110" w:author="Milo Alan Puhan" w:date="2026-01-07T16:40:00Z" w16du:dateUtc="2026-01-07T15:40:00Z">
        <w:r w:rsidR="00A84DE0">
          <w:t xml:space="preserve">characteristic </w:t>
        </w:r>
      </w:ins>
      <w:ins w:id="111" w:author="Milo Alan Puhan" w:date="2026-01-07T16:39:00Z" w16du:dateUtc="2026-01-07T15:39:00Z">
        <w:r w:rsidR="00162B50">
          <w:t>5)</w:t>
        </w:r>
        <w:r w:rsidR="002D121B">
          <w:t xml:space="preserve"> </w:t>
        </w:r>
      </w:ins>
      <w:ins w:id="112" w:author="Milo Alan Puhan" w:date="2026-01-07T16:40:00Z" w16du:dateUtc="2026-01-07T15:40:00Z">
        <w:r w:rsidR="00A84DE0">
          <w:t>AND if the trial discussed the clinical relevance (characteristic 6).</w:t>
        </w:r>
      </w:ins>
    </w:p>
    <w:p w14:paraId="56F7F5BA" w14:textId="77777777" w:rsidR="00550067" w:rsidRPr="001640C5" w:rsidRDefault="00550067" w:rsidP="00E838BB"/>
    <w:p w14:paraId="0000007D" w14:textId="74A12F06" w:rsidR="002069D8" w:rsidRDefault="00AE512F">
      <w:pPr>
        <w:pStyle w:val="Heading2"/>
      </w:pPr>
      <w:r>
        <w:t>Data collection (selection and coding)</w:t>
      </w:r>
    </w:p>
    <w:p w14:paraId="0D8EAD28" w14:textId="02CF8C5F" w:rsidR="00DD3797" w:rsidRPr="001640C5"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Paragraph"/>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6BABAA93" w14:textId="516F8617" w:rsidR="00405890" w:rsidRDefault="002D29D8" w:rsidP="00405890">
      <w:pPr>
        <w:pStyle w:val="ListParagraph"/>
        <w:numPr>
          <w:ilvl w:val="0"/>
          <w:numId w:val="5"/>
        </w:numPr>
        <w:ind w:right="34"/>
      </w:pPr>
      <w:commentRangeStart w:id="113"/>
      <w:r w:rsidRPr="001640C5">
        <w:rPr>
          <w:b/>
          <w:bCs/>
        </w:rPr>
        <w:t>Study</w:t>
      </w:r>
      <w:commentRangeEnd w:id="113"/>
      <w:r w:rsidR="00B1730E">
        <w:rPr>
          <w:rStyle w:val="CommentReference"/>
        </w:rPr>
        <w:commentReference w:id="113"/>
      </w:r>
      <w:ins w:id="114" w:author="Joana Rodrigues Ribeiro" w:date="2026-01-11T00:52:00Z" w16du:dateUtc="2026-01-10T23:52:00Z">
        <w:r w:rsidR="00405890">
          <w:t xml:space="preserve"> </w:t>
        </w:r>
      </w:ins>
      <w:r w:rsidRPr="00405890">
        <w:rPr>
          <w:b/>
          <w:bCs/>
        </w:rPr>
        <w:t>design</w:t>
      </w:r>
      <w:r w:rsidR="00405890">
        <w:t xml:space="preserve">: aim of the trial </w:t>
      </w:r>
      <w:r w:rsidR="00405890" w:rsidRPr="00405890">
        <w:rPr>
          <w:b/>
          <w:bCs/>
        </w:rPr>
        <w:t>reported</w:t>
      </w:r>
      <w:r w:rsidR="00405890">
        <w:t xml:space="preserve"> (i.e., superiority, non-inferiority or equivalence of intervention A over intervention B), aim of primary endpoint </w:t>
      </w:r>
      <w:r w:rsidR="00405890" w:rsidRPr="00954B9A">
        <w:rPr>
          <w:b/>
          <w:bCs/>
        </w:rPr>
        <w:t>reported</w:t>
      </w:r>
      <w:r w:rsidR="00405890">
        <w:t xml:space="preserve"> (i.e., superiority, non-inferiority or equivalence of primary endpoint with intervention A vs. with intervention B), aim of study design (i.e., statistical methods and sample size calculation done for a superiority trial/ non-inferiority trial/ equivalence trial). </w:t>
      </w:r>
    </w:p>
    <w:p w14:paraId="4FFE04A8" w14:textId="1C2EFC26" w:rsidR="00147819" w:rsidRPr="001640C5" w:rsidDel="00405890" w:rsidRDefault="002D29D8" w:rsidP="00405890">
      <w:pPr>
        <w:pStyle w:val="ListParagraph"/>
        <w:numPr>
          <w:ilvl w:val="0"/>
          <w:numId w:val="5"/>
        </w:numPr>
        <w:ind w:right="34"/>
        <w:rPr>
          <w:del w:id="115" w:author="Joana Rodrigues Ribeiro" w:date="2026-01-11T00:38:00Z" w16du:dateUtc="2026-01-10T23:38:00Z"/>
        </w:rPr>
      </w:pPr>
      <w:del w:id="116" w:author="Joana Rodrigues Ribeiro" w:date="2026-01-11T00:38:00Z" w16du:dateUtc="2026-01-10T23:38:00Z">
        <w:r w:rsidRPr="001640C5" w:rsidDel="00405890">
          <w:delText xml:space="preserve"> </w:delText>
        </w:r>
        <w:commentRangeStart w:id="117"/>
        <w:commentRangeStart w:id="118"/>
        <w:commentRangeStart w:id="119"/>
        <w:commentRangeStart w:id="120"/>
        <w:r w:rsidRPr="001640C5" w:rsidDel="00405890">
          <w:delText>primary and secondary outcomes</w:delText>
        </w:r>
        <w:commentRangeEnd w:id="117"/>
        <w:r w:rsidR="00BE5728" w:rsidDel="00405890">
          <w:rPr>
            <w:rStyle w:val="CommentReference"/>
          </w:rPr>
          <w:commentReference w:id="117"/>
        </w:r>
        <w:commentRangeEnd w:id="118"/>
        <w:r w:rsidR="00011E0A" w:rsidDel="00405890">
          <w:rPr>
            <w:rStyle w:val="CommentReference"/>
          </w:rPr>
          <w:commentReference w:id="118"/>
        </w:r>
        <w:commentRangeEnd w:id="119"/>
        <w:r w:rsidR="008E34AD" w:rsidDel="00405890">
          <w:rPr>
            <w:rStyle w:val="CommentReference"/>
          </w:rPr>
          <w:commentReference w:id="119"/>
        </w:r>
        <w:commentRangeEnd w:id="120"/>
        <w:r w:rsidR="00BD2DB4" w:rsidDel="00405890">
          <w:rPr>
            <w:rStyle w:val="CommentReference"/>
          </w:rPr>
          <w:commentReference w:id="120"/>
        </w:r>
        <w:r w:rsidRPr="001640C5" w:rsidDel="00405890">
          <w:delText xml:space="preserve">, outcome(s) and </w:delText>
        </w:r>
        <w:commentRangeStart w:id="121"/>
        <w:commentRangeStart w:id="122"/>
        <w:r w:rsidRPr="001640C5" w:rsidDel="00405890">
          <w:delText>size</w:delText>
        </w:r>
        <w:commentRangeEnd w:id="121"/>
        <w:r w:rsidR="00352BBC" w:rsidRPr="001640C5" w:rsidDel="00405890">
          <w:rPr>
            <w:rStyle w:val="CommentReference"/>
            <w:sz w:val="22"/>
            <w:szCs w:val="22"/>
          </w:rPr>
          <w:commentReference w:id="121"/>
        </w:r>
        <w:commentRangeEnd w:id="122"/>
        <w:r w:rsidR="00DA1016" w:rsidRPr="001640C5" w:rsidDel="00405890">
          <w:rPr>
            <w:rStyle w:val="CommentReference"/>
            <w:sz w:val="22"/>
            <w:szCs w:val="22"/>
          </w:rPr>
          <w:commentReference w:id="122"/>
        </w:r>
        <w:r w:rsidRPr="001640C5" w:rsidDel="00405890">
          <w:delText xml:space="preserve"> effect(s) used for sample size calculation</w:delText>
        </w:r>
        <w:r w:rsidR="00147819" w:rsidRPr="001640C5" w:rsidDel="00405890">
          <w:delText>;</w:delText>
        </w:r>
      </w:del>
    </w:p>
    <w:p w14:paraId="40DDC17F" w14:textId="4443C59B" w:rsidR="00DE217E" w:rsidRPr="001640C5" w:rsidRDefault="002D29D8" w:rsidP="00DE217E">
      <w:pPr>
        <w:pStyle w:val="ListParagraph"/>
        <w:numPr>
          <w:ilvl w:val="0"/>
          <w:numId w:val="5"/>
        </w:numPr>
        <w:ind w:right="34"/>
      </w:pPr>
      <w:del w:id="123" w:author="Joana Rodrigues Ribeiro" w:date="2026-01-11T00:35:00Z" w16du:dateUtc="2026-01-10T23:35:00Z">
        <w:r w:rsidRPr="001640C5" w:rsidDel="00405890">
          <w:rPr>
            <w:b/>
            <w:bCs/>
          </w:rPr>
          <w:delText xml:space="preserve">Clinical consideration in </w:delText>
        </w:r>
      </w:del>
      <w:r w:rsidR="00DE217E">
        <w:rPr>
          <w:b/>
          <w:bCs/>
        </w:rPr>
        <w:t>M</w:t>
      </w:r>
      <w:r w:rsidRPr="001640C5">
        <w:rPr>
          <w:b/>
          <w:bCs/>
        </w:rPr>
        <w:t>ethods</w:t>
      </w:r>
      <w:r w:rsidR="00DE217E">
        <w:rPr>
          <w:b/>
          <w:bCs/>
        </w:rPr>
        <w:t xml:space="preserve"> </w:t>
      </w:r>
      <w:r w:rsidR="00DE217E" w:rsidRPr="00DE217E">
        <w:rPr>
          <w:b/>
          <w:bCs/>
        </w:rPr>
        <w:t>section</w:t>
      </w:r>
      <w:r w:rsidRPr="001640C5">
        <w:rPr>
          <w:b/>
          <w:bCs/>
        </w:rPr>
        <w:t xml:space="preserve">: </w:t>
      </w:r>
      <w:ins w:id="124" w:author="Joana Rodrigues Ribeiro" w:date="2026-01-11T00:35:00Z" w16du:dateUtc="2026-01-10T23:35:00Z">
        <w:r w:rsidR="00405890" w:rsidRPr="00405890">
          <w:rPr>
            <w:b/>
            <w:bCs/>
          </w:rPr>
          <w:t>report</w:t>
        </w:r>
        <w:r w:rsidR="00405890">
          <w:t xml:space="preserve"> of sample size calculation,</w:t>
        </w:r>
        <w:r w:rsidR="00405890" w:rsidRPr="00405890">
          <w:t xml:space="preserve"> </w:t>
        </w:r>
        <w:r w:rsidR="00405890">
          <w:t xml:space="preserve">sample size based on </w:t>
        </w:r>
      </w:ins>
      <w:ins w:id="125" w:author="Joana Rodrigues Ribeiro" w:date="2026-01-11T00:37:00Z" w16du:dateUtc="2026-01-10T23:37:00Z">
        <w:r w:rsidR="00405890">
          <w:t xml:space="preserve">a meaningful difference (e.g., </w:t>
        </w:r>
      </w:ins>
      <w:ins w:id="126" w:author="Joana Rodrigues Ribeiro" w:date="2026-01-11T00:38:00Z" w16du:dateUtc="2026-01-10T23:38:00Z">
        <w:r w:rsidR="00405890">
          <w:t xml:space="preserve">a </w:t>
        </w:r>
      </w:ins>
      <w:ins w:id="127" w:author="Joana Rodrigues Ribeiro" w:date="2026-01-11T00:35:00Z" w16du:dateUtc="2026-01-10T23:35:00Z">
        <w:r w:rsidR="00405890">
          <w:t>MID</w:t>
        </w:r>
      </w:ins>
      <w:ins w:id="128" w:author="Joana Rodrigues Ribeiro" w:date="2026-01-11T00:37:00Z" w16du:dateUtc="2026-01-10T23:37:00Z">
        <w:r w:rsidR="00405890">
          <w:t>,</w:t>
        </w:r>
      </w:ins>
      <w:ins w:id="129" w:author="Joana Rodrigues Ribeiro" w:date="2026-01-11T00:38:00Z" w16du:dateUtc="2026-01-10T23:38:00Z">
        <w:r w:rsidR="00405890">
          <w:t xml:space="preserve"> a</w:t>
        </w:r>
      </w:ins>
      <w:ins w:id="130" w:author="Joana Rodrigues Ribeiro" w:date="2026-01-11T00:35:00Z" w16du:dateUtc="2026-01-10T23:35:00Z">
        <w:r w:rsidR="00405890">
          <w:t xml:space="preserve"> Cohen's d)</w:t>
        </w:r>
      </w:ins>
      <w:del w:id="131" w:author="Joana Rodrigues Ribeiro" w:date="2026-01-11T00:36:00Z" w16du:dateUtc="2026-01-10T23:36:00Z">
        <w:r w:rsidR="00DE217E" w:rsidDel="00405890">
          <w:delText xml:space="preserve">whether authors </w:delText>
        </w:r>
        <w:r w:rsidR="00DE217E" w:rsidRPr="00DE217E" w:rsidDel="00405890">
          <w:delText xml:space="preserve">explicitly addressed the clinical relevance of their findings in the </w:delText>
        </w:r>
        <w:r w:rsidR="00DE217E" w:rsidDel="00405890">
          <w:delText>methods for the sample size calculation</w:delText>
        </w:r>
        <w:r w:rsidR="00DE217E" w:rsidRPr="00DE217E" w:rsidDel="00405890">
          <w:delText xml:space="preserve"> </w:delText>
        </w:r>
        <w:r w:rsidR="00DE217E" w:rsidDel="00405890">
          <w:delText>(</w:delText>
        </w:r>
        <w:commentRangeStart w:id="132"/>
        <w:r w:rsidR="00DE217E" w:rsidRPr="00DE217E" w:rsidDel="00405890">
          <w:delText>independent</w:delText>
        </w:r>
        <w:commentRangeEnd w:id="132"/>
        <w:r w:rsidR="00523733" w:rsidDel="00405890">
          <w:rPr>
            <w:rStyle w:val="CommentReference"/>
          </w:rPr>
          <w:commentReference w:id="132"/>
        </w:r>
        <w:r w:rsidR="00DE217E" w:rsidRPr="00DE217E" w:rsidDel="00405890">
          <w:delText xml:space="preserve"> assessment by two reviewers </w:delText>
        </w:r>
        <w:r w:rsidR="00DE217E" w:rsidDel="00405890">
          <w:delText>JRR and FA, disagreements resolved by consensus or third party, MP)</w:delText>
        </w:r>
      </w:del>
      <w:r w:rsidR="00DE217E">
        <w:t>;</w:t>
      </w:r>
    </w:p>
    <w:p w14:paraId="23B9C540" w14:textId="77777777" w:rsidR="00EF4355" w:rsidRPr="001640C5" w:rsidRDefault="00EF4355" w:rsidP="00EF4355">
      <w:pPr>
        <w:pStyle w:val="ListParagraph"/>
        <w:numPr>
          <w:ilvl w:val="0"/>
          <w:numId w:val="5"/>
        </w:numPr>
        <w:ind w:right="34"/>
      </w:pPr>
      <w:r w:rsidRPr="001640C5">
        <w:rPr>
          <w:b/>
          <w:bCs/>
        </w:rPr>
        <w:t>Results:</w:t>
      </w:r>
      <w:r w:rsidRPr="00011E0A">
        <w:t xml:space="preserve"> whether the result met the prespecified criterion (p-value ≤ 0.05, non-inferiority margin, or equivalence interval</w:t>
      </w:r>
      <w:proofErr w:type="gramStart"/>
      <w:r w:rsidRPr="00011E0A">
        <w:t>)</w:t>
      </w:r>
      <w:r w:rsidRPr="00011E0A">
        <w:rPr>
          <w:color w:val="212529"/>
          <w:shd w:val="clear" w:color="auto" w:fill="FFFFFF"/>
        </w:rPr>
        <w:t>;</w:t>
      </w:r>
      <w:proofErr w:type="gramEnd"/>
    </w:p>
    <w:p w14:paraId="3FF1F1D9" w14:textId="6EB25235" w:rsidR="00405890" w:rsidRPr="00405890" w:rsidRDefault="00DE217E" w:rsidP="00405890">
      <w:pPr>
        <w:pStyle w:val="ListParagraph"/>
        <w:numPr>
          <w:ilvl w:val="0"/>
          <w:numId w:val="5"/>
        </w:numPr>
        <w:rPr>
          <w:ins w:id="133" w:author="Joana Rodrigues Ribeiro" w:date="2026-01-11T00:49:00Z" w16du:dateUtc="2026-01-10T23:49:00Z"/>
        </w:rPr>
      </w:pPr>
      <w:r w:rsidRPr="00405890">
        <w:rPr>
          <w:b/>
          <w:bCs/>
        </w:rPr>
        <w:t>D</w:t>
      </w:r>
      <w:r w:rsidR="002D29D8" w:rsidRPr="00405890">
        <w:rPr>
          <w:b/>
          <w:bCs/>
        </w:rPr>
        <w:t>iscussion</w:t>
      </w:r>
      <w:r w:rsidRPr="00405890">
        <w:rPr>
          <w:b/>
          <w:bCs/>
        </w:rPr>
        <w:t xml:space="preserve"> section</w:t>
      </w:r>
      <w:r w:rsidR="006D1F9B" w:rsidRPr="00405890">
        <w:rPr>
          <w:b/>
          <w:bCs/>
        </w:rPr>
        <w:t>:</w:t>
      </w:r>
      <w:r w:rsidR="00147819" w:rsidRPr="001640C5">
        <w:t xml:space="preserve"> </w:t>
      </w:r>
      <w:ins w:id="134" w:author="Joana Rodrigues Ribeiro" w:date="2026-01-11T00:49:00Z" w16du:dateUtc="2026-01-10T23:49:00Z">
        <w:r w:rsidR="00405890" w:rsidRPr="00405890">
          <w:t xml:space="preserve"> </w:t>
        </w:r>
        <w:r w:rsidR="00405890">
          <w:t>c</w:t>
        </w:r>
        <w:r w:rsidR="00405890" w:rsidRPr="00405890">
          <w:t>onsideration of the clinical relevance of results</w:t>
        </w:r>
        <w:r w:rsidR="00405890">
          <w:t xml:space="preserve"> (</w:t>
        </w:r>
        <w:r w:rsidR="00405890" w:rsidRPr="00405890">
          <w:t>e.g. using a MID or terms associated with “clinical” or “patient” to discuss results for primary and/or secondary endpoints)</w:t>
        </w:r>
      </w:ins>
    </w:p>
    <w:p w14:paraId="6FF391C1" w14:textId="3FD7D9EA" w:rsidR="00147819" w:rsidRPr="001640C5" w:rsidDel="00405890" w:rsidRDefault="00DE217E" w:rsidP="00E2249F">
      <w:pPr>
        <w:pStyle w:val="ListParagraph"/>
        <w:numPr>
          <w:ilvl w:val="0"/>
          <w:numId w:val="5"/>
        </w:numPr>
        <w:ind w:right="34"/>
        <w:rPr>
          <w:del w:id="135" w:author="Joana Rodrigues Ribeiro" w:date="2026-01-11T00:49:00Z" w16du:dateUtc="2026-01-10T23:49:00Z"/>
        </w:rPr>
      </w:pPr>
      <w:del w:id="136" w:author="Joana Rodrigues Ribeiro" w:date="2026-01-11T00:49:00Z" w16du:dateUtc="2026-01-10T23:49:00Z">
        <w:r w:rsidRPr="00DE217E" w:rsidDel="00405890">
          <w:delText xml:space="preserve"> clinical relevance of their findings in the discussion or conclusions </w:delText>
        </w:r>
        <w:r w:rsidDel="00405890">
          <w:delText>(</w:delText>
        </w:r>
        <w:r w:rsidRPr="00DE217E" w:rsidDel="00405890">
          <w:delText xml:space="preserve">independent assessment by two reviewers </w:delText>
        </w:r>
        <w:r w:rsidDel="00405890">
          <w:delText>JRR and FA, disagreements resolved by consensus or third party, MP)</w:delText>
        </w:r>
      </w:del>
    </w:p>
    <w:p w14:paraId="3235D96E" w14:textId="4B573524" w:rsidR="00A44527" w:rsidRPr="001640C5" w:rsidDel="00405890" w:rsidRDefault="00A44527" w:rsidP="00E2249F">
      <w:pPr>
        <w:pStyle w:val="ListParagraph"/>
        <w:numPr>
          <w:ilvl w:val="0"/>
          <w:numId w:val="5"/>
        </w:numPr>
        <w:ind w:right="34"/>
        <w:rPr>
          <w:del w:id="137" w:author="Joana Rodrigues Ribeiro" w:date="2026-01-11T00:50:00Z" w16du:dateUtc="2026-01-10T23:50:00Z"/>
        </w:rPr>
      </w:pPr>
      <w:del w:id="138" w:author="Joana Rodrigues Ribeiro" w:date="2026-01-11T00:50:00Z" w16du:dateUtc="2026-01-10T23:50:00Z">
        <w:r w:rsidRPr="001640C5" w:rsidDel="00405890">
          <w:rPr>
            <w:b/>
            <w:bCs/>
          </w:rPr>
          <w:delText xml:space="preserve">Pretrial document: </w:delText>
        </w:r>
        <w:r w:rsidRPr="001640C5" w:rsidDel="00405890">
          <w:delText xml:space="preserve">report of </w:delText>
        </w:r>
        <w:r w:rsidR="00846191" w:rsidRPr="001640C5" w:rsidDel="00405890">
          <w:delText>“</w:delText>
        </w:r>
        <w:r w:rsidRPr="001640C5" w:rsidDel="00405890">
          <w:delText>clinical</w:delText>
        </w:r>
        <w:r w:rsidR="00846191" w:rsidRPr="001640C5" w:rsidDel="00405890">
          <w:delText>”</w:delText>
        </w:r>
        <w:r w:rsidRPr="001640C5" w:rsidDel="00405890">
          <w:delText xml:space="preserve"> or </w:delText>
        </w:r>
        <w:r w:rsidR="00846191" w:rsidRPr="001640C5" w:rsidDel="00405890">
          <w:delText>“</w:delText>
        </w:r>
        <w:r w:rsidRPr="001640C5" w:rsidDel="00405890">
          <w:delText>patient</w:delText>
        </w:r>
        <w:r w:rsidR="00846191" w:rsidRPr="001640C5" w:rsidDel="00405890">
          <w:delText>”</w:delText>
        </w:r>
        <w:r w:rsidRPr="001640C5" w:rsidDel="00405890">
          <w:delText xml:space="preserve"> in the methods or discussion</w:delText>
        </w:r>
      </w:del>
    </w:p>
    <w:p w14:paraId="00000082" w14:textId="77777777" w:rsidR="002069D8" w:rsidRDefault="00AE512F">
      <w:pPr>
        <w:pStyle w:val="Heading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Heading2"/>
      </w:pPr>
      <w:r>
        <w:t>Statistical methods</w:t>
      </w:r>
    </w:p>
    <w:p w14:paraId="02C9B10A" w14:textId="4C999F5D"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BF6398">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BF6398">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Heading2"/>
      </w:pPr>
      <w:r>
        <w:lastRenderedPageBreak/>
        <w:t>Sample size</w:t>
      </w:r>
    </w:p>
    <w:p w14:paraId="1D61BB0A" w14:textId="5F7936A2" w:rsidR="00307C82" w:rsidRPr="001640C5" w:rsidRDefault="00307C82">
      <w:del w:id="139" w:author="Joana Rodrigues Ribeiro" w:date="2026-01-11T01:16:00Z" w16du:dateUtc="2026-01-11T00:16:00Z">
        <w:r w:rsidRPr="001640C5" w:rsidDel="00405890">
          <w:delText xml:space="preserve">We calculated the sample size based on </w:delText>
        </w:r>
        <w:r w:rsidR="004C67A1" w:rsidDel="00405890">
          <w:delText xml:space="preserve">precision for </w:delText>
        </w:r>
      </w:del>
      <w:del w:id="140" w:author="Joana Rodrigues Ribeiro" w:date="2026-01-10T20:20:00Z" w16du:dateUtc="2026-01-10T19:20:00Z">
        <w:r w:rsidR="004C67A1" w:rsidDel="00BD2DB4">
          <w:delText>the</w:delText>
        </w:r>
        <w:r w:rsidR="00020295" w:rsidDel="00BD2DB4">
          <w:delText xml:space="preserve"> </w:delText>
        </w:r>
      </w:del>
      <w:del w:id="141" w:author="Joana Rodrigues Ribeiro" w:date="2026-01-11T01:16:00Z" w16du:dateUtc="2026-01-11T00:16:00Z">
        <w:r w:rsidR="00020295" w:rsidDel="00405890">
          <w:delText xml:space="preserve">estimate </w:delText>
        </w:r>
      </w:del>
      <w:del w:id="142" w:author="Joana Rodrigues Ribeiro" w:date="2026-01-10T20:20:00Z" w16du:dateUtc="2026-01-10T19:20:00Z">
        <w:r w:rsidR="00020295" w:rsidDel="00BD2DB4">
          <w:delText>on the</w:delText>
        </w:r>
      </w:del>
      <w:del w:id="143" w:author="Joana Rodrigues Ribeiro" w:date="2026-01-11T01:16:00Z" w16du:dateUtc="2026-01-11T00:16:00Z">
        <w:r w:rsidR="00020295" w:rsidDel="00405890">
          <w:delText xml:space="preserve"> % of trials </w:delText>
        </w:r>
      </w:del>
      <w:del w:id="144" w:author="Joana Rodrigues Ribeiro" w:date="2026-01-10T20:20:00Z" w16du:dateUtc="2026-01-10T19:20:00Z">
        <w:r w:rsidR="00020295" w:rsidDel="00BD2DB4">
          <w:delText xml:space="preserve">that </w:delText>
        </w:r>
      </w:del>
      <w:del w:id="145" w:author="Joana Rodrigues Ribeiro" w:date="2026-01-11T01:16:00Z" w16du:dateUtc="2026-01-11T00:16:00Z">
        <w:r w:rsidR="004430A0" w:rsidDel="00405890">
          <w:delText xml:space="preserve">that fulfil the four criteria for RCTs to meaningfully inform practice. </w:delText>
        </w:r>
      </w:del>
      <w:r w:rsidR="004430A0">
        <w:t xml:space="preserve">Based on our pilot </w:t>
      </w:r>
      <w:r w:rsidR="00BD2DB4">
        <w:t xml:space="preserve">study, </w:t>
      </w:r>
      <w:commentRangeStart w:id="146"/>
      <w:r w:rsidR="00BD2DB4">
        <w:t xml:space="preserve">only </w:t>
      </w:r>
      <w:r w:rsidR="00405890">
        <w:t>2.4</w:t>
      </w:r>
      <w:r w:rsidR="004430A0">
        <w:t xml:space="preserve">% </w:t>
      </w:r>
      <w:r w:rsidR="00BD2DB4">
        <w:t>(</w:t>
      </w:r>
      <w:r w:rsidR="00405890">
        <w:t>2/</w:t>
      </w:r>
      <w:r w:rsidR="00BD2DB4">
        <w:t>8</w:t>
      </w:r>
      <w:r w:rsidR="00405890">
        <w:t>4</w:t>
      </w:r>
      <w:r w:rsidR="00BD2DB4">
        <w:t xml:space="preserve">) </w:t>
      </w:r>
      <w:commentRangeEnd w:id="146"/>
      <w:r w:rsidR="00405890">
        <w:rPr>
          <w:rStyle w:val="CommentReference"/>
        </w:rPr>
        <w:commentReference w:id="146"/>
      </w:r>
      <w:r w:rsidR="004430A0">
        <w:t>fulfill</w:t>
      </w:r>
      <w:r w:rsidR="00BD2DB4">
        <w:t>ed</w:t>
      </w:r>
      <w:r w:rsidR="00405890">
        <w:t xml:space="preserve"> five among the six </w:t>
      </w:r>
      <w:r w:rsidR="004430A0">
        <w:t>criteria</w:t>
      </w:r>
      <w:r w:rsidR="00405890">
        <w:t xml:space="preserve"> to meaningfully inform practice</w:t>
      </w:r>
      <w:r w:rsidR="004430A0">
        <w:t>.</w:t>
      </w:r>
      <w:r w:rsidR="004C67A1">
        <w:t xml:space="preserve"> We </w:t>
      </w:r>
      <w:r w:rsidR="0061588B">
        <w:t xml:space="preserve">expect a lower </w:t>
      </w:r>
      <w:r w:rsidR="00405890">
        <w:t>percentage</w:t>
      </w:r>
      <w:r w:rsidR="004430A0">
        <w:t xml:space="preserve"> for this study</w:t>
      </w:r>
      <w:r w:rsidR="0061588B">
        <w:t xml:space="preserve"> since the search is broader than in the pilot study where RCTs were likely of higher quality</w:t>
      </w:r>
      <w:r w:rsidR="004430A0">
        <w:t xml:space="preserve"> since their selection was based on using the CCI</w:t>
      </w:r>
      <w:r w:rsidR="00405890">
        <w:t>®</w:t>
      </w:r>
      <w:r w:rsidR="0061588B">
        <w:t>. Thus</w:t>
      </w:r>
      <w:r w:rsidR="00405890">
        <w:t>,</w:t>
      </w:r>
      <w:r w:rsidR="0061588B">
        <w:t xml:space="preserve"> we expect</w:t>
      </w:r>
      <w:r w:rsidR="004430A0">
        <w:t xml:space="preserve"> </w:t>
      </w:r>
      <w:r w:rsidR="0061588B">
        <w:t xml:space="preserve"> </w:t>
      </w:r>
      <w:r w:rsidR="00405890">
        <w:t>2.0%</w:t>
      </w:r>
      <w:r w:rsidR="004C67A1">
        <w:t xml:space="preserve"> with a width of the confidence interval of </w:t>
      </w:r>
      <w:r w:rsidR="00405890">
        <w:t xml:space="preserve">5%. </w:t>
      </w:r>
      <w:r w:rsidR="004C67A1">
        <w:t xml:space="preserve">With the </w:t>
      </w:r>
      <w:proofErr w:type="spellStart"/>
      <w:r w:rsidR="004C67A1" w:rsidRPr="004C67A1">
        <w:t>prec_prop</w:t>
      </w:r>
      <w:proofErr w:type="spellEnd"/>
      <w:r w:rsidR="004C67A1">
        <w:t xml:space="preserve"> package</w:t>
      </w:r>
      <w:r w:rsidR="007657EB">
        <w:fldChar w:fldCharType="begin"/>
      </w:r>
      <w:r w:rsidR="00BF6398">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BF6398">
        <w:rPr>
          <w:noProof/>
        </w:rPr>
        <w:t>[4]</w:t>
      </w:r>
      <w:r w:rsidR="007657EB">
        <w:fldChar w:fldCharType="end"/>
      </w:r>
      <w:r w:rsidR="004C67A1">
        <w:t xml:space="preserve">, we obtained a sample of </w:t>
      </w:r>
      <w:ins w:id="147" w:author="Joana Rodrigues Ribeiro" w:date="2026-01-11T01:43:00Z" w16du:dateUtc="2026-01-11T00:43:00Z">
        <w:r w:rsidR="00405890">
          <w:t>152</w:t>
        </w:r>
      </w:ins>
      <w:ins w:id="148" w:author="Joana Rodrigues Ribeiro" w:date="2026-01-11T01:56:00Z" w16du:dateUtc="2026-01-11T00:56:00Z">
        <w:r w:rsidR="00405890">
          <w:t xml:space="preserve"> </w:t>
        </w:r>
      </w:ins>
      <w:ins w:id="149" w:author="Joana Rodrigues Ribeiro" w:date="2026-01-11T18:12:00Z" w16du:dateUtc="2026-01-11T17:12:00Z">
        <w:r w:rsidR="00EB22BB">
          <w:t>(</w:t>
        </w:r>
      </w:ins>
      <w:ins w:id="150" w:author="Joana Rodrigues Ribeiro" w:date="2026-01-11T01:56:00Z" w16du:dateUtc="2026-01-11T00:56:00Z">
        <w:r w:rsidR="00405890">
          <w:t xml:space="preserve">Wilson 95%CI of </w:t>
        </w:r>
      </w:ins>
      <w:ins w:id="151" w:author="Joana Rodrigues Ribeiro" w:date="2026-01-11T01:57:00Z" w16du:dateUtc="2026-01-11T00:57:00Z">
        <w:r w:rsidR="00405890" w:rsidRPr="00405890">
          <w:t>0.6</w:t>
        </w:r>
        <w:r w:rsidR="00405890">
          <w:t xml:space="preserve">9 to </w:t>
        </w:r>
        <w:r w:rsidR="00405890" w:rsidRPr="00405890">
          <w:t>5</w:t>
        </w:r>
        <w:r w:rsidR="00405890">
          <w:t>.</w:t>
        </w:r>
        <w:r w:rsidR="00405890" w:rsidRPr="00405890">
          <w:t>6</w:t>
        </w:r>
        <w:r w:rsidR="00405890">
          <w:t>)</w:t>
        </w:r>
      </w:ins>
      <w:del w:id="152" w:author="Joana Rodrigues Ribeiro" w:date="2026-01-11T01:43:00Z" w16du:dateUtc="2026-01-11T00:43:00Z">
        <w:r w:rsidR="004C67A1" w:rsidDel="00405890">
          <w:delText>245</w:delText>
        </w:r>
      </w:del>
      <w:r w:rsidR="004C67A1">
        <w:t xml:space="preserve">. In the pilot phase, from 1612 records we </w:t>
      </w:r>
      <w:r w:rsidR="00FA0942">
        <w:t xml:space="preserve">identified </w:t>
      </w:r>
      <w:del w:id="153" w:author="Joana Rodrigues Ribeiro" w:date="2026-01-11T01:43:00Z" w16du:dateUtc="2026-01-11T00:43:00Z">
        <w:r w:rsidR="00FA0942" w:rsidDel="00405890">
          <w:delText xml:space="preserve">136 RCTs, including </w:delText>
        </w:r>
      </w:del>
      <w:r w:rsidR="00FA0942">
        <w:t>8</w:t>
      </w:r>
      <w:ins w:id="154" w:author="Joana Rodrigues Ribeiro" w:date="2026-01-11T01:45:00Z" w16du:dateUtc="2026-01-11T00:45:00Z">
        <w:r w:rsidR="00405890">
          <w:t>4</w:t>
        </w:r>
      </w:ins>
      <w:del w:id="155" w:author="Joana Rodrigues Ribeiro" w:date="2026-01-11T01:45:00Z" w16du:dateUtc="2026-01-11T00:45:00Z">
        <w:r w:rsidR="00FA0942" w:rsidDel="00405890">
          <w:delText>7</w:delText>
        </w:r>
      </w:del>
      <w:r w:rsidR="00FA0942">
        <w:t xml:space="preserve"> “final publications”</w:t>
      </w:r>
      <w:r w:rsidR="00405890">
        <w:t xml:space="preserve"> we analyzed</w:t>
      </w:r>
      <w:r w:rsidR="00FA0942">
        <w:t xml:space="preserve">. For </w:t>
      </w:r>
      <w:ins w:id="156" w:author="Joana Rodrigues Ribeiro" w:date="2026-01-11T01:43:00Z" w16du:dateUtc="2026-01-11T00:43:00Z">
        <w:r w:rsidR="00405890">
          <w:t>152 final publication</w:t>
        </w:r>
      </w:ins>
      <w:ins w:id="157" w:author="Joana Rodrigues Ribeiro" w:date="2026-01-11T01:44:00Z" w16du:dateUtc="2026-01-11T00:44:00Z">
        <w:r w:rsidR="00405890">
          <w:t>s,</w:t>
        </w:r>
      </w:ins>
      <w:del w:id="158" w:author="Joana Rodrigues Ribeiro" w:date="2026-01-11T01:43:00Z" w16du:dateUtc="2026-01-11T00:43:00Z">
        <w:r w:rsidR="00FA0942" w:rsidDel="00405890">
          <w:delText xml:space="preserve">245 </w:delText>
        </w:r>
      </w:del>
      <w:commentRangeStart w:id="159"/>
      <w:del w:id="160" w:author="Joana Rodrigues Ribeiro" w:date="2026-01-11T01:44:00Z" w16du:dateUtc="2026-01-11T00:44:00Z">
        <w:r w:rsidR="00FA0942" w:rsidDel="00405890">
          <w:delText>RCTs</w:delText>
        </w:r>
        <w:commentRangeEnd w:id="159"/>
        <w:r w:rsidR="00FA0942" w:rsidDel="00405890">
          <w:rPr>
            <w:rStyle w:val="CommentReference"/>
          </w:rPr>
          <w:commentReference w:id="159"/>
        </w:r>
        <w:r w:rsidR="00FA0942" w:rsidDel="00405890">
          <w:delText>,</w:delText>
        </w:r>
      </w:del>
      <w:r w:rsidR="00FA0942">
        <w:t xml:space="preserve"> we calculated that </w:t>
      </w:r>
      <w:del w:id="161" w:author="Joana Rodrigues Ribeiro" w:date="2026-01-11T01:50:00Z" w16du:dateUtc="2026-01-11T00:50:00Z">
        <w:r w:rsidR="00FA0942" w:rsidRPr="00FA0942" w:rsidDel="00405890">
          <w:delText>290</w:delText>
        </w:r>
        <w:r w:rsidR="00FA0942" w:rsidDel="00405890">
          <w:delText xml:space="preserve">4 </w:delText>
        </w:r>
      </w:del>
      <w:ins w:id="162" w:author="Joana Rodrigues Ribeiro" w:date="2026-01-11T01:50:00Z" w16du:dateUtc="2026-01-11T00:50:00Z">
        <w:r w:rsidR="00405890">
          <w:t xml:space="preserve">2917 </w:t>
        </w:r>
      </w:ins>
      <w:r w:rsidR="00FA0942">
        <w:t>records would be needed</w:t>
      </w:r>
      <w:ins w:id="163" w:author="Joana Rodrigues Ribeiro" w:date="2026-01-11T01:50:00Z" w16du:dateUtc="2026-01-11T00:50:00Z">
        <w:r w:rsidR="00405890">
          <w:t xml:space="preserve">. </w:t>
        </w:r>
      </w:ins>
      <w:del w:id="164" w:author="Joana Rodrigues Ribeiro" w:date="2026-01-11T01:50:00Z" w16du:dateUtc="2026-01-11T00:50:00Z">
        <w:r w:rsidR="00FA0942" w:rsidDel="00405890">
          <w:delText xml:space="preserve"> (or 4540 if we only consider “final publications”). </w:delText>
        </w:r>
      </w:del>
      <w:r w:rsidR="00FA0942">
        <w:t>We considered that due to our relatively permissive search strategy (versus for the pilot phase) we would not need to consider more than a 10% interval, i.e</w:t>
      </w:r>
      <w:del w:id="165" w:author="Joana Rodrigues Ribeiro" w:date="2026-01-11T01:52:00Z" w16du:dateUtc="2026-01-11T00:52:00Z">
        <w:r w:rsidR="00FA0942" w:rsidDel="00405890">
          <w:delText>. ±29</w:delText>
        </w:r>
      </w:del>
      <w:del w:id="166" w:author="Joana Rodrigues Ribeiro" w:date="2026-01-11T01:51:00Z" w16du:dateUtc="2026-01-11T00:51:00Z">
        <w:r w:rsidR="00FA0942" w:rsidDel="00405890">
          <w:delText>1</w:delText>
        </w:r>
      </w:del>
      <w:ins w:id="167" w:author="Joana Rodrigues Ribeiro" w:date="2026-01-11T18:12:00Z" w16du:dateUtc="2026-01-11T17:12:00Z">
        <w:r w:rsidR="001C665F">
          <w:t xml:space="preserve">., </w:t>
        </w:r>
      </w:ins>
      <w:del w:id="168" w:author="Joana Rodrigues Ribeiro" w:date="2026-01-11T18:12:00Z" w16du:dateUtc="2026-01-11T17:12:00Z">
        <w:r w:rsidR="00FA0942" w:rsidDel="001C665F">
          <w:delText xml:space="preserve"> </w:delText>
        </w:r>
      </w:del>
      <w:ins w:id="169" w:author="Joana Rodrigues Ribeiro" w:date="2026-01-11T01:52:00Z" w16du:dateUtc="2026-01-11T00:52:00Z">
        <w:r w:rsidR="00405890">
          <w:t>3’209.</w:t>
        </w:r>
      </w:ins>
      <w:del w:id="170" w:author="Joana Rodrigues Ribeiro" w:date="2026-01-11T01:52:00Z" w16du:dateUtc="2026-01-11T00:52:00Z">
        <w:r w:rsidR="00FA0942" w:rsidDel="00405890">
          <w:delText xml:space="preserve">(or 454). </w:delText>
        </w:r>
      </w:del>
    </w:p>
    <w:p w14:paraId="00000093" w14:textId="77777777" w:rsidR="002069D8" w:rsidRDefault="00AE512F">
      <w:pPr>
        <w:pStyle w:val="Heading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Heading2"/>
      </w:pPr>
      <w:r>
        <w:t>Data summary and certainty of evidence assessment</w:t>
      </w:r>
    </w:p>
    <w:p w14:paraId="0000009E" w14:textId="193228F4" w:rsidR="002069D8" w:rsidRPr="001640C5" w:rsidRDefault="00307C82">
      <w:bookmarkStart w:id="171" w:name="_heading=h.rbqjz3u6igr1" w:colFirst="0" w:colLast="0"/>
      <w:bookmarkEnd w:id="171"/>
      <w:r w:rsidRPr="001640C5">
        <w:t>None.</w:t>
      </w:r>
    </w:p>
    <w:p w14:paraId="0000009F" w14:textId="77777777" w:rsidR="002069D8" w:rsidRDefault="00AE512F">
      <w:pPr>
        <w:pStyle w:val="Heading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Heading1"/>
      </w:pPr>
      <w:r>
        <w:br w:type="page"/>
      </w:r>
    </w:p>
    <w:p w14:paraId="000000A2" w14:textId="77777777" w:rsidR="002069D8" w:rsidRPr="00250A94" w:rsidRDefault="00AE512F">
      <w:pPr>
        <w:pStyle w:val="Heading1"/>
        <w:rPr>
          <w:lang w:val="fr-CH"/>
          <w:rPrChange w:id="172" w:author="Milo Alan Puhan" w:date="2026-01-07T15:24:00Z" w16du:dateUtc="2026-01-07T14:24:00Z">
            <w:rPr>
              <w:lang w:val="de-CH"/>
            </w:rPr>
          </w:rPrChange>
        </w:rPr>
      </w:pPr>
      <w:r w:rsidRPr="00250A94">
        <w:rPr>
          <w:lang w:val="fr-CH"/>
          <w:rPrChange w:id="173" w:author="Milo Alan Puhan" w:date="2026-01-07T15:24:00Z" w16du:dateUtc="2026-01-07T14:24:00Z">
            <w:rPr>
              <w:lang w:val="de-CH"/>
            </w:rPr>
          </w:rPrChange>
        </w:rPr>
        <w:lastRenderedPageBreak/>
        <w:t>Bibliography</w:t>
      </w:r>
    </w:p>
    <w:p w14:paraId="414C129C" w14:textId="77777777" w:rsidR="00BF6398" w:rsidRPr="00BF6398" w:rsidRDefault="00013262" w:rsidP="00BF6398">
      <w:pPr>
        <w:pStyle w:val="Bibliography"/>
        <w:rPr>
          <w:color w:val="auto"/>
          <w:sz w:val="22"/>
          <w:lang w:val="en-US"/>
        </w:rPr>
      </w:pPr>
      <w:r>
        <w:fldChar w:fldCharType="begin"/>
      </w:r>
      <w:r w:rsidR="007657EB" w:rsidRPr="00250A94">
        <w:rPr>
          <w:lang w:val="fr-CH"/>
          <w:rPrChange w:id="174" w:author="Milo Alan Puhan" w:date="2026-01-07T15:24:00Z" w16du:dateUtc="2026-01-07T14:24:00Z">
            <w:rPr>
              <w:lang w:val="de-CH"/>
            </w:rPr>
          </w:rPrChange>
        </w:rPr>
        <w:instrText xml:space="preserve"> ADDIN ZOTERO_BIBL {"uncited":[],"omitted":[],"custom":[]} CSL_BIBLIOGRAPHY </w:instrText>
      </w:r>
      <w:r>
        <w:fldChar w:fldCharType="separate"/>
      </w:r>
      <w:r w:rsidR="00BF6398" w:rsidRPr="00BF6398">
        <w:rPr>
          <w:color w:val="auto"/>
          <w:sz w:val="22"/>
          <w:lang w:val="en-US"/>
        </w:rPr>
        <w:t>[1]</w:t>
      </w:r>
      <w:r w:rsidR="00BF6398" w:rsidRPr="00BF6398">
        <w:rPr>
          <w:color w:val="auto"/>
          <w:sz w:val="22"/>
          <w:lang w:val="en-US"/>
        </w:rPr>
        <w:tab/>
        <w:t>Abbassi F, Pfister M, Domenghino A, et al. Surgical Outcome Reporting. Moving From a Comic to a Tragic Opera? Ann Surg 2024;280:248–52. https://doi.org/10.1097/SLA.0000000000006226.</w:t>
      </w:r>
    </w:p>
    <w:p w14:paraId="1E72BD52" w14:textId="77777777" w:rsidR="00BF6398" w:rsidRPr="00BF6398" w:rsidRDefault="00BF6398" w:rsidP="00BF6398">
      <w:pPr>
        <w:pStyle w:val="Bibliography"/>
        <w:rPr>
          <w:color w:val="auto"/>
          <w:sz w:val="22"/>
          <w:lang w:val="en-US"/>
        </w:rPr>
      </w:pPr>
      <w:r w:rsidRPr="00BF6398">
        <w:rPr>
          <w:color w:val="auto"/>
          <w:sz w:val="22"/>
          <w:lang w:val="en-US"/>
        </w:rPr>
        <w:t>[2]</w:t>
      </w:r>
      <w:r w:rsidRPr="00BF6398">
        <w:rPr>
          <w:color w:val="auto"/>
          <w:sz w:val="22"/>
          <w:lang w:val="en-US"/>
        </w:rPr>
        <w:tab/>
        <w:t>Slankamenac K, Graf R, Barkun J, et al. The Comprehensive Complication Index: A Novel Continuous Scale to Measure Surgical Morbidity. Annals of Surgery 2013;258:1. https://doi.org/10.1097/SLA.0b013e318296c732.</w:t>
      </w:r>
    </w:p>
    <w:p w14:paraId="32D5B3AE" w14:textId="77777777" w:rsidR="00BF6398" w:rsidRPr="00BF6398" w:rsidRDefault="00BF6398" w:rsidP="00BF6398">
      <w:pPr>
        <w:pStyle w:val="Bibliography"/>
        <w:rPr>
          <w:color w:val="auto"/>
          <w:sz w:val="22"/>
          <w:lang w:val="en-US"/>
        </w:rPr>
      </w:pPr>
      <w:r w:rsidRPr="00BF6398">
        <w:rPr>
          <w:color w:val="auto"/>
          <w:sz w:val="22"/>
          <w:lang w:val="en-US"/>
        </w:rPr>
        <w:t>[3]</w:t>
      </w:r>
      <w:r w:rsidRPr="00BF6398">
        <w:rPr>
          <w:color w:val="auto"/>
          <w:sz w:val="22"/>
          <w:lang w:val="en-US"/>
        </w:rPr>
        <w:tab/>
        <w:t>RStudio Team. RStudio: Integrated Development Environment for R 2024;2024.12.0+467.</w:t>
      </w:r>
    </w:p>
    <w:p w14:paraId="4B5AD93A" w14:textId="77777777" w:rsidR="00BF6398" w:rsidRPr="00BF6398" w:rsidRDefault="00BF6398" w:rsidP="00BF6398">
      <w:pPr>
        <w:pStyle w:val="Bibliography"/>
        <w:rPr>
          <w:color w:val="auto"/>
          <w:sz w:val="22"/>
          <w:lang w:val="en-US"/>
        </w:rPr>
      </w:pPr>
      <w:r w:rsidRPr="00BF6398">
        <w:rPr>
          <w:color w:val="auto"/>
          <w:sz w:val="22"/>
          <w:lang w:val="en-US"/>
        </w:rPr>
        <w:t>[4]</w:t>
      </w:r>
      <w:r w:rsidRPr="00BF6398">
        <w:rPr>
          <w:color w:val="auto"/>
          <w:sz w:val="22"/>
          <w:lang w:val="en-US"/>
        </w:rPr>
        <w:tab/>
        <w:t>Jaeschke A, Haller B, Egger M. presize: Sample size and precision for clinical trials (R package) 2025.</w:t>
      </w:r>
    </w:p>
    <w:p w14:paraId="000000AD" w14:textId="774C56B1" w:rsidR="002069D8" w:rsidRDefault="00013262" w:rsidP="00BF6398">
      <w:pPr>
        <w:pStyle w:val="Bibliography"/>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Heading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Heading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Heading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Heading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Paragraph"/>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Paragraph"/>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Paragraph"/>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Paragraph"/>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Paragraph"/>
        <w:numPr>
          <w:ilvl w:val="0"/>
          <w:numId w:val="21"/>
        </w:numPr>
        <w:rPr>
          <w:sz w:val="36"/>
          <w:szCs w:val="36"/>
        </w:rPr>
      </w:pPr>
      <w:r>
        <w:t>text files (docx format) for the PRISMA flow chart</w:t>
      </w:r>
    </w:p>
    <w:p w14:paraId="325CAEFD" w14:textId="77777777" w:rsidR="004E37B3" w:rsidRPr="001640C5" w:rsidRDefault="004E37B3" w:rsidP="001640C5">
      <w:pPr>
        <w:pStyle w:val="ListParagraph"/>
        <w:numPr>
          <w:ilvl w:val="0"/>
          <w:numId w:val="21"/>
        </w:numPr>
        <w:rPr>
          <w:sz w:val="36"/>
          <w:szCs w:val="36"/>
        </w:rPr>
      </w:pPr>
      <w:r>
        <w:t>codes (RStudio) to read, tidy and save tables, generate plots</w:t>
      </w:r>
    </w:p>
    <w:p w14:paraId="28B1F93A" w14:textId="77777777" w:rsidR="004E37B3" w:rsidRDefault="004E37B3" w:rsidP="004E37B3">
      <w:pPr>
        <w:pStyle w:val="Heading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Heading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Heading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Heading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Heading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 Alan Puhan" w:date="2025-12-24T09:29:00Z" w:initials="MP">
    <w:p w14:paraId="6F402BFA" w14:textId="77777777" w:rsidR="00A07670" w:rsidRDefault="00A07670" w:rsidP="00A07670">
      <w:pPr>
        <w:pStyle w:val="CommentText"/>
      </w:pPr>
      <w:r>
        <w:rPr>
          <w:rStyle w:val="CommentReference"/>
        </w:rPr>
        <w:annotationRef/>
      </w:r>
      <w:r>
        <w:t>Is this a standard term in PROSPEO?</w:t>
      </w:r>
    </w:p>
  </w:comment>
  <w:comment w:id="1" w:author="Joana Rodrigues Ribeiro" w:date="2025-12-24T15:19:00Z" w:initials="JRR">
    <w:p w14:paraId="76CC1D2F" w14:textId="77777777" w:rsidR="000266AE" w:rsidRDefault="000266AE" w:rsidP="000266AE">
      <w:r>
        <w:rPr>
          <w:rStyle w:val="CommentReference"/>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2" w:author="Milo Alan Puhan" w:date="2026-01-07T16:47:00Z" w:initials="MP">
    <w:p w14:paraId="28242A81" w14:textId="77777777" w:rsidR="00B02F94" w:rsidRDefault="00B02F94" w:rsidP="00B02F94">
      <w:pPr>
        <w:pStyle w:val="CommentText"/>
      </w:pPr>
      <w:r>
        <w:rPr>
          <w:rStyle w:val="CommentReference"/>
        </w:rPr>
        <w:annotationRef/>
      </w:r>
      <w:r>
        <w:t>Fine to be provocative in a paper when you know the results. But try to be more neutral for a protocol</w:t>
      </w:r>
    </w:p>
  </w:comment>
  <w:comment w:id="3" w:author="Milo Alan Puhan" w:date="2025-12-24T09:18:00Z" w:initials="MP">
    <w:p w14:paraId="1690E39F" w14:textId="7A76BDDD" w:rsidR="00A35207" w:rsidRDefault="00A35207" w:rsidP="00A35207">
      <w:pPr>
        <w:pStyle w:val="CommentText"/>
      </w:pPr>
      <w:r>
        <w:rPr>
          <w:rStyle w:val="CommentReference"/>
        </w:rPr>
        <w:annotationRef/>
      </w:r>
      <w:r>
        <w:t>In general the intro is fine but try to stay closter to the story line of the ESA abstract. There is not reason to be more generic, I would just follow that</w:t>
      </w:r>
    </w:p>
  </w:comment>
  <w:comment w:id="4" w:author="fariba abbassi" w:date="2026-01-05T11:07:00Z" w:initials="fa">
    <w:p w14:paraId="0F1B3499" w14:textId="77777777" w:rsidR="00BE5728" w:rsidRDefault="00BE5728" w:rsidP="00BE5728">
      <w:r>
        <w:rPr>
          <w:rStyle w:val="CommentReference"/>
        </w:rPr>
        <w:annotationRef/>
      </w:r>
      <w:r>
        <w:rPr>
          <w:sz w:val="20"/>
          <w:szCs w:val="20"/>
        </w:rPr>
        <w:t>I agree. For me too much theory.</w:t>
      </w:r>
    </w:p>
  </w:comment>
  <w:comment w:id="13" w:author="Milo Alan Puhan" w:date="2026-01-07T16:06:00Z" w:initials="MP">
    <w:p w14:paraId="415E0AA3" w14:textId="77777777" w:rsidR="006448DB" w:rsidRDefault="006448DB" w:rsidP="006448DB">
      <w:pPr>
        <w:pStyle w:val="CommentText"/>
      </w:pPr>
      <w:r>
        <w:rPr>
          <w:rStyle w:val="CommentReference"/>
        </w:rPr>
        <w:annotationRef/>
      </w:r>
      <w:r>
        <w:t xml:space="preserve">Try not to pack too many ideas into the same para </w:t>
      </w:r>
    </w:p>
  </w:comment>
  <w:comment w:id="52" w:author="Milo Alan Puhan" w:date="2026-01-07T16:09:00Z" w:initials="MP">
    <w:p w14:paraId="070B3641" w14:textId="77777777" w:rsidR="000F1801" w:rsidRDefault="000F1801" w:rsidP="000F1801">
      <w:pPr>
        <w:pStyle w:val="CommentText"/>
      </w:pPr>
      <w:r>
        <w:rPr>
          <w:rStyle w:val="CommentReference"/>
        </w:rPr>
        <w:annotationRef/>
      </w:r>
      <w:r>
        <w:t>I stopped here with revising. It is all good but does not flow yet. I would define what idea comes into what para and then stick to that and not be repetitive. What is missing but could follow here is the sup and non-inf aims and design with some examples that makes it clear.</w:t>
      </w:r>
    </w:p>
  </w:comment>
  <w:comment w:id="56" w:author="Milo Alan Puhan" w:date="2026-01-07T16:10:00Z" w:initials="MP">
    <w:p w14:paraId="7A6BCFB3" w14:textId="77777777" w:rsidR="004D5015" w:rsidRDefault="004D5015" w:rsidP="004D5015">
      <w:pPr>
        <w:pStyle w:val="CommentText"/>
      </w:pPr>
      <w:r>
        <w:rPr>
          <w:rStyle w:val="CommentReference"/>
        </w:rPr>
        <w:annotationRef/>
      </w:r>
      <w:r>
        <w:t>Let‘s stick to MID, do you know the famous paper about the C in that is then suggested to be dropped (Schunemann, Guyatt)?</w:t>
      </w:r>
    </w:p>
  </w:comment>
  <w:comment w:id="67" w:author="Milo Alan Puhan" w:date="2026-01-07T16:12:00Z" w:initials="MP">
    <w:p w14:paraId="49F3059A" w14:textId="77777777" w:rsidR="00754139" w:rsidRDefault="00754139" w:rsidP="00754139">
      <w:pPr>
        <w:pStyle w:val="CommentText"/>
      </w:pPr>
      <w:r>
        <w:rPr>
          <w:rStyle w:val="CommentReference"/>
        </w:rPr>
        <w:annotationRef/>
      </w:r>
      <w:r>
        <w:t>This needs to be more precise. And don‘t refer to shrotcomings since this takes away the results which you do not know yet. See in the abstract how this could be formulated more precisely but also more open in terms of the result</w:t>
      </w:r>
    </w:p>
  </w:comment>
  <w:comment w:id="78" w:author="Milo Alan Puhan" w:date="2026-01-07T16:13:00Z" w:initials="MP">
    <w:p w14:paraId="27E61B3F" w14:textId="77777777" w:rsidR="006465B4" w:rsidRDefault="006465B4" w:rsidP="006465B4">
      <w:pPr>
        <w:pStyle w:val="CommentText"/>
      </w:pPr>
      <w:r>
        <w:rPr>
          <w:rStyle w:val="CommentReference"/>
        </w:rPr>
        <w:annotationRef/>
      </w:r>
      <w:r>
        <w:t xml:space="preserve">I would still call it a survey rather since we look at a selection from 2024. A systematic review implies all studies </w:t>
      </w:r>
    </w:p>
  </w:comment>
  <w:comment w:id="79" w:author="fariba abbassi" w:date="2026-01-08T06:03:00Z" w:initials="fa">
    <w:p w14:paraId="3C01B4AB" w14:textId="77777777" w:rsidR="003460B8" w:rsidRDefault="003460B8" w:rsidP="003460B8">
      <w:r>
        <w:rPr>
          <w:rStyle w:val="CommentReference"/>
        </w:rPr>
        <w:annotationRef/>
      </w:r>
      <w:r>
        <w:rPr>
          <w:sz w:val="20"/>
          <w:szCs w:val="20"/>
        </w:rPr>
        <w:t>or Literature search?</w:t>
      </w:r>
    </w:p>
  </w:comment>
  <w:comment w:id="80" w:author="Joana Rodrigues Ribeiro" w:date="2026-01-11T00:54:00Z" w:initials="JRR">
    <w:p w14:paraId="12D27518" w14:textId="77777777" w:rsidR="00405890" w:rsidRDefault="00405890" w:rsidP="00405890">
      <w:r>
        <w:rPr>
          <w:rStyle w:val="CommentReference"/>
        </w:rPr>
        <w:annotationRef/>
      </w:r>
      <w:r>
        <w:rPr>
          <w:sz w:val="20"/>
          <w:szCs w:val="20"/>
        </w:rPr>
        <w:t>Maybe not.. :/ literature search is just the method to access the studies, right? (not the analysis we did etc.)</w:t>
      </w:r>
    </w:p>
  </w:comment>
  <w:comment w:id="84" w:author="Joana Rodrigues Ribeiro" w:date="2026-01-11T00:46:00Z" w:initials="JRR">
    <w:p w14:paraId="60D76CD1" w14:textId="0CDCDE26" w:rsidR="00405890" w:rsidRDefault="00405890" w:rsidP="00405890">
      <w:r>
        <w:rPr>
          <w:rStyle w:val="CommentReference"/>
        </w:rPr>
        <w:annotationRef/>
      </w:r>
      <w:r>
        <w:rPr>
          <w:sz w:val="20"/>
          <w:szCs w:val="20"/>
        </w:rPr>
        <w:t>Will be extract the data from the final publication only or from both final publication and pretrial documentation?( If we accept both and have different values, which of them would we give more credit to?)</w:t>
      </w:r>
    </w:p>
  </w:comment>
  <w:comment w:id="86" w:author="fariba abbassi" w:date="2026-01-08T06:08:00Z" w:initials="fa">
    <w:p w14:paraId="38797349" w14:textId="0FDEA6DC" w:rsidR="003460B8" w:rsidRDefault="003460B8" w:rsidP="003460B8">
      <w:r>
        <w:rPr>
          <w:rStyle w:val="CommentReference"/>
        </w:rPr>
        <w:annotationRef/>
      </w:r>
      <w:r>
        <w:rPr>
          <w:sz w:val="20"/>
          <w:szCs w:val="20"/>
        </w:rPr>
        <w:t>i dont understand this point? we aren't interested in patients, right? only inclusion criteria are: RCT in the surgical field, right?</w:t>
      </w:r>
    </w:p>
    <w:p w14:paraId="2648951B" w14:textId="77777777" w:rsidR="003460B8" w:rsidRDefault="003460B8" w:rsidP="003460B8"/>
    <w:p w14:paraId="6C4B69F9" w14:textId="77777777" w:rsidR="003460B8" w:rsidRDefault="003460B8" w:rsidP="003460B8">
      <w:r>
        <w:rPr>
          <w:sz w:val="20"/>
          <w:szCs w:val="20"/>
        </w:rPr>
        <w:t xml:space="preserve">I dont understand nether, why we have to mention a comparator... sounds strange to me. </w:t>
      </w:r>
    </w:p>
  </w:comment>
  <w:comment w:id="87" w:author="Joana Rodrigues Ribeiro" w:date="2026-01-10T16:55:00Z" w:initials="JRR">
    <w:p w14:paraId="4679DC73" w14:textId="77777777" w:rsidR="00554BF8" w:rsidRDefault="00063F3D" w:rsidP="00554BF8">
      <w:r>
        <w:rPr>
          <w:rStyle w:val="CommentReference"/>
        </w:rPr>
        <w:annotationRef/>
      </w:r>
      <w:r w:rsidR="00554BF8">
        <w:rPr>
          <w:sz w:val="20"/>
          <w:szCs w:val="20"/>
        </w:rPr>
        <w:t xml:space="preserve">I learnt that for any systematic review it is common practice o define the PICO-S : </w:t>
      </w:r>
    </w:p>
    <w:p w14:paraId="4C0B12D9" w14:textId="77777777" w:rsidR="00554BF8" w:rsidRDefault="00554BF8" w:rsidP="00554BF8">
      <w:r>
        <w:rPr>
          <w:sz w:val="20"/>
          <w:szCs w:val="20"/>
        </w:rPr>
        <w:t xml:space="preserve">S = Study design and </w:t>
      </w:r>
    </w:p>
    <w:p w14:paraId="51B946F9" w14:textId="77777777" w:rsidR="00554BF8" w:rsidRDefault="00554BF8" w:rsidP="00554BF8">
      <w:r>
        <w:rPr>
          <w:sz w:val="20"/>
          <w:szCs w:val="20"/>
        </w:rPr>
        <w:t>PICO of the studies we include, i.e., population of patients (target population), intervention, comparator and outcomes.</w:t>
      </w:r>
    </w:p>
  </w:comment>
  <w:comment w:id="88" w:author="fariba abbassi" w:date="2026-01-08T06:09:00Z" w:initials="fa">
    <w:p w14:paraId="781EEF40" w14:textId="08CF9AC9" w:rsidR="003460B8" w:rsidRDefault="003460B8" w:rsidP="003460B8">
      <w:r>
        <w:rPr>
          <w:rStyle w:val="CommentReference"/>
        </w:rPr>
        <w:annotationRef/>
      </w:r>
      <w:r>
        <w:rPr>
          <w:sz w:val="20"/>
          <w:szCs w:val="20"/>
        </w:rPr>
        <w:t>i like this, thanks!</w:t>
      </w:r>
    </w:p>
  </w:comment>
  <w:comment w:id="89" w:author="Joana Rodrigues Ribeiro" w:date="2026-01-10T23:29:00Z" w:initials="JRR">
    <w:p w14:paraId="3EDA479C" w14:textId="09DFD775" w:rsidR="00405890" w:rsidRDefault="00405890" w:rsidP="00405890">
      <w:r>
        <w:rPr>
          <w:rStyle w:val="CommentReference"/>
        </w:rPr>
        <w:annotationRef/>
      </w:r>
      <w:r>
        <w:rPr>
          <w:sz w:val="20"/>
          <w:szCs w:val="20"/>
        </w:rPr>
        <w:t>To ensure I understood well, is this correct:</w:t>
      </w:r>
    </w:p>
    <w:p w14:paraId="56FA0ECD" w14:textId="77777777" w:rsidR="00405890" w:rsidRDefault="00405890" w:rsidP="00405890">
      <w:r>
        <w:rPr>
          <w:sz w:val="20"/>
          <w:szCs w:val="20"/>
        </w:rPr>
        <w:t xml:space="preserve">1. Aim of the trial = "Is </w:t>
      </w:r>
      <w:r>
        <w:rPr>
          <w:b/>
          <w:bCs/>
          <w:sz w:val="20"/>
          <w:szCs w:val="20"/>
        </w:rPr>
        <w:t>intervention B</w:t>
      </w:r>
      <w:r>
        <w:rPr>
          <w:sz w:val="20"/>
          <w:szCs w:val="20"/>
        </w:rPr>
        <w:t xml:space="preserve"> superior to/ equal to/ not inferior to </w:t>
      </w:r>
      <w:r>
        <w:rPr>
          <w:b/>
          <w:bCs/>
          <w:sz w:val="20"/>
          <w:szCs w:val="20"/>
        </w:rPr>
        <w:t>intervention A</w:t>
      </w:r>
      <w:r>
        <w:rPr>
          <w:sz w:val="20"/>
          <w:szCs w:val="20"/>
        </w:rPr>
        <w:t>?</w:t>
      </w:r>
    </w:p>
    <w:p w14:paraId="5216B439" w14:textId="77777777" w:rsidR="00405890" w:rsidRDefault="00405890" w:rsidP="00405890">
      <w:r>
        <w:rPr>
          <w:sz w:val="20"/>
          <w:szCs w:val="20"/>
        </w:rPr>
        <w:t xml:space="preserve">2. Aim of primary endpoint: "Is </w:t>
      </w:r>
      <w:r>
        <w:rPr>
          <w:b/>
          <w:bCs/>
          <w:sz w:val="20"/>
          <w:szCs w:val="20"/>
        </w:rPr>
        <w:t xml:space="preserve">survival </w:t>
      </w:r>
      <w:r>
        <w:rPr>
          <w:sz w:val="20"/>
          <w:szCs w:val="20"/>
        </w:rPr>
        <w:t xml:space="preserve">with intervention A longer than </w:t>
      </w:r>
      <w:r>
        <w:rPr>
          <w:b/>
          <w:bCs/>
          <w:sz w:val="20"/>
          <w:szCs w:val="20"/>
        </w:rPr>
        <w:t xml:space="preserve">survival </w:t>
      </w:r>
      <w:r>
        <w:rPr>
          <w:sz w:val="20"/>
          <w:szCs w:val="20"/>
        </w:rPr>
        <w:t>with intervention B?</w:t>
      </w:r>
    </w:p>
    <w:p w14:paraId="4C0CE22C" w14:textId="77777777" w:rsidR="00405890" w:rsidRDefault="00405890" w:rsidP="00405890">
      <w:r>
        <w:rPr>
          <w:sz w:val="20"/>
          <w:szCs w:val="20"/>
        </w:rPr>
        <w:t xml:space="preserve">3. Aim of study design: "Are the </w:t>
      </w:r>
      <w:r>
        <w:rPr>
          <w:b/>
          <w:bCs/>
          <w:sz w:val="20"/>
          <w:szCs w:val="20"/>
        </w:rPr>
        <w:t>statistical methods and sample size calculation</w:t>
      </w:r>
      <w:r>
        <w:rPr>
          <w:sz w:val="20"/>
          <w:szCs w:val="20"/>
        </w:rPr>
        <w:t xml:space="preserve"> done for a superiority trial/ non-inferiority trial/ equivalence trial?</w:t>
      </w:r>
    </w:p>
    <w:p w14:paraId="254D884E" w14:textId="77777777" w:rsidR="00405890" w:rsidRDefault="00405890" w:rsidP="00405890">
      <w:r>
        <w:rPr>
          <w:sz w:val="20"/>
          <w:szCs w:val="20"/>
        </w:rPr>
        <w:t xml:space="preserve">4. Is the sample size calculation </w:t>
      </w:r>
      <w:r>
        <w:rPr>
          <w:b/>
          <w:bCs/>
          <w:sz w:val="20"/>
          <w:szCs w:val="20"/>
        </w:rPr>
        <w:t>reported</w:t>
      </w:r>
      <w:r>
        <w:rPr>
          <w:sz w:val="20"/>
          <w:szCs w:val="20"/>
        </w:rPr>
        <w:t>?</w:t>
      </w:r>
    </w:p>
    <w:p w14:paraId="2A72D567" w14:textId="77777777" w:rsidR="00405890" w:rsidRDefault="00405890" w:rsidP="00405890">
      <w:r>
        <w:rPr>
          <w:sz w:val="20"/>
          <w:szCs w:val="20"/>
        </w:rPr>
        <w:t>5. Is the sample size</w:t>
      </w:r>
      <w:r>
        <w:rPr>
          <w:b/>
          <w:bCs/>
          <w:sz w:val="20"/>
          <w:szCs w:val="20"/>
        </w:rPr>
        <w:t xml:space="preserve"> based on a MID</w:t>
      </w:r>
      <w:r>
        <w:rPr>
          <w:sz w:val="20"/>
          <w:szCs w:val="20"/>
        </w:rPr>
        <w:t xml:space="preserve"> (or on a difference defined as relevant or clinically important, on on the Cohen's d) </w:t>
      </w:r>
      <w:r>
        <w:rPr>
          <w:b/>
          <w:bCs/>
          <w:sz w:val="20"/>
          <w:szCs w:val="20"/>
        </w:rPr>
        <w:t>versus not</w:t>
      </w:r>
      <w:r>
        <w:rPr>
          <w:sz w:val="20"/>
          <w:szCs w:val="20"/>
        </w:rPr>
        <w:t>?</w:t>
      </w:r>
    </w:p>
    <w:p w14:paraId="4DFBE039" w14:textId="77777777" w:rsidR="00405890" w:rsidRDefault="00405890" w:rsidP="00405890">
      <w:r>
        <w:rPr>
          <w:sz w:val="20"/>
          <w:szCs w:val="20"/>
        </w:rPr>
        <w:t xml:space="preserve">6. </w:t>
      </w:r>
      <w:r>
        <w:rPr>
          <w:b/>
          <w:bCs/>
          <w:sz w:val="20"/>
          <w:szCs w:val="20"/>
        </w:rPr>
        <w:t xml:space="preserve">Do </w:t>
      </w:r>
      <w:r>
        <w:rPr>
          <w:sz w:val="20"/>
          <w:szCs w:val="20"/>
        </w:rPr>
        <w:t xml:space="preserve">authors discuss on the relevance of results in clinical setting, or </w:t>
      </w:r>
      <w:r>
        <w:rPr>
          <w:b/>
          <w:bCs/>
          <w:sz w:val="20"/>
          <w:szCs w:val="20"/>
        </w:rPr>
        <w:t>not</w:t>
      </w:r>
      <w:r>
        <w:rPr>
          <w:sz w:val="20"/>
          <w:szCs w:val="20"/>
        </w:rPr>
        <w:t>?</w:t>
      </w:r>
    </w:p>
  </w:comment>
  <w:comment w:id="106" w:author="Milo Alan Puhan" w:date="2026-01-07T16:41:00Z" w:initials="MP">
    <w:p w14:paraId="3E69BAE9" w14:textId="2DD41531" w:rsidR="00B1730E" w:rsidRDefault="00B1730E" w:rsidP="00B1730E">
      <w:pPr>
        <w:pStyle w:val="CommentText"/>
      </w:pPr>
      <w:r>
        <w:rPr>
          <w:rStyle w:val="CommentReference"/>
        </w:rPr>
        <w:annotationRef/>
      </w:r>
      <w:r>
        <w:t>Maybe 4 is too many but they are all important. If we want to go beyond the usual reporting stuff (like primary outcome, sample size) and really address clinical relevalce we need to take aims and MID into account</w:t>
      </w:r>
    </w:p>
  </w:comment>
  <w:comment w:id="107" w:author="Joana Rodrigues Ribeiro" w:date="2026-01-11T18:12:00Z" w:initials="JRR">
    <w:p w14:paraId="085D7279" w14:textId="77777777" w:rsidR="00EB22BB" w:rsidRDefault="00EB22BB" w:rsidP="00EB22BB">
      <w:r>
        <w:rPr>
          <w:rStyle w:val="CommentReference"/>
        </w:rPr>
        <w:annotationRef/>
      </w:r>
      <w:r>
        <w:rPr>
          <w:sz w:val="20"/>
          <w:szCs w:val="20"/>
        </w:rPr>
        <w:t>It is very well structured and consistent, thank you. Don't we also include sample size calculation?</w:t>
      </w:r>
    </w:p>
  </w:comment>
  <w:comment w:id="113" w:author="Milo Alan Puhan" w:date="2026-01-07T16:42:00Z" w:initials="MP">
    <w:p w14:paraId="7C757981" w14:textId="1BA19B34" w:rsidR="00B1730E" w:rsidRDefault="00B1730E" w:rsidP="00B1730E">
      <w:pPr>
        <w:pStyle w:val="CommentText"/>
      </w:pPr>
      <w:r>
        <w:rPr>
          <w:rStyle w:val="CommentReference"/>
        </w:rPr>
        <w:annotationRef/>
      </w:r>
      <w:r>
        <w:t>I would go stricly accorsding to the outcome s above and use the exact same wording</w:t>
      </w:r>
    </w:p>
  </w:comment>
  <w:comment w:id="117" w:author="fariba abbassi" w:date="2026-01-05T11:20:00Z" w:initials="fa">
    <w:p w14:paraId="4B23F41F" w14:textId="290F597D" w:rsidR="00BE5728" w:rsidRDefault="00BE5728" w:rsidP="00BE5728">
      <w:r>
        <w:rPr>
          <w:rStyle w:val="CommentReference"/>
        </w:rPr>
        <w:annotationRef/>
      </w:r>
      <w:r>
        <w:rPr>
          <w:sz w:val="20"/>
          <w:szCs w:val="20"/>
        </w:rPr>
        <w:t>do we create categories? otherwise we risk to have 100 different primary endpoints</w:t>
      </w:r>
    </w:p>
  </w:comment>
  <w:comment w:id="118" w:author="Joana Rodrigues Ribeiro" w:date="2026-01-05T12:47:00Z" w:initials="JRR">
    <w:p w14:paraId="0F02AC24" w14:textId="77777777" w:rsidR="00011E0A" w:rsidRDefault="00011E0A" w:rsidP="00011E0A">
      <w:r>
        <w:rPr>
          <w:rStyle w:val="CommentReference"/>
        </w:rPr>
        <w:annotationRef/>
      </w:r>
      <w:r>
        <w:rPr>
          <w:sz w:val="20"/>
          <w:szCs w:val="20"/>
        </w:rPr>
        <w:t>It is a very pertinent question... if we want to also extract the size effect (∆) used for SS calculation we should also keep the raw endpoint. However, if we just extract for the SS calculation some of the 3 following items, it would make sense to only extract categories indeed:</w:t>
      </w:r>
    </w:p>
    <w:p w14:paraId="7492A5B6" w14:textId="77777777" w:rsidR="00011E0A" w:rsidRDefault="00011E0A" w:rsidP="00011E0A">
      <w:r>
        <w:rPr>
          <w:sz w:val="20"/>
          <w:szCs w:val="20"/>
        </w:rPr>
        <w:t>1) whether a clinically significant size effect (MID) was considered</w:t>
      </w:r>
    </w:p>
    <w:p w14:paraId="38EC1FA5" w14:textId="77777777" w:rsidR="00011E0A" w:rsidRDefault="00011E0A" w:rsidP="00011E0A">
      <w:r>
        <w:rPr>
          <w:sz w:val="20"/>
          <w:szCs w:val="20"/>
        </w:rPr>
        <w:t>2) which type of variable was used (ratio/ %/ absolute difference)</w:t>
      </w:r>
    </w:p>
    <w:p w14:paraId="5586BF67" w14:textId="77777777" w:rsidR="00011E0A" w:rsidRDefault="00011E0A" w:rsidP="00011E0A">
      <w:r>
        <w:rPr>
          <w:sz w:val="20"/>
          <w:szCs w:val="20"/>
        </w:rPr>
        <w:t>3) which category of outcome was used (infection/ complication/ urinary function/...).</w:t>
      </w:r>
    </w:p>
    <w:p w14:paraId="2D69B0AE" w14:textId="77777777" w:rsidR="00011E0A" w:rsidRDefault="00011E0A" w:rsidP="00011E0A"/>
    <w:p w14:paraId="09B0ABBB" w14:textId="77777777" w:rsidR="00011E0A" w:rsidRDefault="00011E0A" w:rsidP="00011E0A">
      <w:r>
        <w:rPr>
          <w:sz w:val="20"/>
          <w:szCs w:val="20"/>
        </w:rPr>
        <w:t>What would be the more appropriate?</w:t>
      </w:r>
    </w:p>
  </w:comment>
  <w:comment w:id="119" w:author="Milo Alan Puhan" w:date="2026-01-07T16:27:00Z" w:initials="MP">
    <w:p w14:paraId="41769940" w14:textId="77777777" w:rsidR="008E34AD" w:rsidRDefault="008E34AD" w:rsidP="008E34AD">
      <w:pPr>
        <w:pStyle w:val="CommentText"/>
      </w:pPr>
      <w:r>
        <w:rPr>
          <w:rStyle w:val="CommentReference"/>
        </w:rPr>
        <w:annotationRef/>
      </w:r>
      <w:r>
        <w:t>Keep it simple, and only 1) tells if a clinical consideration was used for sample size calcualtion, can be a MID, an effect by the authors, also someting like 0.5 Cohen effect size</w:t>
      </w:r>
    </w:p>
  </w:comment>
  <w:comment w:id="120" w:author="Joana Rodrigues Ribeiro" w:date="2026-01-10T20:25:00Z" w:initials="JRR">
    <w:p w14:paraId="48C4E2AB" w14:textId="77777777" w:rsidR="00BD2DB4" w:rsidRDefault="00BD2DB4" w:rsidP="00BD2DB4">
      <w:r>
        <w:rPr>
          <w:rStyle w:val="CommentReference"/>
        </w:rPr>
        <w:annotationRef/>
      </w:r>
      <w:r>
        <w:rPr>
          <w:sz w:val="20"/>
          <w:szCs w:val="20"/>
        </w:rPr>
        <w:t>Thank you for your opinion and guidance, this would be the most efficient and useful approach indeed.</w:t>
      </w:r>
    </w:p>
  </w:comment>
  <w:comment w:id="121" w:author="Milo Alan Puhan" w:date="2025-12-24T09:27:00Z" w:initials="MP">
    <w:p w14:paraId="7414D4D4" w14:textId="5FE928BD" w:rsidR="00352BBC" w:rsidRDefault="00352BBC" w:rsidP="00352BBC">
      <w:pPr>
        <w:pStyle w:val="CommentText"/>
      </w:pPr>
      <w:r>
        <w:rPr>
          <w:rStyle w:val="CommentReference"/>
        </w:rPr>
        <w:annotationRef/>
      </w:r>
      <w:r>
        <w:t>What is meant here? The MID?</w:t>
      </w:r>
    </w:p>
  </w:comment>
  <w:comment w:id="122" w:author="Joana Rodrigues Ribeiro" w:date="2025-12-26T14:01:00Z" w:initials="JRR">
    <w:p w14:paraId="2D088213" w14:textId="77777777" w:rsidR="0058413D" w:rsidRDefault="00DA1016" w:rsidP="0058413D">
      <w:r>
        <w:rPr>
          <w:rStyle w:val="CommentReference"/>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132" w:author="Milo Alan Puhan" w:date="2026-01-07T16:27:00Z" w:initials="MP">
    <w:p w14:paraId="22528AF1" w14:textId="77777777" w:rsidR="00523733" w:rsidRDefault="00523733" w:rsidP="00523733">
      <w:pPr>
        <w:pStyle w:val="CommentText"/>
      </w:pPr>
      <w:r>
        <w:rPr>
          <w:rStyle w:val="CommentReference"/>
        </w:rPr>
        <w:annotationRef/>
      </w:r>
      <w:r>
        <w:t>How does this differ from the above?</w:t>
      </w:r>
    </w:p>
  </w:comment>
  <w:comment w:id="146" w:author="Joana Rodrigues Ribeiro" w:date="2026-01-11T01:33:00Z" w:initials="JRR">
    <w:p w14:paraId="0CA0F4E0" w14:textId="77777777" w:rsidR="00405890" w:rsidRDefault="00405890" w:rsidP="00405890">
      <w:r>
        <w:rPr>
          <w:rStyle w:val="CommentReference"/>
        </w:rPr>
        <w:annotationRef/>
      </w:r>
      <w:r>
        <w:rPr>
          <w:sz w:val="20"/>
          <w:szCs w:val="20"/>
        </w:rPr>
        <w:t>31/84 did report the aim of primary endpoint (explicitely), among these only 8 reported a sample size calculation based on relevance and only 2 among these 8 also discussed results based on the clinical meaningfullness...</w:t>
      </w:r>
    </w:p>
  </w:comment>
  <w:comment w:id="159" w:author="Joana Rodrigues Ribeiro" w:date="2026-01-05T13:36:00Z" w:initials="JRR">
    <w:p w14:paraId="23586BCA" w14:textId="3D7DE183" w:rsidR="00FA0942" w:rsidRDefault="00FA0942" w:rsidP="00FA0942">
      <w:r>
        <w:rPr>
          <w:rStyle w:val="CommentReference"/>
        </w:rPr>
        <w:annotationRef/>
      </w:r>
      <w:r>
        <w:rPr>
          <w:sz w:val="20"/>
          <w:szCs w:val="20"/>
        </w:rPr>
        <w:t>Should we aim for RCTs or only final publication? depends on the resource(s) we use for the primary and secondary endpoints...</w:t>
      </w:r>
    </w:p>
    <w:p w14:paraId="6524263E" w14:textId="77777777" w:rsidR="00FA0942" w:rsidRDefault="00FA0942" w:rsidP="00FA094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28242A81" w15:done="0"/>
  <w15:commentEx w15:paraId="1690E39F" w15:done="0"/>
  <w15:commentEx w15:paraId="0F1B3499" w15:paraIdParent="1690E39F" w15:done="0"/>
  <w15:commentEx w15:paraId="415E0AA3" w15:done="0"/>
  <w15:commentEx w15:paraId="070B3641" w15:done="0"/>
  <w15:commentEx w15:paraId="7A6BCFB3" w15:done="0"/>
  <w15:commentEx w15:paraId="49F3059A" w15:done="0"/>
  <w15:commentEx w15:paraId="27E61B3F" w15:done="0"/>
  <w15:commentEx w15:paraId="3C01B4AB" w15:paraIdParent="27E61B3F" w15:done="0"/>
  <w15:commentEx w15:paraId="12D27518" w15:paraIdParent="27E61B3F" w15:done="0"/>
  <w15:commentEx w15:paraId="60D76CD1" w15:done="0"/>
  <w15:commentEx w15:paraId="6C4B69F9" w15:done="0"/>
  <w15:commentEx w15:paraId="51B946F9" w15:paraIdParent="6C4B69F9" w15:done="0"/>
  <w15:commentEx w15:paraId="781EEF40" w15:done="0"/>
  <w15:commentEx w15:paraId="4DFBE039" w15:done="0"/>
  <w15:commentEx w15:paraId="3E69BAE9" w15:done="0"/>
  <w15:commentEx w15:paraId="085D7279" w15:paraIdParent="3E69BAE9" w15:done="0"/>
  <w15:commentEx w15:paraId="7C757981" w15:done="0"/>
  <w15:commentEx w15:paraId="4B23F41F" w15:done="0"/>
  <w15:commentEx w15:paraId="09B0ABBB" w15:paraIdParent="4B23F41F" w15:done="0"/>
  <w15:commentEx w15:paraId="41769940" w15:paraIdParent="4B23F41F" w15:done="0"/>
  <w15:commentEx w15:paraId="48C4E2AB" w15:paraIdParent="4B23F41F" w15:done="0"/>
  <w15:commentEx w15:paraId="7414D4D4" w15:done="0"/>
  <w15:commentEx w15:paraId="2D088213" w15:paraIdParent="7414D4D4" w15:done="0"/>
  <w15:commentEx w15:paraId="22528AF1" w15:done="0"/>
  <w15:commentEx w15:paraId="0CA0F4E0" w15:done="0"/>
  <w15:commentEx w15:paraId="652426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extLst>
      <w16:ext w16:uri="{CE6994B0-6A32-4C9F-8C6B-6E91EDA988CE}">
        <cr:reactions xmlns:cr="http://schemas.microsoft.com/office/comments/2020/reactions">
          <cr:reaction reactionType="1">
            <cr:reactionInfo dateUtc="2026-01-10T11:31:16Z">
              <cr:user userId="S::joana.rodriguesribeiro@uzh.ch::499380a5-f773-4f1f-a8cf-83b4ebcd6ac4" userProvider="AD" userName="Joana Rodrigues Ribeiro"/>
            </cr:reactionInfo>
          </cr:reaction>
        </cr:reactions>
      </w16:ext>
    </w16cex:extLst>
  </w16cex:commentExtensible>
  <w16cex:commentExtensible w16cex:durableId="648CD08E" w16cex:dateUtc="2026-01-07T15:47:00Z">
    <w16cex:extLst>
      <w16:ext w16:uri="{CE6994B0-6A32-4C9F-8C6B-6E91EDA988CE}">
        <cr:reactions xmlns:cr="http://schemas.microsoft.com/office/comments/2020/reactions">
          <cr:reaction reactionType="1">
            <cr:reactionInfo dateUtc="2026-01-10T11:31:29Z">
              <cr:user userId="S::joana.rodriguesribeiro@uzh.ch::499380a5-f773-4f1f-a8cf-83b4ebcd6ac4" userProvider="AD" userName="Joana Rodrigues Ribeiro"/>
            </cr:reactionInfo>
          </cr:reaction>
        </cr:reactions>
      </w16:ext>
    </w16cex:extLst>
  </w16cex:commentExtensible>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6F4FF434" w16cex:dateUtc="2026-01-05T10:07:00Z"/>
  <w16cex:commentExtensible w16cex:durableId="4D0C71E4" w16cex:dateUtc="2026-01-07T15:06:00Z"/>
  <w16cex:commentExtensible w16cex:durableId="08975264" w16cex:dateUtc="2026-01-07T15:09:00Z"/>
  <w16cex:commentExtensible w16cex:durableId="0B6C76D6" w16cex:dateUtc="2026-01-07T15:10:00Z"/>
  <w16cex:commentExtensible w16cex:durableId="1B33BB9F" w16cex:dateUtc="2026-01-07T15:12:00Z"/>
  <w16cex:commentExtensible w16cex:durableId="7C3CA7E9" w16cex:dateUtc="2026-01-07T15:13:00Z"/>
  <w16cex:commentExtensible w16cex:durableId="748ACAF8" w16cex:dateUtc="2026-01-08T05:03:00Z"/>
  <w16cex:commentExtensible w16cex:durableId="4386E024" w16cex:dateUtc="2026-01-10T23:54:00Z"/>
  <w16cex:commentExtensible w16cex:durableId="3FFE39FE" w16cex:dateUtc="2026-01-10T23:46:00Z"/>
  <w16cex:commentExtensible w16cex:durableId="15571EAD" w16cex:dateUtc="2026-01-08T05:08:00Z"/>
  <w16cex:commentExtensible w16cex:durableId="3FB23362" w16cex:dateUtc="2026-01-10T15:55:00Z"/>
  <w16cex:commentExtensible w16cex:durableId="252A0588" w16cex:dateUtc="2026-01-08T05:09:00Z"/>
  <w16cex:commentExtensible w16cex:durableId="18318FD9" w16cex:dateUtc="2026-01-10T22:29:00Z"/>
  <w16cex:commentExtensible w16cex:durableId="5E3B0A59" w16cex:dateUtc="2026-01-07T15:41:00Z">
    <w16cex:extLst>
      <w16:ext w16:uri="{CE6994B0-6A32-4C9F-8C6B-6E91EDA988CE}">
        <cr:reactions xmlns:cr="http://schemas.microsoft.com/office/comments/2020/reactions">
          <cr:reaction reactionType="1">
            <cr:reactionInfo dateUtc="2026-01-10T23:57:17Z">
              <cr:user userId="S::joana.rodriguesribeiro@uzh.ch::499380a5-f773-4f1f-a8cf-83b4ebcd6ac4" userProvider="AD" userName="Joana Rodrigues Ribeiro"/>
            </cr:reactionInfo>
          </cr:reaction>
        </cr:reactions>
      </w16:ext>
    </w16cex:extLst>
  </w16cex:commentExtensible>
  <w16cex:commentExtensible w16cex:durableId="4230C9C4" w16cex:dateUtc="2026-01-11T17:12:00Z"/>
  <w16cex:commentExtensible w16cex:durableId="378D78A0" w16cex:dateUtc="2026-01-07T15:42:00Z"/>
  <w16cex:commentExtensible w16cex:durableId="4CBE1761" w16cex:dateUtc="2026-01-05T10:20:00Z"/>
  <w16cex:commentExtensible w16cex:durableId="226482B3" w16cex:dateUtc="2026-01-05T11:47:00Z"/>
  <w16cex:commentExtensible w16cex:durableId="0B20B71A" w16cex:dateUtc="2026-01-07T15:27:00Z">
    <w16cex:extLst>
      <w16:ext w16:uri="{CE6994B0-6A32-4C9F-8C6B-6E91EDA988CE}">
        <cr:reactions xmlns:cr="http://schemas.microsoft.com/office/comments/2020/reactions">
          <cr:reaction reactionType="1">
            <cr:reactionInfo dateUtc="2026-01-10T19:23:03Z">
              <cr:user userId="S::joana.rodriguesribeiro@uzh.ch::499380a5-f773-4f1f-a8cf-83b4ebcd6ac4" userProvider="AD" userName="Joana Rodrigues Ribeiro"/>
            </cr:reactionInfo>
          </cr:reaction>
        </cr:reactions>
      </w16:ext>
    </w16cex:extLst>
  </w16cex:commentExtensible>
  <w16cex:commentExtensible w16cex:durableId="23E56AA0" w16cex:dateUtc="2026-01-10T19:25:00Z"/>
  <w16cex:commentExtensible w16cex:durableId="38536BB6" w16cex:dateUtc="2025-12-24T08:27:00Z"/>
  <w16cex:commentExtensible w16cex:durableId="7EBE9332" w16cex:dateUtc="2025-12-26T13:01:00Z"/>
  <w16cex:commentExtensible w16cex:durableId="0BA2DB45" w16cex:dateUtc="2026-01-07T15:27:00Z"/>
  <w16cex:commentExtensible w16cex:durableId="34A6C003" w16cex:dateUtc="2026-01-11T00:33:00Z"/>
  <w16cex:commentExtensible w16cex:durableId="085420C6" w16cex:dateUtc="2026-01-05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28242A81" w16cid:durableId="648CD08E"/>
  <w16cid:commentId w16cid:paraId="1690E39F" w16cid:durableId="3A3D53D7"/>
  <w16cid:commentId w16cid:paraId="0F1B3499" w16cid:durableId="6F4FF434"/>
  <w16cid:commentId w16cid:paraId="415E0AA3" w16cid:durableId="4D0C71E4"/>
  <w16cid:commentId w16cid:paraId="070B3641" w16cid:durableId="08975264"/>
  <w16cid:commentId w16cid:paraId="7A6BCFB3" w16cid:durableId="0B6C76D6"/>
  <w16cid:commentId w16cid:paraId="49F3059A" w16cid:durableId="1B33BB9F"/>
  <w16cid:commentId w16cid:paraId="27E61B3F" w16cid:durableId="7C3CA7E9"/>
  <w16cid:commentId w16cid:paraId="3C01B4AB" w16cid:durableId="748ACAF8"/>
  <w16cid:commentId w16cid:paraId="12D27518" w16cid:durableId="4386E024"/>
  <w16cid:commentId w16cid:paraId="60D76CD1" w16cid:durableId="3FFE39FE"/>
  <w16cid:commentId w16cid:paraId="6C4B69F9" w16cid:durableId="15571EAD"/>
  <w16cid:commentId w16cid:paraId="51B946F9" w16cid:durableId="3FB23362"/>
  <w16cid:commentId w16cid:paraId="781EEF40" w16cid:durableId="252A0588"/>
  <w16cid:commentId w16cid:paraId="4DFBE039" w16cid:durableId="18318FD9"/>
  <w16cid:commentId w16cid:paraId="3E69BAE9" w16cid:durableId="5E3B0A59"/>
  <w16cid:commentId w16cid:paraId="085D7279" w16cid:durableId="4230C9C4"/>
  <w16cid:commentId w16cid:paraId="7C757981" w16cid:durableId="378D78A0"/>
  <w16cid:commentId w16cid:paraId="4B23F41F" w16cid:durableId="4CBE1761"/>
  <w16cid:commentId w16cid:paraId="09B0ABBB" w16cid:durableId="226482B3"/>
  <w16cid:commentId w16cid:paraId="41769940" w16cid:durableId="0B20B71A"/>
  <w16cid:commentId w16cid:paraId="48C4E2AB" w16cid:durableId="23E56AA0"/>
  <w16cid:commentId w16cid:paraId="7414D4D4" w16cid:durableId="38536BB6"/>
  <w16cid:commentId w16cid:paraId="2D088213" w16cid:durableId="7EBE9332"/>
  <w16cid:commentId w16cid:paraId="22528AF1" w16cid:durableId="0BA2DB45"/>
  <w16cid:commentId w16cid:paraId="0CA0F4E0" w16cid:durableId="34A6C003"/>
  <w16cid:commentId w16cid:paraId="6524263E" w16cid:durableId="0854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ECD19" w14:textId="77777777" w:rsidR="003A70E5" w:rsidRDefault="003A70E5">
      <w:pPr>
        <w:spacing w:before="0" w:after="0"/>
      </w:pPr>
      <w:r>
        <w:separator/>
      </w:r>
    </w:p>
  </w:endnote>
  <w:endnote w:type="continuationSeparator" w:id="0">
    <w:p w14:paraId="781231DF" w14:textId="77777777" w:rsidR="003A70E5" w:rsidRDefault="003A70E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A13A1E2F-548D-664D-A882-B67B353FA6D0}"/>
  </w:font>
  <w:font w:name="Times New Roman">
    <w:panose1 w:val="02020603050405020304"/>
    <w:charset w:val="00"/>
    <w:family w:val="roman"/>
    <w:pitch w:val="variable"/>
    <w:sig w:usb0="E0002EFF" w:usb1="C000785B" w:usb2="00000009" w:usb3="00000000" w:csb0="000001FF" w:csb1="00000000"/>
    <w:embedRegular r:id="rId2" w:fontKey="{BEC75809-56B0-454F-9402-32FDDC7EE18E}"/>
    <w:embedBold r:id="rId3" w:fontKey="{90302F4F-2A99-584E-8410-330699D24D17}"/>
    <w:embedItalic r:id="rId4" w:fontKey="{9BA9AEB3-0357-6E4F-B640-C5400FCAB7D0}"/>
  </w:font>
  <w:font w:name="Courier New">
    <w:panose1 w:val="02070309020205020404"/>
    <w:charset w:val="00"/>
    <w:family w:val="modern"/>
    <w:pitch w:val="fixed"/>
    <w:sig w:usb0="E0002AFF" w:usb1="C0007843" w:usb2="00000009" w:usb3="00000000" w:csb0="000001FF" w:csb1="00000000"/>
    <w:embedRegular r:id="rId5" w:fontKey="{B3D9FB80-0FD3-9D49-8393-00200341EF7E}"/>
  </w:font>
  <w:font w:name="Wingdings">
    <w:panose1 w:val="05000000000000000000"/>
    <w:charset w:val="4D"/>
    <w:family w:val="decorative"/>
    <w:pitch w:val="variable"/>
    <w:sig w:usb0="00000003" w:usb1="00000000" w:usb2="00000000" w:usb3="00000000" w:csb0="80000001" w:csb1="00000000"/>
    <w:embedRegular r:id="rId6" w:fontKey="{E8B8B100-DC81-DE46-9484-BF998D74958A}"/>
  </w:font>
  <w:font w:name="Arial">
    <w:panose1 w:val="020B0604020202020204"/>
    <w:charset w:val="00"/>
    <w:family w:val="swiss"/>
    <w:pitch w:val="variable"/>
    <w:sig w:usb0="E0002AFF" w:usb1="C0007843" w:usb2="00000009" w:usb3="00000000" w:csb0="000001FF" w:csb1="00000000"/>
    <w:embedRegular r:id="rId7" w:fontKey="{2DA2B5E2-67DF-1A4E-B19C-5593CC89C182}"/>
    <w:embedBold r:id="rId8" w:fontKey="{20A5C958-B010-6D49-B159-20B3EF5C0045}"/>
    <w:embedItalic r:id="rId9" w:fontKey="{3551F090-5C06-F14A-8EAF-E329FD5D7445}"/>
  </w:font>
  <w:font w:name="Noto Sans Symbols">
    <w:altName w:val="Calibri"/>
    <w:panose1 w:val="020B0604020202020204"/>
    <w:charset w:val="00"/>
    <w:family w:val="auto"/>
    <w:pitch w:val="default"/>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A4BB394D-55DF-894A-A974-AB4A8D565C37}"/>
    <w:embedItalic r:id="rId13" w:fontKey="{8D35F87D-94A4-074C-AF64-28BBC5591809}"/>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87D40657-838A-2E4A-889A-78E4F485C1D7}"/>
    <w:embedBold r:id="rId16" w:fontKey="{6E2A0738-48C4-4943-811B-03D99DB4AB0D}"/>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009A00E8"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in </w:t>
    </w:r>
    <w:del w:id="72" w:author="Joana Rodrigues Ribeiro" w:date="2026-01-11T18:19:00Z" w16du:dateUtc="2026-01-11T17:19:00Z">
      <w:r w:rsidR="00BD5055" w:rsidDel="00B950F8">
        <w:rPr>
          <w:color w:val="000000"/>
        </w:rPr>
        <w:delText>December</w:delText>
      </w:r>
      <w:r w:rsidDel="00B950F8">
        <w:rPr>
          <w:color w:val="000000"/>
        </w:rPr>
        <w:delText xml:space="preserve"> </w:delText>
      </w:r>
    </w:del>
    <w:ins w:id="73" w:author="Joana Rodrigues Ribeiro" w:date="2026-01-11T18:19:00Z" w16du:dateUtc="2026-01-11T17:19:00Z">
      <w:r w:rsidR="00B950F8">
        <w:rPr>
          <w:color w:val="000000"/>
        </w:rPr>
        <w:t xml:space="preserve">January </w:t>
      </w:r>
    </w:ins>
    <w:r w:rsidR="00AD0E0C">
      <w:t>1</w:t>
    </w:r>
    <w:ins w:id="74" w:author="Joana Rodrigues Ribeiro" w:date="2026-01-11T18:19:00Z" w16du:dateUtc="2026-01-11T17:19:00Z">
      <w:r w:rsidR="00B950F8">
        <w:t>1</w:t>
      </w:r>
    </w:ins>
    <w:del w:id="75" w:author="Joana Rodrigues Ribeiro" w:date="2026-01-11T18:19:00Z" w16du:dateUtc="2026-01-11T17:19:00Z">
      <w:r w:rsidR="00796DDA" w:rsidDel="00B950F8">
        <w:delText>5</w:delText>
      </w:r>
    </w:del>
    <w:r>
      <w:rPr>
        <w:color w:val="000000"/>
      </w:rPr>
      <w:t>, 202</w:t>
    </w:r>
    <w:ins w:id="76" w:author="Joana Rodrigues Ribeiro" w:date="2026-01-11T18:19:00Z" w16du:dateUtc="2026-01-11T17:19:00Z">
      <w:r w:rsidR="00B950F8">
        <w:rPr>
          <w:color w:val="000000"/>
        </w:rPr>
        <w:t>6</w:t>
      </w:r>
    </w:ins>
    <w:del w:id="77" w:author="Joana Rodrigues Ribeiro" w:date="2026-01-11T18:19:00Z" w16du:dateUtc="2026-01-11T17:19:00Z">
      <w:r w:rsidDel="00B950F8">
        <w:rPr>
          <w:color w:val="000000"/>
        </w:rPr>
        <w:delText>5</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1709" w14:textId="77777777" w:rsidR="003A70E5" w:rsidRDefault="003A70E5">
      <w:pPr>
        <w:spacing w:before="0" w:after="0"/>
      </w:pPr>
      <w:r>
        <w:separator/>
      </w:r>
    </w:p>
  </w:footnote>
  <w:footnote w:type="continuationSeparator" w:id="0">
    <w:p w14:paraId="216FD2DD" w14:textId="77777777" w:rsidR="003A70E5" w:rsidRDefault="003A70E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Header"/>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4460F"/>
    <w:rsid w:val="00052335"/>
    <w:rsid w:val="000538B8"/>
    <w:rsid w:val="00063F3D"/>
    <w:rsid w:val="00065BB3"/>
    <w:rsid w:val="0006758A"/>
    <w:rsid w:val="00080D5E"/>
    <w:rsid w:val="000A5762"/>
    <w:rsid w:val="000B05D9"/>
    <w:rsid w:val="000B3F3A"/>
    <w:rsid w:val="000C628C"/>
    <w:rsid w:val="000C6952"/>
    <w:rsid w:val="000F1801"/>
    <w:rsid w:val="000F39DD"/>
    <w:rsid w:val="000F3D7F"/>
    <w:rsid w:val="001068D8"/>
    <w:rsid w:val="001142CE"/>
    <w:rsid w:val="00125014"/>
    <w:rsid w:val="00130527"/>
    <w:rsid w:val="0014063A"/>
    <w:rsid w:val="00143C0B"/>
    <w:rsid w:val="00147819"/>
    <w:rsid w:val="00157F21"/>
    <w:rsid w:val="00162B50"/>
    <w:rsid w:val="001640C5"/>
    <w:rsid w:val="001829E1"/>
    <w:rsid w:val="00184B10"/>
    <w:rsid w:val="001C665F"/>
    <w:rsid w:val="001D7A6B"/>
    <w:rsid w:val="001E0B71"/>
    <w:rsid w:val="001E3099"/>
    <w:rsid w:val="001E3646"/>
    <w:rsid w:val="00205F8E"/>
    <w:rsid w:val="0020613C"/>
    <w:rsid w:val="002069D8"/>
    <w:rsid w:val="00225DFD"/>
    <w:rsid w:val="00250A94"/>
    <w:rsid w:val="00252C9E"/>
    <w:rsid w:val="00271117"/>
    <w:rsid w:val="00274386"/>
    <w:rsid w:val="0027781B"/>
    <w:rsid w:val="0028577C"/>
    <w:rsid w:val="00291D48"/>
    <w:rsid w:val="00296DDE"/>
    <w:rsid w:val="002B2795"/>
    <w:rsid w:val="002C148B"/>
    <w:rsid w:val="002C5C6E"/>
    <w:rsid w:val="002D121B"/>
    <w:rsid w:val="002D29D8"/>
    <w:rsid w:val="002E26C1"/>
    <w:rsid w:val="002F2BC7"/>
    <w:rsid w:val="002F71EC"/>
    <w:rsid w:val="003079B5"/>
    <w:rsid w:val="00307C82"/>
    <w:rsid w:val="003215D2"/>
    <w:rsid w:val="003263F4"/>
    <w:rsid w:val="003268F3"/>
    <w:rsid w:val="00345CA1"/>
    <w:rsid w:val="003460B8"/>
    <w:rsid w:val="00350AB2"/>
    <w:rsid w:val="00352BBC"/>
    <w:rsid w:val="0037405A"/>
    <w:rsid w:val="0037501A"/>
    <w:rsid w:val="003808F4"/>
    <w:rsid w:val="003816A7"/>
    <w:rsid w:val="00392CA1"/>
    <w:rsid w:val="003958A6"/>
    <w:rsid w:val="003A70E5"/>
    <w:rsid w:val="003B7285"/>
    <w:rsid w:val="003C1F4F"/>
    <w:rsid w:val="003C4954"/>
    <w:rsid w:val="003D58CD"/>
    <w:rsid w:val="003E5B3D"/>
    <w:rsid w:val="003F2CAA"/>
    <w:rsid w:val="00405890"/>
    <w:rsid w:val="0041516F"/>
    <w:rsid w:val="004167D6"/>
    <w:rsid w:val="004222B4"/>
    <w:rsid w:val="0042308F"/>
    <w:rsid w:val="004430A0"/>
    <w:rsid w:val="00447856"/>
    <w:rsid w:val="004522B0"/>
    <w:rsid w:val="00464ED6"/>
    <w:rsid w:val="0046723A"/>
    <w:rsid w:val="00467455"/>
    <w:rsid w:val="004719AD"/>
    <w:rsid w:val="0047446B"/>
    <w:rsid w:val="004803F4"/>
    <w:rsid w:val="004B5097"/>
    <w:rsid w:val="004B7273"/>
    <w:rsid w:val="004C5288"/>
    <w:rsid w:val="004C67A1"/>
    <w:rsid w:val="004D19F0"/>
    <w:rsid w:val="004D5015"/>
    <w:rsid w:val="004E230A"/>
    <w:rsid w:val="004E37B3"/>
    <w:rsid w:val="005225F7"/>
    <w:rsid w:val="00523733"/>
    <w:rsid w:val="00533A41"/>
    <w:rsid w:val="00533A98"/>
    <w:rsid w:val="00543301"/>
    <w:rsid w:val="00545492"/>
    <w:rsid w:val="00545834"/>
    <w:rsid w:val="00550067"/>
    <w:rsid w:val="00554BF8"/>
    <w:rsid w:val="00562B51"/>
    <w:rsid w:val="00563F40"/>
    <w:rsid w:val="005644FF"/>
    <w:rsid w:val="0057330B"/>
    <w:rsid w:val="00581717"/>
    <w:rsid w:val="00582B2A"/>
    <w:rsid w:val="005831F3"/>
    <w:rsid w:val="0058413D"/>
    <w:rsid w:val="005A0B64"/>
    <w:rsid w:val="005D11F2"/>
    <w:rsid w:val="005D4763"/>
    <w:rsid w:val="005E4F1E"/>
    <w:rsid w:val="005F1619"/>
    <w:rsid w:val="0061588B"/>
    <w:rsid w:val="006221A0"/>
    <w:rsid w:val="006448DB"/>
    <w:rsid w:val="006465B4"/>
    <w:rsid w:val="00651080"/>
    <w:rsid w:val="00660FAD"/>
    <w:rsid w:val="00675068"/>
    <w:rsid w:val="0067638E"/>
    <w:rsid w:val="006820BD"/>
    <w:rsid w:val="0069556C"/>
    <w:rsid w:val="006D0526"/>
    <w:rsid w:val="006D1F9B"/>
    <w:rsid w:val="006F442C"/>
    <w:rsid w:val="00710A42"/>
    <w:rsid w:val="007473A3"/>
    <w:rsid w:val="00750DDD"/>
    <w:rsid w:val="00754139"/>
    <w:rsid w:val="007657EB"/>
    <w:rsid w:val="00771B82"/>
    <w:rsid w:val="00772056"/>
    <w:rsid w:val="0077538C"/>
    <w:rsid w:val="00775DD6"/>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53E50"/>
    <w:rsid w:val="0086179D"/>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56E98"/>
    <w:rsid w:val="0097500E"/>
    <w:rsid w:val="00992090"/>
    <w:rsid w:val="00993F2B"/>
    <w:rsid w:val="009A721C"/>
    <w:rsid w:val="009B1781"/>
    <w:rsid w:val="009B299E"/>
    <w:rsid w:val="009C419C"/>
    <w:rsid w:val="00A0180A"/>
    <w:rsid w:val="00A072F1"/>
    <w:rsid w:val="00A0745A"/>
    <w:rsid w:val="00A07670"/>
    <w:rsid w:val="00A35207"/>
    <w:rsid w:val="00A44527"/>
    <w:rsid w:val="00A452A4"/>
    <w:rsid w:val="00A54DBD"/>
    <w:rsid w:val="00A74518"/>
    <w:rsid w:val="00A84DE0"/>
    <w:rsid w:val="00A916F9"/>
    <w:rsid w:val="00AD0A7F"/>
    <w:rsid w:val="00AD0E0C"/>
    <w:rsid w:val="00AE512F"/>
    <w:rsid w:val="00AF455A"/>
    <w:rsid w:val="00AF4E5F"/>
    <w:rsid w:val="00AF5DEB"/>
    <w:rsid w:val="00B00B82"/>
    <w:rsid w:val="00B02F94"/>
    <w:rsid w:val="00B12B4F"/>
    <w:rsid w:val="00B1730E"/>
    <w:rsid w:val="00B2185B"/>
    <w:rsid w:val="00B2705B"/>
    <w:rsid w:val="00B42465"/>
    <w:rsid w:val="00B44E65"/>
    <w:rsid w:val="00B477CA"/>
    <w:rsid w:val="00B77092"/>
    <w:rsid w:val="00B84199"/>
    <w:rsid w:val="00B950F8"/>
    <w:rsid w:val="00BA30F5"/>
    <w:rsid w:val="00BA4F33"/>
    <w:rsid w:val="00BB125B"/>
    <w:rsid w:val="00BB5EBF"/>
    <w:rsid w:val="00BD0029"/>
    <w:rsid w:val="00BD2DB4"/>
    <w:rsid w:val="00BD3B2A"/>
    <w:rsid w:val="00BD5055"/>
    <w:rsid w:val="00BE21EB"/>
    <w:rsid w:val="00BE22B3"/>
    <w:rsid w:val="00BE5728"/>
    <w:rsid w:val="00BF5B0A"/>
    <w:rsid w:val="00BF6398"/>
    <w:rsid w:val="00C02BF3"/>
    <w:rsid w:val="00C165CA"/>
    <w:rsid w:val="00C2174F"/>
    <w:rsid w:val="00C46BE4"/>
    <w:rsid w:val="00C5682F"/>
    <w:rsid w:val="00C64D73"/>
    <w:rsid w:val="00C657C7"/>
    <w:rsid w:val="00C67843"/>
    <w:rsid w:val="00C7191F"/>
    <w:rsid w:val="00C7728E"/>
    <w:rsid w:val="00C81B29"/>
    <w:rsid w:val="00C86EAC"/>
    <w:rsid w:val="00CA6184"/>
    <w:rsid w:val="00CA6513"/>
    <w:rsid w:val="00CB29CF"/>
    <w:rsid w:val="00CB52D2"/>
    <w:rsid w:val="00CB6CEE"/>
    <w:rsid w:val="00CD2224"/>
    <w:rsid w:val="00CD7C3E"/>
    <w:rsid w:val="00CE0EEE"/>
    <w:rsid w:val="00CF410A"/>
    <w:rsid w:val="00D072BC"/>
    <w:rsid w:val="00D07C28"/>
    <w:rsid w:val="00D1206F"/>
    <w:rsid w:val="00D61066"/>
    <w:rsid w:val="00D6796E"/>
    <w:rsid w:val="00D7745D"/>
    <w:rsid w:val="00D92323"/>
    <w:rsid w:val="00DA1016"/>
    <w:rsid w:val="00DA2FC7"/>
    <w:rsid w:val="00DA7BF6"/>
    <w:rsid w:val="00DB3AE5"/>
    <w:rsid w:val="00DC11F0"/>
    <w:rsid w:val="00DC38BF"/>
    <w:rsid w:val="00DD3797"/>
    <w:rsid w:val="00DD4823"/>
    <w:rsid w:val="00DE217E"/>
    <w:rsid w:val="00DE6140"/>
    <w:rsid w:val="00DF5F2A"/>
    <w:rsid w:val="00E028F2"/>
    <w:rsid w:val="00E02E8E"/>
    <w:rsid w:val="00E041B6"/>
    <w:rsid w:val="00E13BCC"/>
    <w:rsid w:val="00E1467C"/>
    <w:rsid w:val="00E2249F"/>
    <w:rsid w:val="00E30F34"/>
    <w:rsid w:val="00E35C15"/>
    <w:rsid w:val="00E36B6C"/>
    <w:rsid w:val="00E4356E"/>
    <w:rsid w:val="00E4448F"/>
    <w:rsid w:val="00E54463"/>
    <w:rsid w:val="00E54B3C"/>
    <w:rsid w:val="00E569AB"/>
    <w:rsid w:val="00E7162A"/>
    <w:rsid w:val="00E838BB"/>
    <w:rsid w:val="00EA4C32"/>
    <w:rsid w:val="00EB22BB"/>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8E"/>
  </w:style>
  <w:style w:type="paragraph" w:styleId="Heading1">
    <w:name w:val="heading 1"/>
    <w:basedOn w:val="Normal"/>
    <w:next w:val="Normal"/>
    <w:link w:val="Heading1Char"/>
    <w:uiPriority w:val="9"/>
    <w:qFormat/>
    <w:pPr>
      <w:spacing w:before="300" w:after="40" w:line="276" w:lineRule="auto"/>
      <w:outlineLvl w:val="0"/>
    </w:pPr>
    <w:rPr>
      <w:b/>
      <w:bCs/>
      <w:color w:val="156082"/>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F4761"/>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i/>
      <w:iCs/>
      <w:color w:val="0F4761"/>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jc w:val="center"/>
    </w:pPr>
    <w:rPr>
      <w:b/>
      <w:bCs/>
      <w:color w:val="212529"/>
      <w:sz w:val="40"/>
      <w:szCs w:val="40"/>
      <w:highlight w:val="white"/>
    </w:rPr>
  </w:style>
  <w:style w:type="character" w:customStyle="1" w:styleId="Heading1Char">
    <w:name w:val="Heading 1 Char"/>
    <w:basedOn w:val="DefaultParagraphFont"/>
    <w:link w:val="Heading1"/>
    <w:uiPriority w:val="9"/>
    <w:rsid w:val="00AC28FB"/>
    <w:rPr>
      <w:rFonts w:ascii="Arial" w:hAnsi="Arial" w:cs="Times New Roman (Body CS)"/>
      <w:b/>
      <w:color w:val="156082" w:themeColor="accent1"/>
      <w:spacing w:val="5"/>
      <w:sz w:val="32"/>
      <w:szCs w:val="32"/>
    </w:rPr>
  </w:style>
  <w:style w:type="character" w:customStyle="1" w:styleId="TitleChar">
    <w:name w:val="Title Char"/>
    <w:basedOn w:val="DefaultParagraphFont"/>
    <w:link w:val="Title"/>
    <w:uiPriority w:val="10"/>
    <w:rsid w:val="00684289"/>
    <w:rPr>
      <w:rFonts w:ascii="Arial" w:eastAsiaTheme="majorEastAsia" w:hAnsi="Arial" w:cs="Arial"/>
      <w:b/>
      <w:color w:val="212529"/>
      <w:spacing w:val="-10"/>
      <w:kern w:val="28"/>
      <w:sz w:val="40"/>
      <w:szCs w:val="23"/>
    </w:rPr>
  </w:style>
  <w:style w:type="character" w:customStyle="1" w:styleId="Heading2Char">
    <w:name w:val="Heading 2 Char"/>
    <w:basedOn w:val="DefaultParagraphFont"/>
    <w:link w:val="Heading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character" w:customStyle="1" w:styleId="Heading4Char">
    <w:name w:val="Heading 4 Char"/>
    <w:basedOn w:val="DefaultParagraphFont"/>
    <w:link w:val="Heading4"/>
    <w:uiPriority w:val="9"/>
    <w:semiHidden/>
    <w:rsid w:val="00684289"/>
    <w:rPr>
      <w:rFonts w:eastAsiaTheme="majorEastAsia" w:cstheme="majorBidi"/>
      <w:i/>
      <w:iCs/>
      <w:color w:val="0F4761" w:themeColor="accent1" w:themeShade="BF"/>
      <w:kern w:val="0"/>
      <w:sz w:val="22"/>
    </w:rPr>
  </w:style>
  <w:style w:type="character" w:customStyle="1" w:styleId="Heading5Char">
    <w:name w:val="Heading 5 Char"/>
    <w:basedOn w:val="DefaultParagraphFont"/>
    <w:link w:val="Heading5"/>
    <w:uiPriority w:val="9"/>
    <w:semiHidden/>
    <w:rsid w:val="00684289"/>
    <w:rPr>
      <w:rFonts w:eastAsiaTheme="majorEastAsia" w:cstheme="majorBidi"/>
      <w:color w:val="0F4761" w:themeColor="accent1" w:themeShade="BF"/>
      <w:kern w:val="0"/>
      <w:sz w:val="22"/>
    </w:rPr>
  </w:style>
  <w:style w:type="character" w:customStyle="1" w:styleId="Heading6Char">
    <w:name w:val="Heading 6 Char"/>
    <w:basedOn w:val="DefaultParagraphFont"/>
    <w:link w:val="Heading6"/>
    <w:uiPriority w:val="9"/>
    <w:semiHidden/>
    <w:rsid w:val="00684289"/>
    <w:rPr>
      <w:rFonts w:eastAsiaTheme="majorEastAsia" w:cstheme="majorBidi"/>
      <w:i/>
      <w:iCs/>
      <w:color w:val="595959" w:themeColor="text1" w:themeTint="A6"/>
      <w:kern w:val="0"/>
      <w:sz w:val="22"/>
    </w:rPr>
  </w:style>
  <w:style w:type="character" w:customStyle="1" w:styleId="Heading7Char">
    <w:name w:val="Heading 7 Char"/>
    <w:basedOn w:val="DefaultParagraphFont"/>
    <w:link w:val="Heading7"/>
    <w:uiPriority w:val="9"/>
    <w:semiHidden/>
    <w:rsid w:val="00684289"/>
    <w:rPr>
      <w:rFonts w:eastAsiaTheme="majorEastAsia" w:cstheme="majorBidi"/>
      <w:color w:val="595959" w:themeColor="text1" w:themeTint="A6"/>
      <w:kern w:val="0"/>
      <w:sz w:val="22"/>
    </w:rPr>
  </w:style>
  <w:style w:type="character" w:customStyle="1" w:styleId="Heading8Char">
    <w:name w:val="Heading 8 Char"/>
    <w:basedOn w:val="DefaultParagraphFont"/>
    <w:link w:val="Heading8"/>
    <w:uiPriority w:val="9"/>
    <w:semiHidden/>
    <w:rsid w:val="00684289"/>
    <w:rPr>
      <w:rFonts w:eastAsiaTheme="majorEastAsia" w:cstheme="majorBidi"/>
      <w:i/>
      <w:iCs/>
      <w:color w:val="272727" w:themeColor="text1" w:themeTint="D8"/>
      <w:kern w:val="0"/>
      <w:sz w:val="22"/>
    </w:rPr>
  </w:style>
  <w:style w:type="character" w:customStyle="1" w:styleId="Heading9Char">
    <w:name w:val="Heading 9 Char"/>
    <w:basedOn w:val="DefaultParagraphFont"/>
    <w:link w:val="Heading9"/>
    <w:uiPriority w:val="9"/>
    <w:semiHidden/>
    <w:rsid w:val="00684289"/>
    <w:rPr>
      <w:rFonts w:eastAsiaTheme="majorEastAsia" w:cstheme="majorBidi"/>
      <w:color w:val="272727" w:themeColor="text1" w:themeTint="D8"/>
      <w:kern w:val="0"/>
      <w:sz w:val="22"/>
    </w:rPr>
  </w:style>
  <w:style w:type="character" w:customStyle="1" w:styleId="SubtitleChar">
    <w:name w:val="Subtitle Char"/>
    <w:basedOn w:val="DefaultParagraphFont"/>
    <w:link w:val="Subtitle"/>
    <w:uiPriority w:val="11"/>
    <w:rsid w:val="0068428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68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289"/>
    <w:rPr>
      <w:rFonts w:ascii="Arial" w:hAnsi="Arial" w:cs="Times New Roman"/>
      <w:i/>
      <w:iCs/>
      <w:color w:val="404040" w:themeColor="text1" w:themeTint="BF"/>
      <w:kern w:val="0"/>
      <w:sz w:val="22"/>
    </w:rPr>
  </w:style>
  <w:style w:type="paragraph" w:styleId="ListParagraph">
    <w:name w:val="List Paragraph"/>
    <w:basedOn w:val="Normal"/>
    <w:uiPriority w:val="34"/>
    <w:qFormat/>
    <w:rsid w:val="00684289"/>
    <w:pPr>
      <w:ind w:left="720"/>
      <w:contextualSpacing/>
    </w:pPr>
  </w:style>
  <w:style w:type="character" w:styleId="IntenseEmphasis">
    <w:name w:val="Intense Emphasis"/>
    <w:basedOn w:val="DefaultParagraphFont"/>
    <w:uiPriority w:val="21"/>
    <w:qFormat/>
    <w:rsid w:val="00684289"/>
    <w:rPr>
      <w:i/>
      <w:iCs/>
      <w:color w:val="0F4761" w:themeColor="accent1" w:themeShade="BF"/>
    </w:rPr>
  </w:style>
  <w:style w:type="paragraph" w:styleId="IntenseQuote">
    <w:name w:val="Intense Quote"/>
    <w:basedOn w:val="Normal"/>
    <w:next w:val="Normal"/>
    <w:link w:val="IntenseQuoteChar"/>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9"/>
    <w:rPr>
      <w:rFonts w:ascii="Arial" w:hAnsi="Arial" w:cs="Times New Roman"/>
      <w:i/>
      <w:iCs/>
      <w:color w:val="0F4761" w:themeColor="accent1" w:themeShade="BF"/>
      <w:kern w:val="0"/>
      <w:sz w:val="22"/>
    </w:rPr>
  </w:style>
  <w:style w:type="character" w:styleId="IntenseReference">
    <w:name w:val="Intense Reference"/>
    <w:basedOn w:val="DefaultParagraphFont"/>
    <w:uiPriority w:val="32"/>
    <w:qFormat/>
    <w:rsid w:val="00684289"/>
    <w:rPr>
      <w:b/>
      <w:bCs/>
      <w:smallCaps/>
      <w:color w:val="0F4761" w:themeColor="accent1" w:themeShade="BF"/>
      <w:spacing w:val="5"/>
    </w:rPr>
  </w:style>
  <w:style w:type="paragraph" w:styleId="Header">
    <w:name w:val="header"/>
    <w:basedOn w:val="Normal"/>
    <w:link w:val="HeaderChar"/>
    <w:uiPriority w:val="99"/>
    <w:unhideWhenUsed/>
    <w:rsid w:val="00684289"/>
    <w:pPr>
      <w:tabs>
        <w:tab w:val="center" w:pos="4680"/>
        <w:tab w:val="right" w:pos="9360"/>
      </w:tabs>
      <w:spacing w:before="0" w:after="0"/>
    </w:pPr>
  </w:style>
  <w:style w:type="character" w:customStyle="1" w:styleId="HeaderChar">
    <w:name w:val="Header Char"/>
    <w:basedOn w:val="DefaultParagraphFont"/>
    <w:link w:val="Header"/>
    <w:uiPriority w:val="99"/>
    <w:rsid w:val="00684289"/>
    <w:rPr>
      <w:rFonts w:ascii="Arial" w:hAnsi="Arial" w:cs="Times New Roman"/>
      <w:kern w:val="0"/>
      <w:sz w:val="22"/>
    </w:rPr>
  </w:style>
  <w:style w:type="paragraph" w:styleId="Footer">
    <w:name w:val="footer"/>
    <w:basedOn w:val="Normal"/>
    <w:link w:val="FooterChar"/>
    <w:uiPriority w:val="99"/>
    <w:unhideWhenUsed/>
    <w:rsid w:val="00684289"/>
    <w:pPr>
      <w:tabs>
        <w:tab w:val="center" w:pos="4680"/>
        <w:tab w:val="right" w:pos="9360"/>
      </w:tabs>
      <w:spacing w:before="0" w:after="0"/>
    </w:pPr>
  </w:style>
  <w:style w:type="character" w:customStyle="1" w:styleId="FooterChar">
    <w:name w:val="Footer Char"/>
    <w:basedOn w:val="DefaultParagraphFont"/>
    <w:link w:val="Footer"/>
    <w:uiPriority w:val="99"/>
    <w:rsid w:val="00684289"/>
    <w:rPr>
      <w:rFonts w:ascii="Arial" w:hAnsi="Arial" w:cs="Times New Roman"/>
      <w:kern w:val="0"/>
      <w:sz w:val="22"/>
    </w:rPr>
  </w:style>
  <w:style w:type="paragraph" w:styleId="Bibliography">
    <w:name w:val="Bibliography"/>
    <w:basedOn w:val="Normal"/>
    <w:next w:val="Normal"/>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F6DAC"/>
    <w:rPr>
      <w:color w:val="467886" w:themeColor="hyperlink"/>
      <w:u w:val="single"/>
    </w:rPr>
  </w:style>
  <w:style w:type="character" w:styleId="PageNumber">
    <w:name w:val="page number"/>
    <w:basedOn w:val="DefaultParagraphFont"/>
    <w:uiPriority w:val="99"/>
    <w:semiHidden/>
    <w:unhideWhenUsed/>
    <w:rsid w:val="001450E2"/>
  </w:style>
  <w:style w:type="character" w:styleId="UnresolvedMention">
    <w:name w:val="Unresolved Mention"/>
    <w:basedOn w:val="DefaultParagraphFont"/>
    <w:uiPriority w:val="99"/>
    <w:semiHidden/>
    <w:unhideWhenUsed/>
    <w:rsid w:val="00135644"/>
    <w:rPr>
      <w:color w:val="605E5C"/>
      <w:shd w:val="clear" w:color="auto" w:fill="E1DFDD"/>
    </w:rPr>
  </w:style>
  <w:style w:type="paragraph" w:styleId="NormalWeb">
    <w:name w:val="Normal (Web)"/>
    <w:basedOn w:val="Normal"/>
    <w:uiPriority w:val="99"/>
    <w:semiHidden/>
    <w:unhideWhenUsed/>
    <w:rsid w:val="006C327A"/>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8E3D11"/>
    <w:rPr>
      <w:sz w:val="16"/>
      <w:szCs w:val="16"/>
    </w:rPr>
  </w:style>
  <w:style w:type="paragraph" w:styleId="CommentText">
    <w:name w:val="annotation text"/>
    <w:basedOn w:val="Normal"/>
    <w:link w:val="CommentTextChar"/>
    <w:uiPriority w:val="99"/>
    <w:unhideWhenUsed/>
    <w:rsid w:val="008E3D11"/>
    <w:rPr>
      <w:sz w:val="20"/>
      <w:szCs w:val="20"/>
    </w:rPr>
  </w:style>
  <w:style w:type="character" w:customStyle="1" w:styleId="CommentTextChar">
    <w:name w:val="Comment Text Char"/>
    <w:basedOn w:val="DefaultParagraphFont"/>
    <w:link w:val="CommentText"/>
    <w:uiPriority w:val="99"/>
    <w:rsid w:val="008E3D11"/>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8E3D11"/>
    <w:rPr>
      <w:b/>
      <w:bCs/>
    </w:rPr>
  </w:style>
  <w:style w:type="character" w:customStyle="1" w:styleId="CommentSubjectChar">
    <w:name w:val="Comment Subject Char"/>
    <w:basedOn w:val="CommentTextChar"/>
    <w:link w:val="CommentSubject"/>
    <w:uiPriority w:val="99"/>
    <w:semiHidden/>
    <w:rsid w:val="008E3D11"/>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pPr>
    <w:tblPr>
      <w:tblStyleRowBandSize w:val="1"/>
      <w:tblStyleColBandSize w:val="1"/>
      <w:tblCellMar>
        <w:left w:w="0" w:type="dxa"/>
        <w:right w:w="0" w:type="dxa"/>
      </w:tblCellMar>
    </w:tblPr>
  </w:style>
  <w:style w:type="paragraph" w:styleId="Revision">
    <w:name w:val="Revision"/>
    <w:hidden/>
    <w:uiPriority w:val="99"/>
    <w:semiHidden/>
    <w:rsid w:val="0046723A"/>
    <w:pPr>
      <w:spacing w:before="0" w:after="0"/>
    </w:pPr>
  </w:style>
  <w:style w:type="character" w:customStyle="1" w:styleId="apple-converted-space">
    <w:name w:val="apple-converted-space"/>
    <w:basedOn w:val="DefaultParagraphFont"/>
    <w:rsid w:val="00E36B6C"/>
  </w:style>
  <w:style w:type="character" w:styleId="PlaceholderText">
    <w:name w:val="Placeholder Text"/>
    <w:basedOn w:val="DefaultParagraphFont"/>
    <w:uiPriority w:val="99"/>
    <w:semiHidden/>
    <w:rsid w:val="00BB5EBF"/>
    <w:rPr>
      <w:color w:val="666666"/>
    </w:rPr>
  </w:style>
  <w:style w:type="character" w:styleId="Strong">
    <w:name w:val="Strong"/>
    <w:basedOn w:val="DefaultParagraphFon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mailto:miloalan.puhan@uzh.ch"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joana.rodriguesribeiro@uzh.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Props1.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5088</Words>
  <Characters>29002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Joana Rodrigues Ribeiro</dc:creator>
  <cp:lastModifiedBy>Joana Rodrigues Ribeiro</cp:lastModifiedBy>
  <cp:revision>3</cp:revision>
  <dcterms:created xsi:type="dcterms:W3CDTF">2026-01-11T17:19:00Z</dcterms:created>
  <dcterms:modified xsi:type="dcterms:W3CDTF">2026-01-12T22:34:00Z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id="2hHlWiTV"/&gt;&lt;style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