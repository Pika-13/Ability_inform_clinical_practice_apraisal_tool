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7F7DA4D" w:rsidR="002069D8" w:rsidRDefault="0020613C">
      <w:pPr>
        <w:pStyle w:val="Titel"/>
        <w:spacing w:after="0"/>
      </w:pPr>
      <w:r>
        <w:t>OSF</w:t>
      </w:r>
      <w:r w:rsidR="00AE512F">
        <w:t xml:space="preserve"> Protocol Registration Form</w:t>
      </w:r>
    </w:p>
    <w:p w14:paraId="00000002" w14:textId="61262BD7" w:rsidR="002069D8" w:rsidRDefault="0020613C">
      <w:pPr>
        <w:pStyle w:val="Titel"/>
        <w:spacing w:before="0"/>
      </w:pPr>
      <w:r>
        <w:t>Meta</w:t>
      </w:r>
      <w:r w:rsidR="00E87594">
        <w:t>-</w:t>
      </w:r>
      <w:r>
        <w:t>research</w:t>
      </w:r>
    </w:p>
    <w:p w14:paraId="00000003" w14:textId="77777777" w:rsidR="002069D8" w:rsidRDefault="00AE512F">
      <w:pPr>
        <w:pStyle w:val="berschrift1"/>
      </w:pPr>
      <w:r>
        <w:t>Administrative information</w:t>
      </w:r>
    </w:p>
    <w:p w14:paraId="00000004" w14:textId="77777777" w:rsidR="002069D8" w:rsidRDefault="00AE512F">
      <w:pPr>
        <w:pStyle w:val="berschrift2"/>
      </w:pPr>
      <w:r>
        <w:t>Review title</w:t>
      </w:r>
    </w:p>
    <w:p w14:paraId="00000005" w14:textId="4140B795" w:rsidR="002069D8" w:rsidRDefault="00A452A4">
      <w:pPr>
        <w:pStyle w:val="berschrift2"/>
        <w:rPr>
          <w:rFonts w:ascii="Arial" w:eastAsia="Arial" w:hAnsi="Arial" w:cs="Arial"/>
          <w:b w:val="0"/>
          <w:bCs w:val="0"/>
          <w:color w:val="000000"/>
          <w:sz w:val="22"/>
          <w:szCs w:val="22"/>
        </w:rPr>
      </w:pPr>
      <w:r>
        <w:rPr>
          <w:rFonts w:ascii="Arial" w:eastAsia="Arial" w:hAnsi="Arial" w:cs="Arial"/>
          <w:b w:val="0"/>
          <w:bCs w:val="0"/>
          <w:color w:val="000000"/>
          <w:sz w:val="22"/>
          <w:szCs w:val="22"/>
        </w:rPr>
        <w:t>Clinical</w:t>
      </w:r>
      <w:r w:rsidR="00FE5DB4" w:rsidRPr="00FE5DB4">
        <w:rPr>
          <w:rFonts w:ascii="Arial" w:eastAsia="Arial" w:hAnsi="Arial" w:cs="Arial"/>
          <w:b w:val="0"/>
          <w:bCs w:val="0"/>
          <w:color w:val="000000"/>
          <w:sz w:val="22"/>
          <w:szCs w:val="22"/>
        </w:rPr>
        <w:t xml:space="preserve"> </w:t>
      </w:r>
      <w:r w:rsidR="00BD0029" w:rsidRPr="00FE5DB4">
        <w:rPr>
          <w:rFonts w:ascii="Arial" w:eastAsia="Arial" w:hAnsi="Arial" w:cs="Arial"/>
          <w:b w:val="0"/>
          <w:bCs w:val="0"/>
          <w:color w:val="000000"/>
          <w:sz w:val="22"/>
          <w:szCs w:val="22"/>
        </w:rPr>
        <w:t>Relevance</w:t>
      </w:r>
      <w:r>
        <w:rPr>
          <w:rFonts w:ascii="Arial" w:eastAsia="Arial" w:hAnsi="Arial" w:cs="Arial"/>
          <w:b w:val="0"/>
          <w:bCs w:val="0"/>
          <w:color w:val="000000"/>
          <w:sz w:val="22"/>
          <w:szCs w:val="22"/>
        </w:rPr>
        <w:t xml:space="preserve"> of</w:t>
      </w:r>
      <w:r w:rsidR="00FE5DB4" w:rsidRPr="00FE5DB4">
        <w:rPr>
          <w:rFonts w:ascii="Arial" w:eastAsia="Arial" w:hAnsi="Arial" w:cs="Arial"/>
          <w:b w:val="0"/>
          <w:bCs w:val="0"/>
          <w:color w:val="000000"/>
          <w:sz w:val="22"/>
          <w:szCs w:val="22"/>
        </w:rPr>
        <w:t xml:space="preserve"> Surgical Trials</w:t>
      </w:r>
      <w:r>
        <w:rPr>
          <w:rFonts w:ascii="Arial" w:eastAsia="Arial" w:hAnsi="Arial" w:cs="Arial"/>
          <w:b w:val="0"/>
          <w:bCs w:val="0"/>
          <w:color w:val="000000"/>
          <w:sz w:val="22"/>
          <w:szCs w:val="22"/>
        </w:rPr>
        <w:t xml:space="preserve"> – an analysis of </w:t>
      </w:r>
      <w:r w:rsidR="004522B0">
        <w:rPr>
          <w:rFonts w:ascii="Arial" w:eastAsia="Arial" w:hAnsi="Arial" w:cs="Arial"/>
          <w:b w:val="0"/>
          <w:bCs w:val="0"/>
          <w:color w:val="000000"/>
          <w:sz w:val="22"/>
          <w:szCs w:val="22"/>
        </w:rPr>
        <w:t>planning, reporting and interpretation of surgical tr</w:t>
      </w:r>
      <w:r w:rsidR="00D61066">
        <w:rPr>
          <w:rFonts w:ascii="Arial" w:eastAsia="Arial" w:hAnsi="Arial" w:cs="Arial"/>
          <w:b w:val="0"/>
          <w:bCs w:val="0"/>
          <w:color w:val="000000"/>
          <w:sz w:val="22"/>
          <w:szCs w:val="22"/>
        </w:rPr>
        <w:t>i</w:t>
      </w:r>
      <w:r w:rsidR="004522B0">
        <w:rPr>
          <w:rFonts w:ascii="Arial" w:eastAsia="Arial" w:hAnsi="Arial" w:cs="Arial"/>
          <w:b w:val="0"/>
          <w:bCs w:val="0"/>
          <w:color w:val="000000"/>
          <w:sz w:val="22"/>
          <w:szCs w:val="22"/>
        </w:rPr>
        <w:t>als</w:t>
      </w:r>
    </w:p>
    <w:p w14:paraId="00000006" w14:textId="77777777" w:rsidR="002069D8" w:rsidRDefault="00AE512F">
      <w:pPr>
        <w:pStyle w:val="berschrift2"/>
      </w:pPr>
      <w:r>
        <w:t>Registration</w:t>
      </w:r>
    </w:p>
    <w:p w14:paraId="00000007" w14:textId="69A42692" w:rsidR="002069D8" w:rsidRPr="001640C5" w:rsidRDefault="000266AE">
      <w:r w:rsidRPr="001640C5">
        <w:t xml:space="preserve">Centre for Open </w:t>
      </w:r>
      <w:r w:rsidR="00846191" w:rsidRPr="001640C5">
        <w:t>Science’s</w:t>
      </w:r>
      <w:r w:rsidRPr="001640C5">
        <w:t xml:space="preserve"> Open Science Framework (OSF) Registry (doi.org/XXXXX/OSF.IO/XXXXX)</w:t>
      </w:r>
    </w:p>
    <w:p w14:paraId="00000008" w14:textId="77777777" w:rsidR="002069D8" w:rsidRDefault="00AE512F">
      <w:pPr>
        <w:pStyle w:val="berschrift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9">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pPr>
      <w:r w:rsidRPr="001640C5">
        <w:t>Department of Visceral and Thoracic Surgery, Cantonal Hospital Winterthur, Winterthur (Switzerland)</w:t>
      </w:r>
    </w:p>
    <w:p w14:paraId="0017C5D4" w14:textId="281EB606" w:rsidR="00B2705B" w:rsidRPr="001640C5" w:rsidRDefault="00080D5E" w:rsidP="000266AE">
      <w:pPr>
        <w:ind w:right="34"/>
      </w:pPr>
      <w:r>
        <w:rPr>
          <w:color w:val="467886"/>
          <w:u w:val="single"/>
        </w:rPr>
        <w:t>fariba.abbassi@ksw.ch</w:t>
      </w:r>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405890" w:rsidRDefault="000266AE" w:rsidP="000266AE">
      <w:pPr>
        <w:spacing w:after="0"/>
        <w:rPr>
          <w:lang w:val="de-CH"/>
        </w:rPr>
      </w:pPr>
      <w:r w:rsidRPr="00405890">
        <w:rPr>
          <w:lang w:val="de-CH"/>
        </w:rPr>
        <w:t>Main Investigator</w:t>
      </w:r>
    </w:p>
    <w:p w14:paraId="00000011" w14:textId="77777777" w:rsidR="002069D8" w:rsidRPr="00405890" w:rsidRDefault="002069D8">
      <w:pPr>
        <w:ind w:right="34"/>
        <w:rPr>
          <w:lang w:val="de-CH"/>
        </w:rPr>
      </w:pPr>
    </w:p>
    <w:p w14:paraId="262FB917" w14:textId="14273BF1" w:rsidR="00E1467C" w:rsidRPr="00405890" w:rsidRDefault="00E1467C" w:rsidP="00E1467C">
      <w:pPr>
        <w:spacing w:after="0"/>
        <w:rPr>
          <w:lang w:val="de-CH"/>
        </w:rPr>
      </w:pPr>
      <w:r w:rsidRPr="00405890">
        <w:rPr>
          <w:b/>
          <w:bCs/>
          <w:u w:val="single"/>
          <w:lang w:val="de-CH"/>
        </w:rPr>
        <w:t>Juliette Preisig</w:t>
      </w:r>
      <w:r w:rsidRPr="00405890">
        <w:rPr>
          <w:lang w:val="de-CH"/>
        </w:rPr>
        <w:t xml:space="preserve">, </w:t>
      </w:r>
      <w:proofErr w:type="spellStart"/>
      <w:r w:rsidRPr="00405890">
        <w:rPr>
          <w:lang w:val="de-CH"/>
        </w:rPr>
        <w:t>MSc</w:t>
      </w:r>
      <w:proofErr w:type="spellEnd"/>
      <w:r w:rsidRPr="00405890">
        <w:rPr>
          <w:lang w:val="de-CH"/>
        </w:rPr>
        <w:t>.</w:t>
      </w:r>
    </w:p>
    <w:p w14:paraId="0FDC6EFD" w14:textId="77777777" w:rsidR="00E1467C" w:rsidRPr="001640C5" w:rsidRDefault="00E1467C" w:rsidP="00E1467C">
      <w:pPr>
        <w:spacing w:after="0"/>
        <w:ind w:right="34"/>
      </w:pPr>
      <w:r w:rsidRPr="001640C5">
        <w:rPr>
          <w:b/>
          <w:bCs/>
        </w:rPr>
        <w:t>Affiliation</w:t>
      </w:r>
      <w:r w:rsidRPr="001640C5">
        <w:t>:</w:t>
      </w:r>
    </w:p>
    <w:p w14:paraId="169AAC44" w14:textId="77777777" w:rsidR="00E1467C" w:rsidRPr="001640C5" w:rsidRDefault="00E1467C" w:rsidP="00E1467C">
      <w:pPr>
        <w:spacing w:after="0"/>
      </w:pPr>
      <w:r w:rsidRPr="001640C5">
        <w:t>Epidemiology, Biostatistics and Prevention Institute, University of Zurich (Switzerland)</w:t>
      </w:r>
    </w:p>
    <w:p w14:paraId="46CF63B3" w14:textId="6378952C" w:rsidR="00E1467C" w:rsidRPr="001640C5" w:rsidRDefault="00E1467C" w:rsidP="00E1467C">
      <w:pPr>
        <w:ind w:right="34"/>
      </w:pPr>
      <w:hyperlink r:id="rId10">
        <w:r>
          <w:rPr>
            <w:color w:val="467886"/>
            <w:u w:val="single"/>
          </w:rPr>
          <w:t>juliette.preisig@uzh.ch</w:t>
        </w:r>
      </w:hyperlink>
    </w:p>
    <w:p w14:paraId="1D30B04F" w14:textId="77777777" w:rsidR="00E1467C" w:rsidRPr="001640C5" w:rsidRDefault="00E1467C" w:rsidP="00E1467C">
      <w:pPr>
        <w:spacing w:after="0"/>
      </w:pPr>
      <w:r w:rsidRPr="001640C5">
        <w:rPr>
          <w:b/>
          <w:bCs/>
        </w:rPr>
        <w:t>Role</w:t>
      </w:r>
      <w:r w:rsidRPr="001640C5">
        <w:t>:</w:t>
      </w:r>
    </w:p>
    <w:p w14:paraId="6FE877D9" w14:textId="255D5EA8" w:rsidR="00E1467C" w:rsidRPr="001640C5" w:rsidRDefault="00E1467C" w:rsidP="00E1467C">
      <w:pPr>
        <w:spacing w:after="0"/>
      </w:pPr>
      <w:r>
        <w:t>Co-author, Reviewer</w:t>
      </w:r>
    </w:p>
    <w:p w14:paraId="5265CB29" w14:textId="77777777" w:rsidR="00E1467C" w:rsidRPr="001640C5" w:rsidRDefault="00E1467C">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4AA330DF" w:rsidR="002069D8" w:rsidRPr="001640C5" w:rsidRDefault="000A5762">
      <w:hyperlink r:id="rId11" w:history="1">
        <w:r w:rsidRPr="000A5762">
          <w:rPr>
            <w:rStyle w:val="Hyperlink"/>
          </w:rPr>
          <w:t>miloalan.puhan@uzh.ch</w:t>
        </w:r>
      </w:hyperlink>
      <w:r w:rsidR="0020613C"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lastRenderedPageBreak/>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t>Main Investigator, Supervisor</w:t>
      </w:r>
    </w:p>
    <w:p w14:paraId="7AD151D7" w14:textId="77777777" w:rsidR="000266AE" w:rsidRPr="001640C5" w:rsidRDefault="000266AE">
      <w:pPr>
        <w:spacing w:after="0"/>
      </w:pPr>
    </w:p>
    <w:p w14:paraId="00000019" w14:textId="77777777" w:rsidR="002069D8" w:rsidRDefault="00AE512F">
      <w:pPr>
        <w:pStyle w:val="berschrift2"/>
      </w:pPr>
      <w:r>
        <w:t>Amendments</w:t>
      </w:r>
    </w:p>
    <w:p w14:paraId="0000001A" w14:textId="77777777" w:rsidR="002069D8" w:rsidRPr="001640C5" w:rsidRDefault="00AE512F">
      <w:r w:rsidRPr="001640C5">
        <w:t>None.</w:t>
      </w:r>
    </w:p>
    <w:p w14:paraId="0000001B" w14:textId="77777777" w:rsidR="002069D8" w:rsidRDefault="00AE512F">
      <w:pPr>
        <w:pStyle w:val="berschrift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berschrift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berschrift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berschrift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berschrift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berschrift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berschrift2"/>
        <w:rPr>
          <w:rFonts w:ascii="Times New Roman" w:eastAsia="Times New Roman" w:hAnsi="Times New Roman" w:cs="Times New Roman"/>
          <w:sz w:val="24"/>
          <w:szCs w:val="24"/>
        </w:rPr>
      </w:pPr>
      <w:r>
        <w:t>Data sharing</w:t>
      </w:r>
    </w:p>
    <w:p w14:paraId="0000003D" w14:textId="418D3CF5" w:rsidR="002069D8" w:rsidRPr="001640C5" w:rsidRDefault="00B42465">
      <w:r w:rsidRPr="001640C5">
        <w:t xml:space="preserve">See </w:t>
      </w:r>
      <w:r w:rsidRPr="00DD4823">
        <w:rPr>
          <w:b/>
          <w:bCs/>
        </w:rPr>
        <w:t>Data Management Plan</w:t>
      </w:r>
      <w:r w:rsidRPr="001640C5">
        <w:t>.</w:t>
      </w:r>
    </w:p>
    <w:p w14:paraId="0000003F" w14:textId="77777777" w:rsidR="002069D8" w:rsidRDefault="00AE512F">
      <w:pPr>
        <w:pStyle w:val="berschrift1"/>
      </w:pPr>
      <w:r>
        <w:lastRenderedPageBreak/>
        <w:t>Introduction</w:t>
      </w:r>
    </w:p>
    <w:p w14:paraId="4BB99771" w14:textId="77777777" w:rsidR="00013262" w:rsidRDefault="00AE512F" w:rsidP="005E4F1E">
      <w:pPr>
        <w:pStyle w:val="berschrift2"/>
      </w:pPr>
      <w:r>
        <w:t>Background and rationa</w:t>
      </w:r>
      <w:r w:rsidR="005E4F1E">
        <w:t>le</w:t>
      </w:r>
    </w:p>
    <w:p w14:paraId="24F4C730" w14:textId="53B7390E" w:rsidR="00562B51" w:rsidRDefault="008E6991" w:rsidP="00B2705B">
      <w:r w:rsidRPr="001640C5">
        <w:t>M</w:t>
      </w:r>
      <w:r w:rsidR="003C4954" w:rsidRPr="001640C5">
        <w:t xml:space="preserve">edical research </w:t>
      </w:r>
      <w:r w:rsidR="00DD4823">
        <w:t xml:space="preserve">often </w:t>
      </w:r>
      <w:r w:rsidR="003C4954" w:rsidRPr="001640C5">
        <w:t>aim</w:t>
      </w:r>
      <w:r w:rsidR="00867591" w:rsidRPr="001640C5">
        <w:t>s</w:t>
      </w:r>
      <w:r w:rsidR="003C4954" w:rsidRPr="001640C5">
        <w:t xml:space="preserve"> to </w:t>
      </w:r>
      <w:r w:rsidR="004C5288">
        <w:t>inform decisions where</w:t>
      </w:r>
      <w:r w:rsidR="003C4954" w:rsidRPr="001640C5">
        <w:t xml:space="preserve"> clinicians </w:t>
      </w:r>
      <w:r w:rsidR="004C5288">
        <w:t>face</w:t>
      </w:r>
      <w:r w:rsidR="003C4954" w:rsidRPr="001640C5">
        <w:t xml:space="preserve"> uncertainty in decision-making, </w:t>
      </w:r>
      <w:r w:rsidR="004C5288">
        <w:t>for example,</w:t>
      </w:r>
      <w:r w:rsidR="003C4954" w:rsidRPr="001640C5">
        <w:t xml:space="preserve"> when a condition could be </w:t>
      </w:r>
      <w:r w:rsidR="000C628C" w:rsidRPr="001640C5">
        <w:t xml:space="preserve">treated </w:t>
      </w:r>
      <w:r w:rsidR="003C4954" w:rsidRPr="001640C5">
        <w:t xml:space="preserve">in different ways </w:t>
      </w:r>
      <w:r w:rsidR="004C5288">
        <w:t xml:space="preserve">and the balance of respective </w:t>
      </w:r>
      <w:r w:rsidR="00C64D73">
        <w:t>beneficial</w:t>
      </w:r>
      <w:r w:rsidR="004C5288">
        <w:t xml:space="preserve"> and harm</w:t>
      </w:r>
      <w:r w:rsidR="00C64D73">
        <w:t>ful outcomes</w:t>
      </w:r>
      <w:r w:rsidR="004C5288">
        <w:t xml:space="preserve"> is unclear</w:t>
      </w:r>
      <w:r w:rsidR="003C4954" w:rsidRPr="001640C5">
        <w:t xml:space="preserve">. </w:t>
      </w:r>
      <w:r w:rsidRPr="001640C5">
        <w:t xml:space="preserve">Randomized controlled trials (RCTs) are </w:t>
      </w:r>
      <w:r w:rsidR="00DB3AE5">
        <w:t xml:space="preserve">ideally suited </w:t>
      </w:r>
      <w:r w:rsidR="003079B5">
        <w:t xml:space="preserve">for comparing outcomes following different </w:t>
      </w:r>
      <w:r w:rsidR="00405890">
        <w:t xml:space="preserve">interventions, and </w:t>
      </w:r>
      <w:r w:rsidR="00B950F8">
        <w:t>to provide</w:t>
      </w:r>
      <w:r w:rsidR="00405890">
        <w:t xml:space="preserve"> high</w:t>
      </w:r>
      <w:r w:rsidR="00B950F8">
        <w:t>-</w:t>
      </w:r>
      <w:r w:rsidR="00405890">
        <w:t xml:space="preserve">level evidence </w:t>
      </w:r>
      <w:r w:rsidR="00B950F8">
        <w:t>intended to</w:t>
      </w:r>
      <w:r w:rsidR="00405890">
        <w:t xml:space="preserve"> meaningfully inform clinical practice</w:t>
      </w:r>
      <w:r w:rsidR="003079B5">
        <w:t>.</w:t>
      </w:r>
      <w:r w:rsidRPr="001640C5">
        <w:t xml:space="preserve"> </w:t>
      </w:r>
    </w:p>
    <w:p w14:paraId="1A821ED2" w14:textId="5409ED04" w:rsidR="00846191" w:rsidRPr="001640C5" w:rsidRDefault="00562B51" w:rsidP="00B2705B">
      <w:r>
        <w:t>The o</w:t>
      </w:r>
      <w:r w:rsidR="00DD4823">
        <w:t>utcome</w:t>
      </w:r>
      <w:r>
        <w:t>s</w:t>
      </w:r>
      <w:r w:rsidR="0004460F">
        <w:t xml:space="preserve"> </w:t>
      </w:r>
      <w:r w:rsidR="008E6991" w:rsidRPr="001640C5">
        <w:t xml:space="preserve">they measure primarily and secondly </w:t>
      </w:r>
      <w:r w:rsidR="0004460F">
        <w:t>are</w:t>
      </w:r>
      <w:r w:rsidR="008E6991" w:rsidRPr="001640C5">
        <w:t xml:space="preserve"> chosen during </w:t>
      </w:r>
      <w:r w:rsidR="00AF4E5F" w:rsidRPr="001640C5">
        <w:t xml:space="preserve">planning </w:t>
      </w:r>
      <w:r w:rsidR="008E6991" w:rsidRPr="001640C5">
        <w:t>of the trial. The primary endpoint typically</w:t>
      </w:r>
      <w:r w:rsidR="00795515">
        <w:t xml:space="preserve"> reflects the outcome of greatest interest, guides study design and</w:t>
      </w:r>
      <w:r w:rsidR="00065BB3">
        <w:t xml:space="preserve"> serves as basis to determine </w:t>
      </w:r>
      <w:r w:rsidR="008E6991" w:rsidRPr="001640C5">
        <w:t>sample size required to detect a predefined difference between interventions</w:t>
      </w:r>
      <w:r w:rsidR="003C1F4F">
        <w:t xml:space="preserve">. Also, the primary </w:t>
      </w:r>
      <w:r w:rsidR="00AF4E5F" w:rsidRPr="001640C5">
        <w:t>guide</w:t>
      </w:r>
      <w:r w:rsidR="003C1F4F">
        <w:t>s</w:t>
      </w:r>
      <w:r w:rsidR="00AF4E5F" w:rsidRPr="001640C5">
        <w:t xml:space="preserve"> interpretation of </w:t>
      </w:r>
      <w:r w:rsidR="003C1F4F">
        <w:t>the comparison of interest, together with secondary outcomes</w:t>
      </w:r>
      <w:r w:rsidR="008E6991" w:rsidRPr="001640C5">
        <w:t xml:space="preserve">. </w:t>
      </w:r>
      <w:r w:rsidR="00B2705B">
        <w:t>The</w:t>
      </w:r>
      <w:r w:rsidR="00B2705B" w:rsidRPr="00B2705B">
        <w:t xml:space="preserve"> </w:t>
      </w:r>
      <w:r w:rsidR="00B2705B">
        <w:t>s</w:t>
      </w:r>
      <w:r w:rsidR="00B2705B" w:rsidRPr="00B2705B">
        <w:t>econdary endpoint(s) provide complementary measures of the intervention’s effects</w:t>
      </w:r>
      <w:r w:rsidR="00D92323">
        <w:t xml:space="preserve"> such as harmful outcomes or additional beneficial outcomes</w:t>
      </w:r>
      <w:r w:rsidR="00B2705B" w:rsidRPr="00B2705B">
        <w:t xml:space="preserve">. </w:t>
      </w:r>
      <w:r w:rsidR="00D92323">
        <w:t xml:space="preserve">Together, primary and secondary outcomes </w:t>
      </w:r>
      <w:r w:rsidR="009A721C">
        <w:t xml:space="preserve">contribute to an </w:t>
      </w:r>
      <w:r w:rsidR="00B2705B" w:rsidRPr="00B2705B">
        <w:t>overall benefit–risk assessment</w:t>
      </w:r>
      <w:r w:rsidR="009A721C">
        <w:t>.</w:t>
      </w:r>
    </w:p>
    <w:p w14:paraId="23B4CC08" w14:textId="04ABBBEB" w:rsidR="00853E50" w:rsidRDefault="009715E5" w:rsidP="00853E50">
      <w:pPr>
        <w:rPr>
          <w:ins w:id="0" w:author="Joana Rodrigues Ribeiro" w:date="2026-01-11T02:13:00Z" w16du:dateUtc="2026-01-11T01:13:00Z"/>
        </w:rPr>
      </w:pPr>
      <w:r>
        <w:t xml:space="preserve">The direction of expected </w:t>
      </w:r>
      <w:r w:rsidR="001A44C7">
        <w:t>effects should be reflected in the hypothesis and the aim of a trial followed by the appropriate design</w:t>
      </w:r>
      <w:r w:rsidR="00853E50">
        <w:t xml:space="preserve"> choice.</w:t>
      </w:r>
      <w:r w:rsidR="00533A41" w:rsidRPr="00533A41">
        <w:t xml:space="preserve"> Superiority designs aim to </w:t>
      </w:r>
      <w:r w:rsidR="001A44C7">
        <w:t>assess if a specific</w:t>
      </w:r>
      <w:r w:rsidR="00533A41" w:rsidRPr="00533A41">
        <w:t xml:space="preserve"> intervention </w:t>
      </w:r>
      <w:r w:rsidR="001E5D2A">
        <w:t>leads to better outcomes</w:t>
      </w:r>
      <w:r w:rsidR="00533A41" w:rsidRPr="00533A41">
        <w:t xml:space="preserve"> compared with an alternative. </w:t>
      </w:r>
      <w:r w:rsidR="001E5D2A">
        <w:t>In turn, n</w:t>
      </w:r>
      <w:r w:rsidR="00533A41" w:rsidRPr="00533A41">
        <w:t xml:space="preserve">on-inferiority and equivalence designs </w:t>
      </w:r>
      <w:r w:rsidR="000A3DDF">
        <w:t>assess</w:t>
      </w:r>
      <w:r w:rsidR="00533A41" w:rsidRPr="00533A41">
        <w:t xml:space="preserve"> whether an intervention can be considered </w:t>
      </w:r>
      <w:r w:rsidR="00AE155F">
        <w:t>a</w:t>
      </w:r>
      <w:r w:rsidR="000A3DDF">
        <w:t xml:space="preserve"> clinically</w:t>
      </w:r>
      <w:r w:rsidR="00533A41" w:rsidRPr="00533A41">
        <w:t xml:space="preserve"> acceptable or equivalent alternative, </w:t>
      </w:r>
      <w:r w:rsidR="00A31A9E">
        <w:t xml:space="preserve">since the </w:t>
      </w:r>
      <w:ins w:id="1" w:author="fariba abbassi" w:date="2026-01-13T20:33:00Z" w16du:dateUtc="2026-01-13T19:33:00Z">
        <w:r w:rsidR="00335325">
          <w:t xml:space="preserve">primary </w:t>
        </w:r>
      </w:ins>
      <w:del w:id="2" w:author="fariba abbassi" w:date="2026-01-13T20:33:00Z" w16du:dateUtc="2026-01-13T19:33:00Z">
        <w:r w:rsidR="00A31A9E" w:rsidDel="00335325">
          <w:delText xml:space="preserve">clinical </w:delText>
        </w:r>
      </w:del>
      <w:r w:rsidR="00A31A9E">
        <w:t xml:space="preserve">outcomes are comparable </w:t>
      </w:r>
      <w:r w:rsidR="00AE155F">
        <w:t xml:space="preserve">to </w:t>
      </w:r>
      <w:r w:rsidR="00A31A9E">
        <w:t xml:space="preserve">that of a standard intervention while </w:t>
      </w:r>
      <w:r w:rsidR="00533A41" w:rsidRPr="00533A41">
        <w:t xml:space="preserve">safety, cost, or feasibility </w:t>
      </w:r>
      <w:r w:rsidR="00AE155F">
        <w:t>may be favorable</w:t>
      </w:r>
      <w:r w:rsidR="00533A41" w:rsidRPr="00533A41">
        <w:t>.</w:t>
      </w:r>
      <w:r w:rsidR="00AE155F">
        <w:t xml:space="preserve"> Latter is often the case in surgical trials where novel surgical techniques, neoadjuvant therapies or perioperative management a</w:t>
      </w:r>
      <w:r w:rsidR="00E87594">
        <w:t>r</w:t>
      </w:r>
      <w:r w:rsidR="00AE155F">
        <w:t>e compared to some standard intervention. Such novel interventions may not outperform standard treatments (e.g.</w:t>
      </w:r>
      <w:r w:rsidR="00E87594">
        <w:t>,</w:t>
      </w:r>
      <w:r w:rsidR="00AE155F">
        <w:t xml:space="preserve"> with respect to survival) but offer </w:t>
      </w:r>
      <w:r w:rsidR="00E32064">
        <w:t xml:space="preserve">less perioperative burden. </w:t>
      </w:r>
    </w:p>
    <w:p w14:paraId="6A041377" w14:textId="77A4117D" w:rsidR="00853E50" w:rsidRDefault="00E32064" w:rsidP="00853E50">
      <w:r>
        <w:t>Therefore</w:t>
      </w:r>
      <w:r w:rsidR="00E87594">
        <w:t>,</w:t>
      </w:r>
      <w:r>
        <w:t xml:space="preserve"> f</w:t>
      </w:r>
      <w:r w:rsidR="00853E50">
        <w:t xml:space="preserve">or RCTs to meaningfully inform clinical practice, </w:t>
      </w:r>
      <w:r w:rsidR="00533A41" w:rsidRPr="00533A41">
        <w:t xml:space="preserve">the </w:t>
      </w:r>
      <w:r w:rsidR="00533A41">
        <w:t xml:space="preserve">aim of the </w:t>
      </w:r>
      <w:r w:rsidR="00533A41" w:rsidRPr="00533A41">
        <w:t>trial and the aim of the primary endpoint must be clearly defined and supported by an appropriate study design, including adequate sample size calculation</w:t>
      </w:r>
      <w:r w:rsidR="00691820">
        <w:t xml:space="preserve"> for a clinically meaningful effect</w:t>
      </w:r>
      <w:r w:rsidR="00533A41" w:rsidRPr="00533A41">
        <w:t xml:space="preserve"> and statistical methods aligned with the study aim. Beyond methodological alignment, clinical relevance must be integrated throughout the trial process, from planning to interpretation.</w:t>
      </w:r>
      <w:r w:rsidR="00533A41">
        <w:t xml:space="preserve"> This</w:t>
      </w:r>
      <w:r w:rsidR="00853E50">
        <w:t xml:space="preserve">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w:t>
      </w:r>
    </w:p>
    <w:p w14:paraId="4D28ADDC" w14:textId="25A725C3" w:rsidR="00562B51" w:rsidRDefault="00562B51" w:rsidP="00562B51">
      <w:r>
        <w:t>To explore these issues, we previously conducted a pilot meta-research study of surgical RCTs citing the Comprehensive Complication Index (CCI®</w:t>
      </w:r>
      <w:r w:rsidR="00E87594">
        <w:t>)</w:t>
      </w:r>
      <w:commentRangeStart w:id="3"/>
      <w:r w:rsidR="00BF6398">
        <w:fldChar w:fldCharType="begin"/>
      </w:r>
      <w:r w:rsidR="00BF6398">
        <w:instrText xml:space="preserve"> ADDIN ZOTERO_ITEM CSL_CITATION {"citationID":"UmGGfGjD","properties":{"formattedCitation":"[2]","plainCitation":"[2]","noteIndex":0},"citationItems":[{"id":186233,"uris":["http://zotero.org/users/6583603/items/9W2EPXJP"],"itemData":{"id":186233,"type":"article-journal","abstract":"Objective: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BF6398">
        <w:fldChar w:fldCharType="separate"/>
      </w:r>
      <w:r w:rsidR="00BF6398">
        <w:rPr>
          <w:noProof/>
        </w:rPr>
        <w:t>[2]</w:t>
      </w:r>
      <w:r w:rsidR="00BF6398">
        <w:fldChar w:fldCharType="end"/>
      </w:r>
      <w:commentRangeEnd w:id="3"/>
      <w:r w:rsidR="00945C1F">
        <w:rPr>
          <w:rStyle w:val="Kommentarzeichen"/>
        </w:rPr>
        <w:commentReference w:id="3"/>
      </w:r>
      <w:r>
        <w:t xml:space="preserve">, the only validated patient-relevant continuous endpoint for postoperative morbidity. We examined how trial endpoints, study design, and sample size calculations were reported in pre-trial documentation and final publications. Among </w:t>
      </w:r>
      <w:r w:rsidR="00853E50">
        <w:t>84</w:t>
      </w:r>
      <w:r>
        <w:t xml:space="preserve"> eligible RCTs, sample size calculations were almost universally reported; however, </w:t>
      </w:r>
      <w:r w:rsidR="00533A41">
        <w:t>the aim of the trial and/or of the primary endpoint</w:t>
      </w:r>
      <w:r>
        <w:t xml:space="preserve"> was frequently unspecified in pre-trial documentation (73%), most trials defaulted to superiority designs, and only 20%</w:t>
      </w:r>
      <w:r w:rsidR="00533A41">
        <w:t xml:space="preserve"> </w:t>
      </w:r>
      <w:r>
        <w:t>of statistically significant results were interpreted in a clinically meaningful way.</w:t>
      </w:r>
    </w:p>
    <w:p w14:paraId="02CEFAA9" w14:textId="56EF68A0" w:rsidR="00562B51" w:rsidRDefault="00562B51" w:rsidP="00562B51">
      <w:r>
        <w:t xml:space="preserve">These findings highlighted important shortcomings in the </w:t>
      </w:r>
      <w:r w:rsidR="00BF6398">
        <w:t xml:space="preserve">incorporation of a meaningful </w:t>
      </w:r>
      <w:r>
        <w:t>planning</w:t>
      </w:r>
      <w:r w:rsidR="00BF6398">
        <w:t xml:space="preserve">, </w:t>
      </w:r>
      <w:r>
        <w:t xml:space="preserve">reporting </w:t>
      </w:r>
      <w:r w:rsidR="00BF6398">
        <w:t>and interpretation o</w:t>
      </w:r>
      <w:r>
        <w:t xml:space="preserve">f </w:t>
      </w:r>
      <w:r w:rsidR="00BF6398">
        <w:t xml:space="preserve">results in </w:t>
      </w:r>
      <w:r>
        <w:t>surgical RCTs and motivated the present extension study.</w:t>
      </w:r>
    </w:p>
    <w:p w14:paraId="008B6F3A" w14:textId="77777777" w:rsidR="00562B51" w:rsidRDefault="00562B51" w:rsidP="00562B51"/>
    <w:p w14:paraId="29F3AE28" w14:textId="3FF4A6E4" w:rsidR="005E4F1E" w:rsidRDefault="005E4F1E" w:rsidP="005E4F1E">
      <w:pPr>
        <w:pStyle w:val="berschrift2"/>
      </w:pPr>
      <w:r>
        <w:lastRenderedPageBreak/>
        <w:t>Objectives</w:t>
      </w:r>
    </w:p>
    <w:p w14:paraId="66DD55EC" w14:textId="36B3CE6E" w:rsidR="00562B51" w:rsidRPr="001640C5" w:rsidRDefault="00562B51" w:rsidP="00562B51">
      <w:r w:rsidRPr="00562B51">
        <w:t xml:space="preserve">In this meta-research </w:t>
      </w:r>
      <w:r>
        <w:t>study</w:t>
      </w:r>
      <w:r w:rsidRPr="00562B51">
        <w:t>, we aim to assess to what extent surgical</w:t>
      </w:r>
      <w:r w:rsidR="00695047">
        <w:t xml:space="preserve"> contemporary </w:t>
      </w:r>
      <w:r w:rsidRPr="00562B51">
        <w:t>RCTs</w:t>
      </w:r>
      <w:r w:rsidR="00695047">
        <w:t xml:space="preserve"> </w:t>
      </w:r>
      <w:r w:rsidRPr="00562B51">
        <w:t>are designed and reported in a manner that meaningfully informs clinical practice.</w:t>
      </w:r>
    </w:p>
    <w:p w14:paraId="5BE5A68D" w14:textId="77777777" w:rsidR="00562B51" w:rsidRPr="00562B51" w:rsidRDefault="00562B51" w:rsidP="00E87594">
      <w:pPr>
        <w:rPr>
          <w:ins w:id="4" w:author="Joana Rodrigues Ribeiro" w:date="2026-01-10T16:49:00Z" w16du:dateUtc="2026-01-10T15:49:00Z"/>
        </w:rPr>
      </w:pPr>
    </w:p>
    <w:p w14:paraId="382CB244" w14:textId="6AE86A80" w:rsidR="005E4F1E" w:rsidRDefault="005E4F1E" w:rsidP="00307C82">
      <w:pPr>
        <w:pStyle w:val="berschrift2"/>
      </w:pPr>
      <w:r>
        <w:t>Keywords</w:t>
      </w:r>
    </w:p>
    <w:p w14:paraId="459945E5" w14:textId="7E6F88D4" w:rsidR="003C4954" w:rsidRPr="001640C5" w:rsidRDefault="003C4954" w:rsidP="005E4F1E">
      <w:pPr>
        <w:sectPr w:rsidR="003C4954" w:rsidRPr="001640C5">
          <w:footerReference w:type="even" r:id="rId16"/>
          <w:footerReference w:type="default" r:id="rId17"/>
          <w:pgSz w:w="12240" w:h="15840"/>
          <w:pgMar w:top="1440" w:right="1440" w:bottom="1440" w:left="1440" w:header="720" w:footer="720" w:gutter="0"/>
          <w:pgNumType w:start="1"/>
          <w:cols w:space="720"/>
        </w:sectPr>
      </w:pPr>
      <w:r w:rsidRPr="001640C5">
        <w:t>Patient-centered research</w:t>
      </w:r>
      <w:r w:rsidR="00675068" w:rsidRPr="001640C5">
        <w:t>; Outcomes research</w:t>
      </w:r>
      <w:r w:rsidR="0004460F">
        <w:t xml:space="preserve">, </w:t>
      </w:r>
      <w:r w:rsidR="000F3D7F">
        <w:t>C</w:t>
      </w:r>
      <w:r w:rsidR="0004460F">
        <w:t xml:space="preserve">linical relevance, </w:t>
      </w:r>
      <w:r w:rsidR="000F3D7F">
        <w:t>M</w:t>
      </w:r>
      <w:r w:rsidR="0004460F">
        <w:t xml:space="preserve">inimal important difference, </w:t>
      </w:r>
    </w:p>
    <w:p w14:paraId="00000051" w14:textId="77777777" w:rsidR="002069D8" w:rsidRDefault="00AE512F">
      <w:pPr>
        <w:pStyle w:val="berschrift1"/>
      </w:pPr>
      <w:r>
        <w:lastRenderedPageBreak/>
        <w:t>Methods</w:t>
      </w:r>
    </w:p>
    <w:p w14:paraId="00000052" w14:textId="77777777" w:rsidR="002069D8" w:rsidRDefault="00AE512F">
      <w:pPr>
        <w:pStyle w:val="berschrift2"/>
      </w:pPr>
      <w:r>
        <w:t>Study design</w:t>
      </w:r>
    </w:p>
    <w:p w14:paraId="00000054" w14:textId="53A38F1E" w:rsidR="002069D8" w:rsidRPr="001640C5" w:rsidRDefault="00695047">
      <w:r>
        <w:rPr>
          <w:rFonts w:ascii="Helvetica" w:hAnsi="Helvetica" w:cs="Helvetica"/>
          <w:sz w:val="24"/>
          <w:szCs w:val="24"/>
          <w:lang w:val="en-US"/>
        </w:rPr>
        <w:t>Survey</w:t>
      </w:r>
      <w:r w:rsidR="00447856">
        <w:rPr>
          <w:rFonts w:ascii="Helvetica" w:hAnsi="Helvetica" w:cs="Helvetica"/>
          <w:sz w:val="24"/>
          <w:szCs w:val="24"/>
          <w:lang w:val="en-US"/>
        </w:rPr>
        <w:t xml:space="preserve"> </w:t>
      </w:r>
      <w:r w:rsidR="00E838BB" w:rsidRPr="001640C5">
        <w:t xml:space="preserve">of </w:t>
      </w:r>
      <w:r>
        <w:t xml:space="preserve">contemporary surgical </w:t>
      </w:r>
      <w:r w:rsidR="00E838BB" w:rsidRPr="001640C5">
        <w:t>RCTs</w:t>
      </w:r>
      <w:r>
        <w:t xml:space="preserve"> </w:t>
      </w:r>
      <w:r w:rsidRPr="001640C5">
        <w:t>published</w:t>
      </w:r>
      <w:r>
        <w:t xml:space="preserve"> in 2024</w:t>
      </w:r>
    </w:p>
    <w:p w14:paraId="00000055" w14:textId="77777777" w:rsidR="002069D8" w:rsidRDefault="00AE512F">
      <w:pPr>
        <w:pStyle w:val="berschrift2"/>
      </w:pPr>
      <w:r>
        <w:t>Study setting</w:t>
      </w:r>
    </w:p>
    <w:p w14:paraId="00000056" w14:textId="2B894A3A" w:rsidR="002069D8" w:rsidRPr="001640C5" w:rsidRDefault="007F57CB">
      <w:pPr>
        <w:ind w:right="34"/>
      </w:pPr>
      <w:r w:rsidRPr="001640C5">
        <w:t xml:space="preserve">We will include RCTs </w:t>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berschrift2"/>
      </w:pPr>
      <w:r>
        <w:t>Eligibility criteria</w:t>
      </w:r>
    </w:p>
    <w:p w14:paraId="00000058" w14:textId="586CBD0F" w:rsidR="002069D8" w:rsidRDefault="00A072F1">
      <w:pPr>
        <w:pStyle w:val="berschrift3"/>
      </w:pPr>
      <w:r>
        <w:t>S</w:t>
      </w:r>
      <w:r w:rsidR="00AE512F">
        <w:t xml:space="preserve">tudy </w:t>
      </w:r>
      <w:r>
        <w:t xml:space="preserve">types </w:t>
      </w:r>
    </w:p>
    <w:p w14:paraId="331377B4" w14:textId="17A23C04" w:rsidR="006221A0" w:rsidRPr="001640C5" w:rsidRDefault="006221A0" w:rsidP="006221A0">
      <w:pPr>
        <w:spacing w:before="80" w:after="0"/>
        <w:ind w:right="34"/>
      </w:pPr>
      <w:r w:rsidRPr="001640C5">
        <w:t>We will include RCT</w:t>
      </w:r>
      <w:r w:rsidR="00405890">
        <w:t>s</w:t>
      </w:r>
      <w:r w:rsidRPr="001640C5">
        <w:t xml:space="preserve"> in the surgical field published </w:t>
      </w:r>
      <w:r w:rsidR="00B477CA">
        <w:t xml:space="preserve">consecutively </w:t>
      </w:r>
      <w:r w:rsidR="007F57CB" w:rsidRPr="001640C5">
        <w:t xml:space="preserve">in </w:t>
      </w:r>
      <w:r w:rsidRPr="001640C5">
        <w:t xml:space="preserve">2024 </w:t>
      </w:r>
      <w:r w:rsidR="00B477CA">
        <w:t xml:space="preserve">until </w:t>
      </w:r>
      <w:r w:rsidR="00464ED6">
        <w:t>the sample si</w:t>
      </w:r>
      <w:r w:rsidR="003460B8">
        <w:t>z</w:t>
      </w:r>
      <w:r w:rsidR="00464ED6">
        <w:t>e is reached</w:t>
      </w:r>
      <w:r w:rsidR="00063F3D">
        <w:t>.</w:t>
      </w:r>
    </w:p>
    <w:p w14:paraId="798B7283" w14:textId="08181571" w:rsidR="00E35C15" w:rsidRPr="001640C5" w:rsidRDefault="00271117" w:rsidP="006221A0">
      <w:pPr>
        <w:spacing w:before="80" w:after="0"/>
        <w:ind w:right="34"/>
      </w:pPr>
      <w:r w:rsidRPr="001640C5">
        <w:t xml:space="preserve">We </w:t>
      </w:r>
      <w:ins w:id="5" w:author="fariba abbassi" w:date="2026-01-13T20:38:00Z" w16du:dateUtc="2026-01-13T19:38:00Z">
        <w:r w:rsidR="00335325">
          <w:t xml:space="preserve">will </w:t>
        </w:r>
      </w:ins>
      <w:r w:rsidR="00464ED6">
        <w:t>use</w:t>
      </w:r>
      <w:del w:id="6" w:author="fariba abbassi" w:date="2026-01-13T20:37:00Z" w16du:dateUtc="2026-01-13T19:37:00Z">
        <w:r w:rsidR="00464ED6" w:rsidDel="00335325">
          <w:delText>d</w:delText>
        </w:r>
      </w:del>
      <w:r w:rsidR="00F560CA" w:rsidRPr="001640C5">
        <w:t xml:space="preserve"> </w:t>
      </w:r>
      <w:r w:rsidR="00E35C15" w:rsidRPr="001640C5">
        <w:t xml:space="preserve">the Cochrane Central Register of Controlled Trials (CENTRAL), with RCTs identified through </w:t>
      </w:r>
      <w:r w:rsidR="00846191" w:rsidRPr="001640C5">
        <w:t>Cochrane’s</w:t>
      </w:r>
      <w:r w:rsidR="00E35C15" w:rsidRPr="001640C5">
        <w:t xml:space="preserve"> Centrali</w:t>
      </w:r>
      <w:r w:rsidR="003460B8">
        <w:t>z</w:t>
      </w:r>
      <w:r w:rsidR="00E35C15" w:rsidRPr="001640C5">
        <w:t xml:space="preserve">ed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00000069" w14:textId="7B0DC373" w:rsidR="002069D8" w:rsidRPr="001640C5" w:rsidRDefault="00E35C15" w:rsidP="006221A0">
      <w:pPr>
        <w:spacing w:after="8"/>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0000006A" w14:textId="77777777" w:rsidR="002069D8" w:rsidRDefault="00AE512F" w:rsidP="00A072F1">
      <w:pPr>
        <w:pStyle w:val="berschrift3"/>
      </w:pPr>
      <w:bookmarkStart w:id="7" w:name="_heading=h.37u39s8n2e3q" w:colFirst="0" w:colLast="0"/>
      <w:bookmarkEnd w:id="7"/>
      <w:r>
        <w:t>Population</w:t>
      </w:r>
    </w:p>
    <w:p w14:paraId="0000006B" w14:textId="77777777" w:rsidR="002069D8" w:rsidRPr="001640C5" w:rsidRDefault="00AE512F">
      <w:r w:rsidRPr="001640C5">
        <w:rPr>
          <w:b/>
          <w:bCs/>
        </w:rPr>
        <w:t>Inclusion criteria:</w:t>
      </w:r>
    </w:p>
    <w:p w14:paraId="0000006C" w14:textId="6195188C" w:rsidR="002069D8" w:rsidRPr="001640C5" w:rsidRDefault="00E600B3">
      <w:r>
        <w:t>RCTs with</w:t>
      </w:r>
      <w:r w:rsidRPr="001640C5">
        <w:t xml:space="preserve"> </w:t>
      </w:r>
      <w:r w:rsidR="006221A0" w:rsidRPr="001640C5">
        <w:t>p</w:t>
      </w:r>
      <w:r w:rsidR="00C2174F" w:rsidRPr="001640C5">
        <w:t>atient</w:t>
      </w:r>
      <w:r>
        <w:t>s</w:t>
      </w:r>
      <w:r w:rsidR="006221A0"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p>
    <w:p w14:paraId="00000070" w14:textId="77777777" w:rsidR="002069D8" w:rsidRDefault="00AE512F" w:rsidP="00A072F1">
      <w:pPr>
        <w:pStyle w:val="berschrift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berschrift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berschrift3"/>
      </w:pPr>
      <w:r>
        <w:t>Outcomes</w:t>
      </w:r>
    </w:p>
    <w:p w14:paraId="49D27022" w14:textId="20E7BAA2" w:rsidR="00BE22B3" w:rsidRDefault="000C6952" w:rsidP="00BE22B3">
      <w:r>
        <w:t xml:space="preserve">We defined the following characteristics of RCTs that reflect their potential to inform clinical practice. </w:t>
      </w:r>
    </w:p>
    <w:p w14:paraId="255C67C8" w14:textId="04E6614A" w:rsidR="00C46BE4" w:rsidRPr="001640C5" w:rsidRDefault="00CB29CF" w:rsidP="00BE22B3">
      <w:pPr>
        <w:pStyle w:val="Listenabsatz"/>
        <w:numPr>
          <w:ilvl w:val="0"/>
          <w:numId w:val="22"/>
        </w:numPr>
      </w:pPr>
      <w:commentRangeStart w:id="8"/>
      <w:r>
        <w:t>Specification of</w:t>
      </w:r>
      <w:r w:rsidR="003958A6">
        <w:t xml:space="preserve"> the aim </w:t>
      </w:r>
      <w:commentRangeEnd w:id="8"/>
      <w:r w:rsidR="00945C1F">
        <w:rPr>
          <w:rStyle w:val="Kommentarzeichen"/>
        </w:rPr>
        <w:commentReference w:id="8"/>
      </w:r>
      <w:r w:rsidR="003958A6">
        <w:t xml:space="preserve">of </w:t>
      </w:r>
      <w:r>
        <w:t>the</w:t>
      </w:r>
      <w:r w:rsidR="003958A6">
        <w:t xml:space="preserve"> </w:t>
      </w:r>
      <w:r w:rsidR="00C46BE4" w:rsidRPr="001640C5">
        <w:t xml:space="preserve">trial </w:t>
      </w:r>
      <w:r w:rsidR="008D7270">
        <w:t>for the primary outcom</w:t>
      </w:r>
      <w:r w:rsidR="00980101">
        <w:t>e</w:t>
      </w:r>
      <w:r w:rsidR="008D7270">
        <w:t xml:space="preserve"> </w:t>
      </w:r>
      <w:r w:rsidR="008D7270" w:rsidRPr="001640C5">
        <w:t xml:space="preserve"> </w:t>
      </w:r>
      <w:r w:rsidR="00C46BE4" w:rsidRPr="001640C5">
        <w:t>(i.e., superiority, non-inferiority or equivalence),</w:t>
      </w:r>
    </w:p>
    <w:p w14:paraId="7C65A9F2" w14:textId="1DAA4493" w:rsidR="00C46BE4" w:rsidRDefault="00CB29CF" w:rsidP="00063F3D">
      <w:pPr>
        <w:numPr>
          <w:ilvl w:val="0"/>
          <w:numId w:val="22"/>
        </w:numPr>
      </w:pPr>
      <w:r>
        <w:t xml:space="preserve">Specification of a </w:t>
      </w:r>
      <w:r w:rsidR="00C46BE4" w:rsidRPr="001640C5">
        <w:t>primary endpoint,</w:t>
      </w:r>
    </w:p>
    <w:p w14:paraId="531623A9" w14:textId="0F9B388E" w:rsidR="00C46BE4" w:rsidRDefault="00CB29CF" w:rsidP="00980101">
      <w:pPr>
        <w:numPr>
          <w:ilvl w:val="0"/>
          <w:numId w:val="22"/>
        </w:numPr>
      </w:pPr>
      <w:r>
        <w:t xml:space="preserve">Specification of the aim of the </w:t>
      </w:r>
      <w:r w:rsidR="00D7745D">
        <w:t>study design (e.g. superiority or non-inferiority trial</w:t>
      </w:r>
      <w:r w:rsidR="00772056">
        <w:t>) that</w:t>
      </w:r>
      <w:r w:rsidR="00D7745D">
        <w:t xml:space="preserve"> match</w:t>
      </w:r>
      <w:r w:rsidR="00772056">
        <w:t>es</w:t>
      </w:r>
      <w:r w:rsidR="00D7745D">
        <w:t xml:space="preserve"> the study aim</w:t>
      </w:r>
    </w:p>
    <w:p w14:paraId="52CC8D20" w14:textId="04BA40F8" w:rsidR="003460B8" w:rsidRDefault="004B7273" w:rsidP="00063F3D">
      <w:pPr>
        <w:pStyle w:val="Listenabsatz"/>
        <w:numPr>
          <w:ilvl w:val="0"/>
          <w:numId w:val="22"/>
        </w:numPr>
      </w:pPr>
      <w:r>
        <w:t>Use of</w:t>
      </w:r>
      <w:r w:rsidR="002E26C1">
        <w:t xml:space="preserve"> a MID or defined a clinically relevant effect </w:t>
      </w:r>
      <w:r>
        <w:t xml:space="preserve">(determined </w:t>
      </w:r>
      <w:r w:rsidR="002E26C1">
        <w:t>otherwise</w:t>
      </w:r>
      <w:r>
        <w:t>)</w:t>
      </w:r>
      <w:r w:rsidR="002E26C1">
        <w:t xml:space="preserve"> to base sample size calculations upon</w:t>
      </w:r>
    </w:p>
    <w:p w14:paraId="087808EF" w14:textId="32D3A60C" w:rsidR="00EF0900" w:rsidDel="00C46BE4" w:rsidRDefault="004B7273" w:rsidP="00063F3D">
      <w:pPr>
        <w:pStyle w:val="Listenabsatz"/>
        <w:numPr>
          <w:ilvl w:val="0"/>
          <w:numId w:val="22"/>
        </w:numPr>
      </w:pPr>
      <w:r>
        <w:lastRenderedPageBreak/>
        <w:t>Consideration of</w:t>
      </w:r>
      <w:r w:rsidR="00EF0900">
        <w:t xml:space="preserve"> the clinical relevance of results, e.g. using a MID </w:t>
      </w:r>
      <w:r w:rsidR="00405890">
        <w:t>(</w:t>
      </w:r>
      <w:r w:rsidR="00EF0900">
        <w:t xml:space="preserve">or </w:t>
      </w:r>
      <w:r w:rsidR="00EF0900" w:rsidRPr="001640C5">
        <w:t xml:space="preserve">terms associated with “clinical” or “patient” to discuss results for primary </w:t>
      </w:r>
      <w:r w:rsidR="00EF0900">
        <w:t xml:space="preserve">and/or secondary </w:t>
      </w:r>
      <w:r w:rsidR="00EF0900" w:rsidRPr="001640C5">
        <w:t>endpoint</w:t>
      </w:r>
      <w:r w:rsidR="00EF0900">
        <w:t>s</w:t>
      </w:r>
      <w:r w:rsidR="00EF0900" w:rsidRPr="001640C5">
        <w:t>)</w:t>
      </w:r>
    </w:p>
    <w:p w14:paraId="5B905632" w14:textId="77777777" w:rsidR="00E7162A" w:rsidRDefault="00E7162A">
      <w:pPr>
        <w:rPr>
          <w:b/>
          <w:bCs/>
          <w:highlight w:val="yellow"/>
        </w:rPr>
      </w:pPr>
    </w:p>
    <w:p w14:paraId="0D2311AF" w14:textId="5F10E6DE" w:rsidR="00772056" w:rsidRPr="00063F3D" w:rsidRDefault="00772056">
      <w:r w:rsidRPr="00063F3D">
        <w:t>Based on th</w:t>
      </w:r>
      <w:r w:rsidR="00980101">
        <w:t>e</w:t>
      </w:r>
      <w:r w:rsidRPr="00063F3D">
        <w:t>se outcomes</w:t>
      </w:r>
      <w:r w:rsidR="00980101">
        <w:t>,</w:t>
      </w:r>
      <w:r w:rsidRPr="00063F3D">
        <w:t xml:space="preserve"> </w:t>
      </w:r>
      <w:r w:rsidR="00052335">
        <w:t xml:space="preserve">we defined </w:t>
      </w:r>
      <w:r w:rsidR="002F2BC7">
        <w:t>a RCT to meaningfully inform practice if it reported on</w:t>
      </w:r>
      <w:r w:rsidR="00980101">
        <w:t xml:space="preserve"> </w:t>
      </w:r>
      <w:r w:rsidR="00BE22B3">
        <w:t>(1)</w:t>
      </w:r>
      <w:r w:rsidR="00980101">
        <w:t xml:space="preserve"> the</w:t>
      </w:r>
      <w:r w:rsidR="002D121B">
        <w:t xml:space="preserve"> primary outcome (</w:t>
      </w:r>
      <w:r w:rsidR="00A84DE0">
        <w:t xml:space="preserve">characteristic </w:t>
      </w:r>
      <w:r w:rsidR="002D121B">
        <w:t>2 above)</w:t>
      </w:r>
      <w:r w:rsidR="00980101">
        <w:t xml:space="preserve"> AND</w:t>
      </w:r>
      <w:r w:rsidR="002D121B">
        <w:t xml:space="preserve"> (2)</w:t>
      </w:r>
      <w:r w:rsidR="00BE22B3">
        <w:t xml:space="preserve"> </w:t>
      </w:r>
      <w:r w:rsidR="00980101">
        <w:t xml:space="preserve">the </w:t>
      </w:r>
      <w:r w:rsidR="002F2BC7">
        <w:t xml:space="preserve">aim of </w:t>
      </w:r>
      <w:r w:rsidR="00980101">
        <w:t>the</w:t>
      </w:r>
      <w:r w:rsidR="002F2BC7">
        <w:t xml:space="preserve"> </w:t>
      </w:r>
      <w:r w:rsidR="002F2BC7" w:rsidRPr="001640C5">
        <w:t>trial</w:t>
      </w:r>
      <w:r w:rsidR="00BE22B3">
        <w:t xml:space="preserve"> and/or the </w:t>
      </w:r>
      <w:r w:rsidR="00980101">
        <w:t xml:space="preserve">trial </w:t>
      </w:r>
      <w:r w:rsidR="00BE22B3">
        <w:t>design</w:t>
      </w:r>
      <w:r w:rsidR="004B7273">
        <w:t xml:space="preserve"> (i.e.</w:t>
      </w:r>
      <w:r w:rsidR="00980101">
        <w:t>,</w:t>
      </w:r>
      <w:r w:rsidR="004B7273">
        <w:t xml:space="preserve"> </w:t>
      </w:r>
      <w:r w:rsidR="00A84DE0">
        <w:t xml:space="preserve">characteristic </w:t>
      </w:r>
      <w:r w:rsidR="004B7273">
        <w:t>1 and/or 3 above) AND (</w:t>
      </w:r>
      <w:r w:rsidR="00A84DE0">
        <w:t>3</w:t>
      </w:r>
      <w:r w:rsidR="004B7273">
        <w:t xml:space="preserve">) </w:t>
      </w:r>
      <w:r w:rsidR="003041EF">
        <w:t>a</w:t>
      </w:r>
      <w:r w:rsidR="00162B50">
        <w:t xml:space="preserve"> </w:t>
      </w:r>
      <w:r w:rsidR="003041EF">
        <w:t xml:space="preserve">calculation of the </w:t>
      </w:r>
      <w:r w:rsidR="00162B50">
        <w:t>sample size based on a clinically relevant effect (</w:t>
      </w:r>
      <w:r w:rsidR="00A84DE0">
        <w:t xml:space="preserve">characteristic </w:t>
      </w:r>
      <w:r w:rsidR="00980101">
        <w:t>4</w:t>
      </w:r>
      <w:r w:rsidR="00162B50">
        <w:t>)</w:t>
      </w:r>
      <w:r w:rsidR="002D121B">
        <w:t xml:space="preserve"> </w:t>
      </w:r>
      <w:r w:rsidR="00A84DE0">
        <w:t xml:space="preserve">AND </w:t>
      </w:r>
      <w:r w:rsidR="003041EF">
        <w:t xml:space="preserve">(4) the </w:t>
      </w:r>
      <w:r w:rsidR="00A84DE0">
        <w:t>discuss</w:t>
      </w:r>
      <w:r w:rsidR="003041EF">
        <w:t>ion of</w:t>
      </w:r>
      <w:r w:rsidR="00A84DE0">
        <w:t xml:space="preserve"> the clinical relevance </w:t>
      </w:r>
      <w:r w:rsidR="003041EF">
        <w:t xml:space="preserve">of the results </w:t>
      </w:r>
      <w:r w:rsidR="00A84DE0">
        <w:t xml:space="preserve">(characteristic </w:t>
      </w:r>
      <w:r w:rsidR="00980101">
        <w:t>5</w:t>
      </w:r>
      <w:r w:rsidR="00A84DE0">
        <w:t>).</w:t>
      </w:r>
    </w:p>
    <w:p w14:paraId="56F7F5BA" w14:textId="77777777" w:rsidR="00550067" w:rsidRPr="001640C5" w:rsidRDefault="00550067" w:rsidP="00E838BB"/>
    <w:p w14:paraId="0000007D" w14:textId="384C615B" w:rsidR="002069D8" w:rsidRDefault="00E87594">
      <w:pPr>
        <w:pStyle w:val="berschrift2"/>
      </w:pPr>
      <w:r>
        <w:t xml:space="preserve">Screening and </w:t>
      </w:r>
      <w:r w:rsidR="00AE512F">
        <w:t xml:space="preserve">Data </w:t>
      </w:r>
      <w:r>
        <w:t>c</w:t>
      </w:r>
      <w:r w:rsidR="00AE512F">
        <w:t>ollection (selection and coding)</w:t>
      </w:r>
    </w:p>
    <w:p w14:paraId="47DB359C" w14:textId="77777777" w:rsidR="001C17CD" w:rsidRDefault="00AE512F">
      <w:pPr>
        <w:ind w:right="34"/>
      </w:pPr>
      <w:r w:rsidRPr="001640C5">
        <w:t>Studies will be screened independently by two people (</w:t>
      </w:r>
      <w:r w:rsidR="00307C82" w:rsidRPr="001640C5">
        <w:t xml:space="preserve">JRR, </w:t>
      </w:r>
      <w:r w:rsidR="00011E0A">
        <w:t>JP</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if needed.</w:t>
      </w:r>
    </w:p>
    <w:p w14:paraId="77201C3C" w14:textId="1FFB851C" w:rsidR="001C17CD" w:rsidRDefault="00581717">
      <w:pPr>
        <w:ind w:right="34"/>
      </w:pPr>
      <w:r w:rsidRPr="001640C5">
        <w:t>Data will also be extracted independently by two people (</w:t>
      </w:r>
      <w:r w:rsidR="00307C82" w:rsidRPr="001640C5">
        <w:t>JRR, FA</w:t>
      </w:r>
      <w:r w:rsidRPr="001640C5">
        <w:t>)</w:t>
      </w:r>
      <w:r w:rsidR="00980101">
        <w:t xml:space="preserve"> </w:t>
      </w:r>
      <w:r w:rsidR="00980101" w:rsidRPr="00980101">
        <w:t>from the final published RCT and its corresponding pre-trial documentation</w:t>
      </w:r>
      <w:r w:rsidR="001C17CD">
        <w:t xml:space="preserve">. </w:t>
      </w:r>
      <w:r w:rsidR="001C17CD" w:rsidRPr="001C17CD">
        <w:t xml:space="preserve">Pre-trial sources will be prioritized, in descending order, as follows: published protocols, unpublished but available protocols, and trial registrations. For each variable, data will be extracted from the source providing the most complete information. For example, if a given outcome is not reported in the published RCT but is specified in the pre-trial documentation, the latter will be used. In cases of discrepant information between sources, data from the published RCT will be retained, </w:t>
      </w:r>
      <w:r w:rsidR="00A16051">
        <w:t>but</w:t>
      </w:r>
      <w:r w:rsidR="001C17CD" w:rsidRPr="001C17CD">
        <w:t xml:space="preserve"> </w:t>
      </w:r>
      <w:r w:rsidR="00A16051">
        <w:t>both values</w:t>
      </w:r>
      <w:r w:rsidR="001C17CD" w:rsidRPr="001C17CD">
        <w:t xml:space="preserve"> will be documented</w:t>
      </w:r>
      <w:r w:rsidR="00A16051">
        <w:t xml:space="preserve"> to report the nature of discrepancies</w:t>
      </w:r>
      <w:r w:rsidR="003041EF">
        <w:t xml:space="preserve">. </w:t>
      </w:r>
    </w:p>
    <w:p w14:paraId="0D8EAD28" w14:textId="2AA44C21" w:rsidR="00DD3797" w:rsidRPr="001640C5" w:rsidRDefault="00980101">
      <w:pPr>
        <w:ind w:right="34"/>
      </w:pPr>
      <w:r>
        <w:t>A</w:t>
      </w:r>
      <w:r w:rsidR="00581717" w:rsidRPr="001640C5">
        <w:t>n</w:t>
      </w:r>
      <w:r>
        <w:t>y</w:t>
      </w:r>
      <w:r w:rsidR="00581717" w:rsidRPr="001640C5">
        <w:t xml:space="preserve"> discrepancies </w:t>
      </w:r>
      <w:r w:rsidR="001C17CD">
        <w:t xml:space="preserve">between both reviewers during data extraction </w:t>
      </w:r>
      <w:r w:rsidR="00581717" w:rsidRPr="001640C5">
        <w:t>will be resolved by involving a third person (</w:t>
      </w:r>
      <w:r w:rsidR="00307C82" w:rsidRPr="001640C5">
        <w:t>MP</w:t>
      </w:r>
      <w:r w:rsidR="00581717" w:rsidRPr="001640C5">
        <w:t xml:space="preserve">) if needed. We </w:t>
      </w:r>
      <w:r w:rsidR="00AE512F" w:rsidRPr="001640C5">
        <w:t xml:space="preserve">will </w:t>
      </w:r>
      <w:ins w:id="9" w:author="fariba abbassi" w:date="2026-01-13T20:47:00Z" w16du:dateUtc="2026-01-13T19:47:00Z">
        <w:r w:rsidR="00945C1F">
          <w:t xml:space="preserve">use </w:t>
        </w:r>
      </w:ins>
      <w:r w:rsidR="001C17CD">
        <w:t xml:space="preserve">one of </w:t>
      </w:r>
      <w:r w:rsidR="00581717" w:rsidRPr="001640C5">
        <w:t xml:space="preserve">the </w:t>
      </w:r>
      <w:r w:rsidR="001C17CD">
        <w:t xml:space="preserve">following </w:t>
      </w:r>
      <w:r w:rsidR="00581717" w:rsidRPr="001640C5">
        <w:t xml:space="preserve">online </w:t>
      </w:r>
      <w:proofErr w:type="spellStart"/>
      <w:r w:rsidR="00581717" w:rsidRPr="001640C5">
        <w:t>software</w:t>
      </w:r>
      <w:r w:rsidR="001C17CD">
        <w:t>s</w:t>
      </w:r>
      <w:proofErr w:type="spellEnd"/>
      <w:r w:rsidR="00581717" w:rsidRPr="001640C5">
        <w:t xml:space="preserve"> </w:t>
      </w:r>
      <w:r w:rsidR="001C17CD" w:rsidRPr="001640C5">
        <w:t>for data collection</w:t>
      </w:r>
      <w:r w:rsidR="001C17CD">
        <w:t xml:space="preserve">: </w:t>
      </w:r>
      <w:r w:rsidR="00581717" w:rsidRPr="001640C5">
        <w:t xml:space="preserve">Covidence® </w:t>
      </w:r>
      <w:r w:rsidR="001C17CD">
        <w:t>or Rayyan®. We will use</w:t>
      </w:r>
      <w:r w:rsidR="000538B8" w:rsidRPr="001640C5">
        <w:t xml:space="preserve"> a</w:t>
      </w:r>
      <w:r w:rsidR="0027781B" w:rsidRPr="001640C5">
        <w:t xml:space="preserve"> data extraction template</w:t>
      </w:r>
      <w:r w:rsidR="00AE512F"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5D4C34D5" w:rsidR="00E2249F" w:rsidRPr="001640C5" w:rsidRDefault="00E2249F">
      <w:pPr>
        <w:ind w:right="34"/>
      </w:pPr>
      <w:r w:rsidRPr="001640C5">
        <w:t>We will extract the following predefined d</w:t>
      </w:r>
      <w:r w:rsidR="00AE512F" w:rsidRPr="001640C5">
        <w:t>ata</w:t>
      </w:r>
      <w:r w:rsidRPr="001640C5">
        <w:t xml:space="preserve"> for each study</w:t>
      </w:r>
      <w:r w:rsidR="003041EF">
        <w:t>, from both final published RCT and pre-trial</w:t>
      </w:r>
      <w:r w:rsidR="00AE512F" w:rsidRPr="001640C5">
        <w:t xml:space="preserve"> </w:t>
      </w:r>
      <w:r w:rsidR="003041EF">
        <w:t>documentation:</w:t>
      </w:r>
    </w:p>
    <w:p w14:paraId="20656528" w14:textId="77777777" w:rsidR="00A16051" w:rsidRDefault="00147819" w:rsidP="00A16051">
      <w:pPr>
        <w:pStyle w:val="Listenabsatz"/>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publication</w:t>
      </w:r>
      <w:del w:id="10" w:author="fariba abbassi" w:date="2026-01-13T20:47:00Z" w16du:dateUtc="2026-01-13T19:47:00Z">
        <w:r w:rsidR="002D29D8" w:rsidRPr="001640C5" w:rsidDel="00945C1F">
          <w:delText>;</w:delText>
        </w:r>
      </w:del>
    </w:p>
    <w:p w14:paraId="09DE62F6" w14:textId="4A15478C" w:rsidR="00A16051" w:rsidRDefault="002D29D8" w:rsidP="00A16051">
      <w:pPr>
        <w:pStyle w:val="Listenabsatz"/>
        <w:numPr>
          <w:ilvl w:val="0"/>
          <w:numId w:val="5"/>
        </w:numPr>
        <w:ind w:right="34"/>
      </w:pPr>
      <w:r w:rsidRPr="00A16051">
        <w:rPr>
          <w:b/>
          <w:bCs/>
        </w:rPr>
        <w:t>Study</w:t>
      </w:r>
      <w:ins w:id="11" w:author="Joana Rodrigues Ribeiro" w:date="2026-01-11T00:52:00Z" w16du:dateUtc="2026-01-10T23:52:00Z">
        <w:r w:rsidR="00405890">
          <w:t xml:space="preserve"> </w:t>
        </w:r>
      </w:ins>
      <w:r w:rsidRPr="00A16051">
        <w:rPr>
          <w:b/>
          <w:bCs/>
        </w:rPr>
        <w:t>design</w:t>
      </w:r>
      <w:r w:rsidR="00405890">
        <w:t>:</w:t>
      </w:r>
      <w:r w:rsidR="003041EF" w:rsidRPr="003041EF">
        <w:t xml:space="preserve"> </w:t>
      </w:r>
      <w:r w:rsidR="003041EF">
        <w:t xml:space="preserve">specified aim of the trial for the primary outcome  (i.e., superiority, non-inferiority, equivalence or not mentioned), </w:t>
      </w:r>
      <w:r w:rsidR="001C17CD">
        <w:t>specified</w:t>
      </w:r>
      <w:r w:rsidR="003041EF">
        <w:t xml:space="preserve"> primary endpoint (i.e., yes or no)</w:t>
      </w:r>
      <w:r w:rsidR="00A16051">
        <w:rPr>
          <w:rStyle w:val="Funotenzeichen"/>
        </w:rPr>
        <w:footnoteReference w:id="1"/>
      </w:r>
      <w:r w:rsidR="003041EF">
        <w:t>,</w:t>
      </w:r>
      <w:r w:rsidR="001C17CD">
        <w:t xml:space="preserve"> s</w:t>
      </w:r>
      <w:r w:rsidR="003041EF">
        <w:t>pecifi</w:t>
      </w:r>
      <w:r w:rsidR="001C17CD">
        <w:t>ed</w:t>
      </w:r>
      <w:r w:rsidR="003041EF">
        <w:t xml:space="preserve"> aim of the study design (</w:t>
      </w:r>
      <w:r w:rsidR="001C17CD">
        <w:t>i.e.,</w:t>
      </w:r>
      <w:r w:rsidR="003041EF">
        <w:t xml:space="preserve"> superiority</w:t>
      </w:r>
      <w:r w:rsidR="001C17CD">
        <w:t xml:space="preserve">, </w:t>
      </w:r>
      <w:r w:rsidR="003041EF">
        <w:t>non-inferiorit</w:t>
      </w:r>
      <w:r w:rsidR="001C17CD">
        <w:t>y,</w:t>
      </w:r>
      <w:r w:rsidR="001C17CD" w:rsidRPr="001C17CD">
        <w:t xml:space="preserve"> </w:t>
      </w:r>
      <w:r w:rsidR="001C17CD">
        <w:t>equivalence or not mentioned</w:t>
      </w:r>
      <w:proofErr w:type="gramStart"/>
      <w:r w:rsidR="003041EF">
        <w:t>)</w:t>
      </w:r>
      <w:r w:rsidR="00A16051">
        <w:t>;</w:t>
      </w:r>
      <w:proofErr w:type="gramEnd"/>
    </w:p>
    <w:p w14:paraId="270256CF" w14:textId="61A3E7C0" w:rsidR="001C17CD" w:rsidRDefault="00DE217E" w:rsidP="00A16051">
      <w:pPr>
        <w:pStyle w:val="Listenabsatz"/>
        <w:numPr>
          <w:ilvl w:val="0"/>
          <w:numId w:val="5"/>
        </w:numPr>
      </w:pPr>
      <w:r w:rsidRPr="001C17CD">
        <w:rPr>
          <w:b/>
          <w:bCs/>
        </w:rPr>
        <w:t>M</w:t>
      </w:r>
      <w:r w:rsidR="002D29D8" w:rsidRPr="001C17CD">
        <w:rPr>
          <w:b/>
          <w:bCs/>
        </w:rPr>
        <w:t>ethods</w:t>
      </w:r>
      <w:r w:rsidRPr="001C17CD">
        <w:rPr>
          <w:b/>
          <w:bCs/>
        </w:rPr>
        <w:t xml:space="preserve"> section</w:t>
      </w:r>
      <w:r w:rsidR="002D29D8" w:rsidRPr="001C17CD">
        <w:rPr>
          <w:b/>
          <w:bCs/>
        </w:rPr>
        <w:t xml:space="preserve">: </w:t>
      </w:r>
      <w:r w:rsidR="001C17CD">
        <w:t>use of a MID and/or defin</w:t>
      </w:r>
      <w:r w:rsidR="00A16051">
        <w:t>ition of</w:t>
      </w:r>
      <w:r w:rsidR="001C17CD">
        <w:t xml:space="preserve"> a clinically relevant effect (determined otherwise) and/or defin</w:t>
      </w:r>
      <w:r w:rsidR="00A16051">
        <w:t>ition of</w:t>
      </w:r>
      <w:r w:rsidR="001C17CD">
        <w:t xml:space="preserve"> a Cohen’s d, to base sample size calculations upon</w:t>
      </w:r>
      <w:r w:rsidR="00A16051">
        <w:t xml:space="preserve"> (i.e., yes or no</w:t>
      </w:r>
      <w:proofErr w:type="gramStart"/>
      <w:r w:rsidR="00A16051">
        <w:t>);</w:t>
      </w:r>
      <w:proofErr w:type="gramEnd"/>
    </w:p>
    <w:p w14:paraId="23B9C540" w14:textId="3F6A4A15" w:rsidR="00EF4355" w:rsidRPr="001640C5" w:rsidRDefault="00EF4355" w:rsidP="00EF4355">
      <w:pPr>
        <w:pStyle w:val="Listenabsatz"/>
        <w:numPr>
          <w:ilvl w:val="0"/>
          <w:numId w:val="5"/>
        </w:numPr>
        <w:ind w:right="34"/>
      </w:pPr>
      <w:r w:rsidRPr="001C17CD">
        <w:rPr>
          <w:b/>
          <w:bCs/>
        </w:rPr>
        <w:t>Results:</w:t>
      </w:r>
      <w:r w:rsidRPr="00011E0A">
        <w:t xml:space="preserve"> whether the result met the prespecified criterion</w:t>
      </w:r>
      <w:r w:rsidR="00A16051">
        <w:t xml:space="preserve">, e.g., for superiority aim a </w:t>
      </w:r>
      <w:r w:rsidRPr="00011E0A">
        <w:t xml:space="preserve">p-value ≤ 0.05, </w:t>
      </w:r>
      <w:r w:rsidR="00A16051">
        <w:t xml:space="preserve">for </w:t>
      </w:r>
      <w:r w:rsidRPr="00011E0A">
        <w:t>non-inferiority</w:t>
      </w:r>
      <w:r w:rsidR="00A16051">
        <w:t xml:space="preserve"> aim the non-inferiority</w:t>
      </w:r>
      <w:r w:rsidRPr="00011E0A">
        <w:t xml:space="preserve"> margin, </w:t>
      </w:r>
      <w:r w:rsidR="00A16051">
        <w:t>for</w:t>
      </w:r>
      <w:r w:rsidRPr="00011E0A">
        <w:t xml:space="preserve"> equivalence</w:t>
      </w:r>
      <w:r w:rsidR="00A16051">
        <w:t xml:space="preserve"> the equivalence</w:t>
      </w:r>
      <w:r w:rsidRPr="00011E0A">
        <w:t xml:space="preserve"> interval</w:t>
      </w:r>
      <w:r w:rsidR="00A16051">
        <w:t xml:space="preserve"> (i.e., yes or no</w:t>
      </w:r>
      <w:proofErr w:type="gramStart"/>
      <w:r w:rsidR="00A16051">
        <w:t>);</w:t>
      </w:r>
      <w:proofErr w:type="gramEnd"/>
    </w:p>
    <w:p w14:paraId="3FF1F1D9" w14:textId="071997B6" w:rsidR="00405890" w:rsidRDefault="00DE217E" w:rsidP="00405890">
      <w:pPr>
        <w:pStyle w:val="Listenabsatz"/>
        <w:numPr>
          <w:ilvl w:val="0"/>
          <w:numId w:val="5"/>
        </w:numPr>
      </w:pPr>
      <w:r w:rsidRPr="00405890">
        <w:rPr>
          <w:b/>
          <w:bCs/>
        </w:rPr>
        <w:t>D</w:t>
      </w:r>
      <w:r w:rsidR="002D29D8" w:rsidRPr="00405890">
        <w:rPr>
          <w:b/>
          <w:bCs/>
        </w:rPr>
        <w:t>iscussion</w:t>
      </w:r>
      <w:r w:rsidRPr="00405890">
        <w:rPr>
          <w:b/>
          <w:bCs/>
        </w:rPr>
        <w:t xml:space="preserve"> section</w:t>
      </w:r>
      <w:r w:rsidR="006D1F9B" w:rsidRPr="00405890">
        <w:rPr>
          <w:b/>
          <w:bCs/>
        </w:rPr>
        <w:t>:</w:t>
      </w:r>
      <w:r w:rsidR="00147819" w:rsidRPr="001640C5">
        <w:t xml:space="preserve"> </w:t>
      </w:r>
      <w:r w:rsidR="00405890" w:rsidRPr="00405890">
        <w:t xml:space="preserve"> </w:t>
      </w:r>
      <w:r w:rsidR="00405890">
        <w:t>c</w:t>
      </w:r>
      <w:r w:rsidR="00405890" w:rsidRPr="00405890">
        <w:t>onsideration of the clinical relevance of results</w:t>
      </w:r>
      <w:r w:rsidR="00405890">
        <w:t xml:space="preserve"> (</w:t>
      </w:r>
      <w:r w:rsidR="00405890" w:rsidRPr="00405890">
        <w:t>e.g. using a MID or terms associated with “clinical” or “patient” to discuss results for primary and/or secondary endpoints)</w:t>
      </w:r>
      <w:ins w:id="12" w:author="fariba abbassi" w:date="2026-01-13T20:48:00Z" w16du:dateUtc="2026-01-13T19:48:00Z">
        <w:r w:rsidR="00945C1F">
          <w:t xml:space="preserve"> (i.e., yes or no)???</w:t>
        </w:r>
      </w:ins>
    </w:p>
    <w:p w14:paraId="741B887C" w14:textId="275D2032" w:rsidR="00A16051" w:rsidRDefault="00A16051" w:rsidP="00405890">
      <w:pPr>
        <w:pStyle w:val="Listenabsatz"/>
        <w:numPr>
          <w:ilvl w:val="0"/>
          <w:numId w:val="5"/>
        </w:numPr>
      </w:pPr>
      <w:r>
        <w:rPr>
          <w:b/>
          <w:bCs/>
        </w:rPr>
        <w:lastRenderedPageBreak/>
        <w:t>Discrepancies between pre</w:t>
      </w:r>
      <w:r w:rsidRPr="00945C1F">
        <w:rPr>
          <w:b/>
          <w:bCs/>
        </w:rPr>
        <w:t>-</w:t>
      </w:r>
      <w:r w:rsidRPr="00945C1F">
        <w:rPr>
          <w:b/>
          <w:bCs/>
          <w:rPrChange w:id="13" w:author="fariba abbassi" w:date="2026-01-13T20:48:00Z" w16du:dateUtc="2026-01-13T19:48:00Z">
            <w:rPr/>
          </w:rPrChange>
        </w:rPr>
        <w:t>trial</w:t>
      </w:r>
      <w:ins w:id="14" w:author="fariba abbassi" w:date="2026-01-13T20:49:00Z" w16du:dateUtc="2026-01-13T19:49:00Z">
        <w:r w:rsidR="00945C1F">
          <w:rPr>
            <w:b/>
            <w:bCs/>
          </w:rPr>
          <w:t xml:space="preserve"> documentation</w:t>
        </w:r>
      </w:ins>
      <w:r w:rsidRPr="00945C1F">
        <w:rPr>
          <w:b/>
          <w:bCs/>
          <w:rPrChange w:id="15" w:author="fariba abbassi" w:date="2026-01-13T20:48:00Z" w16du:dateUtc="2026-01-13T19:48:00Z">
            <w:rPr/>
          </w:rPrChange>
        </w:rPr>
        <w:t xml:space="preserve"> and final published RCT:</w:t>
      </w:r>
      <w:r>
        <w:t xml:space="preserve"> for specified aim of the trial (i.e., yes or no), for specified aim of the study design (i.e., yes or no), for specified primary endpoint</w:t>
      </w:r>
      <w:r w:rsidR="00030790">
        <w:t xml:space="preserve"> (i.e., yes or no).</w:t>
      </w:r>
    </w:p>
    <w:p w14:paraId="3D0048F1" w14:textId="77777777" w:rsidR="00030790" w:rsidRPr="00405890" w:rsidRDefault="00030790" w:rsidP="00030790"/>
    <w:p w14:paraId="00000082" w14:textId="77777777" w:rsidR="002069D8" w:rsidRDefault="00AE512F">
      <w:pPr>
        <w:pStyle w:val="berschrift2"/>
      </w:pPr>
      <w:r>
        <w:t>Data management</w:t>
      </w:r>
    </w:p>
    <w:p w14:paraId="00000083" w14:textId="50E20066" w:rsidR="002069D8"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r w:rsidR="00030790">
        <w:t xml:space="preserve"> (see </w:t>
      </w:r>
      <w:r w:rsidR="00030790" w:rsidRPr="00030790">
        <w:rPr>
          <w:b/>
          <w:bCs/>
        </w:rPr>
        <w:t>Data Management Plan</w:t>
      </w:r>
      <w:r w:rsidR="00030790">
        <w:t>).</w:t>
      </w:r>
    </w:p>
    <w:p w14:paraId="542C88CC" w14:textId="77777777" w:rsidR="00030790" w:rsidRPr="001640C5" w:rsidRDefault="00030790">
      <w:pPr>
        <w:ind w:right="34"/>
      </w:pPr>
    </w:p>
    <w:p w14:paraId="00000084" w14:textId="77777777" w:rsidR="002069D8" w:rsidRDefault="00AE512F">
      <w:pPr>
        <w:pStyle w:val="berschrift2"/>
      </w:pPr>
      <w:r>
        <w:t>Statistical methods</w:t>
      </w:r>
    </w:p>
    <w:p w14:paraId="02C9B10A" w14:textId="4C999F5D"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BF6398">
        <w:instrText xml:space="preserve"> ADDIN ZOTERO_ITEM CSL_CITATION {"citationID":"IoPxh9Vy","properties":{"formattedCitation":"[3]","plainCitation":"[3]","noteIndex":0},"citationItems":[{"id":22074,"uris":["http://zotero.org/groups/5983724/items/2YIBDFRN"],"itemData":{"id":22074,"type":"software","note":"volume: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BF6398">
        <w:rPr>
          <w:noProof/>
        </w:rPr>
        <w:t>[3]</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berschrift2"/>
      </w:pPr>
      <w:r>
        <w:t>Sample size</w:t>
      </w:r>
    </w:p>
    <w:p w14:paraId="1D61BB0A" w14:textId="4C29DEDF" w:rsidR="00307C82" w:rsidRPr="001640C5" w:rsidRDefault="004430A0">
      <w:r>
        <w:t xml:space="preserve">Based on our pilot </w:t>
      </w:r>
      <w:r w:rsidR="00BD2DB4">
        <w:t xml:space="preserve">study, </w:t>
      </w:r>
      <w:r w:rsidR="00A5244F">
        <w:t>4.6</w:t>
      </w:r>
      <w:r>
        <w:t xml:space="preserve">% </w:t>
      </w:r>
      <w:r w:rsidR="00BD2DB4">
        <w:t>(</w:t>
      </w:r>
      <w:r w:rsidR="00CD56C3">
        <w:t>4</w:t>
      </w:r>
      <w:r w:rsidR="00405890">
        <w:t>/</w:t>
      </w:r>
      <w:r w:rsidR="00BD2DB4">
        <w:t>8</w:t>
      </w:r>
      <w:r w:rsidR="00A5244F">
        <w:t>7</w:t>
      </w:r>
      <w:r w:rsidR="00BD2DB4">
        <w:t xml:space="preserve">) </w:t>
      </w:r>
      <w:r>
        <w:t>fulfill</w:t>
      </w:r>
      <w:r w:rsidR="00BD2DB4">
        <w:t>ed</w:t>
      </w:r>
      <w:r w:rsidR="00405890">
        <w:t xml:space="preserve"> </w:t>
      </w:r>
      <w:r w:rsidR="006E7F48">
        <w:t xml:space="preserve">the </w:t>
      </w:r>
      <w:r w:rsidR="00DD784E">
        <w:t xml:space="preserve">four </w:t>
      </w:r>
      <w:r>
        <w:t>criteria</w:t>
      </w:r>
      <w:r w:rsidR="00405890">
        <w:t xml:space="preserve"> to meaningfully inform practice</w:t>
      </w:r>
      <w:r>
        <w:t>.</w:t>
      </w:r>
      <w:r w:rsidR="004C67A1">
        <w:t xml:space="preserve"> </w:t>
      </w:r>
      <w:r w:rsidR="006E7F48">
        <w:t xml:space="preserve">We </w:t>
      </w:r>
      <w:r w:rsidR="00591068">
        <w:t>based sample size calculations on the precision with which we estimate th</w:t>
      </w:r>
      <w:r w:rsidR="00A5244F">
        <w:t>at 5.0</w:t>
      </w:r>
      <w:r w:rsidR="00591068">
        <w:t xml:space="preserve"> % of trials </w:t>
      </w:r>
      <w:r w:rsidR="00D8119F">
        <w:t xml:space="preserve">that meet the four criteria and prespecified a 95% CI of </w:t>
      </w:r>
      <w:r w:rsidR="00405890">
        <w:t xml:space="preserve">5%. </w:t>
      </w:r>
      <w:r w:rsidR="004C67A1">
        <w:t xml:space="preserve">With the </w:t>
      </w:r>
      <w:proofErr w:type="spellStart"/>
      <w:r w:rsidR="004C67A1" w:rsidRPr="004C67A1">
        <w:t>prec_prop</w:t>
      </w:r>
      <w:proofErr w:type="spellEnd"/>
      <w:r w:rsidR="004C67A1">
        <w:t xml:space="preserve"> package</w:t>
      </w:r>
      <w:r w:rsidR="007657EB">
        <w:fldChar w:fldCharType="begin"/>
      </w:r>
      <w:r w:rsidR="00BF6398">
        <w:instrText xml:space="preserve"> ADDIN ZOTERO_ITEM CSL_CITATION {"citationID":"PdC7NKXf","properties":{"formattedCitation":"[4]","plainCitation":"[4]","noteIndex":0},"citationItems":[{"id":186235,"uris":["http://zotero.org/users/6583603/items/BDDFPQFI"],"itemData":{"id":186235,"type":"software","publisher":"R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7657EB">
        <w:fldChar w:fldCharType="separate"/>
      </w:r>
      <w:r w:rsidR="00BF6398">
        <w:rPr>
          <w:noProof/>
        </w:rPr>
        <w:t>[4]</w:t>
      </w:r>
      <w:r w:rsidR="007657EB">
        <w:fldChar w:fldCharType="end"/>
      </w:r>
      <w:r w:rsidR="004C67A1">
        <w:t xml:space="preserve">, we obtained a sample of </w:t>
      </w:r>
      <w:r w:rsidR="00A5244F">
        <w:t>304</w:t>
      </w:r>
      <w:r w:rsidR="00405890">
        <w:t xml:space="preserve"> </w:t>
      </w:r>
      <w:r w:rsidR="00EB22BB">
        <w:t>(</w:t>
      </w:r>
      <w:r w:rsidR="00405890">
        <w:t xml:space="preserve">Wilson 95%CI of </w:t>
      </w:r>
      <w:r w:rsidR="00A5244F">
        <w:t>2.0</w:t>
      </w:r>
      <w:r w:rsidR="00405890">
        <w:t xml:space="preserve"> to </w:t>
      </w:r>
      <w:r w:rsidR="00A5244F">
        <w:t>12.</w:t>
      </w:r>
      <w:commentRangeStart w:id="16"/>
      <w:r w:rsidR="00A5244F">
        <w:t>0</w:t>
      </w:r>
      <w:commentRangeEnd w:id="16"/>
      <w:r w:rsidR="00A5244F">
        <w:rPr>
          <w:rStyle w:val="Kommentarzeichen"/>
        </w:rPr>
        <w:commentReference w:id="16"/>
      </w:r>
      <w:r w:rsidR="00405890">
        <w:t>)</w:t>
      </w:r>
      <w:r w:rsidR="004C67A1">
        <w:t xml:space="preserve">. In the pilot phase, from 1612 records we </w:t>
      </w:r>
      <w:r w:rsidR="00FA0942">
        <w:t>identified 8</w:t>
      </w:r>
      <w:r w:rsidR="00A5244F">
        <w:t>7</w:t>
      </w:r>
      <w:r w:rsidR="00FA0942">
        <w:t xml:space="preserve"> “final publications”</w:t>
      </w:r>
      <w:r w:rsidR="00405890">
        <w:t xml:space="preserve"> we analyzed</w:t>
      </w:r>
      <w:r w:rsidR="00FA0942">
        <w:t xml:space="preserve">. For </w:t>
      </w:r>
      <w:r w:rsidR="00A5244F">
        <w:t>304</w:t>
      </w:r>
      <w:r w:rsidR="00405890">
        <w:t xml:space="preserve"> final </w:t>
      </w:r>
      <w:commentRangeStart w:id="17"/>
      <w:r w:rsidR="00405890">
        <w:t>publications</w:t>
      </w:r>
      <w:commentRangeEnd w:id="17"/>
      <w:r w:rsidR="00A5244F">
        <w:rPr>
          <w:rStyle w:val="Kommentarzeichen"/>
        </w:rPr>
        <w:commentReference w:id="17"/>
      </w:r>
      <w:r w:rsidR="00405890">
        <w:t>,</w:t>
      </w:r>
      <w:r w:rsidR="00FA0942">
        <w:t xml:space="preserve"> we calculated that </w:t>
      </w:r>
      <w:r w:rsidR="00A5244F">
        <w:t>5’633</w:t>
      </w:r>
      <w:r w:rsidR="00405890">
        <w:t xml:space="preserve"> </w:t>
      </w:r>
      <w:r w:rsidR="00FA0942">
        <w:t>records would be needed</w:t>
      </w:r>
      <w:r w:rsidR="00405890">
        <w:t xml:space="preserve">. </w:t>
      </w:r>
      <w:r w:rsidR="00FA0942">
        <w:t>We considered that due to our relatively permissive search strategy (versus for the pilot phase) we would not need to consider more than a 10% interval, i.e</w:t>
      </w:r>
      <w:r w:rsidR="001C665F">
        <w:t xml:space="preserve">., </w:t>
      </w:r>
      <w:commentRangeStart w:id="18"/>
      <w:r w:rsidR="00293218">
        <w:t>6’197</w:t>
      </w:r>
      <w:commentRangeEnd w:id="18"/>
      <w:r w:rsidR="00293218">
        <w:rPr>
          <w:rStyle w:val="Kommentarzeichen"/>
        </w:rPr>
        <w:commentReference w:id="18"/>
      </w:r>
      <w:r w:rsidR="00405890">
        <w:t>.</w:t>
      </w:r>
    </w:p>
    <w:p w14:paraId="00000093" w14:textId="77777777" w:rsidR="002069D8" w:rsidRDefault="00AE512F">
      <w:pPr>
        <w:pStyle w:val="berschrift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berschrift2"/>
      </w:pPr>
      <w:r>
        <w:t>Data summary and certainty of evidence assessment</w:t>
      </w:r>
    </w:p>
    <w:p w14:paraId="0000009E" w14:textId="193228F4" w:rsidR="002069D8" w:rsidRPr="001640C5" w:rsidRDefault="00307C82">
      <w:bookmarkStart w:id="19" w:name="_heading=h.rbqjz3u6igr1" w:colFirst="0" w:colLast="0"/>
      <w:bookmarkEnd w:id="19"/>
      <w:r w:rsidRPr="001640C5">
        <w:t>None.</w:t>
      </w:r>
    </w:p>
    <w:p w14:paraId="0000009F" w14:textId="77777777" w:rsidR="002069D8" w:rsidRDefault="00AE512F">
      <w:pPr>
        <w:pStyle w:val="berschrift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berschrift1"/>
      </w:pPr>
      <w:r>
        <w:br w:type="page"/>
      </w:r>
    </w:p>
    <w:p w14:paraId="000000A2" w14:textId="77777777" w:rsidR="002069D8" w:rsidRPr="00250A94" w:rsidRDefault="00AE512F">
      <w:pPr>
        <w:pStyle w:val="berschrift1"/>
        <w:rPr>
          <w:lang w:val="fr-CH"/>
          <w:rPrChange w:id="20" w:author="Milo Alan Puhan" w:date="2026-01-07T15:24:00Z" w16du:dateUtc="2026-01-07T14:24:00Z">
            <w:rPr>
              <w:lang w:val="de-CH"/>
            </w:rPr>
          </w:rPrChange>
        </w:rPr>
      </w:pPr>
      <w:r w:rsidRPr="00250A94">
        <w:rPr>
          <w:lang w:val="fr-CH"/>
          <w:rPrChange w:id="21" w:author="Milo Alan Puhan" w:date="2026-01-07T15:24:00Z" w16du:dateUtc="2026-01-07T14:24:00Z">
            <w:rPr>
              <w:lang w:val="de-CH"/>
            </w:rPr>
          </w:rPrChange>
        </w:rPr>
        <w:lastRenderedPageBreak/>
        <w:t>Bibliography</w:t>
      </w:r>
    </w:p>
    <w:p w14:paraId="414C129C" w14:textId="77777777" w:rsidR="00BF6398" w:rsidRPr="00BF6398" w:rsidRDefault="00013262" w:rsidP="00BF6398">
      <w:pPr>
        <w:pStyle w:val="Literaturverzeichnis"/>
        <w:rPr>
          <w:color w:val="auto"/>
          <w:sz w:val="22"/>
          <w:lang w:val="en-US"/>
        </w:rPr>
      </w:pPr>
      <w:r>
        <w:fldChar w:fldCharType="begin"/>
      </w:r>
      <w:r w:rsidR="007657EB" w:rsidRPr="00250A94">
        <w:rPr>
          <w:lang w:val="fr-CH"/>
          <w:rPrChange w:id="22" w:author="Milo Alan Puhan" w:date="2026-01-07T15:24:00Z" w16du:dateUtc="2026-01-07T14:24:00Z">
            <w:rPr>
              <w:lang w:val="de-CH"/>
            </w:rPr>
          </w:rPrChange>
        </w:rPr>
        <w:instrText xml:space="preserve"> ADDIN ZOTERO_BIBL {"uncited":[],"omitted":[],"custom":[]} CSL_BIBLIOGRAPHY </w:instrText>
      </w:r>
      <w:r>
        <w:fldChar w:fldCharType="separate"/>
      </w:r>
      <w:r w:rsidR="00BF6398" w:rsidRPr="00695047">
        <w:rPr>
          <w:color w:val="auto"/>
          <w:sz w:val="22"/>
          <w:lang w:val="fr-CH"/>
          <w:rPrChange w:id="23" w:author="Milo Alan Puhan" w:date="2026-01-12T22:01:00Z" w16du:dateUtc="2026-01-12T21:01:00Z">
            <w:rPr>
              <w:color w:val="auto"/>
              <w:sz w:val="22"/>
              <w:lang w:val="en-US"/>
            </w:rPr>
          </w:rPrChange>
        </w:rPr>
        <w:t>[1]</w:t>
      </w:r>
      <w:r w:rsidR="00BF6398" w:rsidRPr="00695047">
        <w:rPr>
          <w:color w:val="auto"/>
          <w:sz w:val="22"/>
          <w:lang w:val="fr-CH"/>
          <w:rPrChange w:id="24" w:author="Milo Alan Puhan" w:date="2026-01-12T22:01:00Z" w16du:dateUtc="2026-01-12T21:01:00Z">
            <w:rPr>
              <w:color w:val="auto"/>
              <w:sz w:val="22"/>
              <w:lang w:val="en-US"/>
            </w:rPr>
          </w:rPrChange>
        </w:rPr>
        <w:tab/>
        <w:t xml:space="preserve">Abbassi F, Pfister M, Domenghino A, et al. </w:t>
      </w:r>
      <w:r w:rsidR="00BF6398" w:rsidRPr="00BF6398">
        <w:rPr>
          <w:color w:val="auto"/>
          <w:sz w:val="22"/>
          <w:lang w:val="en-US"/>
        </w:rPr>
        <w:t>Surgical Outcome Reporting. Moving From a Comic to a Tragic Opera? Ann Surg 2024;280:248–52. https://doi.org/10.1097/SLA.0000000000006226.</w:t>
      </w:r>
    </w:p>
    <w:p w14:paraId="1E72BD52" w14:textId="77777777" w:rsidR="00BF6398" w:rsidRPr="00BF6398" w:rsidRDefault="00BF6398" w:rsidP="00BF6398">
      <w:pPr>
        <w:pStyle w:val="Literaturverzeichnis"/>
        <w:rPr>
          <w:color w:val="auto"/>
          <w:sz w:val="22"/>
          <w:lang w:val="en-US"/>
        </w:rPr>
      </w:pPr>
      <w:r w:rsidRPr="00BF6398">
        <w:rPr>
          <w:color w:val="auto"/>
          <w:sz w:val="22"/>
          <w:lang w:val="en-US"/>
        </w:rPr>
        <w:t>[2]</w:t>
      </w:r>
      <w:r w:rsidRPr="00BF6398">
        <w:rPr>
          <w:color w:val="auto"/>
          <w:sz w:val="22"/>
          <w:lang w:val="en-US"/>
        </w:rPr>
        <w:tab/>
        <w:t>Slankamenac K, Graf R, Barkun J, et al. The Comprehensive Complication Index: A Novel Continuous Scale to Measure Surgical Morbidity. Annals of Surgery 2013;258:1. https://doi.org/10.1097/SLA.0b013e318296c732.</w:t>
      </w:r>
    </w:p>
    <w:p w14:paraId="32D5B3AE" w14:textId="77777777" w:rsidR="00BF6398" w:rsidRPr="00BF6398" w:rsidRDefault="00BF6398" w:rsidP="00BF6398">
      <w:pPr>
        <w:pStyle w:val="Literaturverzeichnis"/>
        <w:rPr>
          <w:color w:val="auto"/>
          <w:sz w:val="22"/>
          <w:lang w:val="en-US"/>
        </w:rPr>
      </w:pPr>
      <w:r w:rsidRPr="00BF6398">
        <w:rPr>
          <w:color w:val="auto"/>
          <w:sz w:val="22"/>
          <w:lang w:val="en-US"/>
        </w:rPr>
        <w:t>[3]</w:t>
      </w:r>
      <w:r w:rsidRPr="00BF6398">
        <w:rPr>
          <w:color w:val="auto"/>
          <w:sz w:val="22"/>
          <w:lang w:val="en-US"/>
        </w:rPr>
        <w:tab/>
        <w:t>RStudio Team. RStudio: Integrated Development Environment for R 2024;2024.12.0+467.</w:t>
      </w:r>
    </w:p>
    <w:p w14:paraId="4B5AD93A" w14:textId="77777777" w:rsidR="00BF6398" w:rsidRPr="00BF6398" w:rsidRDefault="00BF6398" w:rsidP="00BF6398">
      <w:pPr>
        <w:pStyle w:val="Literaturverzeichnis"/>
        <w:rPr>
          <w:color w:val="auto"/>
          <w:sz w:val="22"/>
          <w:lang w:val="en-US"/>
        </w:rPr>
      </w:pPr>
      <w:r w:rsidRPr="00BF6398">
        <w:rPr>
          <w:color w:val="auto"/>
          <w:sz w:val="22"/>
          <w:lang w:val="en-US"/>
        </w:rPr>
        <w:t>[4]</w:t>
      </w:r>
      <w:r w:rsidRPr="00BF6398">
        <w:rPr>
          <w:color w:val="auto"/>
          <w:sz w:val="22"/>
          <w:lang w:val="en-US"/>
        </w:rPr>
        <w:tab/>
        <w:t>Jaeschke A, Haller B, Egger M. presize: Sample size and precision for clinical trials (R package) 2025.</w:t>
      </w:r>
    </w:p>
    <w:p w14:paraId="000000AD" w14:textId="774C56B1" w:rsidR="002069D8" w:rsidRDefault="00013262" w:rsidP="00BF6398">
      <w:pPr>
        <w:pStyle w:val="Literaturverzeichnis"/>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berschrift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berschrift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7DEEA3AB" w14:textId="65EF2BD1" w:rsidR="007657EB" w:rsidRPr="007657EB" w:rsidRDefault="002F71EC" w:rsidP="007657EB">
      <w:pPr>
        <w:sectPr w:rsidR="007657EB" w:rsidRPr="007657EB">
          <w:pgSz w:w="12240" w:h="15840"/>
          <w:pgMar w:top="1440" w:right="1440" w:bottom="1440" w:left="1440" w:header="720" w:footer="720" w:gutter="0"/>
          <w:pgNumType w:start="1"/>
          <w:cols w:space="720"/>
        </w:sectPr>
      </w:pPr>
      <w:r w:rsidRPr="001640C5">
        <w:sym w:font="Wingdings" w:char="F0E8"/>
      </w:r>
      <w:r w:rsidRPr="001640C5">
        <w:t xml:space="preserve"> This yielded to 13 results</w:t>
      </w:r>
      <w:r w:rsidR="007657EB">
        <w:t>.</w:t>
      </w:r>
    </w:p>
    <w:p w14:paraId="5AEFE373" w14:textId="77777777" w:rsidR="004E37B3" w:rsidRDefault="004E37B3" w:rsidP="004E37B3">
      <w:pPr>
        <w:pStyle w:val="berschrift1"/>
      </w:pPr>
      <w:r>
        <w:lastRenderedPageBreak/>
        <w:t>Data Management Plan</w:t>
      </w:r>
    </w:p>
    <w:p w14:paraId="3FF593BC" w14:textId="77777777" w:rsidR="004E37B3" w:rsidRPr="001640C5" w:rsidRDefault="004E37B3" w:rsidP="004E37B3">
      <w:r w:rsidRPr="001640C5">
        <w:rPr>
          <w:b/>
          <w:bCs/>
        </w:rPr>
        <w:t>Project:</w:t>
      </w:r>
      <w:r w:rsidRPr="001640C5">
        <w:t xml:space="preserve"> Systematic review of published surgical randomized controlled trials (RCTs) on pretrial planning and the place of clinical relevance</w:t>
      </w:r>
    </w:p>
    <w:p w14:paraId="4B316EC9" w14:textId="77777777" w:rsidR="004E37B3" w:rsidRDefault="004E37B3" w:rsidP="004E37B3">
      <w:pPr>
        <w:pStyle w:val="berschrift2"/>
      </w:pPr>
      <w:r>
        <w:t xml:space="preserve">What data (types and formats) will/do you generate and re-use? </w:t>
      </w:r>
    </w:p>
    <w:p w14:paraId="4273E68B" w14:textId="77777777" w:rsidR="004E37B3" w:rsidRPr="001640C5" w:rsidRDefault="004E37B3" w:rsidP="004E37B3">
      <w:pPr>
        <w:rPr>
          <w:b/>
          <w:bCs/>
        </w:rPr>
      </w:pPr>
      <w:r w:rsidRPr="001640C5">
        <w:rPr>
          <w:b/>
          <w:bCs/>
        </w:rPr>
        <w:t>Generated data</w:t>
      </w:r>
    </w:p>
    <w:p w14:paraId="73602DF2" w14:textId="77777777" w:rsidR="004E37B3" w:rsidRPr="001640C5" w:rsidRDefault="004E37B3" w:rsidP="001640C5">
      <w:pPr>
        <w:pStyle w:val="Listenabsatz"/>
        <w:numPr>
          <w:ilvl w:val="0"/>
          <w:numId w:val="20"/>
        </w:numPr>
        <w:rPr>
          <w:sz w:val="36"/>
          <w:szCs w:val="36"/>
        </w:rPr>
      </w:pPr>
      <w:r>
        <w:t>text files (docx format) for the search strategy, PRISMA flow chart, manuscript</w:t>
      </w:r>
    </w:p>
    <w:p w14:paraId="4BCF99BF" w14:textId="77777777" w:rsidR="004E37B3" w:rsidRPr="001640C5" w:rsidRDefault="004E37B3" w:rsidP="001640C5">
      <w:pPr>
        <w:pStyle w:val="Listenabsatz"/>
        <w:numPr>
          <w:ilvl w:val="0"/>
          <w:numId w:val="20"/>
        </w:numPr>
        <w:rPr>
          <w:sz w:val="36"/>
          <w:szCs w:val="36"/>
        </w:rPr>
      </w:pPr>
      <w:r>
        <w:t>data tables (Excel and csv formats) for the data collection from Rayyan® (possibly Covidence®)</w:t>
      </w:r>
    </w:p>
    <w:p w14:paraId="7649FF63" w14:textId="77777777" w:rsidR="004E37B3" w:rsidRPr="001640C5" w:rsidRDefault="004E37B3" w:rsidP="001640C5">
      <w:pPr>
        <w:pStyle w:val="Listenabsatz"/>
        <w:numPr>
          <w:ilvl w:val="0"/>
          <w:numId w:val="20"/>
        </w:numPr>
        <w:rPr>
          <w:sz w:val="36"/>
          <w:szCs w:val="36"/>
        </w:rPr>
      </w:pPr>
      <w:r>
        <w:t>codes (RStudio®) to read, tidy and save tables, generate plots</w:t>
      </w:r>
    </w:p>
    <w:p w14:paraId="0FD7725A" w14:textId="77777777" w:rsidR="004E37B3" w:rsidRPr="001640C5" w:rsidRDefault="004E37B3" w:rsidP="001640C5">
      <w:pPr>
        <w:pStyle w:val="Listenabsatz"/>
        <w:numPr>
          <w:ilvl w:val="0"/>
          <w:numId w:val="20"/>
        </w:numPr>
        <w:rPr>
          <w:sz w:val="36"/>
          <w:szCs w:val="36"/>
        </w:rPr>
      </w:pPr>
      <w:r>
        <w:t>figures (mostly plots in tiff/ jpeg/</w:t>
      </w:r>
      <w:proofErr w:type="spellStart"/>
      <w:r>
        <w:t>png</w:t>
      </w:r>
      <w:proofErr w:type="spellEnd"/>
      <w:r>
        <w:t>/ pdf formats)</w:t>
      </w:r>
    </w:p>
    <w:p w14:paraId="574AA40F" w14:textId="77777777" w:rsidR="004E37B3" w:rsidRPr="001640C5" w:rsidRDefault="004E37B3" w:rsidP="004E37B3">
      <w:pPr>
        <w:rPr>
          <w:b/>
          <w:bCs/>
        </w:rPr>
      </w:pPr>
      <w:r w:rsidRPr="001640C5">
        <w:rPr>
          <w:b/>
          <w:bCs/>
        </w:rPr>
        <w:t>Re-use</w:t>
      </w:r>
    </w:p>
    <w:p w14:paraId="6584CA95" w14:textId="77777777" w:rsidR="004E37B3" w:rsidRPr="001640C5" w:rsidRDefault="004E37B3" w:rsidP="001640C5">
      <w:pPr>
        <w:pStyle w:val="Listenabsatz"/>
        <w:numPr>
          <w:ilvl w:val="0"/>
          <w:numId w:val="21"/>
        </w:numPr>
        <w:rPr>
          <w:sz w:val="36"/>
          <w:szCs w:val="36"/>
        </w:rPr>
      </w:pPr>
      <w:r>
        <w:t>text files (docx format) for the PRISMA flow chart</w:t>
      </w:r>
    </w:p>
    <w:p w14:paraId="325CAEFD" w14:textId="77777777" w:rsidR="004E37B3" w:rsidRPr="001640C5" w:rsidRDefault="004E37B3" w:rsidP="001640C5">
      <w:pPr>
        <w:pStyle w:val="Listenabsatz"/>
        <w:numPr>
          <w:ilvl w:val="0"/>
          <w:numId w:val="21"/>
        </w:numPr>
        <w:rPr>
          <w:sz w:val="36"/>
          <w:szCs w:val="36"/>
        </w:rPr>
      </w:pPr>
      <w:r>
        <w:t>codes (RStudio) to read, tidy and save tables, generate plots</w:t>
      </w:r>
    </w:p>
    <w:p w14:paraId="28B1F93A" w14:textId="77777777" w:rsidR="004E37B3" w:rsidRDefault="004E37B3" w:rsidP="004E37B3">
      <w:pPr>
        <w:pStyle w:val="berschrift2"/>
      </w:pPr>
      <w:r>
        <w:t xml:space="preserve">What is the expected size of the data that you generate or re-use? </w:t>
      </w:r>
    </w:p>
    <w:p w14:paraId="4EB2ED54" w14:textId="77777777" w:rsidR="004E37B3" w:rsidRPr="001640C5" w:rsidRDefault="004E37B3" w:rsidP="004E37B3">
      <w:r w:rsidRPr="001640C5">
        <w:t>No large files are expected besides the dataset and tables generated after extraction; I expect a total size of 1 to 10GB.</w:t>
      </w:r>
    </w:p>
    <w:p w14:paraId="41477F64" w14:textId="77777777" w:rsidR="004E37B3" w:rsidRDefault="004E37B3" w:rsidP="004E37B3">
      <w:pPr>
        <w:pStyle w:val="berschrift2"/>
      </w:pPr>
      <w:r>
        <w:t xml:space="preserve">What is the origin/provenance of the data you generate or re-use? </w:t>
      </w:r>
    </w:p>
    <w:p w14:paraId="6EEEEAEE" w14:textId="77777777" w:rsidR="004E37B3" w:rsidRPr="001640C5" w:rsidRDefault="004E37B3" w:rsidP="004E37B3">
      <w:r w:rsidRPr="001640C5">
        <w:t>The generate data come from both first authors (codes, search strategy, manuscript), websites (PRISMA flow chart template, Rayyan® (and eventually Covidence®), studies available in online databases (CENTRAL).</w:t>
      </w:r>
    </w:p>
    <w:p w14:paraId="5EB790DD" w14:textId="77777777" w:rsidR="004E37B3" w:rsidRPr="001640C5" w:rsidRDefault="004E37B3" w:rsidP="004E37B3">
      <w:r w:rsidRPr="001640C5">
        <w:t>The re-used data come from me (codes) and websites (PRISMA flow chart template, Rayyan®).</w:t>
      </w:r>
    </w:p>
    <w:p w14:paraId="433D5769" w14:textId="77777777" w:rsidR="004E37B3" w:rsidRDefault="004E37B3" w:rsidP="004E37B3">
      <w:pPr>
        <w:pStyle w:val="berschrift2"/>
      </w:pPr>
      <w:r>
        <w:t xml:space="preserve">To whom might your data be useful ('data utility')? </w:t>
      </w:r>
    </w:p>
    <w:p w14:paraId="234F2AEB" w14:textId="77777777" w:rsidR="004E37B3" w:rsidRPr="001640C5" w:rsidRDefault="004E37B3" w:rsidP="004E37B3">
      <w:r w:rsidRPr="001640C5">
        <w:t>To my co-authors and me to write the manuscript. We intend to submit this manuscript to a journal. The data we will generate may be useful for a future review in the same or a similar topic, to reassess the quality of pretrial planning of surgical RCTs.</w:t>
      </w:r>
    </w:p>
    <w:p w14:paraId="2F2E2FB2" w14:textId="77777777" w:rsidR="004E37B3" w:rsidRDefault="004E37B3" w:rsidP="004E37B3">
      <w:pPr>
        <w:pStyle w:val="berschrift2"/>
      </w:pPr>
      <w:r>
        <w:t xml:space="preserve">What is your strategy for data documentation? Will you follow any metadata standards or guidelines? </w:t>
      </w:r>
    </w:p>
    <w:p w14:paraId="19E88D98" w14:textId="77777777" w:rsidR="004E37B3" w:rsidRPr="001640C5" w:rsidRDefault="004E37B3" w:rsidP="004E37B3">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p>
    <w:p w14:paraId="098CB01A" w14:textId="77777777" w:rsidR="004E37B3" w:rsidRDefault="004E37B3" w:rsidP="004E37B3">
      <w:pPr>
        <w:pStyle w:val="berschrift2"/>
      </w:pPr>
      <w:r>
        <w:t xml:space="preserve">What is your strategy for sharing and/or archiving the data, and for long term preservation? </w:t>
      </w:r>
    </w:p>
    <w:p w14:paraId="754C8B8A" w14:textId="77777777" w:rsidR="004E37B3" w:rsidRPr="001640C5" w:rsidRDefault="004E37B3" w:rsidP="004E37B3">
      <w:r w:rsidRPr="001640C5">
        <w:t xml:space="preserve">Data are available in my </w:t>
      </w:r>
      <w:proofErr w:type="spellStart"/>
      <w:r w:rsidRPr="001640C5">
        <w:t>Github</w:t>
      </w:r>
      <w:proofErr w:type="spellEnd"/>
      <w:r w:rsidRPr="001640C5">
        <w:t>® repository. To export the project in the form of a doi will be considered after submission.</w:t>
      </w:r>
    </w:p>
    <w:p w14:paraId="149232E2" w14:textId="77777777" w:rsidR="004E37B3" w:rsidRPr="001640C5" w:rsidRDefault="004E37B3" w:rsidP="004E37B3">
      <w:r w:rsidRPr="001640C5">
        <w:t>Additionally, I will personally keep files in personal hardware disks (internal and external).</w:t>
      </w:r>
    </w:p>
    <w:p w14:paraId="71009B08" w14:textId="77777777" w:rsidR="00B42465" w:rsidRPr="001640C5" w:rsidRDefault="00B42465" w:rsidP="00B42465"/>
    <w:sectPr w:rsidR="00B42465" w:rsidRPr="001640C5" w:rsidSect="004E37B3">
      <w:head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fariba abbassi" w:date="2026-01-13T20:41:00Z" w:initials="fa">
    <w:p w14:paraId="68A673D2" w14:textId="77777777" w:rsidR="00945C1F" w:rsidRDefault="00945C1F" w:rsidP="00945C1F">
      <w:r>
        <w:rPr>
          <w:rStyle w:val="Kommentarzeichen"/>
        </w:rPr>
        <w:annotationRef/>
      </w:r>
      <w:r>
        <w:rPr>
          <w:sz w:val="20"/>
          <w:szCs w:val="20"/>
        </w:rPr>
        <w:t>where is Ref.1?</w:t>
      </w:r>
    </w:p>
  </w:comment>
  <w:comment w:id="8" w:author="fariba abbassi" w:date="2026-01-13T20:42:00Z" w:initials="fa">
    <w:p w14:paraId="5D870743" w14:textId="77777777" w:rsidR="00945C1F" w:rsidRDefault="00945C1F" w:rsidP="00945C1F">
      <w:r>
        <w:rPr>
          <w:rStyle w:val="Kommentarzeichen"/>
        </w:rPr>
        <w:annotationRef/>
      </w:r>
      <w:r>
        <w:rPr>
          <w:sz w:val="20"/>
          <w:szCs w:val="20"/>
        </w:rPr>
        <w:t>I dont understand the difference between point 1 and 3</w:t>
      </w:r>
    </w:p>
  </w:comment>
  <w:comment w:id="16" w:author="Joana Rodrigues Ribeiro" w:date="2026-01-13T18:15:00Z" w:initials="JRR">
    <w:p w14:paraId="57F86670" w14:textId="6D739E2A" w:rsidR="00A5244F" w:rsidRDefault="00A5244F" w:rsidP="00A5244F">
      <w:r>
        <w:rPr>
          <w:rStyle w:val="Kommentarzeichen"/>
        </w:rPr>
        <w:annotationRef/>
      </w:r>
      <w:r>
        <w:rPr>
          <w:sz w:val="20"/>
          <w:szCs w:val="20"/>
        </w:rPr>
        <w:t>with 7% of interval I would need 161 studies...</w:t>
      </w:r>
    </w:p>
  </w:comment>
  <w:comment w:id="17" w:author="Joana Rodrigues Ribeiro" w:date="2026-01-13T18:19:00Z" w:initials="JRR">
    <w:p w14:paraId="7183E09D" w14:textId="77777777" w:rsidR="00A5244F" w:rsidRDefault="00A5244F" w:rsidP="00A5244F">
      <w:r>
        <w:rPr>
          <w:rStyle w:val="Kommentarzeichen"/>
        </w:rPr>
        <w:annotationRef/>
      </w:r>
      <w:r>
        <w:rPr>
          <w:sz w:val="20"/>
          <w:szCs w:val="20"/>
        </w:rPr>
        <w:t>I think better 7% of interval to "only" screen 2984</w:t>
      </w:r>
    </w:p>
  </w:comment>
  <w:comment w:id="18" w:author="Joana Rodrigues Ribeiro" w:date="2026-01-13T18:20:00Z" w:initials="JRR">
    <w:p w14:paraId="4A964901" w14:textId="77777777" w:rsidR="00293218" w:rsidRDefault="00293218" w:rsidP="00293218">
      <w:r>
        <w:rPr>
          <w:rStyle w:val="Kommentarzeichen"/>
        </w:rPr>
        <w:annotationRef/>
      </w:r>
      <w:r>
        <w:rPr>
          <w:sz w:val="20"/>
          <w:szCs w:val="20"/>
        </w:rPr>
        <w:t>with 7% it would be 3283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A673D2" w15:done="0"/>
  <w15:commentEx w15:paraId="5D870743" w15:done="0"/>
  <w15:commentEx w15:paraId="57F86670" w15:done="0"/>
  <w15:commentEx w15:paraId="7183E09D" w15:done="0"/>
  <w15:commentEx w15:paraId="4A9649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B1982E" w16cex:dateUtc="2026-01-13T19:41:00Z"/>
  <w16cex:commentExtensible w16cex:durableId="499B7C53" w16cex:dateUtc="2026-01-13T19:42:00Z"/>
  <w16cex:commentExtensible w16cex:durableId="5F4F7A67" w16cex:dateUtc="2026-01-13T17:15:00Z"/>
  <w16cex:commentExtensible w16cex:durableId="7C58CAF7" w16cex:dateUtc="2026-01-13T17:19:00Z"/>
  <w16cex:commentExtensible w16cex:durableId="761B7B94" w16cex:dateUtc="2026-01-13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A673D2" w16cid:durableId="5BB1982E"/>
  <w16cid:commentId w16cid:paraId="5D870743" w16cid:durableId="499B7C53"/>
  <w16cid:commentId w16cid:paraId="57F86670" w16cid:durableId="5F4F7A67"/>
  <w16cid:commentId w16cid:paraId="7183E09D" w16cid:durableId="7C58CAF7"/>
  <w16cid:commentId w16cid:paraId="4A964901" w16cid:durableId="761B7B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FB62" w14:textId="77777777" w:rsidR="00DF73BE" w:rsidRDefault="00DF73BE">
      <w:pPr>
        <w:spacing w:before="0" w:after="0"/>
      </w:pPr>
      <w:r>
        <w:separator/>
      </w:r>
    </w:p>
  </w:endnote>
  <w:endnote w:type="continuationSeparator" w:id="0">
    <w:p w14:paraId="20B9B7E0" w14:textId="77777777" w:rsidR="00DF73BE" w:rsidRDefault="00DF73B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07DB309E-D347-904F-ACE0-C7B2D967EB29}"/>
  </w:font>
  <w:font w:name="Times New Roman">
    <w:panose1 w:val="02020603050405020304"/>
    <w:charset w:val="00"/>
    <w:family w:val="roman"/>
    <w:pitch w:val="variable"/>
    <w:sig w:usb0="E0002EFF" w:usb1="C000785B" w:usb2="00000009" w:usb3="00000000" w:csb0="000001FF" w:csb1="00000000"/>
    <w:embedRegular r:id="rId2" w:fontKey="{088AB38D-FE89-DE40-A912-A34ED8E9065A}"/>
    <w:embedBold r:id="rId3" w:fontKey="{283B7F56-A75F-904C-B4B6-9A16EC01FB57}"/>
    <w:embedItalic r:id="rId4" w:fontKey="{B251D1CE-82F6-B34D-93D4-4342A02A73D2}"/>
  </w:font>
  <w:font w:name="Courier New">
    <w:panose1 w:val="02070309020205020404"/>
    <w:charset w:val="00"/>
    <w:family w:val="modern"/>
    <w:pitch w:val="fixed"/>
    <w:sig w:usb0="E0002AFF" w:usb1="C0007843" w:usb2="00000009" w:usb3="00000000" w:csb0="000001FF" w:csb1="00000000"/>
    <w:embedRegular r:id="rId5" w:fontKey="{6A3CE63B-024D-3645-84CF-7015422A3783}"/>
  </w:font>
  <w:font w:name="Wingdings">
    <w:panose1 w:val="05000000000000000000"/>
    <w:charset w:val="4D"/>
    <w:family w:val="decorative"/>
    <w:pitch w:val="variable"/>
    <w:sig w:usb0="00000003" w:usb1="00000000" w:usb2="00000000" w:usb3="00000000" w:csb0="80000001" w:csb1="00000000"/>
    <w:embedRegular r:id="rId6" w:fontKey="{ED4752F7-82F2-7149-98CA-D1DD0E6006D4}"/>
  </w:font>
  <w:font w:name="Arial">
    <w:panose1 w:val="020B0604020202020204"/>
    <w:charset w:val="00"/>
    <w:family w:val="swiss"/>
    <w:pitch w:val="variable"/>
    <w:sig w:usb0="E0002AFF" w:usb1="C0007843" w:usb2="00000009" w:usb3="00000000" w:csb0="000001FF" w:csb1="00000000"/>
    <w:embedRegular r:id="rId7" w:fontKey="{F7B49CDA-0A85-D84C-936F-02DDB5E17AAF}"/>
    <w:embedBold r:id="rId8" w:fontKey="{B0E12A15-64CE-EF49-BCAB-EDF300A7052C}"/>
    <w:embedItalic r:id="rId9" w:fontKey="{70929E48-1813-6F44-985D-38AA856BD841}"/>
  </w:font>
  <w:font w:name="Noto Sans Symbols">
    <w:altName w:val="Calibri"/>
    <w:panose1 w:val="020B0604020202020204"/>
    <w:charset w:val="00"/>
    <w:family w:val="auto"/>
    <w:pitch w:val="default"/>
  </w:font>
  <w:font w:name="Play">
    <w:altName w:val="Calibri"/>
    <w:panose1 w:val="040506030A0602020202"/>
    <w:charset w:val="4D"/>
    <w:family w:val="decorative"/>
    <w:pitch w:val="variable"/>
    <w:sig w:usb0="00000003" w:usb1="00000000" w:usb2="00000000" w:usb3="00000000" w:csb0="00000001" w:csb1="00000000"/>
    <w:embedBold r:id="rId11" w:fontKey="{AEFBA030-9AB8-7143-8E50-931B69E45C4A}"/>
  </w:font>
  <w:font w:name="Aptos">
    <w:panose1 w:val="020B0004020202020204"/>
    <w:charset w:val="00"/>
    <w:family w:val="swiss"/>
    <w:pitch w:val="variable"/>
    <w:sig w:usb0="20000287" w:usb1="00000003" w:usb2="00000000" w:usb3="00000000" w:csb0="0000019F" w:csb1="00000000"/>
    <w:embedRegular r:id="rId12" w:fontKey="{CC24B4FB-A346-6045-A89D-397C39E1D3B9}"/>
    <w:embedItalic r:id="rId13" w:fontKey="{F24FA473-173B-B243-B884-3EA8696AF671}"/>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5" w:fontKey="{EC0C430E-3A39-254E-917C-8FFB9991DA58}"/>
    <w:embedBold r:id="rId16" w:fontKey="{2B589797-B141-054F-ADE0-D68A82E96B9C}"/>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56986C09"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w:t>
    </w:r>
    <w:proofErr w:type="gramStart"/>
    <w:r>
      <w:rPr>
        <w:color w:val="000000"/>
      </w:rPr>
      <w:t>in</w:t>
    </w:r>
    <w:proofErr w:type="gramEnd"/>
    <w:r>
      <w:rPr>
        <w:color w:val="000000"/>
      </w:rPr>
      <w:t xml:space="preserve"> </w:t>
    </w:r>
    <w:r w:rsidR="00B950F8">
      <w:rPr>
        <w:color w:val="000000"/>
      </w:rPr>
      <w:t xml:space="preserve">January </w:t>
    </w:r>
    <w:r w:rsidR="00AD0E0C">
      <w:t>1</w:t>
    </w:r>
    <w:r w:rsidR="00E87594">
      <w:t>3</w:t>
    </w:r>
    <w:r>
      <w:rPr>
        <w:color w:val="000000"/>
      </w:rPr>
      <w:t>, 202</w:t>
    </w:r>
    <w:r w:rsidR="00B950F8">
      <w:rPr>
        <w:color w:val="00000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AC49D" w14:textId="77777777" w:rsidR="00DF73BE" w:rsidRDefault="00DF73BE">
      <w:pPr>
        <w:spacing w:before="0" w:after="0"/>
      </w:pPr>
      <w:r>
        <w:separator/>
      </w:r>
    </w:p>
  </w:footnote>
  <w:footnote w:type="continuationSeparator" w:id="0">
    <w:p w14:paraId="0EC81559" w14:textId="77777777" w:rsidR="00DF73BE" w:rsidRDefault="00DF73BE">
      <w:pPr>
        <w:spacing w:before="0" w:after="0"/>
      </w:pPr>
      <w:r>
        <w:continuationSeparator/>
      </w:r>
    </w:p>
  </w:footnote>
  <w:footnote w:id="1">
    <w:p w14:paraId="2D6693F0" w14:textId="2D139110" w:rsidR="00A16051" w:rsidRPr="00A16051" w:rsidRDefault="00A16051">
      <w:pPr>
        <w:pStyle w:val="Funotentext"/>
        <w:rPr>
          <w:lang w:val="fr-CH"/>
        </w:rPr>
      </w:pPr>
      <w:r>
        <w:rPr>
          <w:rStyle w:val="Funotenzeichen"/>
        </w:rPr>
        <w:footnoteRef/>
      </w:r>
      <w:r>
        <w:t xml:space="preserve"> </w:t>
      </w:r>
      <w:r>
        <w:rPr>
          <w:lang w:val="fr-CH"/>
        </w:rPr>
        <w:t xml:space="preserve">The exact </w:t>
      </w:r>
      <w:proofErr w:type="spellStart"/>
      <w:r>
        <w:rPr>
          <w:lang w:val="fr-CH"/>
        </w:rPr>
        <w:t>primary</w:t>
      </w:r>
      <w:proofErr w:type="spellEnd"/>
      <w:r>
        <w:rPr>
          <w:lang w:val="fr-CH"/>
        </w:rPr>
        <w:t xml:space="preserve"> </w:t>
      </w:r>
      <w:proofErr w:type="spellStart"/>
      <w:r>
        <w:rPr>
          <w:lang w:val="fr-CH"/>
        </w:rPr>
        <w:t>outcome</w:t>
      </w:r>
      <w:proofErr w:type="spellEnd"/>
      <w:r>
        <w:rPr>
          <w:lang w:val="fr-CH"/>
        </w:rPr>
        <w:t xml:space="preserve"> </w:t>
      </w:r>
      <w:proofErr w:type="spellStart"/>
      <w:r>
        <w:rPr>
          <w:lang w:val="fr-CH"/>
        </w:rPr>
        <w:t>will</w:t>
      </w:r>
      <w:proofErr w:type="spellEnd"/>
      <w:r>
        <w:rPr>
          <w:lang w:val="fr-CH"/>
        </w:rPr>
        <w:t xml:space="preserve"> </w:t>
      </w:r>
      <w:proofErr w:type="spellStart"/>
      <w:r>
        <w:rPr>
          <w:lang w:val="fr-CH"/>
        </w:rPr>
        <w:t>also</w:t>
      </w:r>
      <w:proofErr w:type="spellEnd"/>
      <w:r>
        <w:rPr>
          <w:lang w:val="fr-CH"/>
        </w:rPr>
        <w:t xml:space="preserve"> </w:t>
      </w:r>
      <w:proofErr w:type="spellStart"/>
      <w:r>
        <w:rPr>
          <w:lang w:val="fr-CH"/>
        </w:rPr>
        <w:t>be</w:t>
      </w:r>
      <w:proofErr w:type="spellEnd"/>
      <w:r>
        <w:rPr>
          <w:lang w:val="fr-CH"/>
        </w:rPr>
        <w:t xml:space="preserve"> </w:t>
      </w:r>
      <w:proofErr w:type="spellStart"/>
      <w:r>
        <w:rPr>
          <w:lang w:val="fr-CH"/>
        </w:rPr>
        <w:t>extracted</w:t>
      </w:r>
      <w:proofErr w:type="spellEnd"/>
      <w:r>
        <w:rPr>
          <w:lang w:val="fr-CH"/>
        </w:rPr>
        <w:t xml:space="preserve"> to </w:t>
      </w:r>
      <w:r w:rsidR="00030790">
        <w:rPr>
          <w:lang w:val="fr-CH"/>
        </w:rPr>
        <w:t>record</w:t>
      </w:r>
      <w:r>
        <w:rPr>
          <w:lang w:val="fr-CH"/>
        </w:rPr>
        <w:t xml:space="preserve"> </w:t>
      </w:r>
      <w:proofErr w:type="spellStart"/>
      <w:r>
        <w:rPr>
          <w:lang w:val="fr-CH"/>
        </w:rPr>
        <w:t>any</w:t>
      </w:r>
      <w:proofErr w:type="spellEnd"/>
      <w:r>
        <w:rPr>
          <w:lang w:val="fr-CH"/>
        </w:rPr>
        <w:t xml:space="preserve"> </w:t>
      </w:r>
      <w:proofErr w:type="spellStart"/>
      <w:r w:rsidR="00030790">
        <w:rPr>
          <w:lang w:val="fr-CH"/>
        </w:rPr>
        <w:t>difference</w:t>
      </w:r>
      <w:proofErr w:type="spellEnd"/>
      <w:r w:rsidR="00030790">
        <w:rPr>
          <w:lang w:val="fr-CH"/>
        </w:rPr>
        <w:t xml:space="preserve"> in the </w:t>
      </w:r>
      <w:proofErr w:type="spellStart"/>
      <w:r w:rsidR="00030790">
        <w:rPr>
          <w:lang w:val="fr-CH"/>
        </w:rPr>
        <w:t>outcome</w:t>
      </w:r>
      <w:proofErr w:type="spellEnd"/>
      <w:r w:rsidR="00030790">
        <w:rPr>
          <w:lang w:val="fr-CH"/>
        </w:rPr>
        <w:t xml:space="preserve"> </w:t>
      </w:r>
      <w:proofErr w:type="spellStart"/>
      <w:r w:rsidR="00030790">
        <w:rPr>
          <w:lang w:val="fr-CH"/>
        </w:rPr>
        <w:t>chosen</w:t>
      </w:r>
      <w:proofErr w:type="spellEnd"/>
      <w:r w:rsidR="00030790">
        <w:rPr>
          <w:lang w:val="fr-CH"/>
        </w:rPr>
        <w:t xml:space="preserve"> and </w:t>
      </w:r>
      <w:proofErr w:type="spellStart"/>
      <w:r w:rsidR="00030790">
        <w:rPr>
          <w:lang w:val="fr-CH"/>
        </w:rPr>
        <w:t>reported</w:t>
      </w:r>
      <w:proofErr w:type="spellEnd"/>
      <w:r w:rsidR="00030790">
        <w:rPr>
          <w:lang w:val="fr-CH"/>
        </w:rPr>
        <w:t xml:space="preserve"> in the pre-trial documentation vs. in the final </w:t>
      </w:r>
      <w:proofErr w:type="spellStart"/>
      <w:r w:rsidR="00030790">
        <w:rPr>
          <w:lang w:val="fr-CH"/>
        </w:rPr>
        <w:t>published</w:t>
      </w:r>
      <w:proofErr w:type="spellEnd"/>
      <w:r w:rsidR="00030790">
        <w:rPr>
          <w:lang w:val="fr-CH"/>
        </w:rPr>
        <w:t xml:space="preserve"> RCT</w:t>
      </w:r>
      <w:r>
        <w:rPr>
          <w:lang w:val="fr-CH"/>
        </w:rPr>
        <w:t xml:space="preserve"> (</w:t>
      </w:r>
      <w:proofErr w:type="spellStart"/>
      <w:r>
        <w:rPr>
          <w:lang w:val="fr-CH"/>
        </w:rPr>
        <w:t>see</w:t>
      </w:r>
      <w:proofErr w:type="spellEnd"/>
      <w:r>
        <w:rPr>
          <w:lang w:val="fr-CH"/>
        </w:rPr>
        <w:t xml:space="preserve"> </w:t>
      </w:r>
      <w:r w:rsidRPr="00030790">
        <w:rPr>
          <w:b/>
          <w:bCs/>
          <w:lang w:val="fr-CH"/>
        </w:rPr>
        <w:t xml:space="preserve">6) </w:t>
      </w:r>
      <w:proofErr w:type="spellStart"/>
      <w:r w:rsidRPr="00030790">
        <w:rPr>
          <w:b/>
          <w:bCs/>
          <w:lang w:val="fr-CH"/>
        </w:rPr>
        <w:t>Discrepancies</w:t>
      </w:r>
      <w:proofErr w:type="spellEnd"/>
      <w:r w:rsidRPr="00030790">
        <w:rPr>
          <w:b/>
          <w:bCs/>
          <w:lang w:val="fr-CH"/>
        </w:rPr>
        <w:t xml:space="preserve"> </w:t>
      </w:r>
      <w:proofErr w:type="spellStart"/>
      <w:r w:rsidRPr="00030790">
        <w:rPr>
          <w:b/>
          <w:bCs/>
          <w:lang w:val="fr-CH"/>
        </w:rPr>
        <w:t>between</w:t>
      </w:r>
      <w:proofErr w:type="spellEnd"/>
      <w:r w:rsidRPr="00030790">
        <w:rPr>
          <w:b/>
          <w:bCs/>
          <w:lang w:val="fr-CH"/>
        </w:rPr>
        <w:t xml:space="preserve"> </w:t>
      </w:r>
      <w:proofErr w:type="spellStart"/>
      <w:r w:rsidRPr="00030790">
        <w:rPr>
          <w:b/>
          <w:bCs/>
          <w:lang w:val="fr-CH"/>
        </w:rPr>
        <w:t>pre</w:t>
      </w:r>
      <w:proofErr w:type="spellEnd"/>
      <w:r w:rsidRPr="00030790">
        <w:rPr>
          <w:b/>
          <w:bCs/>
          <w:lang w:val="fr-CH"/>
        </w:rPr>
        <w:t xml:space="preserve">-trial </w:t>
      </w:r>
      <w:r w:rsidR="00030790" w:rsidRPr="00030790">
        <w:rPr>
          <w:b/>
          <w:bCs/>
          <w:lang w:val="fr-CH"/>
        </w:rPr>
        <w:t xml:space="preserve">documentation and </w:t>
      </w:r>
      <w:proofErr w:type="spellStart"/>
      <w:r w:rsidR="00030790" w:rsidRPr="00030790">
        <w:rPr>
          <w:b/>
          <w:bCs/>
          <w:lang w:val="fr-CH"/>
        </w:rPr>
        <w:t>published</w:t>
      </w:r>
      <w:proofErr w:type="spellEnd"/>
      <w:r w:rsidR="00030790" w:rsidRPr="00030790">
        <w:rPr>
          <w:b/>
          <w:bCs/>
          <w:lang w:val="fr-CH"/>
        </w:rPr>
        <w:t xml:space="preserve"> RCT</w:t>
      </w:r>
      <w:r w:rsidR="00030790">
        <w:rPr>
          <w:lang w:val="fr-CH"/>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Kopfzeile"/>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40F29"/>
    <w:multiLevelType w:val="hybridMultilevel"/>
    <w:tmpl w:val="62BC59BA"/>
    <w:lvl w:ilvl="0" w:tplc="C05621E4">
      <w:start w:val="1"/>
      <w:numFmt w:val="decimal"/>
      <w:lvlText w:val="%1."/>
      <w:lvlJc w:val="left"/>
      <w:pPr>
        <w:ind w:left="1080" w:hanging="360"/>
      </w:pPr>
      <w:rPr>
        <w:rFonts w:ascii="Arial" w:eastAsia="Arial" w:hAnsi="Arial" w:cs="Arial"/>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3"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8"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7"/>
  </w:num>
  <w:num w:numId="2" w16cid:durableId="1056322780">
    <w:abstractNumId w:val="17"/>
  </w:num>
  <w:num w:numId="3" w16cid:durableId="973026582">
    <w:abstractNumId w:val="21"/>
  </w:num>
  <w:num w:numId="4" w16cid:durableId="711539533">
    <w:abstractNumId w:val="14"/>
  </w:num>
  <w:num w:numId="5" w16cid:durableId="863521766">
    <w:abstractNumId w:val="4"/>
  </w:num>
  <w:num w:numId="6" w16cid:durableId="1311206799">
    <w:abstractNumId w:val="5"/>
  </w:num>
  <w:num w:numId="7" w16cid:durableId="1139810092">
    <w:abstractNumId w:val="8"/>
  </w:num>
  <w:num w:numId="8" w16cid:durableId="189877265">
    <w:abstractNumId w:val="10"/>
  </w:num>
  <w:num w:numId="9" w16cid:durableId="1155338982">
    <w:abstractNumId w:val="6"/>
  </w:num>
  <w:num w:numId="10" w16cid:durableId="92363106">
    <w:abstractNumId w:val="3"/>
  </w:num>
  <w:num w:numId="11" w16cid:durableId="376704129">
    <w:abstractNumId w:val="20"/>
  </w:num>
  <w:num w:numId="12" w16cid:durableId="512038150">
    <w:abstractNumId w:val="16"/>
  </w:num>
  <w:num w:numId="13" w16cid:durableId="263533362">
    <w:abstractNumId w:val="15"/>
  </w:num>
  <w:num w:numId="14" w16cid:durableId="1724908525">
    <w:abstractNumId w:val="1"/>
  </w:num>
  <w:num w:numId="15" w16cid:durableId="1488978469">
    <w:abstractNumId w:val="9"/>
  </w:num>
  <w:num w:numId="16" w16cid:durableId="1503470438">
    <w:abstractNumId w:val="13"/>
  </w:num>
  <w:num w:numId="17" w16cid:durableId="647442235">
    <w:abstractNumId w:val="18"/>
  </w:num>
  <w:num w:numId="18" w16cid:durableId="1668753800">
    <w:abstractNumId w:val="0"/>
  </w:num>
  <w:num w:numId="19" w16cid:durableId="682781128">
    <w:abstractNumId w:val="19"/>
  </w:num>
  <w:num w:numId="20" w16cid:durableId="2106143284">
    <w:abstractNumId w:val="12"/>
  </w:num>
  <w:num w:numId="21" w16cid:durableId="1196117878">
    <w:abstractNumId w:val="11"/>
  </w:num>
  <w:num w:numId="22" w16cid:durableId="3957386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fariba abbassi">
    <w15:presenceInfo w15:providerId="Windows Live" w15:userId="343280d3660d6dc6"/>
  </w15:person>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1E0A"/>
    <w:rsid w:val="00013262"/>
    <w:rsid w:val="00020295"/>
    <w:rsid w:val="00024FD7"/>
    <w:rsid w:val="000266AE"/>
    <w:rsid w:val="00030790"/>
    <w:rsid w:val="0004460F"/>
    <w:rsid w:val="00052335"/>
    <w:rsid w:val="000538B8"/>
    <w:rsid w:val="00063F3D"/>
    <w:rsid w:val="00065BB3"/>
    <w:rsid w:val="0006758A"/>
    <w:rsid w:val="00080D5E"/>
    <w:rsid w:val="000A3DDF"/>
    <w:rsid w:val="000A5762"/>
    <w:rsid w:val="000B05D9"/>
    <w:rsid w:val="000B3F3A"/>
    <w:rsid w:val="000C628C"/>
    <w:rsid w:val="000C6952"/>
    <w:rsid w:val="000F1801"/>
    <w:rsid w:val="000F39DD"/>
    <w:rsid w:val="000F3D7F"/>
    <w:rsid w:val="001068D8"/>
    <w:rsid w:val="001142CE"/>
    <w:rsid w:val="00123623"/>
    <w:rsid w:val="00125014"/>
    <w:rsid w:val="00130527"/>
    <w:rsid w:val="0014063A"/>
    <w:rsid w:val="00143C0B"/>
    <w:rsid w:val="00147819"/>
    <w:rsid w:val="00157F21"/>
    <w:rsid w:val="00162B50"/>
    <w:rsid w:val="001640C5"/>
    <w:rsid w:val="001829E1"/>
    <w:rsid w:val="00184B10"/>
    <w:rsid w:val="001A44C7"/>
    <w:rsid w:val="001C17CD"/>
    <w:rsid w:val="001C665F"/>
    <w:rsid w:val="001D1842"/>
    <w:rsid w:val="001D7A6B"/>
    <w:rsid w:val="001E0B71"/>
    <w:rsid w:val="001E3099"/>
    <w:rsid w:val="001E3646"/>
    <w:rsid w:val="001E5D2A"/>
    <w:rsid w:val="00205F8E"/>
    <w:rsid w:val="0020613C"/>
    <w:rsid w:val="002069D8"/>
    <w:rsid w:val="00225DFD"/>
    <w:rsid w:val="00250A94"/>
    <w:rsid w:val="00252C9E"/>
    <w:rsid w:val="00271117"/>
    <w:rsid w:val="00274386"/>
    <w:rsid w:val="0027781B"/>
    <w:rsid w:val="0028577C"/>
    <w:rsid w:val="00291D48"/>
    <w:rsid w:val="00293218"/>
    <w:rsid w:val="002B2795"/>
    <w:rsid w:val="002C148B"/>
    <w:rsid w:val="002C5C6E"/>
    <w:rsid w:val="002D121B"/>
    <w:rsid w:val="002D29D8"/>
    <w:rsid w:val="002E26C1"/>
    <w:rsid w:val="002E4242"/>
    <w:rsid w:val="002F2BC7"/>
    <w:rsid w:val="002F71EC"/>
    <w:rsid w:val="003041EF"/>
    <w:rsid w:val="003079B5"/>
    <w:rsid w:val="00307C82"/>
    <w:rsid w:val="003215D2"/>
    <w:rsid w:val="003263F4"/>
    <w:rsid w:val="003268F3"/>
    <w:rsid w:val="00335325"/>
    <w:rsid w:val="00345CA1"/>
    <w:rsid w:val="003460B8"/>
    <w:rsid w:val="00350AB2"/>
    <w:rsid w:val="00352BBC"/>
    <w:rsid w:val="0037405A"/>
    <w:rsid w:val="0037501A"/>
    <w:rsid w:val="003808F4"/>
    <w:rsid w:val="003816A7"/>
    <w:rsid w:val="00392CA1"/>
    <w:rsid w:val="003958A6"/>
    <w:rsid w:val="003C1F4F"/>
    <w:rsid w:val="003C4954"/>
    <w:rsid w:val="003D58CD"/>
    <w:rsid w:val="003E5B3D"/>
    <w:rsid w:val="003F2CAA"/>
    <w:rsid w:val="00405890"/>
    <w:rsid w:val="0041516F"/>
    <w:rsid w:val="004167D6"/>
    <w:rsid w:val="004222B4"/>
    <w:rsid w:val="0042308F"/>
    <w:rsid w:val="004430A0"/>
    <w:rsid w:val="00447856"/>
    <w:rsid w:val="004522B0"/>
    <w:rsid w:val="00464ED6"/>
    <w:rsid w:val="0046723A"/>
    <w:rsid w:val="00467455"/>
    <w:rsid w:val="004719AD"/>
    <w:rsid w:val="0047446B"/>
    <w:rsid w:val="004803F4"/>
    <w:rsid w:val="00494A84"/>
    <w:rsid w:val="004B5097"/>
    <w:rsid w:val="004B7273"/>
    <w:rsid w:val="004C5288"/>
    <w:rsid w:val="004C67A1"/>
    <w:rsid w:val="004D5015"/>
    <w:rsid w:val="004E230A"/>
    <w:rsid w:val="004E37B3"/>
    <w:rsid w:val="005225F7"/>
    <w:rsid w:val="00523733"/>
    <w:rsid w:val="00533A41"/>
    <w:rsid w:val="00533A98"/>
    <w:rsid w:val="00543301"/>
    <w:rsid w:val="00545492"/>
    <w:rsid w:val="00545834"/>
    <w:rsid w:val="00550067"/>
    <w:rsid w:val="00554BF8"/>
    <w:rsid w:val="00562B51"/>
    <w:rsid w:val="00563F40"/>
    <w:rsid w:val="005644FF"/>
    <w:rsid w:val="0057330B"/>
    <w:rsid w:val="00581717"/>
    <w:rsid w:val="00582B2A"/>
    <w:rsid w:val="005831F3"/>
    <w:rsid w:val="0058413D"/>
    <w:rsid w:val="00591068"/>
    <w:rsid w:val="005A0B64"/>
    <w:rsid w:val="005D11F2"/>
    <w:rsid w:val="005D4763"/>
    <w:rsid w:val="005E4F1E"/>
    <w:rsid w:val="005F1619"/>
    <w:rsid w:val="0061588B"/>
    <w:rsid w:val="006221A0"/>
    <w:rsid w:val="006448DB"/>
    <w:rsid w:val="006465B4"/>
    <w:rsid w:val="00651080"/>
    <w:rsid w:val="00660FAD"/>
    <w:rsid w:val="00675068"/>
    <w:rsid w:val="00675D07"/>
    <w:rsid w:val="0067638E"/>
    <w:rsid w:val="006820BD"/>
    <w:rsid w:val="00691820"/>
    <w:rsid w:val="00695047"/>
    <w:rsid w:val="0069556C"/>
    <w:rsid w:val="006D008C"/>
    <w:rsid w:val="006D0526"/>
    <w:rsid w:val="006D1F9B"/>
    <w:rsid w:val="006E7F48"/>
    <w:rsid w:val="006F442C"/>
    <w:rsid w:val="00710A42"/>
    <w:rsid w:val="007473A3"/>
    <w:rsid w:val="00750DDD"/>
    <w:rsid w:val="00754139"/>
    <w:rsid w:val="007657EB"/>
    <w:rsid w:val="00771B82"/>
    <w:rsid w:val="00772056"/>
    <w:rsid w:val="0077538C"/>
    <w:rsid w:val="00775DD6"/>
    <w:rsid w:val="00786A44"/>
    <w:rsid w:val="00793B00"/>
    <w:rsid w:val="00795515"/>
    <w:rsid w:val="00796DDA"/>
    <w:rsid w:val="007A40A6"/>
    <w:rsid w:val="007A4A58"/>
    <w:rsid w:val="007D137F"/>
    <w:rsid w:val="007F4040"/>
    <w:rsid w:val="007F57CB"/>
    <w:rsid w:val="007F5FEA"/>
    <w:rsid w:val="00814C8C"/>
    <w:rsid w:val="00821B69"/>
    <w:rsid w:val="008224F2"/>
    <w:rsid w:val="00822A8F"/>
    <w:rsid w:val="00823C09"/>
    <w:rsid w:val="00825E4B"/>
    <w:rsid w:val="0084126E"/>
    <w:rsid w:val="00846191"/>
    <w:rsid w:val="00853E50"/>
    <w:rsid w:val="0086179D"/>
    <w:rsid w:val="00861A5E"/>
    <w:rsid w:val="00864C02"/>
    <w:rsid w:val="00865EC8"/>
    <w:rsid w:val="00867591"/>
    <w:rsid w:val="0088154E"/>
    <w:rsid w:val="00884F5B"/>
    <w:rsid w:val="008934E3"/>
    <w:rsid w:val="0089511C"/>
    <w:rsid w:val="008C03E7"/>
    <w:rsid w:val="008C4F6F"/>
    <w:rsid w:val="008C5DEF"/>
    <w:rsid w:val="008D3667"/>
    <w:rsid w:val="008D7270"/>
    <w:rsid w:val="008E34AD"/>
    <w:rsid w:val="008E6991"/>
    <w:rsid w:val="00912E65"/>
    <w:rsid w:val="00945359"/>
    <w:rsid w:val="00945C1F"/>
    <w:rsid w:val="00946885"/>
    <w:rsid w:val="00956E98"/>
    <w:rsid w:val="009715E5"/>
    <w:rsid w:val="0097500E"/>
    <w:rsid w:val="00980101"/>
    <w:rsid w:val="00992090"/>
    <w:rsid w:val="00993F2B"/>
    <w:rsid w:val="009A721C"/>
    <w:rsid w:val="009B1781"/>
    <w:rsid w:val="009B299E"/>
    <w:rsid w:val="009C419C"/>
    <w:rsid w:val="009C6CF1"/>
    <w:rsid w:val="00A0180A"/>
    <w:rsid w:val="00A072F1"/>
    <w:rsid w:val="00A0745A"/>
    <w:rsid w:val="00A07670"/>
    <w:rsid w:val="00A16051"/>
    <w:rsid w:val="00A26C03"/>
    <w:rsid w:val="00A31A9E"/>
    <w:rsid w:val="00A35207"/>
    <w:rsid w:val="00A44527"/>
    <w:rsid w:val="00A452A4"/>
    <w:rsid w:val="00A5244F"/>
    <w:rsid w:val="00A54DBD"/>
    <w:rsid w:val="00A74518"/>
    <w:rsid w:val="00A84DE0"/>
    <w:rsid w:val="00A916F9"/>
    <w:rsid w:val="00AD0A7F"/>
    <w:rsid w:val="00AD0E0C"/>
    <w:rsid w:val="00AE155F"/>
    <w:rsid w:val="00AE512F"/>
    <w:rsid w:val="00AF455A"/>
    <w:rsid w:val="00AF4E5F"/>
    <w:rsid w:val="00AF5DEB"/>
    <w:rsid w:val="00B00B82"/>
    <w:rsid w:val="00B02F94"/>
    <w:rsid w:val="00B12B4F"/>
    <w:rsid w:val="00B1730E"/>
    <w:rsid w:val="00B2185B"/>
    <w:rsid w:val="00B2705B"/>
    <w:rsid w:val="00B42465"/>
    <w:rsid w:val="00B44E65"/>
    <w:rsid w:val="00B477CA"/>
    <w:rsid w:val="00B77092"/>
    <w:rsid w:val="00B84199"/>
    <w:rsid w:val="00B950F8"/>
    <w:rsid w:val="00BA30F5"/>
    <w:rsid w:val="00BA4F33"/>
    <w:rsid w:val="00BB125B"/>
    <w:rsid w:val="00BB5EBF"/>
    <w:rsid w:val="00BD0029"/>
    <w:rsid w:val="00BD2DB4"/>
    <w:rsid w:val="00BD3B2A"/>
    <w:rsid w:val="00BD5055"/>
    <w:rsid w:val="00BE21EB"/>
    <w:rsid w:val="00BE22B3"/>
    <w:rsid w:val="00BE5728"/>
    <w:rsid w:val="00BF5B0A"/>
    <w:rsid w:val="00BF6398"/>
    <w:rsid w:val="00C02BF3"/>
    <w:rsid w:val="00C165CA"/>
    <w:rsid w:val="00C2174F"/>
    <w:rsid w:val="00C46BE4"/>
    <w:rsid w:val="00C5682F"/>
    <w:rsid w:val="00C64D73"/>
    <w:rsid w:val="00C657C7"/>
    <w:rsid w:val="00C67843"/>
    <w:rsid w:val="00C7191F"/>
    <w:rsid w:val="00C7728E"/>
    <w:rsid w:val="00C81B29"/>
    <w:rsid w:val="00C86EAC"/>
    <w:rsid w:val="00CA6184"/>
    <w:rsid w:val="00CA6513"/>
    <w:rsid w:val="00CB29CF"/>
    <w:rsid w:val="00CB52D2"/>
    <w:rsid w:val="00CB6CEE"/>
    <w:rsid w:val="00CD2224"/>
    <w:rsid w:val="00CD56C3"/>
    <w:rsid w:val="00CD7C3E"/>
    <w:rsid w:val="00CE0EEE"/>
    <w:rsid w:val="00CF410A"/>
    <w:rsid w:val="00D072BC"/>
    <w:rsid w:val="00D07C28"/>
    <w:rsid w:val="00D1206F"/>
    <w:rsid w:val="00D61066"/>
    <w:rsid w:val="00D6796E"/>
    <w:rsid w:val="00D7745D"/>
    <w:rsid w:val="00D8119F"/>
    <w:rsid w:val="00D92323"/>
    <w:rsid w:val="00DA1016"/>
    <w:rsid w:val="00DA2FC7"/>
    <w:rsid w:val="00DA7BF6"/>
    <w:rsid w:val="00DB3AE5"/>
    <w:rsid w:val="00DC11F0"/>
    <w:rsid w:val="00DC38BF"/>
    <w:rsid w:val="00DD3797"/>
    <w:rsid w:val="00DD4823"/>
    <w:rsid w:val="00DD784E"/>
    <w:rsid w:val="00DE217E"/>
    <w:rsid w:val="00DE6140"/>
    <w:rsid w:val="00DF5F2A"/>
    <w:rsid w:val="00DF73BE"/>
    <w:rsid w:val="00E028F2"/>
    <w:rsid w:val="00E02E8E"/>
    <w:rsid w:val="00E041B6"/>
    <w:rsid w:val="00E13BCC"/>
    <w:rsid w:val="00E1467C"/>
    <w:rsid w:val="00E2249F"/>
    <w:rsid w:val="00E30F34"/>
    <w:rsid w:val="00E32064"/>
    <w:rsid w:val="00E35C15"/>
    <w:rsid w:val="00E36B6C"/>
    <w:rsid w:val="00E4356E"/>
    <w:rsid w:val="00E4448F"/>
    <w:rsid w:val="00E54463"/>
    <w:rsid w:val="00E54B3C"/>
    <w:rsid w:val="00E569AB"/>
    <w:rsid w:val="00E600B3"/>
    <w:rsid w:val="00E7162A"/>
    <w:rsid w:val="00E838BB"/>
    <w:rsid w:val="00E87594"/>
    <w:rsid w:val="00EA4C32"/>
    <w:rsid w:val="00EB22BB"/>
    <w:rsid w:val="00EE09DE"/>
    <w:rsid w:val="00EE2F48"/>
    <w:rsid w:val="00EE3D4A"/>
    <w:rsid w:val="00EE40BA"/>
    <w:rsid w:val="00EF0900"/>
    <w:rsid w:val="00EF10BC"/>
    <w:rsid w:val="00EF4355"/>
    <w:rsid w:val="00F03712"/>
    <w:rsid w:val="00F04DAD"/>
    <w:rsid w:val="00F173CD"/>
    <w:rsid w:val="00F25CFF"/>
    <w:rsid w:val="00F275F5"/>
    <w:rsid w:val="00F43B3C"/>
    <w:rsid w:val="00F44986"/>
    <w:rsid w:val="00F536FE"/>
    <w:rsid w:val="00F55B9E"/>
    <w:rsid w:val="00F560CA"/>
    <w:rsid w:val="00F61D16"/>
    <w:rsid w:val="00F65D09"/>
    <w:rsid w:val="00F72F7C"/>
    <w:rsid w:val="00F748A5"/>
    <w:rsid w:val="00F82BC1"/>
    <w:rsid w:val="00F914C5"/>
    <w:rsid w:val="00FA0942"/>
    <w:rsid w:val="00FB62B7"/>
    <w:rsid w:val="00FD0841"/>
    <w:rsid w:val="00FD385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05F8E"/>
  </w:style>
  <w:style w:type="paragraph" w:styleId="berschrift1">
    <w:name w:val="heading 1"/>
    <w:basedOn w:val="Standard"/>
    <w:next w:val="Standard"/>
    <w:link w:val="berschrift1Zchn"/>
    <w:uiPriority w:val="9"/>
    <w:qFormat/>
    <w:pPr>
      <w:spacing w:before="300" w:after="40" w:line="276" w:lineRule="auto"/>
      <w:outlineLvl w:val="0"/>
    </w:pPr>
    <w:rPr>
      <w:b/>
      <w:bCs/>
      <w:color w:val="156082"/>
      <w:sz w:val="32"/>
      <w:szCs w:val="32"/>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Play" w:eastAsia="Play" w:hAnsi="Play" w:cs="Play"/>
      <w:b/>
      <w:bCs/>
      <w:color w:val="0F4761"/>
      <w:sz w:val="28"/>
      <w:szCs w:val="28"/>
    </w:rPr>
  </w:style>
  <w:style w:type="paragraph" w:styleId="berschrift3">
    <w:name w:val="heading 3"/>
    <w:basedOn w:val="Standard"/>
    <w:next w:val="Standard"/>
    <w:link w:val="berschrift3Zchn"/>
    <w:uiPriority w:val="9"/>
    <w:unhideWhenUsed/>
    <w:qFormat/>
    <w:pPr>
      <w:keepNext/>
      <w:keepLines/>
      <w:spacing w:before="160" w:after="80"/>
      <w:outlineLvl w:val="2"/>
    </w:pPr>
    <w:rPr>
      <w:i/>
      <w:iCs/>
      <w:color w:val="0F4761"/>
      <w:sz w:val="24"/>
      <w:szCs w:val="24"/>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ascii="Aptos" w:eastAsia="Aptos" w:hAnsi="Aptos" w:cs="Aptos"/>
      <w:i/>
      <w:iCs/>
      <w:color w:val="0F4761"/>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ascii="Aptos" w:eastAsia="Aptos" w:hAnsi="Aptos" w:cs="Aptos"/>
      <w:color w:val="0F4761"/>
    </w:rPr>
  </w:style>
  <w:style w:type="paragraph" w:styleId="berschrift6">
    <w:name w:val="heading 6"/>
    <w:basedOn w:val="Standard"/>
    <w:next w:val="Standard"/>
    <w:link w:val="berschrift6Zchn"/>
    <w:uiPriority w:val="9"/>
    <w:semiHidden/>
    <w:unhideWhenUsed/>
    <w:qFormat/>
    <w:pPr>
      <w:keepNext/>
      <w:keepLines/>
      <w:spacing w:after="0"/>
      <w:outlineLvl w:val="5"/>
    </w:pPr>
    <w:rPr>
      <w:rFonts w:ascii="Aptos" w:eastAsia="Aptos" w:hAnsi="Aptos" w:cs="Aptos"/>
      <w:i/>
      <w:iCs/>
      <w:color w:val="595959"/>
    </w:rPr>
  </w:style>
  <w:style w:type="paragraph" w:styleId="berschrift7">
    <w:name w:val="heading 7"/>
    <w:basedOn w:val="Standard"/>
    <w:next w:val="Standard"/>
    <w:link w:val="berschrift7Zchn"/>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link w:val="TitelZchn"/>
    <w:uiPriority w:val="10"/>
    <w:qFormat/>
    <w:pPr>
      <w:spacing w:before="120"/>
      <w:jc w:val="center"/>
    </w:pPr>
    <w:rPr>
      <w:b/>
      <w:bCs/>
      <w:color w:val="212529"/>
      <w:sz w:val="40"/>
      <w:szCs w:val="40"/>
      <w:highlight w:val="white"/>
    </w:rPr>
  </w:style>
  <w:style w:type="character" w:customStyle="1" w:styleId="berschrift1Zchn">
    <w:name w:val="Überschrift 1 Zchn"/>
    <w:basedOn w:val="Absatz-Standardschriftart"/>
    <w:link w:val="berschrift1"/>
    <w:uiPriority w:val="9"/>
    <w:rsid w:val="00AC28FB"/>
    <w:rPr>
      <w:rFonts w:ascii="Arial" w:hAnsi="Arial" w:cs="Times New Roman (Body CS)"/>
      <w:b/>
      <w:color w:val="156082" w:themeColor="accent1"/>
      <w:spacing w:val="5"/>
      <w:sz w:val="32"/>
      <w:szCs w:val="32"/>
    </w:rPr>
  </w:style>
  <w:style w:type="character" w:customStyle="1" w:styleId="TitelZchn">
    <w:name w:val="Titel Zchn"/>
    <w:basedOn w:val="Absatz-Standardschriftart"/>
    <w:link w:val="Titel"/>
    <w:uiPriority w:val="10"/>
    <w:rsid w:val="00684289"/>
    <w:rPr>
      <w:rFonts w:ascii="Arial" w:eastAsiaTheme="majorEastAsia" w:hAnsi="Arial" w:cs="Arial"/>
      <w:b/>
      <w:color w:val="212529"/>
      <w:spacing w:val="-10"/>
      <w:kern w:val="28"/>
      <w:sz w:val="40"/>
      <w:szCs w:val="23"/>
    </w:rPr>
  </w:style>
  <w:style w:type="character" w:customStyle="1" w:styleId="berschrift2Zchn">
    <w:name w:val="Überschrift 2 Zchn"/>
    <w:basedOn w:val="Absatz-Standardschriftart"/>
    <w:link w:val="berschrift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berschrift3Zchn">
    <w:name w:val="Überschrift 3 Zchn"/>
    <w:basedOn w:val="Absatz-Standardschriftart"/>
    <w:link w:val="berschrift3"/>
    <w:uiPriority w:val="9"/>
    <w:rsid w:val="00595AAA"/>
    <w:rPr>
      <w:rFonts w:ascii="Arial" w:eastAsiaTheme="majorEastAsia" w:hAnsi="Arial" w:cstheme="majorBidi"/>
      <w:i/>
      <w:color w:val="0F4761" w:themeColor="accent1" w:themeShade="BF"/>
      <w:szCs w:val="28"/>
    </w:rPr>
  </w:style>
  <w:style w:type="character" w:customStyle="1" w:styleId="berschrift4Zchn">
    <w:name w:val="Überschrift 4 Zchn"/>
    <w:basedOn w:val="Absatz-Standardschriftart"/>
    <w:link w:val="berschrift4"/>
    <w:uiPriority w:val="9"/>
    <w:semiHidden/>
    <w:rsid w:val="00684289"/>
    <w:rPr>
      <w:rFonts w:eastAsiaTheme="majorEastAsia" w:cstheme="majorBidi"/>
      <w:i/>
      <w:iCs/>
      <w:color w:val="0F4761" w:themeColor="accent1" w:themeShade="BF"/>
      <w:kern w:val="0"/>
      <w:sz w:val="22"/>
    </w:rPr>
  </w:style>
  <w:style w:type="character" w:customStyle="1" w:styleId="berschrift5Zchn">
    <w:name w:val="Überschrift 5 Zchn"/>
    <w:basedOn w:val="Absatz-Standardschriftart"/>
    <w:link w:val="berschrift5"/>
    <w:uiPriority w:val="9"/>
    <w:semiHidden/>
    <w:rsid w:val="00684289"/>
    <w:rPr>
      <w:rFonts w:eastAsiaTheme="majorEastAsia" w:cstheme="majorBidi"/>
      <w:color w:val="0F4761" w:themeColor="accent1" w:themeShade="BF"/>
      <w:kern w:val="0"/>
      <w:sz w:val="22"/>
    </w:rPr>
  </w:style>
  <w:style w:type="character" w:customStyle="1" w:styleId="berschrift6Zchn">
    <w:name w:val="Überschrift 6 Zchn"/>
    <w:basedOn w:val="Absatz-Standardschriftart"/>
    <w:link w:val="berschrift6"/>
    <w:uiPriority w:val="9"/>
    <w:semiHidden/>
    <w:rsid w:val="00684289"/>
    <w:rPr>
      <w:rFonts w:eastAsiaTheme="majorEastAsia" w:cstheme="majorBidi"/>
      <w:i/>
      <w:iCs/>
      <w:color w:val="595959" w:themeColor="text1" w:themeTint="A6"/>
      <w:kern w:val="0"/>
      <w:sz w:val="22"/>
    </w:rPr>
  </w:style>
  <w:style w:type="character" w:customStyle="1" w:styleId="berschrift7Zchn">
    <w:name w:val="Überschrift 7 Zchn"/>
    <w:basedOn w:val="Absatz-Standardschriftart"/>
    <w:link w:val="berschrift7"/>
    <w:uiPriority w:val="9"/>
    <w:semiHidden/>
    <w:rsid w:val="00684289"/>
    <w:rPr>
      <w:rFonts w:eastAsiaTheme="majorEastAsia" w:cstheme="majorBidi"/>
      <w:color w:val="595959" w:themeColor="text1" w:themeTint="A6"/>
      <w:kern w:val="0"/>
      <w:sz w:val="22"/>
    </w:rPr>
  </w:style>
  <w:style w:type="character" w:customStyle="1" w:styleId="berschrift8Zchn">
    <w:name w:val="Überschrift 8 Zchn"/>
    <w:basedOn w:val="Absatz-Standardschriftart"/>
    <w:link w:val="berschrift8"/>
    <w:uiPriority w:val="9"/>
    <w:semiHidden/>
    <w:rsid w:val="00684289"/>
    <w:rPr>
      <w:rFonts w:eastAsiaTheme="majorEastAsia" w:cstheme="majorBidi"/>
      <w:i/>
      <w:iCs/>
      <w:color w:val="272727" w:themeColor="text1" w:themeTint="D8"/>
      <w:kern w:val="0"/>
      <w:sz w:val="22"/>
    </w:rPr>
  </w:style>
  <w:style w:type="character" w:customStyle="1" w:styleId="berschrift9Zchn">
    <w:name w:val="Überschrift 9 Zchn"/>
    <w:basedOn w:val="Absatz-Standardschriftart"/>
    <w:link w:val="berschrift9"/>
    <w:uiPriority w:val="9"/>
    <w:semiHidden/>
    <w:rsid w:val="00684289"/>
    <w:rPr>
      <w:rFonts w:eastAsiaTheme="majorEastAsia" w:cstheme="majorBidi"/>
      <w:color w:val="272727" w:themeColor="text1" w:themeTint="D8"/>
      <w:kern w:val="0"/>
      <w:sz w:val="22"/>
    </w:rPr>
  </w:style>
  <w:style w:type="character" w:customStyle="1" w:styleId="UntertitelZchn">
    <w:name w:val="Untertitel Zchn"/>
    <w:basedOn w:val="Absatz-Standardschriftart"/>
    <w:link w:val="Untertitel"/>
    <w:uiPriority w:val="11"/>
    <w:rsid w:val="00684289"/>
    <w:rPr>
      <w:rFonts w:eastAsiaTheme="majorEastAsia" w:cstheme="majorBidi"/>
      <w:color w:val="595959" w:themeColor="text1" w:themeTint="A6"/>
      <w:spacing w:val="15"/>
      <w:kern w:val="0"/>
      <w:sz w:val="28"/>
      <w:szCs w:val="28"/>
    </w:rPr>
  </w:style>
  <w:style w:type="paragraph" w:styleId="Zitat">
    <w:name w:val="Quote"/>
    <w:basedOn w:val="Standard"/>
    <w:next w:val="Standard"/>
    <w:link w:val="ZitatZchn"/>
    <w:uiPriority w:val="29"/>
    <w:qFormat/>
    <w:rsid w:val="0068428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84289"/>
    <w:rPr>
      <w:rFonts w:ascii="Arial" w:hAnsi="Arial" w:cs="Times New Roman"/>
      <w:i/>
      <w:iCs/>
      <w:color w:val="404040" w:themeColor="text1" w:themeTint="BF"/>
      <w:kern w:val="0"/>
      <w:sz w:val="22"/>
    </w:rPr>
  </w:style>
  <w:style w:type="paragraph" w:styleId="Listenabsatz">
    <w:name w:val="List Paragraph"/>
    <w:basedOn w:val="Standard"/>
    <w:uiPriority w:val="34"/>
    <w:qFormat/>
    <w:rsid w:val="00684289"/>
    <w:pPr>
      <w:ind w:left="720"/>
      <w:contextualSpacing/>
    </w:pPr>
  </w:style>
  <w:style w:type="character" w:styleId="IntensiveHervorhebung">
    <w:name w:val="Intense Emphasis"/>
    <w:basedOn w:val="Absatz-Standardschriftart"/>
    <w:uiPriority w:val="21"/>
    <w:qFormat/>
    <w:rsid w:val="00684289"/>
    <w:rPr>
      <w:i/>
      <w:iCs/>
      <w:color w:val="0F4761" w:themeColor="accent1" w:themeShade="BF"/>
    </w:rPr>
  </w:style>
  <w:style w:type="paragraph" w:styleId="IntensivesZitat">
    <w:name w:val="Intense Quote"/>
    <w:basedOn w:val="Standard"/>
    <w:next w:val="Standard"/>
    <w:link w:val="IntensivesZitatZchn"/>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4289"/>
    <w:rPr>
      <w:rFonts w:ascii="Arial" w:hAnsi="Arial" w:cs="Times New Roman"/>
      <w:i/>
      <w:iCs/>
      <w:color w:val="0F4761" w:themeColor="accent1" w:themeShade="BF"/>
      <w:kern w:val="0"/>
      <w:sz w:val="22"/>
    </w:rPr>
  </w:style>
  <w:style w:type="character" w:styleId="IntensiverVerweis">
    <w:name w:val="Intense Reference"/>
    <w:basedOn w:val="Absatz-Standardschriftart"/>
    <w:uiPriority w:val="32"/>
    <w:qFormat/>
    <w:rsid w:val="00684289"/>
    <w:rPr>
      <w:b/>
      <w:bCs/>
      <w:smallCaps/>
      <w:color w:val="0F4761" w:themeColor="accent1" w:themeShade="BF"/>
      <w:spacing w:val="5"/>
    </w:rPr>
  </w:style>
  <w:style w:type="paragraph" w:styleId="Kopfzeile">
    <w:name w:val="header"/>
    <w:basedOn w:val="Standard"/>
    <w:link w:val="KopfzeileZchn"/>
    <w:uiPriority w:val="99"/>
    <w:unhideWhenUsed/>
    <w:rsid w:val="00684289"/>
    <w:pPr>
      <w:tabs>
        <w:tab w:val="center" w:pos="4680"/>
        <w:tab w:val="right" w:pos="9360"/>
      </w:tabs>
      <w:spacing w:before="0" w:after="0"/>
    </w:pPr>
  </w:style>
  <w:style w:type="character" w:customStyle="1" w:styleId="KopfzeileZchn">
    <w:name w:val="Kopfzeile Zchn"/>
    <w:basedOn w:val="Absatz-Standardschriftart"/>
    <w:link w:val="Kopfzeile"/>
    <w:uiPriority w:val="99"/>
    <w:rsid w:val="00684289"/>
    <w:rPr>
      <w:rFonts w:ascii="Arial" w:hAnsi="Arial" w:cs="Times New Roman"/>
      <w:kern w:val="0"/>
      <w:sz w:val="22"/>
    </w:rPr>
  </w:style>
  <w:style w:type="paragraph" w:styleId="Fuzeile">
    <w:name w:val="footer"/>
    <w:basedOn w:val="Standard"/>
    <w:link w:val="FuzeileZchn"/>
    <w:uiPriority w:val="99"/>
    <w:unhideWhenUsed/>
    <w:rsid w:val="00684289"/>
    <w:pPr>
      <w:tabs>
        <w:tab w:val="center" w:pos="4680"/>
        <w:tab w:val="right" w:pos="9360"/>
      </w:tabs>
      <w:spacing w:before="0" w:after="0"/>
    </w:pPr>
  </w:style>
  <w:style w:type="character" w:customStyle="1" w:styleId="FuzeileZchn">
    <w:name w:val="Fußzeile Zchn"/>
    <w:basedOn w:val="Absatz-Standardschriftart"/>
    <w:link w:val="Fuzeile"/>
    <w:uiPriority w:val="99"/>
    <w:rsid w:val="00684289"/>
    <w:rPr>
      <w:rFonts w:ascii="Arial" w:hAnsi="Arial" w:cs="Times New Roman"/>
      <w:kern w:val="0"/>
      <w:sz w:val="22"/>
    </w:rPr>
  </w:style>
  <w:style w:type="paragraph" w:styleId="Literaturverzeichnis">
    <w:name w:val="Bibliography"/>
    <w:basedOn w:val="Standard"/>
    <w:next w:val="Standard"/>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Absatz-Standardschriftart"/>
    <w:uiPriority w:val="99"/>
    <w:unhideWhenUsed/>
    <w:rsid w:val="00FF6DAC"/>
    <w:rPr>
      <w:color w:val="467886" w:themeColor="hyperlink"/>
      <w:u w:val="single"/>
    </w:rPr>
  </w:style>
  <w:style w:type="character" w:styleId="Seitenzahl">
    <w:name w:val="page number"/>
    <w:basedOn w:val="Absatz-Standardschriftart"/>
    <w:uiPriority w:val="99"/>
    <w:semiHidden/>
    <w:unhideWhenUsed/>
    <w:rsid w:val="001450E2"/>
  </w:style>
  <w:style w:type="character" w:styleId="NichtaufgelsteErwhnung">
    <w:name w:val="Unresolved Mention"/>
    <w:basedOn w:val="Absatz-Standardschriftart"/>
    <w:uiPriority w:val="99"/>
    <w:semiHidden/>
    <w:unhideWhenUsed/>
    <w:rsid w:val="00135644"/>
    <w:rPr>
      <w:color w:val="605E5C"/>
      <w:shd w:val="clear" w:color="auto" w:fill="E1DFDD"/>
    </w:rPr>
  </w:style>
  <w:style w:type="paragraph" w:styleId="StandardWeb">
    <w:name w:val="Normal (Web)"/>
    <w:basedOn w:val="Standard"/>
    <w:uiPriority w:val="99"/>
    <w:semiHidden/>
    <w:unhideWhenUsed/>
    <w:rsid w:val="006C327A"/>
    <w:pPr>
      <w:spacing w:before="100" w:beforeAutospacing="1" w:after="100" w:afterAutospacing="1"/>
    </w:pPr>
    <w:rPr>
      <w:rFonts w:ascii="Times New Roman" w:hAnsi="Times New Roman"/>
      <w:sz w:val="24"/>
    </w:rPr>
  </w:style>
  <w:style w:type="character" w:styleId="Kommentarzeichen">
    <w:name w:val="annotation reference"/>
    <w:basedOn w:val="Absatz-Standardschriftart"/>
    <w:uiPriority w:val="99"/>
    <w:semiHidden/>
    <w:unhideWhenUsed/>
    <w:rsid w:val="008E3D11"/>
    <w:rPr>
      <w:sz w:val="16"/>
      <w:szCs w:val="16"/>
    </w:rPr>
  </w:style>
  <w:style w:type="paragraph" w:styleId="Kommentartext">
    <w:name w:val="annotation text"/>
    <w:basedOn w:val="Standard"/>
    <w:link w:val="KommentartextZchn"/>
    <w:uiPriority w:val="99"/>
    <w:unhideWhenUsed/>
    <w:rsid w:val="008E3D11"/>
    <w:rPr>
      <w:sz w:val="20"/>
      <w:szCs w:val="20"/>
    </w:rPr>
  </w:style>
  <w:style w:type="character" w:customStyle="1" w:styleId="KommentartextZchn">
    <w:name w:val="Kommentartext Zchn"/>
    <w:basedOn w:val="Absatz-Standardschriftart"/>
    <w:link w:val="Kommentartext"/>
    <w:uiPriority w:val="99"/>
    <w:rsid w:val="008E3D11"/>
    <w:rPr>
      <w:rFonts w:ascii="Arial" w:hAnsi="Arial" w:cs="Times New Roman"/>
      <w:kern w:val="0"/>
      <w:sz w:val="20"/>
      <w:szCs w:val="20"/>
    </w:rPr>
  </w:style>
  <w:style w:type="paragraph" w:styleId="Kommentarthema">
    <w:name w:val="annotation subject"/>
    <w:basedOn w:val="Kommentartext"/>
    <w:next w:val="Kommentartext"/>
    <w:link w:val="KommentarthemaZchn"/>
    <w:uiPriority w:val="99"/>
    <w:semiHidden/>
    <w:unhideWhenUsed/>
    <w:rsid w:val="008E3D11"/>
    <w:rPr>
      <w:b/>
      <w:bCs/>
    </w:rPr>
  </w:style>
  <w:style w:type="character" w:customStyle="1" w:styleId="KommentarthemaZchn">
    <w:name w:val="Kommentarthema Zchn"/>
    <w:basedOn w:val="KommentartextZchn"/>
    <w:link w:val="Kommentarthema"/>
    <w:uiPriority w:val="99"/>
    <w:semiHidden/>
    <w:rsid w:val="008E3D11"/>
    <w:rPr>
      <w:rFonts w:ascii="Arial" w:hAnsi="Arial" w:cs="Times New Roman"/>
      <w:b/>
      <w:bCs/>
      <w:kern w:val="0"/>
      <w:sz w:val="20"/>
      <w:szCs w:val="20"/>
    </w:rPr>
  </w:style>
  <w:style w:type="paragraph" w:styleId="Untertitel">
    <w:name w:val="Subtitle"/>
    <w:basedOn w:val="Standard"/>
    <w:next w:val="Standard"/>
    <w:link w:val="UntertitelZchn"/>
    <w:uiPriority w:val="11"/>
    <w:qFormat/>
    <w:pPr>
      <w:spacing w:after="160"/>
    </w:pPr>
    <w:rPr>
      <w:rFonts w:ascii="Aptos" w:eastAsia="Aptos" w:hAnsi="Aptos" w:cs="Aptos"/>
      <w:color w:val="595959"/>
      <w:sz w:val="28"/>
      <w:szCs w:val="28"/>
    </w:rPr>
  </w:style>
  <w:style w:type="table" w:customStyle="1" w:styleId="a">
    <w:basedOn w:val="NormaleTabelle"/>
    <w:pPr>
      <w:spacing w:after="0"/>
    </w:pPr>
    <w:tblPr>
      <w:tblStyleRowBandSize w:val="1"/>
      <w:tblStyleColBandSize w:val="1"/>
      <w:tblCellMar>
        <w:left w:w="0" w:type="dxa"/>
        <w:right w:w="0" w:type="dxa"/>
      </w:tblCellMar>
    </w:tblPr>
  </w:style>
  <w:style w:type="paragraph" w:styleId="berarbeitung">
    <w:name w:val="Revision"/>
    <w:hidden/>
    <w:uiPriority w:val="99"/>
    <w:semiHidden/>
    <w:rsid w:val="0046723A"/>
    <w:pPr>
      <w:spacing w:before="0" w:after="0"/>
    </w:pPr>
  </w:style>
  <w:style w:type="character" w:customStyle="1" w:styleId="apple-converted-space">
    <w:name w:val="apple-converted-space"/>
    <w:basedOn w:val="Absatz-Standardschriftart"/>
    <w:rsid w:val="00E36B6C"/>
  </w:style>
  <w:style w:type="character" w:styleId="Platzhaltertext">
    <w:name w:val="Placeholder Text"/>
    <w:basedOn w:val="Absatz-Standardschriftart"/>
    <w:uiPriority w:val="99"/>
    <w:semiHidden/>
    <w:rsid w:val="00BB5EBF"/>
    <w:rPr>
      <w:color w:val="666666"/>
    </w:rPr>
  </w:style>
  <w:style w:type="character" w:styleId="Fett">
    <w:name w:val="Strong"/>
    <w:basedOn w:val="Absatz-Standardschriftart"/>
    <w:uiPriority w:val="22"/>
    <w:qFormat/>
    <w:rsid w:val="006D1F9B"/>
    <w:rPr>
      <w:b/>
      <w:bCs/>
    </w:rPr>
  </w:style>
  <w:style w:type="paragraph" w:styleId="Funotentext">
    <w:name w:val="footnote text"/>
    <w:basedOn w:val="Standard"/>
    <w:link w:val="FunotentextZchn"/>
    <w:uiPriority w:val="99"/>
    <w:semiHidden/>
    <w:unhideWhenUsed/>
    <w:rsid w:val="00A16051"/>
    <w:pPr>
      <w:spacing w:before="0" w:after="0"/>
    </w:pPr>
    <w:rPr>
      <w:sz w:val="20"/>
      <w:szCs w:val="20"/>
    </w:rPr>
  </w:style>
  <w:style w:type="character" w:customStyle="1" w:styleId="FunotentextZchn">
    <w:name w:val="Fußnotentext Zchn"/>
    <w:basedOn w:val="Absatz-Standardschriftart"/>
    <w:link w:val="Funotentext"/>
    <w:uiPriority w:val="99"/>
    <w:semiHidden/>
    <w:rsid w:val="00A16051"/>
    <w:rPr>
      <w:sz w:val="20"/>
      <w:szCs w:val="20"/>
    </w:rPr>
  </w:style>
  <w:style w:type="character" w:styleId="Funotenzeichen">
    <w:name w:val="footnote reference"/>
    <w:basedOn w:val="Absatz-Standardschriftart"/>
    <w:uiPriority w:val="99"/>
    <w:semiHidden/>
    <w:unhideWhenUsed/>
    <w:rsid w:val="00A160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iloalan.puhan@uzh.ch" TargetMode="External"/><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hyperlink" Target="mailto:joana.rodriguesribeiro@uzh.ch"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joana.rodriguesribeiro@uzh.ch" TargetMode="External"/><Relationship Id="rId14"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Props1.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2811</Words>
  <Characters>17715</Characters>
  <Application>Microsoft Office Word</Application>
  <DocSecurity>0</DocSecurity>
  <Lines>147</Lines>
  <Paragraphs>40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Joana Rodrigues Ribeiro</dc:creator>
  <cp:lastModifiedBy>fariba abbassi</cp:lastModifiedBy>
  <cp:revision>2</cp:revision>
  <dcterms:created xsi:type="dcterms:W3CDTF">2026-01-13T19:51:00Z</dcterms:created>
  <dcterms:modified xsi:type="dcterms:W3CDTF">2026-01-13T19:51:00Z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id="2hHlWiTV"/&gt;&lt;style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