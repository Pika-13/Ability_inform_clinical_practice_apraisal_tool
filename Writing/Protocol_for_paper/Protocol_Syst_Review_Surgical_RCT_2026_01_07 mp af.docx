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E5D87D" w:rsidR="002069D8" w:rsidRDefault="00AE512F">
      <w:pPr>
        <w:pStyle w:val="Titel"/>
        <w:spacing w:after="0"/>
      </w:pPr>
      <w:del w:id="0" w:author="Joana Rodrigues Ribeiro" w:date="2025-12-24T15:09:00Z" w16du:dateUtc="2025-12-24T14:09:00Z">
        <w:r w:rsidDel="00F275F5">
          <w:delText>PROSPERO</w:delText>
        </w:r>
        <w:r w:rsidR="0020613C" w:rsidDel="00F275F5">
          <w:delText>/</w:delText>
        </w:r>
      </w:del>
      <w:r w:rsidR="0020613C">
        <w:t>OSF</w:t>
      </w:r>
      <w:r>
        <w:t xml:space="preserve"> Protocol Registration Form</w:t>
      </w:r>
    </w:p>
    <w:p w14:paraId="00000002" w14:textId="6C40FA78" w:rsidR="002069D8" w:rsidRDefault="0020613C">
      <w:pPr>
        <w:pStyle w:val="Titel"/>
        <w:spacing w:before="0"/>
      </w:pPr>
      <w:commentRangeStart w:id="1"/>
      <w:commentRangeStart w:id="2"/>
      <w:proofErr w:type="spellStart"/>
      <w:r>
        <w:t>Metaresearch</w:t>
      </w:r>
      <w:commentRangeEnd w:id="1"/>
      <w:proofErr w:type="spellEnd"/>
      <w:r w:rsidR="00A07670">
        <w:rPr>
          <w:rStyle w:val="Kommentarzeichen"/>
          <w:b w:val="0"/>
          <w:bCs w:val="0"/>
          <w:color w:val="auto"/>
          <w:highlight w:val="none"/>
        </w:rPr>
        <w:commentReference w:id="1"/>
      </w:r>
      <w:commentRangeEnd w:id="2"/>
      <w:r w:rsidR="000266AE">
        <w:rPr>
          <w:rStyle w:val="Kommentarzeichen"/>
          <w:b w:val="0"/>
          <w:bCs w:val="0"/>
          <w:color w:val="auto"/>
          <w:highlight w:val="none"/>
        </w:rPr>
        <w:commentReference w:id="2"/>
      </w:r>
    </w:p>
    <w:p w14:paraId="00000003" w14:textId="77777777" w:rsidR="002069D8" w:rsidRDefault="00AE512F">
      <w:pPr>
        <w:pStyle w:val="berschrift1"/>
      </w:pPr>
      <w:r>
        <w:t>Administrative information</w:t>
      </w:r>
    </w:p>
    <w:p w14:paraId="00000004" w14:textId="77777777" w:rsidR="002069D8" w:rsidRDefault="00AE512F">
      <w:pPr>
        <w:pStyle w:val="berschrift2"/>
      </w:pPr>
      <w:r>
        <w:t>Review title</w:t>
      </w:r>
    </w:p>
    <w:p w14:paraId="00000005" w14:textId="027E8511" w:rsidR="002069D8" w:rsidRDefault="00FE5DB4">
      <w:pPr>
        <w:pStyle w:val="berschrift2"/>
        <w:rPr>
          <w:rFonts w:ascii="Arial" w:eastAsia="Arial" w:hAnsi="Arial" w:cs="Arial"/>
          <w:b w:val="0"/>
          <w:bCs w:val="0"/>
          <w:color w:val="000000"/>
          <w:sz w:val="22"/>
          <w:szCs w:val="22"/>
        </w:rPr>
      </w:pPr>
      <w:commentRangeStart w:id="3"/>
      <w:commentRangeStart w:id="4"/>
      <w:del w:id="5" w:author="Milo Alan Puhan" w:date="2026-01-07T16:46:00Z" w16du:dateUtc="2026-01-07T15:46:00Z">
        <w:r w:rsidRPr="00FE5DB4" w:rsidDel="00A452A4">
          <w:rPr>
            <w:rFonts w:ascii="Arial" w:eastAsia="Arial" w:hAnsi="Arial" w:cs="Arial"/>
            <w:b w:val="0"/>
            <w:bCs w:val="0"/>
            <w:color w:val="000000"/>
            <w:sz w:val="22"/>
            <w:szCs w:val="22"/>
          </w:rPr>
          <w:delText>Randomization</w:delText>
        </w:r>
      </w:del>
      <w:commentRangeEnd w:id="3"/>
      <w:r w:rsidR="00B02F94">
        <w:rPr>
          <w:rStyle w:val="Kommentarzeichen"/>
          <w:rFonts w:ascii="Arial" w:eastAsia="Arial" w:hAnsi="Arial" w:cs="Arial"/>
          <w:b w:val="0"/>
          <w:bCs w:val="0"/>
          <w:color w:val="auto"/>
        </w:rPr>
        <w:commentReference w:id="3"/>
      </w:r>
      <w:del w:id="6" w:author="Milo Alan Puhan" w:date="2026-01-07T16:46:00Z" w16du:dateUtc="2026-01-07T15:46:00Z">
        <w:r w:rsidRPr="00FE5DB4" w:rsidDel="00A452A4">
          <w:rPr>
            <w:rFonts w:ascii="Arial" w:eastAsia="Arial" w:hAnsi="Arial" w:cs="Arial"/>
            <w:b w:val="0"/>
            <w:bCs w:val="0"/>
            <w:color w:val="000000"/>
            <w:sz w:val="22"/>
            <w:szCs w:val="22"/>
          </w:rPr>
          <w:delText xml:space="preserve"> With</w:delText>
        </w:r>
      </w:del>
      <w:ins w:id="7" w:author="Milo Alan Puhan" w:date="2026-01-07T16:46:00Z" w16du:dateUtc="2026-01-07T15:46:00Z">
        <w:r w:rsidR="00A452A4">
          <w:rPr>
            <w:rFonts w:ascii="Arial" w:eastAsia="Arial" w:hAnsi="Arial" w:cs="Arial"/>
            <w:b w:val="0"/>
            <w:bCs w:val="0"/>
            <w:color w:val="000000"/>
            <w:sz w:val="22"/>
            <w:szCs w:val="22"/>
          </w:rPr>
          <w:t>-</w:t>
        </w:r>
      </w:ins>
      <w:del w:id="8" w:author="Milo Alan Puhan" w:date="2026-01-07T16:46:00Z" w16du:dateUtc="2026-01-07T15:46:00Z">
        <w:r w:rsidRPr="00FE5DB4" w:rsidDel="00A452A4">
          <w:rPr>
            <w:rFonts w:ascii="Arial" w:eastAsia="Arial" w:hAnsi="Arial" w:cs="Arial"/>
            <w:b w:val="0"/>
            <w:bCs w:val="0"/>
            <w:color w:val="000000"/>
            <w:sz w:val="22"/>
            <w:szCs w:val="22"/>
          </w:rPr>
          <w:delText>out</w:delText>
        </w:r>
      </w:del>
      <w:ins w:id="9" w:author="Milo Alan Puhan" w:date="2026-01-07T16:46:00Z" w16du:dateUtc="2026-01-07T15:46:00Z">
        <w:r w:rsidR="00A452A4">
          <w:rPr>
            <w:rFonts w:ascii="Arial" w:eastAsia="Arial" w:hAnsi="Arial" w:cs="Arial"/>
            <w:b w:val="0"/>
            <w:bCs w:val="0"/>
            <w:color w:val="000000"/>
            <w:sz w:val="22"/>
            <w:szCs w:val="22"/>
          </w:rPr>
          <w:t>Clinical</w:t>
        </w:r>
      </w:ins>
      <w:r w:rsidRPr="00FE5DB4">
        <w:rPr>
          <w:rFonts w:ascii="Arial" w:eastAsia="Arial" w:hAnsi="Arial" w:cs="Arial"/>
          <w:b w:val="0"/>
          <w:bCs w:val="0"/>
          <w:color w:val="000000"/>
          <w:sz w:val="22"/>
          <w:szCs w:val="22"/>
        </w:rPr>
        <w:t xml:space="preserve"> </w:t>
      </w:r>
      <w:del w:id="10" w:author="fariba abbassi" w:date="2026-01-08T06:00:00Z" w16du:dateUtc="2026-01-08T05:00:00Z">
        <w:r w:rsidRPr="00FE5DB4" w:rsidDel="00BD0029">
          <w:rPr>
            <w:rFonts w:ascii="Arial" w:eastAsia="Arial" w:hAnsi="Arial" w:cs="Arial"/>
            <w:b w:val="0"/>
            <w:bCs w:val="0"/>
            <w:color w:val="000000"/>
            <w:sz w:val="22"/>
            <w:szCs w:val="22"/>
          </w:rPr>
          <w:delText>Relevance</w:delText>
        </w:r>
      </w:del>
      <w:ins w:id="11" w:author="fariba abbassi" w:date="2026-01-08T06:00:00Z" w16du:dateUtc="2026-01-08T05:00:00Z">
        <w:r w:rsidR="00BD0029" w:rsidRPr="00FE5DB4">
          <w:rPr>
            <w:rFonts w:ascii="Arial" w:eastAsia="Arial" w:hAnsi="Arial" w:cs="Arial"/>
            <w:b w:val="0"/>
            <w:bCs w:val="0"/>
            <w:color w:val="000000"/>
            <w:sz w:val="22"/>
            <w:szCs w:val="22"/>
          </w:rPr>
          <w:t>Relevance</w:t>
        </w:r>
      </w:ins>
      <w:del w:id="12" w:author="Milo Alan Puhan" w:date="2026-01-07T16:46:00Z" w16du:dateUtc="2026-01-07T15:46:00Z">
        <w:r w:rsidRPr="00FE5DB4" w:rsidDel="00A452A4">
          <w:rPr>
            <w:rFonts w:ascii="Arial" w:eastAsia="Arial" w:hAnsi="Arial" w:cs="Arial"/>
            <w:b w:val="0"/>
            <w:bCs w:val="0"/>
            <w:color w:val="000000"/>
            <w:sz w:val="22"/>
            <w:szCs w:val="22"/>
          </w:rPr>
          <w:delText>: Pretrial Planning and Reporting Gaps in</w:delText>
        </w:r>
      </w:del>
      <w:ins w:id="13" w:author="Milo Alan Puhan" w:date="2026-01-07T16:46:00Z" w16du:dateUtc="2026-01-07T15:46:00Z">
        <w:r w:rsidR="00A452A4">
          <w:rPr>
            <w:rFonts w:ascii="Arial" w:eastAsia="Arial" w:hAnsi="Arial" w:cs="Arial"/>
            <w:b w:val="0"/>
            <w:bCs w:val="0"/>
            <w:color w:val="000000"/>
            <w:sz w:val="22"/>
            <w:szCs w:val="22"/>
          </w:rPr>
          <w:t xml:space="preserve"> of</w:t>
        </w:r>
      </w:ins>
      <w:r w:rsidRPr="00FE5DB4">
        <w:rPr>
          <w:rFonts w:ascii="Arial" w:eastAsia="Arial" w:hAnsi="Arial" w:cs="Arial"/>
          <w:b w:val="0"/>
          <w:bCs w:val="0"/>
          <w:color w:val="000000"/>
          <w:sz w:val="22"/>
          <w:szCs w:val="22"/>
        </w:rPr>
        <w:t xml:space="preserve"> Surgical Trials</w:t>
      </w:r>
      <w:commentRangeEnd w:id="4"/>
      <w:r>
        <w:rPr>
          <w:rStyle w:val="Kommentarzeichen"/>
          <w:rFonts w:ascii="Arial" w:eastAsia="Arial" w:hAnsi="Arial" w:cs="Arial"/>
          <w:b w:val="0"/>
          <w:bCs w:val="0"/>
          <w:color w:val="auto"/>
        </w:rPr>
        <w:commentReference w:id="4"/>
      </w:r>
      <w:ins w:id="14" w:author="Milo Alan Puhan" w:date="2026-01-07T16:46:00Z" w16du:dateUtc="2026-01-07T15:46:00Z">
        <w:r w:rsidR="00A452A4">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w:t>
        </w:r>
      </w:ins>
      <w:ins w:id="15" w:author="Milo Alan Puhan" w:date="2026-01-07T16:47:00Z" w16du:dateUtc="2026-01-07T15:47:00Z">
        <w:r w:rsidR="004522B0">
          <w:rPr>
            <w:rFonts w:ascii="Arial" w:eastAsia="Arial" w:hAnsi="Arial" w:cs="Arial"/>
            <w:b w:val="0"/>
            <w:bCs w:val="0"/>
            <w:color w:val="000000"/>
            <w:sz w:val="22"/>
            <w:szCs w:val="22"/>
          </w:rPr>
          <w:t>g, reporting and interpretation of surgical tr</w:t>
        </w:r>
        <w:del w:id="16" w:author="fariba abbassi" w:date="2026-01-07T20:51:00Z" w16du:dateUtc="2026-01-07T19:51:00Z">
          <w:r w:rsidR="004522B0" w:rsidDel="00D61066">
            <w:rPr>
              <w:rFonts w:ascii="Arial" w:eastAsia="Arial" w:hAnsi="Arial" w:cs="Arial"/>
              <w:b w:val="0"/>
              <w:bCs w:val="0"/>
              <w:color w:val="000000"/>
              <w:sz w:val="22"/>
              <w:szCs w:val="22"/>
            </w:rPr>
            <w:delText>u</w:delText>
          </w:r>
        </w:del>
      </w:ins>
      <w:ins w:id="17" w:author="fariba abbassi" w:date="2026-01-07T20:51:00Z" w16du:dateUtc="2026-01-07T19:51:00Z">
        <w:r w:rsidR="00D61066">
          <w:rPr>
            <w:rFonts w:ascii="Arial" w:eastAsia="Arial" w:hAnsi="Arial" w:cs="Arial"/>
            <w:b w:val="0"/>
            <w:bCs w:val="0"/>
            <w:color w:val="000000"/>
            <w:sz w:val="22"/>
            <w:szCs w:val="22"/>
          </w:rPr>
          <w:t>i</w:t>
        </w:r>
      </w:ins>
      <w:ins w:id="18" w:author="Milo Alan Puhan" w:date="2026-01-07T16:47:00Z" w16du:dateUtc="2026-01-07T15:47:00Z">
        <w:r w:rsidR="004522B0">
          <w:rPr>
            <w:rFonts w:ascii="Arial" w:eastAsia="Arial" w:hAnsi="Arial" w:cs="Arial"/>
            <w:b w:val="0"/>
            <w:bCs w:val="0"/>
            <w:color w:val="000000"/>
            <w:sz w:val="22"/>
            <w:szCs w:val="22"/>
          </w:rPr>
          <w:t>als</w:t>
        </w:r>
      </w:ins>
    </w:p>
    <w:p w14:paraId="00000006" w14:textId="77777777" w:rsidR="002069D8" w:rsidRDefault="00AE512F">
      <w:pPr>
        <w:pStyle w:val="berschrift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berschrift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250A94" w:rsidRDefault="000266AE" w:rsidP="000266AE">
      <w:pPr>
        <w:spacing w:after="0"/>
        <w:rPr>
          <w:lang w:val="de-CH"/>
          <w:rPrChange w:id="19" w:author="Milo Alan Puhan" w:date="2026-01-07T15:24:00Z" w16du:dateUtc="2026-01-07T14:24:00Z">
            <w:rPr/>
          </w:rPrChange>
        </w:rPr>
      </w:pPr>
      <w:r w:rsidRPr="00250A94">
        <w:rPr>
          <w:lang w:val="de-CH"/>
          <w:rPrChange w:id="20" w:author="Milo Alan Puhan" w:date="2026-01-07T15:24:00Z" w16du:dateUtc="2026-01-07T14:24:00Z">
            <w:rPr/>
          </w:rPrChange>
        </w:rPr>
        <w:t>Main Investigator</w:t>
      </w:r>
    </w:p>
    <w:p w14:paraId="00000011" w14:textId="77777777" w:rsidR="002069D8" w:rsidRPr="00250A94" w:rsidRDefault="002069D8">
      <w:pPr>
        <w:ind w:right="34"/>
        <w:rPr>
          <w:ins w:id="21" w:author="Joana Rodrigues Ribeiro" w:date="2026-01-05T12:59:00Z" w16du:dateUtc="2026-01-05T11:59:00Z"/>
          <w:lang w:val="de-CH"/>
          <w:rPrChange w:id="22" w:author="Milo Alan Puhan" w:date="2026-01-07T15:24:00Z" w16du:dateUtc="2026-01-07T14:24:00Z">
            <w:rPr>
              <w:ins w:id="23" w:author="Joana Rodrigues Ribeiro" w:date="2026-01-05T12:59:00Z" w16du:dateUtc="2026-01-05T11:59:00Z"/>
            </w:rPr>
          </w:rPrChange>
        </w:rPr>
      </w:pPr>
    </w:p>
    <w:p w14:paraId="262FB917" w14:textId="14273BF1" w:rsidR="00E1467C" w:rsidRPr="00250A94" w:rsidRDefault="00E1467C" w:rsidP="00E1467C">
      <w:pPr>
        <w:spacing w:after="0"/>
        <w:rPr>
          <w:ins w:id="24" w:author="Joana Rodrigues Ribeiro" w:date="2026-01-05T12:59:00Z" w16du:dateUtc="2026-01-05T11:59:00Z"/>
          <w:lang w:val="de-CH"/>
          <w:rPrChange w:id="25" w:author="Milo Alan Puhan" w:date="2026-01-07T15:24:00Z" w16du:dateUtc="2026-01-07T14:24:00Z">
            <w:rPr>
              <w:ins w:id="26" w:author="Joana Rodrigues Ribeiro" w:date="2026-01-05T12:59:00Z" w16du:dateUtc="2026-01-05T11:59:00Z"/>
            </w:rPr>
          </w:rPrChange>
        </w:rPr>
      </w:pPr>
      <w:ins w:id="27" w:author="Joana Rodrigues Ribeiro" w:date="2026-01-05T12:59:00Z" w16du:dateUtc="2026-01-05T11:59:00Z">
        <w:r w:rsidRPr="00250A94">
          <w:rPr>
            <w:b/>
            <w:bCs/>
            <w:u w:val="single"/>
            <w:lang w:val="de-CH"/>
            <w:rPrChange w:id="28" w:author="Milo Alan Puhan" w:date="2026-01-07T15:24:00Z" w16du:dateUtc="2026-01-07T14:24:00Z">
              <w:rPr>
                <w:b/>
                <w:bCs/>
                <w:u w:val="single"/>
              </w:rPr>
            </w:rPrChange>
          </w:rPr>
          <w:t>Juliette Preisig</w:t>
        </w:r>
        <w:r w:rsidRPr="00250A94">
          <w:rPr>
            <w:lang w:val="de-CH"/>
            <w:rPrChange w:id="29" w:author="Milo Alan Puhan" w:date="2026-01-07T15:24:00Z" w16du:dateUtc="2026-01-07T14:24:00Z">
              <w:rPr/>
            </w:rPrChange>
          </w:rPr>
          <w:t xml:space="preserve">, </w:t>
        </w:r>
        <w:proofErr w:type="spellStart"/>
        <w:r w:rsidRPr="00250A94">
          <w:rPr>
            <w:lang w:val="de-CH"/>
            <w:rPrChange w:id="30" w:author="Milo Alan Puhan" w:date="2026-01-07T15:24:00Z" w16du:dateUtc="2026-01-07T14:24:00Z">
              <w:rPr/>
            </w:rPrChange>
          </w:rPr>
          <w:t>MSc</w:t>
        </w:r>
      </w:ins>
      <w:proofErr w:type="spellEnd"/>
      <w:ins w:id="31" w:author="Joana Rodrigues Ribeiro" w:date="2026-01-05T13:00:00Z" w16du:dateUtc="2026-01-05T12:00:00Z">
        <w:r w:rsidRPr="00250A94">
          <w:rPr>
            <w:lang w:val="de-CH"/>
            <w:rPrChange w:id="32" w:author="Milo Alan Puhan" w:date="2026-01-07T15:24:00Z" w16du:dateUtc="2026-01-07T14:24:00Z">
              <w:rPr/>
            </w:rPrChange>
          </w:rPr>
          <w:t>.</w:t>
        </w:r>
      </w:ins>
    </w:p>
    <w:p w14:paraId="0FDC6EFD" w14:textId="77777777" w:rsidR="00E1467C" w:rsidRPr="001640C5" w:rsidRDefault="00E1467C" w:rsidP="00E1467C">
      <w:pPr>
        <w:spacing w:after="0"/>
        <w:ind w:right="34"/>
        <w:rPr>
          <w:ins w:id="33" w:author="Joana Rodrigues Ribeiro" w:date="2026-01-05T12:59:00Z" w16du:dateUtc="2026-01-05T11:59:00Z"/>
        </w:rPr>
      </w:pPr>
      <w:ins w:id="34" w:author="Joana Rodrigues Ribeiro" w:date="2026-01-05T12:59:00Z" w16du:dateUtc="2026-01-05T11:59:00Z">
        <w:r w:rsidRPr="001640C5">
          <w:rPr>
            <w:b/>
            <w:bCs/>
          </w:rPr>
          <w:t>Affiliation</w:t>
        </w:r>
        <w:r w:rsidRPr="001640C5">
          <w:t>:</w:t>
        </w:r>
      </w:ins>
    </w:p>
    <w:p w14:paraId="169AAC44" w14:textId="77777777" w:rsidR="00E1467C" w:rsidRPr="001640C5" w:rsidRDefault="00E1467C" w:rsidP="00E1467C">
      <w:pPr>
        <w:spacing w:after="0"/>
        <w:rPr>
          <w:ins w:id="35" w:author="Joana Rodrigues Ribeiro" w:date="2026-01-05T12:59:00Z" w16du:dateUtc="2026-01-05T11:59:00Z"/>
        </w:rPr>
      </w:pPr>
      <w:ins w:id="36" w:author="Joana Rodrigues Ribeiro" w:date="2026-01-05T12:59:00Z" w16du:dateUtc="2026-01-05T11:59:00Z">
        <w:r w:rsidRPr="001640C5">
          <w:t>Epidemiology, Biostatistics and Prevention Institute, University of Zurich (Switzerland)</w:t>
        </w:r>
      </w:ins>
    </w:p>
    <w:p w14:paraId="46CF63B3" w14:textId="6378952C" w:rsidR="00E1467C" w:rsidRPr="001640C5" w:rsidRDefault="00E1467C" w:rsidP="00E1467C">
      <w:pPr>
        <w:ind w:right="34"/>
        <w:rPr>
          <w:ins w:id="37" w:author="Joana Rodrigues Ribeiro" w:date="2026-01-05T12:59:00Z" w16du:dateUtc="2026-01-05T11:59:00Z"/>
        </w:rPr>
      </w:pPr>
      <w:ins w:id="38" w:author="Joana Rodrigues Ribeiro" w:date="2026-01-05T12:59:00Z" w16du:dateUtc="2026-01-05T11:59:00Z">
        <w:r>
          <w:fldChar w:fldCharType="begin"/>
        </w:r>
        <w:r>
          <w:instrText>HYPERLINK "mailto:joana.rodriguesribeiro@uzh.ch" \h</w:instrText>
        </w:r>
        <w:r>
          <w:fldChar w:fldCharType="separate"/>
        </w:r>
        <w:r>
          <w:rPr>
            <w:color w:val="467886"/>
            <w:u w:val="single"/>
          </w:rPr>
          <w:t>juliette.preisig@uzh.ch</w:t>
        </w:r>
        <w:r>
          <w:fldChar w:fldCharType="end"/>
        </w:r>
      </w:ins>
    </w:p>
    <w:p w14:paraId="1D30B04F" w14:textId="77777777" w:rsidR="00E1467C" w:rsidRPr="001640C5" w:rsidRDefault="00E1467C" w:rsidP="00E1467C">
      <w:pPr>
        <w:spacing w:after="0"/>
        <w:rPr>
          <w:ins w:id="39" w:author="Joana Rodrigues Ribeiro" w:date="2026-01-05T12:59:00Z" w16du:dateUtc="2026-01-05T11:59:00Z"/>
        </w:rPr>
      </w:pPr>
      <w:ins w:id="40" w:author="Joana Rodrigues Ribeiro" w:date="2026-01-05T12:59:00Z" w16du:dateUtc="2026-01-05T11:59:00Z">
        <w:r w:rsidRPr="001640C5">
          <w:rPr>
            <w:b/>
            <w:bCs/>
          </w:rPr>
          <w:t>Role</w:t>
        </w:r>
        <w:r w:rsidRPr="001640C5">
          <w:t>:</w:t>
        </w:r>
      </w:ins>
    </w:p>
    <w:p w14:paraId="6FE877D9" w14:textId="255D5EA8" w:rsidR="00E1467C" w:rsidRPr="001640C5" w:rsidRDefault="00E1467C" w:rsidP="00E1467C">
      <w:pPr>
        <w:spacing w:after="0"/>
        <w:rPr>
          <w:ins w:id="41" w:author="Joana Rodrigues Ribeiro" w:date="2026-01-05T12:59:00Z" w16du:dateUtc="2026-01-05T11:59:00Z"/>
        </w:rPr>
      </w:pPr>
      <w:ins w:id="42" w:author="Joana Rodrigues Ribeiro" w:date="2026-01-05T12:59:00Z" w16du:dateUtc="2026-01-05T11:59:00Z">
        <w:r>
          <w:t>Co-author, Reviewer</w:t>
        </w:r>
      </w:ins>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ins w:id="43" w:author="Milo Alan Puhan" w:date="2026-01-07T15:49:00Z" w16du:dateUtc="2026-01-07T14:49:00Z">
        <w:r>
          <w:fldChar w:fldCharType="begin"/>
        </w:r>
        <w:r>
          <w:instrText>HYPERLINK "mailto:</w:instrText>
        </w:r>
      </w:ins>
      <w:r w:rsidRPr="000A5762">
        <w:rPr>
          <w:rPrChange w:id="44" w:author="Milo Alan Puhan" w:date="2026-01-07T15:49:00Z" w16du:dateUtc="2026-01-07T14:49:00Z">
            <w:rPr>
              <w:rStyle w:val="Hyperlink"/>
            </w:rPr>
          </w:rPrChange>
        </w:rPr>
        <w:instrText>milo</w:instrText>
      </w:r>
      <w:ins w:id="45" w:author="Milo Alan Puhan" w:date="2026-01-07T15:24:00Z" w16du:dateUtc="2026-01-07T14:24:00Z">
        <w:r w:rsidRPr="000A5762">
          <w:rPr>
            <w:rPrChange w:id="46" w:author="Milo Alan Puhan" w:date="2026-01-07T15:49:00Z" w16du:dateUtc="2026-01-07T14:49:00Z">
              <w:rPr>
                <w:rStyle w:val="Hyperlink"/>
              </w:rPr>
            </w:rPrChange>
          </w:rPr>
          <w:instrText>alan</w:instrText>
        </w:r>
      </w:ins>
      <w:r w:rsidRPr="000A5762">
        <w:rPr>
          <w:rPrChange w:id="47" w:author="Milo Alan Puhan" w:date="2026-01-07T15:49:00Z" w16du:dateUtc="2026-01-07T14:49:00Z">
            <w:rPr>
              <w:rStyle w:val="Hyperlink"/>
            </w:rPr>
          </w:rPrChange>
        </w:rPr>
        <w:instrText>.puhan@uzh.ch</w:instrText>
      </w:r>
      <w:ins w:id="48" w:author="Milo Alan Puhan" w:date="2026-01-07T15:49:00Z" w16du:dateUtc="2026-01-07T14:49:00Z">
        <w:r>
          <w:instrText>"</w:instrText>
        </w:r>
        <w:r>
          <w:fldChar w:fldCharType="separate"/>
        </w:r>
      </w:ins>
      <w:r w:rsidRPr="000A5762">
        <w:rPr>
          <w:rStyle w:val="Hyperlink"/>
        </w:rPr>
        <w:t>milo</w:t>
      </w:r>
      <w:ins w:id="49" w:author="Milo Alan Puhan" w:date="2026-01-07T15:24:00Z" w16du:dateUtc="2026-01-07T14:24:00Z">
        <w:r w:rsidRPr="000A5762">
          <w:rPr>
            <w:rStyle w:val="Hyperlink"/>
          </w:rPr>
          <w:t>alan</w:t>
        </w:r>
      </w:ins>
      <w:r w:rsidRPr="000A5762">
        <w:rPr>
          <w:rStyle w:val="Hyperlink"/>
        </w:rPr>
        <w:t>.puhan@uzh.ch</w:t>
      </w:r>
      <w:ins w:id="50" w:author="Milo Alan Puhan" w:date="2026-01-07T15:49:00Z" w16du:dateUtc="2026-01-07T14:49:00Z">
        <w:r>
          <w:fldChar w:fldCharType="end"/>
        </w:r>
      </w:ins>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berschrift2"/>
      </w:pPr>
      <w:r>
        <w:t>Amendments</w:t>
      </w:r>
    </w:p>
    <w:p w14:paraId="0000001A" w14:textId="77777777" w:rsidR="002069D8" w:rsidRPr="001640C5" w:rsidRDefault="00AE512F">
      <w:r w:rsidRPr="001640C5">
        <w:t>None.</w:t>
      </w:r>
    </w:p>
    <w:p w14:paraId="0000001B" w14:textId="77777777" w:rsidR="002069D8" w:rsidRDefault="00AE512F">
      <w:pPr>
        <w:pStyle w:val="berschrift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berschrift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berschrift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berschrift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berschrift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berschrift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berschrift2"/>
        <w:rPr>
          <w:rFonts w:ascii="Times New Roman" w:eastAsia="Times New Roman" w:hAnsi="Times New Roman" w:cs="Times New Roman"/>
          <w:sz w:val="24"/>
          <w:szCs w:val="24"/>
        </w:rPr>
      </w:pPr>
      <w:r>
        <w:lastRenderedPageBreak/>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berschrift1"/>
      </w:pPr>
      <w:r>
        <w:t>Introduction</w:t>
      </w:r>
    </w:p>
    <w:p w14:paraId="4BB99771" w14:textId="77777777" w:rsidR="00013262" w:rsidRDefault="00AE512F" w:rsidP="005E4F1E">
      <w:pPr>
        <w:pStyle w:val="berschrift2"/>
      </w:pPr>
      <w:r>
        <w:t xml:space="preserve">Background and </w:t>
      </w:r>
      <w:commentRangeStart w:id="51"/>
      <w:commentRangeStart w:id="52"/>
      <w:r>
        <w:t>rationa</w:t>
      </w:r>
      <w:r w:rsidR="005E4F1E">
        <w:t>le</w:t>
      </w:r>
      <w:commentRangeEnd w:id="51"/>
      <w:r w:rsidR="00A35207">
        <w:rPr>
          <w:rStyle w:val="Kommentarzeichen"/>
          <w:rFonts w:ascii="Arial" w:eastAsia="Arial" w:hAnsi="Arial" w:cs="Arial"/>
          <w:b w:val="0"/>
          <w:bCs w:val="0"/>
          <w:color w:val="auto"/>
        </w:rPr>
        <w:commentReference w:id="51"/>
      </w:r>
      <w:commentRangeEnd w:id="52"/>
      <w:r w:rsidR="00BE5728">
        <w:rPr>
          <w:rStyle w:val="Kommentarzeichen"/>
          <w:rFonts w:ascii="Arial" w:eastAsia="Arial" w:hAnsi="Arial" w:cs="Arial"/>
          <w:b w:val="0"/>
          <w:bCs w:val="0"/>
          <w:color w:val="auto"/>
        </w:rPr>
        <w:commentReference w:id="52"/>
      </w:r>
    </w:p>
    <w:p w14:paraId="48ACAB54" w14:textId="230CD2F1" w:rsidR="003C4954" w:rsidRPr="001640C5" w:rsidRDefault="008E6991" w:rsidP="005E4F1E">
      <w:r w:rsidRPr="001640C5">
        <w:t>M</w:t>
      </w:r>
      <w:r w:rsidR="003C4954" w:rsidRPr="001640C5">
        <w:t xml:space="preserve">edical research </w:t>
      </w:r>
      <w:ins w:id="53" w:author="Joana Rodrigues Ribeiro" w:date="2026-01-05T12:25:00Z" w16du:dateUtc="2026-01-05T11:25:00Z">
        <w:r w:rsidR="00DD4823">
          <w:t xml:space="preserve">often </w:t>
        </w:r>
      </w:ins>
      <w:r w:rsidR="003C4954" w:rsidRPr="001640C5">
        <w:t>aim</w:t>
      </w:r>
      <w:r w:rsidR="00867591" w:rsidRPr="001640C5">
        <w:t>s</w:t>
      </w:r>
      <w:r w:rsidR="003C4954" w:rsidRPr="001640C5">
        <w:t xml:space="preserve"> to </w:t>
      </w:r>
      <w:del w:id="54" w:author="Milo Alan Puhan" w:date="2026-01-07T15:58:00Z" w16du:dateUtc="2026-01-07T14:58:00Z">
        <w:r w:rsidR="003C4954" w:rsidRPr="001640C5" w:rsidDel="004C5288">
          <w:delText>provide an answer where</w:delText>
        </w:r>
      </w:del>
      <w:ins w:id="55" w:author="Milo Alan Puhan" w:date="2026-01-07T15:58:00Z" w16du:dateUtc="2026-01-07T14:58:00Z">
        <w:r w:rsidR="004C5288">
          <w:t>inform decisions where</w:t>
        </w:r>
      </w:ins>
      <w:r w:rsidR="003C4954" w:rsidRPr="001640C5">
        <w:t xml:space="preserve"> clinicians </w:t>
      </w:r>
      <w:del w:id="56" w:author="Milo Alan Puhan" w:date="2026-01-07T15:58:00Z" w16du:dateUtc="2026-01-07T14:58:00Z">
        <w:r w:rsidR="003C4954" w:rsidRPr="001640C5" w:rsidDel="004C5288">
          <w:delText>identify an</w:delText>
        </w:r>
      </w:del>
      <w:ins w:id="57" w:author="Milo Alan Puhan" w:date="2026-01-07T15:58:00Z" w16du:dateUtc="2026-01-07T14:58:00Z">
        <w:r w:rsidR="004C5288">
          <w:t xml:space="preserve">face </w:t>
        </w:r>
      </w:ins>
      <w:r w:rsidR="003C4954" w:rsidRPr="001640C5">
        <w:t xml:space="preserve"> uncertainty in decision-making, </w:t>
      </w:r>
      <w:del w:id="58" w:author="Milo Alan Puhan" w:date="2026-01-07T15:58:00Z" w16du:dateUtc="2026-01-07T14:58:00Z">
        <w:r w:rsidR="003C4954" w:rsidRPr="001640C5" w:rsidDel="004C5288">
          <w:delText>i.e.</w:delText>
        </w:r>
        <w:r w:rsidR="00846191" w:rsidRPr="001640C5" w:rsidDel="004C5288">
          <w:delText>,</w:delText>
        </w:r>
      </w:del>
      <w:ins w:id="59" w:author="Milo Alan Puhan" w:date="2026-01-07T15:58:00Z" w16du:dateUtc="2026-01-07T14:58:00Z">
        <w:r w:rsidR="004C5288">
          <w:t>for example,</w:t>
        </w:r>
      </w:ins>
      <w:r w:rsidR="003C4954" w:rsidRPr="001640C5">
        <w:t xml:space="preserve"> when a condition could be </w:t>
      </w:r>
      <w:r w:rsidR="000C628C" w:rsidRPr="001640C5">
        <w:t xml:space="preserve">treated </w:t>
      </w:r>
      <w:r w:rsidR="003C4954" w:rsidRPr="001640C5">
        <w:t xml:space="preserve">in different ways </w:t>
      </w:r>
      <w:del w:id="60" w:author="Milo Alan Puhan" w:date="2026-01-07T15:58:00Z" w16du:dateUtc="2026-01-07T14:58:00Z">
        <w:r w:rsidR="003C4954" w:rsidRPr="001640C5" w:rsidDel="004C5288">
          <w:delText>and none of them seems to be univocally the ideal</w:delText>
        </w:r>
      </w:del>
      <w:ins w:id="61" w:author="Milo Alan Puhan" w:date="2026-01-07T15:58:00Z" w16du:dateUtc="2026-01-07T14:58:00Z">
        <w:r w:rsidR="004C5288">
          <w:t xml:space="preserve">and the balance of respective </w:t>
        </w:r>
      </w:ins>
      <w:ins w:id="62" w:author="Milo Alan Puhan" w:date="2026-01-07T16:01:00Z" w16du:dateUtc="2026-01-07T15:01:00Z">
        <w:r w:rsidR="00C64D73">
          <w:t>beneficial</w:t>
        </w:r>
      </w:ins>
      <w:ins w:id="63" w:author="Milo Alan Puhan" w:date="2026-01-07T15:58:00Z" w16du:dateUtc="2026-01-07T14:58:00Z">
        <w:r w:rsidR="004C5288">
          <w:t xml:space="preserve"> and harm</w:t>
        </w:r>
      </w:ins>
      <w:ins w:id="64" w:author="Milo Alan Puhan" w:date="2026-01-07T16:01:00Z" w16du:dateUtc="2026-01-07T15:01:00Z">
        <w:r w:rsidR="00C64D73">
          <w:t>ful outcomes</w:t>
        </w:r>
      </w:ins>
      <w:ins w:id="65" w:author="Milo Alan Puhan" w:date="2026-01-07T15:58:00Z" w16du:dateUtc="2026-01-07T14:58:00Z">
        <w:r w:rsidR="004C5288">
          <w:t xml:space="preserve"> is unclear</w:t>
        </w:r>
      </w:ins>
      <w:r w:rsidR="003C4954" w:rsidRPr="001640C5">
        <w:t xml:space="preserve">. </w:t>
      </w:r>
      <w:del w:id="66" w:author="Milo Alan Puhan" w:date="2026-01-07T15:49:00Z" w16du:dateUtc="2026-01-07T14:49:00Z">
        <w:r w:rsidR="003C4954" w:rsidRPr="001640C5" w:rsidDel="000A5762">
          <w:delText>Within the decision-making process</w:delText>
        </w:r>
        <w:r w:rsidR="00846191" w:rsidRPr="001640C5" w:rsidDel="000A5762">
          <w:delText>,</w:delText>
        </w:r>
        <w:r w:rsidR="003C4954" w:rsidRPr="001640C5" w:rsidDel="000A5762">
          <w:delText xml:space="preserve"> there is always a benefit-risk balance which guides clinicians to address uncertainty.</w:delText>
        </w:r>
      </w:del>
    </w:p>
    <w:p w14:paraId="1A821ED2" w14:textId="3C47820A" w:rsidR="00846191" w:rsidRPr="001640C5" w:rsidRDefault="008E6991" w:rsidP="00B2705B">
      <w:r w:rsidRPr="001640C5">
        <w:t xml:space="preserve">Randomized controlled trials (RCTs) are </w:t>
      </w:r>
      <w:del w:id="67" w:author="Milo Alan Puhan" w:date="2026-01-07T16:01:00Z" w16du:dateUtc="2026-01-07T15:01:00Z">
        <w:r w:rsidRPr="001640C5" w:rsidDel="00DB3AE5">
          <w:delText>studies designed to investigate the size of the effect of an intervention versus a control – either no intervention, a placebo, or an active control (i.e., another intervention).</w:delText>
        </w:r>
      </w:del>
      <w:ins w:id="68" w:author="Milo Alan Puhan" w:date="2026-01-07T16:01:00Z" w16du:dateUtc="2026-01-07T15:01:00Z">
        <w:r w:rsidR="00DB3AE5">
          <w:t xml:space="preserve">ideally suited </w:t>
        </w:r>
        <w:r w:rsidR="003079B5">
          <w:t>for comparing outcomes following different surgical tre</w:t>
        </w:r>
      </w:ins>
      <w:ins w:id="69" w:author="Milo Alan Puhan" w:date="2026-01-07T16:02:00Z" w16du:dateUtc="2026-01-07T15:02:00Z">
        <w:r w:rsidR="003079B5">
          <w:t>atments.</w:t>
        </w:r>
      </w:ins>
      <w:r w:rsidRPr="001640C5">
        <w:t xml:space="preserve"> </w:t>
      </w:r>
      <w:del w:id="70" w:author="fariba abbassi" w:date="2026-01-06T12:54:00Z" w16du:dateUtc="2026-01-06T11:54:00Z">
        <w:r w:rsidRPr="001640C5" w:rsidDel="0004460F">
          <w:delText xml:space="preserve">The </w:delText>
        </w:r>
      </w:del>
      <w:del w:id="71" w:author="Joana Rodrigues Ribeiro" w:date="2026-01-05T12:30:00Z" w16du:dateUtc="2026-01-05T11:30:00Z">
        <w:r w:rsidRPr="001640C5" w:rsidDel="00DD4823">
          <w:delText>effect</w:delText>
        </w:r>
      </w:del>
      <w:ins w:id="72" w:author="Joana Rodrigues Ribeiro" w:date="2026-01-05T12:30:00Z" w16du:dateUtc="2026-01-05T11:30:00Z">
        <w:del w:id="73" w:author="fariba abbassi" w:date="2026-01-06T12:54:00Z" w16du:dateUtc="2026-01-06T11:54:00Z">
          <w:r w:rsidR="00DD4823" w:rsidDel="0004460F">
            <w:delText>o</w:delText>
          </w:r>
        </w:del>
      </w:ins>
      <w:ins w:id="74" w:author="fariba abbassi" w:date="2026-01-06T12:54:00Z" w16du:dateUtc="2026-01-06T11:54:00Z">
        <w:r w:rsidR="0004460F">
          <w:t>O</w:t>
        </w:r>
      </w:ins>
      <w:ins w:id="75" w:author="Joana Rodrigues Ribeiro" w:date="2026-01-05T12:30:00Z" w16du:dateUtc="2026-01-05T11:30:00Z">
        <w:r w:rsidR="00DD4823">
          <w:t>utcome</w:t>
        </w:r>
      </w:ins>
      <w:ins w:id="76" w:author="fariba abbassi" w:date="2026-01-06T12:54:00Z" w16du:dateUtc="2026-01-06T11:54:00Z">
        <w:r w:rsidR="0004460F">
          <w:t xml:space="preserve"> </w:t>
        </w:r>
      </w:ins>
      <w:del w:id="77" w:author="fariba abbassi" w:date="2026-01-06T12:54:00Z" w16du:dateUtc="2026-01-06T11:54:00Z">
        <w:r w:rsidRPr="001640C5" w:rsidDel="0004460F">
          <w:delText xml:space="preserve">(s) </w:delText>
        </w:r>
      </w:del>
      <w:r w:rsidRPr="001640C5">
        <w:t xml:space="preserve">they measure primarily and secondly </w:t>
      </w:r>
      <w:del w:id="78" w:author="fariba abbassi" w:date="2026-01-06T12:54:00Z" w16du:dateUtc="2026-01-06T11:54:00Z">
        <w:r w:rsidRPr="001640C5" w:rsidDel="0004460F">
          <w:delText>is</w:delText>
        </w:r>
      </w:del>
      <w:ins w:id="79" w:author="fariba abbassi" w:date="2026-01-06T12:54:00Z" w16du:dateUtc="2026-01-06T11:54:00Z">
        <w:r w:rsidR="0004460F">
          <w:t>are</w:t>
        </w:r>
      </w:ins>
      <w:r w:rsidRPr="001640C5">
        <w:t xml:space="preserve"> chosen during </w:t>
      </w:r>
      <w:r w:rsidR="00AF4E5F" w:rsidRPr="001640C5">
        <w:t xml:space="preserve">planning </w:t>
      </w:r>
      <w:r w:rsidRPr="001640C5">
        <w:t xml:space="preserve">of the trial. The primary endpoint </w:t>
      </w:r>
      <w:del w:id="80" w:author="Milo Alan Puhan" w:date="2026-01-07T16:03:00Z" w16du:dateUtc="2026-01-07T15:03:00Z">
        <w:r w:rsidRPr="001640C5" w:rsidDel="00065BB3">
          <w:delText xml:space="preserve">is </w:delText>
        </w:r>
      </w:del>
      <w:r w:rsidRPr="001640C5">
        <w:t xml:space="preserve">typically </w:t>
      </w:r>
      <w:del w:id="81" w:author="Joana Rodrigues Ribeiro" w:date="2026-01-05T12:31:00Z" w16du:dateUtc="2026-01-05T11:31:00Z">
        <w:r w:rsidR="00AF4E5F" w:rsidRPr="001640C5" w:rsidDel="00DD4823">
          <w:delText xml:space="preserve">based </w:delText>
        </w:r>
        <w:r w:rsidR="000C628C" w:rsidRPr="001640C5" w:rsidDel="00DD4823">
          <w:delText xml:space="preserve">on </w:delText>
        </w:r>
        <w:r w:rsidR="00AF4E5F" w:rsidRPr="001640C5" w:rsidDel="00DD4823">
          <w:delText>the study design (e.g.</w:delText>
        </w:r>
        <w:r w:rsidR="00846191" w:rsidRPr="001640C5" w:rsidDel="00DD4823">
          <w:delText>,</w:delText>
        </w:r>
        <w:r w:rsidR="00AF4E5F" w:rsidRPr="001640C5" w:rsidDel="00DD4823">
          <w:delText xml:space="preserve"> control for confounding</w:delText>
        </w:r>
      </w:del>
      <w:ins w:id="82" w:author="Milo Alan Puhan" w:date="2026-01-07T16:02:00Z" w16du:dateUtc="2026-01-07T15:02:00Z">
        <w:r w:rsidR="00795515">
          <w:t xml:space="preserve"> reflects the outcome of greatest interest, guides study </w:t>
        </w:r>
      </w:ins>
      <w:ins w:id="83" w:author="Milo Alan Puhan" w:date="2026-01-07T16:03:00Z" w16du:dateUtc="2026-01-07T15:03:00Z">
        <w:r w:rsidR="00795515">
          <w:t>design and</w:t>
        </w:r>
        <w:r w:rsidR="00065BB3">
          <w:t xml:space="preserve"> </w:t>
        </w:r>
      </w:ins>
      <w:ins w:id="84" w:author="Milo Alan Puhan" w:date="2026-01-07T16:04:00Z" w16du:dateUtc="2026-01-07T15:04:00Z">
        <w:r w:rsidR="00065BB3">
          <w:t xml:space="preserve">serves as basis to determine </w:t>
        </w:r>
      </w:ins>
      <w:del w:id="85" w:author="Milo Alan Puhan" w:date="2026-01-07T16:04:00Z" w16du:dateUtc="2026-01-07T15:04:00Z">
        <w:r w:rsidR="00AF4E5F" w:rsidRPr="001640C5" w:rsidDel="00065BB3">
          <w:delText>)</w:delText>
        </w:r>
      </w:del>
      <w:ins w:id="86" w:author="Joana Rodrigues Ribeiro" w:date="2026-01-05T12:31:00Z" w16du:dateUtc="2026-01-05T11:31:00Z">
        <w:del w:id="87" w:author="Milo Alan Puhan" w:date="2026-01-07T16:02:00Z" w16du:dateUtc="2026-01-07T15:02:00Z">
          <w:r w:rsidR="00DD4823" w:rsidDel="00795515">
            <w:delText>used</w:delText>
          </w:r>
        </w:del>
      </w:ins>
      <w:del w:id="88" w:author="Milo Alan Puhan" w:date="2026-01-07T16:02:00Z" w16du:dateUtc="2026-01-07T15:02:00Z">
        <w:r w:rsidR="00AF4E5F" w:rsidRPr="001640C5" w:rsidDel="00795515">
          <w:delText xml:space="preserve"> </w:delText>
        </w:r>
        <w:r w:rsidRPr="001640C5" w:rsidDel="00795515">
          <w:delText>to</w:delText>
        </w:r>
      </w:del>
      <w:del w:id="89" w:author="Milo Alan Puhan" w:date="2026-01-07T16:04:00Z" w16du:dateUtc="2026-01-07T15:04:00Z">
        <w:r w:rsidRPr="001640C5" w:rsidDel="00065BB3">
          <w:delText xml:space="preserve"> </w:delText>
        </w:r>
      </w:del>
      <w:del w:id="90" w:author="Milo Alan Puhan" w:date="2026-01-07T16:03:00Z" w16du:dateUtc="2026-01-07T15:03:00Z">
        <w:r w:rsidRPr="001640C5" w:rsidDel="00795515">
          <w:delText xml:space="preserve">calculate the </w:delText>
        </w:r>
      </w:del>
      <w:r w:rsidRPr="001640C5">
        <w:t xml:space="preserve">sample size required to </w:t>
      </w:r>
      <w:del w:id="91" w:author="Milo Alan Puhan" w:date="2026-01-07T16:04:00Z" w16du:dateUtc="2026-01-07T15:04:00Z">
        <w:r w:rsidRPr="001640C5" w:rsidDel="00065BB3">
          <w:delText xml:space="preserve">ensure adequate power to </w:delText>
        </w:r>
      </w:del>
      <w:r w:rsidRPr="001640C5">
        <w:t>detect a predefined difference between interventions</w:t>
      </w:r>
      <w:ins w:id="92" w:author="Milo Alan Puhan" w:date="2026-01-07T16:04:00Z" w16du:dateUtc="2026-01-07T15:04:00Z">
        <w:r w:rsidR="003C1F4F">
          <w:t>. Also, the primary</w:t>
        </w:r>
      </w:ins>
      <w:del w:id="93" w:author="Milo Alan Puhan" w:date="2026-01-07T16:04:00Z" w16du:dateUtc="2026-01-07T15:04:00Z">
        <w:r w:rsidRPr="001640C5" w:rsidDel="003C1F4F">
          <w:delText xml:space="preserve"> and </w:delText>
        </w:r>
      </w:del>
      <w:ins w:id="94" w:author="Milo Alan Puhan" w:date="2026-01-07T16:04:00Z" w16du:dateUtc="2026-01-07T15:04:00Z">
        <w:r w:rsidR="003C1F4F">
          <w:t xml:space="preserve"> </w:t>
        </w:r>
      </w:ins>
      <w:r w:rsidR="00AF4E5F" w:rsidRPr="001640C5">
        <w:t>guide</w:t>
      </w:r>
      <w:ins w:id="95" w:author="Milo Alan Puhan" w:date="2026-01-07T16:04:00Z" w16du:dateUtc="2026-01-07T15:04:00Z">
        <w:r w:rsidR="003C1F4F">
          <w:t>s</w:t>
        </w:r>
      </w:ins>
      <w:r w:rsidR="00AF4E5F" w:rsidRPr="001640C5">
        <w:t xml:space="preserve"> interpretation of </w:t>
      </w:r>
      <w:del w:id="96" w:author="Milo Alan Puhan" w:date="2026-01-07T16:04:00Z" w16du:dateUtc="2026-01-07T15:04:00Z">
        <w:r w:rsidR="00AF4E5F" w:rsidRPr="001640C5" w:rsidDel="003C1F4F">
          <w:delText>results</w:delText>
        </w:r>
        <w:r w:rsidR="0028577C" w:rsidRPr="001640C5" w:rsidDel="003C1F4F">
          <w:delText xml:space="preserve"> in a clinical context</w:delText>
        </w:r>
      </w:del>
      <w:ins w:id="97" w:author="Milo Alan Puhan" w:date="2026-01-07T16:04:00Z" w16du:dateUtc="2026-01-07T15:04:00Z">
        <w:r w:rsidR="003C1F4F">
          <w:t>the comparison of inte</w:t>
        </w:r>
      </w:ins>
      <w:ins w:id="98" w:author="Milo Alan Puhan" w:date="2026-01-07T16:05:00Z" w16du:dateUtc="2026-01-07T15:05:00Z">
        <w:r w:rsidR="003C1F4F">
          <w:t>rest, together with secondary outcomes</w:t>
        </w:r>
      </w:ins>
      <w:r w:rsidRPr="001640C5">
        <w:t xml:space="preserve">. </w:t>
      </w:r>
      <w:ins w:id="99" w:author="Joana Rodrigues Ribeiro" w:date="2025-12-30T11:59:00Z" w16du:dateUtc="2025-12-30T10:59:00Z">
        <w:r w:rsidR="00B2705B">
          <w:t>The</w:t>
        </w:r>
      </w:ins>
      <w:ins w:id="100" w:author="Joana Rodrigues Ribeiro" w:date="2025-12-30T12:06:00Z" w16du:dateUtc="2025-12-30T11:06:00Z">
        <w:r w:rsidR="00B2705B" w:rsidRPr="00B2705B">
          <w:t xml:space="preserve"> </w:t>
        </w:r>
        <w:r w:rsidR="00B2705B">
          <w:t>s</w:t>
        </w:r>
        <w:r w:rsidR="00B2705B" w:rsidRPr="00B2705B">
          <w:t>econdary endpoint(s) provide complementary measures of the intervention’s effects</w:t>
        </w:r>
      </w:ins>
      <w:ins w:id="101" w:author="Milo Alan Puhan" w:date="2026-01-07T16:05:00Z" w16du:dateUtc="2026-01-07T15:05:00Z">
        <w:r w:rsidR="00D92323">
          <w:t xml:space="preserve"> such as harmful outcomes or additional beneficial outcomes</w:t>
        </w:r>
      </w:ins>
      <w:ins w:id="102" w:author="Joana Rodrigues Ribeiro" w:date="2025-12-30T12:06:00Z" w16du:dateUtc="2025-12-30T11:06:00Z">
        <w:r w:rsidR="00B2705B" w:rsidRPr="00B2705B">
          <w:t xml:space="preserve">. </w:t>
        </w:r>
        <w:del w:id="103" w:author="Milo Alan Puhan" w:date="2026-01-07T16:05:00Z" w16du:dateUtc="2026-01-07T15:05:00Z">
          <w:r w:rsidR="00B2705B" w:rsidRPr="00B2705B" w:rsidDel="00D92323">
            <w:delText>They</w:delText>
          </w:r>
        </w:del>
      </w:ins>
      <w:ins w:id="104" w:author="Milo Alan Puhan" w:date="2026-01-07T16:05:00Z" w16du:dateUtc="2026-01-07T15:05:00Z">
        <w:r w:rsidR="00D92323">
          <w:t xml:space="preserve">Together, primary and secondary outcomes </w:t>
        </w:r>
      </w:ins>
      <w:ins w:id="105" w:author="Milo Alan Puhan" w:date="2026-01-07T16:06:00Z" w16du:dateUtc="2026-01-07T15:06:00Z">
        <w:r w:rsidR="009A721C">
          <w:t xml:space="preserve">contribute to an </w:t>
        </w:r>
      </w:ins>
      <w:ins w:id="106" w:author="Joana Rodrigues Ribeiro" w:date="2025-12-30T12:06:00Z" w16du:dateUtc="2025-12-30T11:06:00Z">
        <w:del w:id="107" w:author="Milo Alan Puhan" w:date="2026-01-07T16:06:00Z" w16du:dateUtc="2026-01-07T15:06:00Z">
          <w:r w:rsidR="00B2705B" w:rsidRPr="00B2705B" w:rsidDel="009A721C">
            <w:delText xml:space="preserve"> may contribute to the </w:delText>
          </w:r>
        </w:del>
        <w:r w:rsidR="00B2705B" w:rsidRPr="00B2705B">
          <w:t>overall benefit–risk assessment</w:t>
        </w:r>
      </w:ins>
      <w:ins w:id="108" w:author="Milo Alan Puhan" w:date="2026-01-07T16:06:00Z" w16du:dateUtc="2026-01-07T15:06:00Z">
        <w:r w:rsidR="009A721C">
          <w:t>.</w:t>
        </w:r>
      </w:ins>
      <w:ins w:id="109" w:author="Joana Rodrigues Ribeiro" w:date="2025-12-30T12:06:00Z" w16du:dateUtc="2025-12-30T11:06:00Z">
        <w:del w:id="110" w:author="Milo Alan Puhan" w:date="2026-01-07T16:06:00Z" w16du:dateUtc="2026-01-07T15:06:00Z">
          <w:r w:rsidR="00B2705B" w:rsidRPr="00B2705B" w:rsidDel="009A721C">
            <w:delText xml:space="preserve">, </w:delText>
          </w:r>
          <w:commentRangeStart w:id="111"/>
          <w:r w:rsidR="00B2705B" w:rsidRPr="00B2705B" w:rsidDel="009A721C">
            <w:delText>correspond</w:delText>
          </w:r>
        </w:del>
      </w:ins>
      <w:commentRangeEnd w:id="111"/>
      <w:r w:rsidR="006448DB">
        <w:rPr>
          <w:rStyle w:val="Kommentarzeichen"/>
        </w:rPr>
        <w:commentReference w:id="111"/>
      </w:r>
      <w:ins w:id="112" w:author="Joana Rodrigues Ribeiro" w:date="2025-12-30T12:06:00Z" w16du:dateUtc="2025-12-30T11:06:00Z">
        <w:del w:id="113" w:author="Milo Alan Puhan" w:date="2026-01-07T16:06:00Z" w16du:dateUtc="2026-01-07T15:06:00Z">
          <w:r w:rsidR="00B2705B" w:rsidRPr="00B2705B" w:rsidDel="009A721C">
            <w:delText xml:space="preserve"> to gold-standard outcomes commonly evaluated in the field (enabling comparative analyses across trials), and directly capture intermediate effects of the intervention, thereby clarifying the pathways through which the treatment leads to its clinical outcomes</w:delText>
          </w:r>
        </w:del>
      </w:ins>
      <w:ins w:id="114" w:author="Joana Rodrigues Ribeiro" w:date="2025-12-30T12:04:00Z" w16du:dateUtc="2025-12-30T11:04:00Z">
        <w:del w:id="115" w:author="Milo Alan Puhan" w:date="2026-01-07T16:06:00Z" w16du:dateUtc="2026-01-07T15:06:00Z">
          <w:r w:rsidR="00B2705B" w:rsidDel="009A721C">
            <w:delText>.</w:delText>
          </w:r>
        </w:del>
      </w:ins>
      <w:del w:id="116" w:author="Milo Alan Puhan" w:date="2026-01-07T16:06:00Z" w16du:dateUtc="2026-01-07T15:06:00Z">
        <w:r w:rsidR="00F173CD" w:rsidRPr="001640C5" w:rsidDel="009A721C">
          <w:delText xml:space="preserve"> </w:delText>
        </w:r>
      </w:del>
    </w:p>
    <w:p w14:paraId="0CF9A6FA" w14:textId="5D4D83E3" w:rsidR="001E0B71" w:rsidRPr="001640C5" w:rsidRDefault="001E0B71" w:rsidP="001E0B71">
      <w:commentRangeStart w:id="117"/>
      <w:r w:rsidRPr="001640C5">
        <w:t>Nonetheless</w:t>
      </w:r>
      <w:commentRangeEnd w:id="117"/>
      <w:r w:rsidR="000F1801">
        <w:rPr>
          <w:rStyle w:val="Kommentarzeichen"/>
        </w:rPr>
        <w:commentReference w:id="117"/>
      </w:r>
      <w:r w:rsidRPr="001640C5">
        <w:t>,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t>
      </w:r>
    </w:p>
    <w:p w14:paraId="40BF6A6E" w14:textId="14C7C3E1" w:rsidR="008E6991" w:rsidRPr="001640C5" w:rsidRDefault="00846191" w:rsidP="005E4F1E">
      <w:r w:rsidRPr="001640C5">
        <w:t>Surgical RCTs have been shown to rarely place patients at the center of their research</w:t>
      </w:r>
      <w:r w:rsidR="00675068" w:rsidRPr="001640C5">
        <w:fldChar w:fldCharType="begin"/>
      </w:r>
      <w:r w:rsidR="00675068" w:rsidRPr="001640C5">
        <w: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675068" w:rsidRPr="001640C5">
        <w:fldChar w:fldCharType="separate"/>
      </w:r>
      <w:r w:rsidR="00675068" w:rsidRPr="001640C5">
        <w:rPr>
          <w:noProof/>
        </w:rPr>
        <w:t>[1]</w:t>
      </w:r>
      <w:r w:rsidR="00675068" w:rsidRPr="001640C5">
        <w:fldChar w:fldCharType="end"/>
      </w:r>
      <w:r w:rsidRPr="001640C5">
        <w:t xml:space="preserve"> and </w:t>
      </w:r>
      <w:proofErr w:type="spellStart"/>
      <w:r w:rsidRPr="001640C5">
        <w:t>to</w:t>
      </w:r>
      <w:proofErr w:type="spellEnd"/>
      <w:r w:rsidRPr="001640C5">
        <w:t xml:space="preserve"> </w:t>
      </w:r>
      <w:r w:rsidR="00675068" w:rsidRPr="001640C5">
        <w:t>often be</w:t>
      </w:r>
      <w:r w:rsidRPr="001640C5">
        <w:t xml:space="preserve"> incompletely and inconsistently reported</w:t>
      </w:r>
      <w:r w:rsidR="00675068" w:rsidRPr="001640C5">
        <w:fldChar w:fldCharType="begin"/>
      </w:r>
      <w:r w:rsidR="00675068" w:rsidRPr="001640C5">
        <w: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675068" w:rsidRPr="001640C5">
        <w:fldChar w:fldCharType="separate"/>
      </w:r>
      <w:r w:rsidR="00675068" w:rsidRPr="001640C5">
        <w:rPr>
          <w:noProof/>
        </w:rPr>
        <w:t>[2]</w:t>
      </w:r>
      <w:r w:rsidR="00675068" w:rsidRPr="001640C5">
        <w:fldChar w:fldCharType="end"/>
      </w:r>
      <w:r w:rsidRPr="001640C5">
        <w:t xml:space="preserve">. Poor reporting, however, may only be the </w:t>
      </w:r>
      <w:r w:rsidR="00675068" w:rsidRPr="001640C5">
        <w:t>consequence of</w:t>
      </w:r>
      <w:r w:rsidRPr="001640C5">
        <w:t xml:space="preserve"> inadequate trial planning. </w:t>
      </w:r>
      <w:r w:rsidR="0028577C" w:rsidRPr="001640C5">
        <w:t>When planning fails and methodological issues arise, reporting</w:t>
      </w:r>
      <w:r w:rsidR="00675068" w:rsidRPr="001640C5">
        <w:t xml:space="preserve"> may indeed</w:t>
      </w:r>
      <w:r w:rsidR="0028577C" w:rsidRPr="001640C5">
        <w:t xml:space="preserve"> </w:t>
      </w:r>
      <w:r w:rsidR="001E0B71" w:rsidRPr="001640C5">
        <w:t xml:space="preserve">be </w:t>
      </w:r>
      <w:r w:rsidR="0028577C" w:rsidRPr="001640C5">
        <w:t>less likely to be complete</w:t>
      </w:r>
      <w:r w:rsidR="00675068" w:rsidRPr="001640C5">
        <w:t xml:space="preserve">. Additionally, </w:t>
      </w:r>
      <w:r w:rsidR="001E0B71" w:rsidRPr="001640C5">
        <w:t>defective</w:t>
      </w:r>
      <w:r w:rsidR="00675068" w:rsidRPr="001640C5">
        <w:t xml:space="preserve"> planning may</w:t>
      </w:r>
      <w:r w:rsidR="001E3646" w:rsidRPr="001640C5">
        <w:t xml:space="preserve"> lead to defects </w:t>
      </w:r>
      <w:r w:rsidR="001E0B71" w:rsidRPr="001640C5">
        <w:t>in defining</w:t>
      </w:r>
      <w:r w:rsidR="001E3646" w:rsidRPr="001640C5">
        <w:t xml:space="preserve"> a minimal </w:t>
      </w:r>
      <w:del w:id="118" w:author="Milo Alan Puhan" w:date="2026-01-07T16:09:00Z" w16du:dateUtc="2026-01-07T15:09:00Z">
        <w:r w:rsidR="001E3646" w:rsidRPr="001640C5" w:rsidDel="007D137F">
          <w:delText xml:space="preserve">clinically </w:delText>
        </w:r>
      </w:del>
      <w:r w:rsidR="001E3646" w:rsidRPr="001640C5">
        <w:t>important difference (</w:t>
      </w:r>
      <w:commentRangeStart w:id="119"/>
      <w:r w:rsidR="001E3646" w:rsidRPr="001640C5">
        <w:t>M</w:t>
      </w:r>
      <w:del w:id="120" w:author="Milo Alan Puhan" w:date="2026-01-07T16:09:00Z" w16du:dateUtc="2026-01-07T15:09:00Z">
        <w:r w:rsidR="001E3646" w:rsidRPr="001640C5" w:rsidDel="007D137F">
          <w:delText>C</w:delText>
        </w:r>
      </w:del>
      <w:r w:rsidR="001E3646" w:rsidRPr="001640C5">
        <w:t>ID</w:t>
      </w:r>
      <w:commentRangeEnd w:id="119"/>
      <w:r w:rsidR="004D5015">
        <w:rPr>
          <w:rStyle w:val="Kommentarzeichen"/>
        </w:rPr>
        <w:commentReference w:id="119"/>
      </w:r>
      <w:r w:rsidR="001E3646" w:rsidRPr="001640C5">
        <w:t xml:space="preserve">) for the primary endpoint, </w:t>
      </w:r>
      <w:r w:rsidR="001E0B71" w:rsidRPr="001640C5">
        <w:t>defining</w:t>
      </w:r>
      <w:r w:rsidR="001E3646" w:rsidRPr="001640C5">
        <w:t xml:space="preserve"> a useful and informative design fit for their aim, and </w:t>
      </w:r>
      <w:r w:rsidR="001E0B71" w:rsidRPr="001640C5">
        <w:t>defining</w:t>
      </w:r>
      <w:r w:rsidR="001E3646" w:rsidRPr="001640C5">
        <w:t xml:space="preserve"> </w:t>
      </w:r>
      <w:r w:rsidR="001E0B71" w:rsidRPr="001640C5">
        <w:t>whether</w:t>
      </w:r>
      <w:r w:rsidR="001E3646" w:rsidRPr="001640C5">
        <w:t xml:space="preserve"> their results</w:t>
      </w:r>
      <w:r w:rsidR="00675068" w:rsidRPr="001640C5">
        <w:t xml:space="preserve"> </w:t>
      </w:r>
      <w:r w:rsidR="0028577C" w:rsidRPr="001640C5">
        <w:t>reflect</w:t>
      </w:r>
      <w:r w:rsidR="00675068" w:rsidRPr="001640C5">
        <w:t xml:space="preserve"> </w:t>
      </w:r>
      <w:r w:rsidR="001E0B71" w:rsidRPr="001640C5">
        <w:t xml:space="preserve">a </w:t>
      </w:r>
      <w:r w:rsidR="00675068" w:rsidRPr="001640C5">
        <w:t>clinically meaningful significance</w:t>
      </w:r>
      <w:r w:rsidR="001E0B71" w:rsidRPr="001640C5">
        <w:t xml:space="preserve"> in the real world</w:t>
      </w:r>
      <w:r w:rsidR="00675068" w:rsidRPr="001640C5">
        <w:t>.</w:t>
      </w:r>
    </w:p>
    <w:p w14:paraId="6B636A0B" w14:textId="138081BC" w:rsidR="00252C9E" w:rsidRPr="001640C5" w:rsidRDefault="001E0B71" w:rsidP="001E0B71">
      <w:r w:rsidRPr="001640C5">
        <w:t xml:space="preserve">Aiming to investigate these elements, we performed a pilot study </w:t>
      </w:r>
      <w:r w:rsidR="00E7162A" w:rsidRPr="001640C5">
        <w:t>with surgical RCTs citing the Comprehensive Complication Index® (CCI®), the only validated patient-relevant postoperative morbidity endpoint, and examined how trial endpoints, design, and sample size calculations were reported in pre-trial document</w:t>
      </w:r>
      <w:r w:rsidR="00DA1016" w:rsidRPr="001640C5">
        <w:t>ation</w:t>
      </w:r>
      <w:r w:rsidR="00E7162A" w:rsidRPr="001640C5">
        <w:t>s and final publications. Among 136 eligible RCTs, endpoints and sample size calculations were almost universally reported, but study design was often unspecified</w:t>
      </w:r>
      <w:r w:rsidR="00DA1016" w:rsidRPr="001640C5">
        <w:t xml:space="preserve"> (73% of pretrial documentations)</w:t>
      </w:r>
      <w:r w:rsidR="00E7162A" w:rsidRPr="001640C5">
        <w:t>, most trials defaulted to superiority designs, and only 20% of statistically significant results were interpreted in a clinically meaningful way. These findings reveal</w:t>
      </w:r>
      <w:r w:rsidR="00DA1016" w:rsidRPr="001640C5">
        <w:t>ed</w:t>
      </w:r>
      <w:r w:rsidR="00E7162A" w:rsidRPr="001640C5">
        <w:t xml:space="preserve"> important shortcomings in trial planning and reporting and motivate</w:t>
      </w:r>
      <w:r w:rsidR="00DA1016" w:rsidRPr="001640C5">
        <w:t>d the</w:t>
      </w:r>
      <w:r w:rsidR="00E7162A" w:rsidRPr="001640C5">
        <w:t xml:space="preserve"> </w:t>
      </w:r>
      <w:r w:rsidR="00DA1016" w:rsidRPr="001640C5">
        <w:t>realization of the current</w:t>
      </w:r>
      <w:r w:rsidR="00E7162A" w:rsidRPr="001640C5">
        <w:t xml:space="preserve"> extension stud</w:t>
      </w:r>
      <w:r w:rsidR="00DA1016" w:rsidRPr="001640C5">
        <w:t>y with a broader targeted population (i.e., any surgical RCT)</w:t>
      </w:r>
      <w:r w:rsidR="00E7162A" w:rsidRPr="001640C5">
        <w:t>.</w:t>
      </w:r>
      <w:r w:rsidR="00E7162A" w:rsidRPr="001640C5" w:rsidDel="001E0B71">
        <w:t xml:space="preserve"> </w:t>
      </w:r>
    </w:p>
    <w:p w14:paraId="29F3AE28" w14:textId="3FF4A6E4" w:rsidR="005E4F1E" w:rsidRDefault="005E4F1E" w:rsidP="005E4F1E">
      <w:pPr>
        <w:pStyle w:val="berschrift2"/>
      </w:pPr>
      <w:r>
        <w:t>Objectives</w:t>
      </w:r>
    </w:p>
    <w:p w14:paraId="046D01C9" w14:textId="210C9BC4" w:rsidR="005E4F1E" w:rsidRPr="001640C5" w:rsidRDefault="0028577C" w:rsidP="00B2705B">
      <w:pPr>
        <w:spacing w:after="217"/>
        <w:ind w:right="34"/>
      </w:pPr>
      <w:r w:rsidRPr="001640C5">
        <w:t xml:space="preserve">This meta-research </w:t>
      </w:r>
      <w:commentRangeStart w:id="121"/>
      <w:r w:rsidRPr="001640C5">
        <w:t>study</w:t>
      </w:r>
      <w:commentRangeEnd w:id="121"/>
      <w:r w:rsidR="00754139">
        <w:rPr>
          <w:rStyle w:val="Kommentarzeichen"/>
        </w:rPr>
        <w:commentReference w:id="121"/>
      </w:r>
      <w:r w:rsidRPr="001640C5">
        <w:t xml:space="preserve"> on surgical RCTs aims to investigate the extent of shortcomings in planning. Secondly, we aim to assess the incorporation of clinical relevance in trial design, endpoint selection, and interpretation.</w:t>
      </w:r>
    </w:p>
    <w:p w14:paraId="382CB244" w14:textId="6AE86A80" w:rsidR="005E4F1E" w:rsidRDefault="005E4F1E" w:rsidP="00307C82">
      <w:pPr>
        <w:pStyle w:val="berschrift2"/>
      </w:pPr>
      <w:r>
        <w:lastRenderedPageBreak/>
        <w:t>Keywords</w:t>
      </w:r>
    </w:p>
    <w:p w14:paraId="459945E5" w14:textId="252C46A3" w:rsidR="003C4954" w:rsidRPr="001640C5" w:rsidRDefault="003C4954" w:rsidP="005E4F1E">
      <w:pPr>
        <w:sectPr w:rsidR="003C4954" w:rsidRPr="001640C5">
          <w:footerReference w:type="even" r:id="rId14"/>
          <w:footerReference w:type="default" r:id="rId15"/>
          <w:pgSz w:w="12240" w:h="15840"/>
          <w:pgMar w:top="1440" w:right="1440" w:bottom="1440" w:left="1440" w:header="720" w:footer="720" w:gutter="0"/>
          <w:pgNumType w:start="1"/>
          <w:cols w:space="720"/>
        </w:sectPr>
      </w:pPr>
      <w:r w:rsidRPr="001640C5">
        <w:t xml:space="preserve">Patient-centered </w:t>
      </w:r>
      <w:commentRangeStart w:id="122"/>
      <w:r w:rsidRPr="001640C5">
        <w:t>research</w:t>
      </w:r>
      <w:commentRangeEnd w:id="122"/>
      <w:r w:rsidR="00F55B9E" w:rsidRPr="001640C5">
        <w:rPr>
          <w:rStyle w:val="Kommentarzeichen"/>
          <w:sz w:val="22"/>
          <w:szCs w:val="22"/>
        </w:rPr>
        <w:commentReference w:id="122"/>
      </w:r>
      <w:r w:rsidR="00675068" w:rsidRPr="001640C5">
        <w:t>; Outcomes research</w:t>
      </w:r>
      <w:ins w:id="123" w:author="fariba abbassi" w:date="2026-01-06T12:55:00Z" w16du:dateUtc="2026-01-06T11:55:00Z">
        <w:r w:rsidR="0004460F">
          <w:t xml:space="preserve">, clinical relevance, minimal important difference, </w:t>
        </w:r>
      </w:ins>
    </w:p>
    <w:p w14:paraId="00000051" w14:textId="77777777" w:rsidR="002069D8" w:rsidRDefault="00AE512F">
      <w:pPr>
        <w:pStyle w:val="berschrift1"/>
      </w:pPr>
      <w:r>
        <w:lastRenderedPageBreak/>
        <w:t>Methods</w:t>
      </w:r>
    </w:p>
    <w:p w14:paraId="00000052" w14:textId="77777777" w:rsidR="002069D8" w:rsidRDefault="00AE512F">
      <w:pPr>
        <w:pStyle w:val="berschrift2"/>
      </w:pPr>
      <w:r>
        <w:t>Study design</w:t>
      </w:r>
    </w:p>
    <w:p w14:paraId="00000054" w14:textId="4355DA06" w:rsidR="002069D8" w:rsidRPr="001640C5" w:rsidRDefault="00447856">
      <w:commentRangeStart w:id="124"/>
      <w:commentRangeStart w:id="125"/>
      <w:r>
        <w:rPr>
          <w:rFonts w:ascii="Helvetica" w:hAnsi="Helvetica" w:cs="Helvetica"/>
          <w:sz w:val="24"/>
          <w:szCs w:val="24"/>
          <w:lang w:val="en-US"/>
        </w:rPr>
        <w:t xml:space="preserve">Systematic </w:t>
      </w:r>
      <w:commentRangeEnd w:id="124"/>
      <w:r w:rsidR="006465B4">
        <w:rPr>
          <w:rStyle w:val="Kommentarzeichen"/>
        </w:rPr>
        <w:commentReference w:id="124"/>
      </w:r>
      <w:commentRangeEnd w:id="125"/>
      <w:r w:rsidR="003460B8">
        <w:rPr>
          <w:rStyle w:val="Kommentarzeichen"/>
        </w:rPr>
        <w:commentReference w:id="125"/>
      </w:r>
      <w:r>
        <w:rPr>
          <w:rFonts w:ascii="Helvetica" w:hAnsi="Helvetica" w:cs="Helvetica"/>
          <w:sz w:val="24"/>
          <w:szCs w:val="24"/>
          <w:lang w:val="en-US"/>
        </w:rPr>
        <w:t xml:space="preserve">review </w:t>
      </w:r>
      <w:r w:rsidR="00E838BB" w:rsidRPr="001640C5">
        <w:t xml:space="preserve">of </w:t>
      </w:r>
      <w:r w:rsidR="004E230A" w:rsidRPr="001640C5">
        <w:t xml:space="preserve">published </w:t>
      </w:r>
      <w:r w:rsidR="00E838BB" w:rsidRPr="001640C5">
        <w:t>RCTs</w:t>
      </w:r>
    </w:p>
    <w:p w14:paraId="00000055" w14:textId="77777777" w:rsidR="002069D8" w:rsidRDefault="00AE512F">
      <w:pPr>
        <w:pStyle w:val="berschrift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berschrift2"/>
      </w:pPr>
      <w:r>
        <w:t>Eligibility criteria</w:t>
      </w:r>
    </w:p>
    <w:p w14:paraId="00000058" w14:textId="586CBD0F" w:rsidR="002069D8" w:rsidRDefault="00A072F1">
      <w:pPr>
        <w:pStyle w:val="berschrift3"/>
      </w:pPr>
      <w:r>
        <w:t>S</w:t>
      </w:r>
      <w:r w:rsidR="00AE512F">
        <w:t xml:space="preserve">tudy </w:t>
      </w:r>
      <w:r>
        <w:t xml:space="preserve">types </w:t>
      </w:r>
    </w:p>
    <w:p w14:paraId="331377B4" w14:textId="21F01B8F" w:rsidR="006221A0" w:rsidRPr="001640C5" w:rsidRDefault="006221A0" w:rsidP="006221A0">
      <w:pPr>
        <w:spacing w:before="80" w:after="0"/>
        <w:ind w:right="34"/>
      </w:pPr>
      <w:r w:rsidRPr="001640C5">
        <w:t xml:space="preserve">We will include </w:t>
      </w:r>
      <w:del w:id="126" w:author="Milo Alan Puhan" w:date="2026-01-07T16:48:00Z" w16du:dateUtc="2026-01-07T15:48:00Z">
        <w:r w:rsidRPr="001640C5" w:rsidDel="00B477CA">
          <w:delText>any randomized controlled trial (</w:delText>
        </w:r>
      </w:del>
      <w:r w:rsidRPr="001640C5">
        <w:t>RCT</w:t>
      </w:r>
      <w:del w:id="127" w:author="Milo Alan Puhan" w:date="2026-01-07T16:48:00Z" w16du:dateUtc="2026-01-07T15:48:00Z">
        <w:r w:rsidRPr="001640C5" w:rsidDel="00B477CA">
          <w:delText>)</w:delText>
        </w:r>
      </w:del>
      <w:r w:rsidRPr="001640C5">
        <w:t xml:space="preserve"> in the surgical field published </w:t>
      </w:r>
      <w:commentRangeStart w:id="128"/>
      <w:ins w:id="129" w:author="Milo Alan Puhan" w:date="2026-01-07T16:48:00Z" w16du:dateUtc="2026-01-07T15:48:00Z">
        <w:r w:rsidR="00B477CA">
          <w:t>consecutively</w:t>
        </w:r>
      </w:ins>
      <w:commentRangeEnd w:id="128"/>
      <w:ins w:id="130" w:author="Milo Alan Puhan" w:date="2026-01-07T16:49:00Z" w16du:dateUtc="2026-01-07T15:49:00Z">
        <w:r w:rsidR="00464ED6">
          <w:rPr>
            <w:rStyle w:val="Kommentarzeichen"/>
          </w:rPr>
          <w:commentReference w:id="128"/>
        </w:r>
      </w:ins>
      <w:ins w:id="131" w:author="Milo Alan Puhan" w:date="2026-01-07T16:48:00Z" w16du:dateUtc="2026-01-07T15:48:00Z">
        <w:r w:rsidR="00B477CA">
          <w:t xml:space="preserve"> </w:t>
        </w:r>
      </w:ins>
      <w:r w:rsidR="007F57CB" w:rsidRPr="001640C5">
        <w:t xml:space="preserve">in </w:t>
      </w:r>
      <w:r w:rsidRPr="001640C5">
        <w:t xml:space="preserve">2024 </w:t>
      </w:r>
      <w:del w:id="132" w:author="Milo Alan Puhan" w:date="2026-01-07T16:48:00Z" w16du:dateUtc="2026-01-07T15:48:00Z">
        <w:r w:rsidRPr="001640C5" w:rsidDel="00B477CA">
          <w:delText>– possibly 202</w:delText>
        </w:r>
        <w:r w:rsidR="007F57CB" w:rsidRPr="001640C5" w:rsidDel="00B477CA">
          <w:delText>3</w:delText>
        </w:r>
        <w:r w:rsidRPr="001640C5" w:rsidDel="00B477CA">
          <w:delText xml:space="preserve"> depending on the total study pool.</w:delText>
        </w:r>
      </w:del>
      <w:ins w:id="133" w:author="Milo Alan Puhan" w:date="2026-01-07T16:48:00Z" w16du:dateUtc="2026-01-07T15:48:00Z">
        <w:r w:rsidR="00B477CA">
          <w:t xml:space="preserve">until </w:t>
        </w:r>
        <w:r w:rsidR="00464ED6">
          <w:t>the sample si</w:t>
        </w:r>
      </w:ins>
      <w:ins w:id="134" w:author="fariba abbassi" w:date="2026-01-08T06:03:00Z" w16du:dateUtc="2026-01-08T05:03:00Z">
        <w:r w:rsidR="003460B8">
          <w:t>z</w:t>
        </w:r>
      </w:ins>
      <w:ins w:id="135" w:author="Milo Alan Puhan" w:date="2026-01-07T16:48:00Z" w16du:dateUtc="2026-01-07T15:48:00Z">
        <w:del w:id="136" w:author="fariba abbassi" w:date="2026-01-08T06:03:00Z" w16du:dateUtc="2026-01-08T05:03:00Z">
          <w:r w:rsidR="00464ED6" w:rsidDel="003460B8">
            <w:delText>t</w:delText>
          </w:r>
        </w:del>
        <w:r w:rsidR="00464ED6">
          <w:t>e is reached</w:t>
        </w:r>
      </w:ins>
    </w:p>
    <w:p w14:paraId="798B7283" w14:textId="311D0D61" w:rsidR="00E35C15" w:rsidRPr="001640C5" w:rsidRDefault="00271117" w:rsidP="006221A0">
      <w:pPr>
        <w:spacing w:before="80" w:after="0"/>
        <w:ind w:right="34"/>
      </w:pPr>
      <w:r w:rsidRPr="001640C5">
        <w:t xml:space="preserve">We </w:t>
      </w:r>
      <w:del w:id="137" w:author="Milo Alan Puhan" w:date="2026-01-07T16:49:00Z" w16du:dateUtc="2026-01-07T15:49:00Z">
        <w:r w:rsidR="00F560CA" w:rsidRPr="001640C5" w:rsidDel="00464ED6">
          <w:delText>decided to limit the following</w:delText>
        </w:r>
        <w:r w:rsidRPr="001640C5" w:rsidDel="00464ED6">
          <w:delText xml:space="preserve"> search strategy </w:delText>
        </w:r>
        <w:r w:rsidR="00F560CA" w:rsidRPr="001640C5" w:rsidDel="00464ED6">
          <w:delText>to</w:delText>
        </w:r>
      </w:del>
      <w:ins w:id="138" w:author="Milo Alan Puhan" w:date="2026-01-07T16:49:00Z" w16du:dateUtc="2026-01-07T15:49:00Z">
        <w:r w:rsidR="00464ED6">
          <w:t>used</w:t>
        </w:r>
      </w:ins>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ins w:id="139" w:author="fariba abbassi" w:date="2026-01-08T06:03:00Z" w16du:dateUtc="2026-01-08T05:03:00Z">
        <w:r w:rsidR="003460B8">
          <w:t>z</w:t>
        </w:r>
      </w:ins>
      <w:del w:id="140" w:author="fariba abbassi" w:date="2026-01-08T06:03:00Z" w16du:dateUtc="2026-01-08T05:03:00Z">
        <w:r w:rsidR="00E35C15" w:rsidRPr="001640C5" w:rsidDel="003460B8">
          <w:delText>s</w:delText>
        </w:r>
      </w:del>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berschrift3"/>
      </w:pPr>
      <w:bookmarkStart w:id="141" w:name="_heading=h.37u39s8n2e3q" w:colFirst="0" w:colLast="0"/>
      <w:bookmarkEnd w:id="141"/>
      <w:commentRangeStart w:id="142"/>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commentRangeEnd w:id="142"/>
      <w:r w:rsidR="003460B8">
        <w:rPr>
          <w:rStyle w:val="Kommentarzeichen"/>
        </w:rPr>
        <w:commentReference w:id="142"/>
      </w:r>
    </w:p>
    <w:p w14:paraId="00000070" w14:textId="77777777" w:rsidR="002069D8" w:rsidRDefault="00AE512F" w:rsidP="00A072F1">
      <w:pPr>
        <w:pStyle w:val="berschrift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berschrift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berschrift3"/>
      </w:pPr>
      <w:r>
        <w:t>Outcomes</w:t>
      </w:r>
    </w:p>
    <w:p w14:paraId="00000075" w14:textId="5F38A6AB" w:rsidR="002069D8" w:rsidRPr="001640C5" w:rsidDel="00E041B6" w:rsidRDefault="00AE512F">
      <w:pPr>
        <w:rPr>
          <w:del w:id="143" w:author="Milo Alan Puhan" w:date="2026-01-07T16:31:00Z" w16du:dateUtc="2026-01-07T15:31:00Z"/>
          <w:b/>
          <w:bCs/>
        </w:rPr>
      </w:pPr>
      <w:commentRangeStart w:id="144"/>
      <w:del w:id="145" w:author="Milo Alan Puhan" w:date="2026-01-07T16:31:00Z" w16du:dateUtc="2026-01-07T15:31:00Z">
        <w:r w:rsidRPr="001640C5" w:rsidDel="00E041B6">
          <w:rPr>
            <w:b/>
            <w:bCs/>
          </w:rPr>
          <w:delText>Primary outcome</w:delText>
        </w:r>
        <w:r w:rsidR="001142CE" w:rsidRPr="001640C5" w:rsidDel="00E041B6">
          <w:rPr>
            <w:b/>
            <w:bCs/>
          </w:rPr>
          <w:delText xml:space="preserve"> </w:delText>
        </w:r>
      </w:del>
    </w:p>
    <w:p w14:paraId="49D27022" w14:textId="77777777" w:rsidR="00BE22B3" w:rsidRDefault="000C6952" w:rsidP="00BE22B3">
      <w:ins w:id="146" w:author="Milo Alan Puhan" w:date="2026-01-07T16:32:00Z" w16du:dateUtc="2026-01-07T15:32:00Z">
        <w:r>
          <w:t xml:space="preserve">We defined the following characteristics of RCTs that reflect their potential to inform clinical practice. </w:t>
        </w:r>
      </w:ins>
      <w:del w:id="147" w:author="Milo Alan Puhan" w:date="2026-01-07T16:32:00Z" w16du:dateUtc="2026-01-07T15:32:00Z">
        <w:r w:rsidR="00C46BE4" w:rsidRPr="001640C5" w:rsidDel="000C6952">
          <w:delText>Quality of planning</w:delText>
        </w:r>
        <w:r w:rsidR="005644FF" w:rsidRPr="001640C5" w:rsidDel="000C6952">
          <w:delText xml:space="preserve"> (binary outcome)</w:delText>
        </w:r>
        <w:r w:rsidR="00C46BE4" w:rsidRPr="001640C5" w:rsidDel="000C6952">
          <w:delText xml:space="preserve">, measured by </w:delText>
        </w:r>
        <w:r w:rsidR="005644FF" w:rsidRPr="001640C5" w:rsidDel="000C6952">
          <w:delText xml:space="preserve">the </w:delText>
        </w:r>
        <w:r w:rsidR="00C46BE4" w:rsidRPr="001640C5" w:rsidDel="000C6952">
          <w:delText xml:space="preserve">proportion of </w:delText>
        </w:r>
        <w:commentRangeStart w:id="148"/>
        <w:r w:rsidR="00C46BE4" w:rsidRPr="001640C5" w:rsidDel="000C6952">
          <w:delText xml:space="preserve">RCTs </w:delText>
        </w:r>
        <w:commentRangeEnd w:id="148"/>
        <w:r w:rsidR="00C46BE4" w:rsidRPr="001640C5" w:rsidDel="000C6952">
          <w:rPr>
            <w:rStyle w:val="Kommentarzeichen"/>
            <w:sz w:val="22"/>
            <w:szCs w:val="22"/>
          </w:rPr>
          <w:commentReference w:id="148"/>
        </w:r>
        <w:r w:rsidR="00C46BE4" w:rsidRPr="001640C5" w:rsidDel="000C6952">
          <w:delText xml:space="preserve">reporting </w:delText>
        </w:r>
        <w:commentRangeStart w:id="149"/>
        <w:commentRangeStart w:id="150"/>
        <w:commentRangeStart w:id="151"/>
        <w:r w:rsidR="00C46BE4" w:rsidRPr="001640C5" w:rsidDel="000C6952">
          <w:delText xml:space="preserve">all </w:delText>
        </w:r>
        <w:commentRangeEnd w:id="149"/>
        <w:r w:rsidR="005644FF" w:rsidRPr="001640C5" w:rsidDel="000C6952">
          <w:rPr>
            <w:rStyle w:val="Kommentarzeichen"/>
            <w:sz w:val="22"/>
            <w:szCs w:val="22"/>
          </w:rPr>
          <w:commentReference w:id="149"/>
        </w:r>
        <w:commentRangeEnd w:id="150"/>
        <w:r w:rsidR="00BE5728" w:rsidDel="000C6952">
          <w:rPr>
            <w:rStyle w:val="Kommentarzeichen"/>
          </w:rPr>
          <w:commentReference w:id="150"/>
        </w:r>
        <w:commentRangeEnd w:id="151"/>
        <w:r w:rsidR="00447856" w:rsidDel="000C6952">
          <w:rPr>
            <w:rStyle w:val="Kommentarzeichen"/>
          </w:rPr>
          <w:commentReference w:id="151"/>
        </w:r>
        <w:r w:rsidR="00C46BE4" w:rsidRPr="001640C5" w:rsidDel="000C6952">
          <w:delText xml:space="preserve">three core methodological elements: </w:delText>
        </w:r>
      </w:del>
      <w:commentRangeEnd w:id="144"/>
      <w:r w:rsidR="003460B8">
        <w:rPr>
          <w:rStyle w:val="Kommentarzeichen"/>
        </w:rPr>
        <w:commentReference w:id="144"/>
      </w:r>
    </w:p>
    <w:p w14:paraId="255C67C8" w14:textId="702C1DBD" w:rsidR="00C46BE4" w:rsidRPr="001640C5" w:rsidRDefault="00CB29CF" w:rsidP="00BE22B3">
      <w:pPr>
        <w:pStyle w:val="Listenabsatz"/>
        <w:numPr>
          <w:ilvl w:val="0"/>
          <w:numId w:val="22"/>
        </w:numPr>
      </w:pPr>
      <w:ins w:id="152" w:author="Milo Alan Puhan" w:date="2026-01-07T16:36:00Z" w16du:dateUtc="2026-01-07T15:36:00Z">
        <w:r>
          <w:t>Specification of</w:t>
        </w:r>
      </w:ins>
      <w:ins w:id="153" w:author="Milo Alan Puhan" w:date="2026-01-07T16:17:00Z" w16du:dateUtc="2026-01-07T15:17:00Z">
        <w:r w:rsidR="003958A6">
          <w:t xml:space="preserve"> the aim of </w:t>
        </w:r>
      </w:ins>
      <w:ins w:id="154" w:author="Milo Alan Puhan" w:date="2026-01-07T16:36:00Z" w16du:dateUtc="2026-01-07T15:36:00Z">
        <w:r>
          <w:t>the</w:t>
        </w:r>
      </w:ins>
      <w:ins w:id="155" w:author="Milo Alan Puhan" w:date="2026-01-07T16:17:00Z" w16du:dateUtc="2026-01-07T15:17:00Z">
        <w:r w:rsidR="003958A6">
          <w:t xml:space="preserve"> </w:t>
        </w:r>
      </w:ins>
      <w:r w:rsidR="00C46BE4" w:rsidRPr="001640C5">
        <w:t xml:space="preserve">trial </w:t>
      </w:r>
      <w:commentRangeStart w:id="156"/>
      <w:del w:id="157" w:author="Milo Alan Puhan" w:date="2026-01-07T16:17:00Z" w16du:dateUtc="2026-01-07T15:17:00Z">
        <w:r w:rsidR="00C46BE4" w:rsidRPr="001640C5" w:rsidDel="008D7270">
          <w:delText>design</w:delText>
        </w:r>
        <w:commentRangeEnd w:id="156"/>
        <w:r w:rsidR="00E028F2" w:rsidDel="008D7270">
          <w:rPr>
            <w:rStyle w:val="Kommentarzeichen"/>
          </w:rPr>
          <w:commentReference w:id="156"/>
        </w:r>
        <w:r w:rsidR="00C46BE4" w:rsidRPr="001640C5" w:rsidDel="008D7270">
          <w:delText xml:space="preserve"> </w:delText>
        </w:r>
      </w:del>
      <w:ins w:id="158" w:author="Milo Alan Puhan" w:date="2026-01-07T16:17:00Z" w16du:dateUtc="2026-01-07T15:17:00Z">
        <w:r w:rsidR="008D7270">
          <w:t>for the primary outcome</w:t>
        </w:r>
      </w:ins>
      <w:ins w:id="159" w:author="Milo Alan Puhan" w:date="2026-01-07T16:20:00Z" w16du:dateUtc="2026-01-07T15:20:00Z">
        <w:r w:rsidR="00AF5DEB">
          <w:t xml:space="preserve"> and/or secondary outcomes</w:t>
        </w:r>
      </w:ins>
      <w:ins w:id="160" w:author="Milo Alan Puhan" w:date="2026-01-07T16:17:00Z" w16du:dateUtc="2026-01-07T15:17:00Z">
        <w:r w:rsidR="008D7270">
          <w:t xml:space="preserve"> </w:t>
        </w:r>
        <w:r w:rsidR="008D7270" w:rsidRPr="001640C5">
          <w:t xml:space="preserve"> </w:t>
        </w:r>
      </w:ins>
      <w:r w:rsidR="00C46BE4" w:rsidRPr="001640C5">
        <w:t xml:space="preserve">(i.e., </w:t>
      </w:r>
      <w:del w:id="161" w:author="Milo Alan Puhan" w:date="2026-01-07T16:17:00Z" w16du:dateUtc="2026-01-07T15:17:00Z">
        <w:r w:rsidR="00C46BE4" w:rsidRPr="001640C5" w:rsidDel="008D7270">
          <w:delText xml:space="preserve">framework such as </w:delText>
        </w:r>
      </w:del>
      <w:r w:rsidR="00C46BE4" w:rsidRPr="001640C5">
        <w:t>superiority, non-inferiority or equivalence),</w:t>
      </w:r>
    </w:p>
    <w:p w14:paraId="7C65A9F2" w14:textId="768976D1" w:rsidR="00C46BE4" w:rsidRDefault="00CB29CF">
      <w:pPr>
        <w:numPr>
          <w:ilvl w:val="0"/>
          <w:numId w:val="22"/>
        </w:numPr>
        <w:rPr>
          <w:ins w:id="162" w:author="Milo Alan Puhan" w:date="2026-01-07T16:21:00Z" w16du:dateUtc="2026-01-07T15:21:00Z"/>
        </w:rPr>
        <w:pPrChange w:id="163" w:author="Milo Alan Puhan" w:date="2026-01-07T16:35:00Z" w16du:dateUtc="2026-01-07T15:35:00Z">
          <w:pPr>
            <w:numPr>
              <w:numId w:val="16"/>
            </w:numPr>
            <w:ind w:left="720" w:hanging="360"/>
          </w:pPr>
        </w:pPrChange>
      </w:pPr>
      <w:ins w:id="164" w:author="Milo Alan Puhan" w:date="2026-01-07T16:36:00Z" w16du:dateUtc="2026-01-07T15:36:00Z">
        <w:r>
          <w:t xml:space="preserve">Specification of the aim of </w:t>
        </w:r>
      </w:ins>
      <w:ins w:id="165" w:author="Milo Alan Puhan" w:date="2026-01-07T16:37:00Z" w16du:dateUtc="2026-01-07T15:37:00Z">
        <w:r>
          <w:t xml:space="preserve">a </w:t>
        </w:r>
      </w:ins>
      <w:r w:rsidR="00C46BE4" w:rsidRPr="001640C5">
        <w:t>primary endpoint,</w:t>
      </w:r>
    </w:p>
    <w:p w14:paraId="10758B75" w14:textId="5EA975BD" w:rsidR="00D7745D" w:rsidRPr="001640C5" w:rsidRDefault="00CB29CF">
      <w:pPr>
        <w:numPr>
          <w:ilvl w:val="0"/>
          <w:numId w:val="22"/>
        </w:numPr>
        <w:pPrChange w:id="166" w:author="Milo Alan Puhan" w:date="2026-01-07T16:35:00Z" w16du:dateUtc="2026-01-07T15:35:00Z">
          <w:pPr>
            <w:numPr>
              <w:numId w:val="16"/>
            </w:numPr>
            <w:ind w:left="720" w:hanging="360"/>
          </w:pPr>
        </w:pPrChange>
      </w:pPr>
      <w:ins w:id="167" w:author="Milo Alan Puhan" w:date="2026-01-07T16:37:00Z" w16du:dateUtc="2026-01-07T15:37:00Z">
        <w:r>
          <w:t>Specification of the aim of the</w:t>
        </w:r>
        <w:del w:id="168" w:author="fariba abbassi" w:date="2026-01-08T06:09:00Z" w16du:dateUtc="2026-01-08T05:09:00Z">
          <w:r w:rsidDel="003460B8">
            <w:delText xml:space="preserve"> of a</w:delText>
          </w:r>
        </w:del>
        <w:r>
          <w:t xml:space="preserve"> </w:t>
        </w:r>
      </w:ins>
      <w:ins w:id="169" w:author="Milo Alan Puhan" w:date="2026-01-07T16:21:00Z" w16du:dateUtc="2026-01-07T15:21:00Z">
        <w:r w:rsidR="00D7745D">
          <w:t>study design (e.g. superiority or non-inferiority trial</w:t>
        </w:r>
      </w:ins>
      <w:ins w:id="170" w:author="Milo Alan Puhan" w:date="2026-01-07T16:32:00Z" w16du:dateUtc="2026-01-07T15:32:00Z">
        <w:r w:rsidR="00772056">
          <w:t>) that</w:t>
        </w:r>
      </w:ins>
      <w:ins w:id="171" w:author="Milo Alan Puhan" w:date="2026-01-07T16:21:00Z" w16du:dateUtc="2026-01-07T15:21:00Z">
        <w:r w:rsidR="00D7745D">
          <w:t xml:space="preserve"> match</w:t>
        </w:r>
      </w:ins>
      <w:ins w:id="172" w:author="Milo Alan Puhan" w:date="2026-01-07T16:32:00Z" w16du:dateUtc="2026-01-07T15:32:00Z">
        <w:r w:rsidR="00772056">
          <w:t>es</w:t>
        </w:r>
      </w:ins>
      <w:ins w:id="173" w:author="Milo Alan Puhan" w:date="2026-01-07T16:21:00Z" w16du:dateUtc="2026-01-07T15:21:00Z">
        <w:r w:rsidR="00D7745D">
          <w:t xml:space="preserve"> the study aim</w:t>
        </w:r>
      </w:ins>
    </w:p>
    <w:p w14:paraId="531623A9" w14:textId="2D5B015B" w:rsidR="00C46BE4" w:rsidRDefault="004B7273">
      <w:pPr>
        <w:pStyle w:val="Listenabsatz"/>
        <w:numPr>
          <w:ilvl w:val="0"/>
          <w:numId w:val="22"/>
        </w:numPr>
        <w:rPr>
          <w:ins w:id="174" w:author="Milo Alan Puhan" w:date="2026-01-07T16:18:00Z" w16du:dateUtc="2026-01-07T15:18:00Z"/>
        </w:rPr>
        <w:pPrChange w:id="175" w:author="Milo Alan Puhan" w:date="2026-01-07T16:35:00Z" w16du:dateUtc="2026-01-07T15:35:00Z">
          <w:pPr>
            <w:pStyle w:val="Listenabsatz"/>
            <w:numPr>
              <w:numId w:val="17"/>
            </w:numPr>
            <w:ind w:hanging="360"/>
          </w:pPr>
        </w:pPrChange>
      </w:pPr>
      <w:ins w:id="176" w:author="Milo Alan Puhan" w:date="2026-01-07T16:37:00Z" w16du:dateUtc="2026-01-07T15:37:00Z">
        <w:r>
          <w:t xml:space="preserve">Description of a </w:t>
        </w:r>
      </w:ins>
      <w:ins w:id="177" w:author="Milo Alan Puhan" w:date="2026-01-07T16:18:00Z" w16du:dateUtc="2026-01-07T15:18:00Z">
        <w:r w:rsidR="008D7270">
          <w:t xml:space="preserve"> </w:t>
        </w:r>
      </w:ins>
      <w:r w:rsidR="00C46BE4">
        <w:t>sample size calculation.</w:t>
      </w:r>
      <w:ins w:id="178" w:author="fariba abbassi" w:date="2026-01-08T06:10:00Z" w16du:dateUtc="2026-01-08T05:10:00Z">
        <w:r w:rsidR="003460B8">
          <w:br/>
        </w:r>
      </w:ins>
    </w:p>
    <w:p w14:paraId="4E4DFCA8" w14:textId="6208F164" w:rsidR="002E26C1" w:rsidRDefault="004B7273">
      <w:pPr>
        <w:pStyle w:val="Listenabsatz"/>
        <w:numPr>
          <w:ilvl w:val="0"/>
          <w:numId w:val="22"/>
        </w:numPr>
        <w:rPr>
          <w:ins w:id="179" w:author="fariba abbassi" w:date="2026-01-08T06:10:00Z" w16du:dateUtc="2026-01-08T05:10:00Z"/>
        </w:rPr>
      </w:pPr>
      <w:ins w:id="180" w:author="Milo Alan Puhan" w:date="2026-01-07T16:37:00Z" w16du:dateUtc="2026-01-07T15:37:00Z">
        <w:r>
          <w:lastRenderedPageBreak/>
          <w:t>Use of</w:t>
        </w:r>
      </w:ins>
      <w:ins w:id="181" w:author="Milo Alan Puhan" w:date="2026-01-07T16:18:00Z" w16du:dateUtc="2026-01-07T15:18:00Z">
        <w:r w:rsidR="002E26C1">
          <w:t xml:space="preserve"> a MID or defined a clinically relevant effect </w:t>
        </w:r>
      </w:ins>
      <w:ins w:id="182" w:author="Milo Alan Puhan" w:date="2026-01-07T16:37:00Z" w16du:dateUtc="2026-01-07T15:37:00Z">
        <w:r>
          <w:t xml:space="preserve">(determined </w:t>
        </w:r>
      </w:ins>
      <w:ins w:id="183" w:author="Milo Alan Puhan" w:date="2026-01-07T16:18:00Z" w16du:dateUtc="2026-01-07T15:18:00Z">
        <w:r w:rsidR="002E26C1">
          <w:t>otherwise</w:t>
        </w:r>
      </w:ins>
      <w:ins w:id="184" w:author="Milo Alan Puhan" w:date="2026-01-07T16:37:00Z" w16du:dateUtc="2026-01-07T15:37:00Z">
        <w:r>
          <w:t>)</w:t>
        </w:r>
      </w:ins>
      <w:ins w:id="185" w:author="Milo Alan Puhan" w:date="2026-01-07T16:18:00Z" w16du:dateUtc="2026-01-07T15:18:00Z">
        <w:r w:rsidR="002E26C1">
          <w:t xml:space="preserve"> to base sample size calculations upon</w:t>
        </w:r>
      </w:ins>
    </w:p>
    <w:p w14:paraId="52CC8D20" w14:textId="77777777" w:rsidR="003460B8" w:rsidRDefault="003460B8" w:rsidP="003460B8">
      <w:pPr>
        <w:pStyle w:val="Listenabsatz"/>
        <w:ind w:left="1080"/>
        <w:rPr>
          <w:ins w:id="186" w:author="Milo Alan Puhan" w:date="2026-01-07T16:19:00Z" w16du:dateUtc="2026-01-07T15:19:00Z"/>
        </w:rPr>
        <w:pPrChange w:id="187" w:author="fariba abbassi" w:date="2026-01-08T06:11:00Z" w16du:dateUtc="2026-01-08T05:11:00Z">
          <w:pPr>
            <w:pStyle w:val="Listenabsatz"/>
            <w:numPr>
              <w:numId w:val="17"/>
            </w:numPr>
            <w:ind w:hanging="360"/>
          </w:pPr>
        </w:pPrChange>
      </w:pPr>
    </w:p>
    <w:p w14:paraId="087808EF" w14:textId="4F8F689B" w:rsidR="00EF0900" w:rsidDel="00C46BE4" w:rsidRDefault="004B7273">
      <w:pPr>
        <w:pStyle w:val="Listenabsatz"/>
        <w:numPr>
          <w:ilvl w:val="0"/>
          <w:numId w:val="22"/>
        </w:numPr>
        <w:pPrChange w:id="188" w:author="Milo Alan Puhan" w:date="2026-01-07T16:35:00Z" w16du:dateUtc="2026-01-07T15:35:00Z">
          <w:pPr>
            <w:pStyle w:val="Listenabsatz"/>
            <w:numPr>
              <w:numId w:val="17"/>
            </w:numPr>
            <w:ind w:hanging="360"/>
          </w:pPr>
        </w:pPrChange>
      </w:pPr>
      <w:ins w:id="189" w:author="Milo Alan Puhan" w:date="2026-01-07T16:37:00Z" w16du:dateUtc="2026-01-07T15:37:00Z">
        <w:r>
          <w:t>Consideration of</w:t>
        </w:r>
      </w:ins>
      <w:ins w:id="190" w:author="Milo Alan Puhan" w:date="2026-01-07T16:19:00Z" w16du:dateUtc="2026-01-07T15:19:00Z">
        <w:r w:rsidR="00EF0900">
          <w:t xml:space="preserve"> the clinical relevance of results, e.g. using a MID or if </w:t>
        </w:r>
        <w:r w:rsidR="00EF0900" w:rsidRPr="001640C5">
          <w:t>(authors use</w:t>
        </w:r>
        <w:r w:rsidR="00EF0900">
          <w:t>d</w:t>
        </w:r>
        <w:r w:rsidR="00EF0900" w:rsidRPr="001640C5">
          <w:t xml:space="preserve"> terms associated with “clinical” or “patient” to discuss results for primary </w:t>
        </w:r>
      </w:ins>
      <w:ins w:id="191" w:author="Milo Alan Puhan" w:date="2026-01-07T16:20:00Z" w16du:dateUtc="2026-01-07T15:20:00Z">
        <w:r w:rsidR="00EF0900">
          <w:t xml:space="preserve">and/or secondary </w:t>
        </w:r>
      </w:ins>
      <w:ins w:id="192" w:author="Milo Alan Puhan" w:date="2026-01-07T16:19:00Z" w16du:dateUtc="2026-01-07T15:19:00Z">
        <w:r w:rsidR="00EF0900" w:rsidRPr="001640C5">
          <w:t>endpoint</w:t>
        </w:r>
      </w:ins>
      <w:ins w:id="193" w:author="Milo Alan Puhan" w:date="2026-01-07T16:20:00Z" w16du:dateUtc="2026-01-07T15:20:00Z">
        <w:r w:rsidR="00EF0900">
          <w:t>s</w:t>
        </w:r>
      </w:ins>
      <w:ins w:id="194" w:author="Milo Alan Puhan" w:date="2026-01-07T16:19:00Z" w16du:dateUtc="2026-01-07T15:19:00Z">
        <w:r w:rsidR="00EF0900" w:rsidRPr="001640C5">
          <w:t>)</w:t>
        </w:r>
      </w:ins>
    </w:p>
    <w:p w14:paraId="5B905632" w14:textId="77777777" w:rsidR="00E7162A" w:rsidRDefault="00E7162A">
      <w:pPr>
        <w:rPr>
          <w:ins w:id="195" w:author="Milo Alan Puhan" w:date="2026-01-07T16:32:00Z" w16du:dateUtc="2026-01-07T15:32:00Z"/>
          <w:b/>
          <w:bCs/>
          <w:highlight w:val="yellow"/>
        </w:rPr>
      </w:pPr>
    </w:p>
    <w:p w14:paraId="0D2311AF" w14:textId="0921957A" w:rsidR="00772056" w:rsidRPr="00772056" w:rsidRDefault="00772056">
      <w:pPr>
        <w:rPr>
          <w:ins w:id="196" w:author="Milo Alan Puhan" w:date="2026-01-07T16:32:00Z" w16du:dateUtc="2026-01-07T15:32:00Z"/>
          <w:rPrChange w:id="197" w:author="Milo Alan Puhan" w:date="2026-01-07T16:33:00Z" w16du:dateUtc="2026-01-07T15:33:00Z">
            <w:rPr>
              <w:ins w:id="198" w:author="Milo Alan Puhan" w:date="2026-01-07T16:32:00Z" w16du:dateUtc="2026-01-07T15:32:00Z"/>
              <w:b/>
              <w:bCs/>
              <w:highlight w:val="yellow"/>
            </w:rPr>
          </w:rPrChange>
        </w:rPr>
      </w:pPr>
      <w:ins w:id="199" w:author="Milo Alan Puhan" w:date="2026-01-07T16:33:00Z" w16du:dateUtc="2026-01-07T15:33:00Z">
        <w:r w:rsidRPr="00772056">
          <w:rPr>
            <w:rPrChange w:id="200" w:author="Milo Alan Puhan" w:date="2026-01-07T16:33:00Z" w16du:dateUtc="2026-01-07T15:33:00Z">
              <w:rPr>
                <w:b/>
                <w:bCs/>
                <w:highlight w:val="yellow"/>
              </w:rPr>
            </w:rPrChange>
          </w:rPr>
          <w:t xml:space="preserve">Based on these outcomes </w:t>
        </w:r>
      </w:ins>
      <w:ins w:id="201" w:author="Milo Alan Puhan" w:date="2026-01-07T16:34:00Z" w16du:dateUtc="2026-01-07T15:34:00Z">
        <w:r w:rsidR="00052335">
          <w:t xml:space="preserve">we defined </w:t>
        </w:r>
        <w:r w:rsidR="002F2BC7">
          <w:t xml:space="preserve">a RCT to meaningfully inform practice if it </w:t>
        </w:r>
      </w:ins>
      <w:ins w:id="202" w:author="Milo Alan Puhan" w:date="2026-01-07T16:35:00Z" w16du:dateUtc="2026-01-07T15:35:00Z">
        <w:r w:rsidR="002F2BC7">
          <w:t xml:space="preserve">reported on the </w:t>
        </w:r>
        <w:r w:rsidR="00BE22B3">
          <w:t>(1)</w:t>
        </w:r>
      </w:ins>
      <w:ins w:id="203" w:author="Milo Alan Puhan" w:date="2026-01-07T16:39:00Z" w16du:dateUtc="2026-01-07T15:39:00Z">
        <w:r w:rsidR="002D121B">
          <w:t xml:space="preserve"> primary outcome (</w:t>
        </w:r>
        <w:r w:rsidR="00A84DE0">
          <w:t xml:space="preserve">characteristic </w:t>
        </w:r>
        <w:r w:rsidR="002D121B">
          <w:t>2 above), (2)</w:t>
        </w:r>
      </w:ins>
      <w:ins w:id="204" w:author="Milo Alan Puhan" w:date="2026-01-07T16:35:00Z" w16du:dateUtc="2026-01-07T15:35:00Z">
        <w:r w:rsidR="00BE22B3">
          <w:t xml:space="preserve"> </w:t>
        </w:r>
        <w:r w:rsidR="002F2BC7">
          <w:t xml:space="preserve">aim of a </w:t>
        </w:r>
        <w:r w:rsidR="002F2BC7" w:rsidRPr="001640C5">
          <w:t>trial</w:t>
        </w:r>
        <w:r w:rsidR="00BE22B3">
          <w:t xml:space="preserve"> and/or the design</w:t>
        </w:r>
      </w:ins>
      <w:ins w:id="205" w:author="Milo Alan Puhan" w:date="2026-01-07T16:38:00Z" w16du:dateUtc="2026-01-07T15:38:00Z">
        <w:r w:rsidR="004B7273">
          <w:t xml:space="preserve"> (i.e. </w:t>
        </w:r>
      </w:ins>
      <w:ins w:id="206" w:author="Milo Alan Puhan" w:date="2026-01-07T16:39:00Z" w16du:dateUtc="2026-01-07T15:39:00Z">
        <w:r w:rsidR="00A84DE0">
          <w:t xml:space="preserve">characteristic </w:t>
        </w:r>
      </w:ins>
      <w:ins w:id="207" w:author="Milo Alan Puhan" w:date="2026-01-07T16:38:00Z" w16du:dateUtc="2026-01-07T15:38:00Z">
        <w:r w:rsidR="004B7273">
          <w:t>1 and/or 3 above) AND (</w:t>
        </w:r>
      </w:ins>
      <w:ins w:id="208" w:author="Milo Alan Puhan" w:date="2026-01-07T16:40:00Z" w16du:dateUtc="2026-01-07T15:40:00Z">
        <w:r w:rsidR="00A84DE0">
          <w:t>3</w:t>
        </w:r>
      </w:ins>
      <w:ins w:id="209" w:author="Milo Alan Puhan" w:date="2026-01-07T16:38:00Z" w16du:dateUtc="2026-01-07T15:38:00Z">
        <w:r w:rsidR="004B7273">
          <w:t xml:space="preserve">) </w:t>
        </w:r>
        <w:r w:rsidR="00162B50">
          <w:t xml:space="preserve">on the sample size calculation based on a </w:t>
        </w:r>
      </w:ins>
      <w:ins w:id="210" w:author="Milo Alan Puhan" w:date="2026-01-07T16:39:00Z" w16du:dateUtc="2026-01-07T15:39:00Z">
        <w:r w:rsidR="00162B50">
          <w:t xml:space="preserve">clinically relevant </w:t>
        </w:r>
        <w:commentRangeStart w:id="211"/>
        <w:r w:rsidR="00162B50">
          <w:t>effect</w:t>
        </w:r>
      </w:ins>
      <w:commentRangeEnd w:id="211"/>
      <w:ins w:id="212" w:author="Milo Alan Puhan" w:date="2026-01-07T16:41:00Z" w16du:dateUtc="2026-01-07T15:41:00Z">
        <w:r w:rsidR="00B1730E">
          <w:rPr>
            <w:rStyle w:val="Kommentarzeichen"/>
          </w:rPr>
          <w:commentReference w:id="211"/>
        </w:r>
      </w:ins>
      <w:ins w:id="213" w:author="Milo Alan Puhan" w:date="2026-01-07T16:39:00Z" w16du:dateUtc="2026-01-07T15:39:00Z">
        <w:r w:rsidR="00162B50">
          <w:t xml:space="preserve"> (</w:t>
        </w:r>
      </w:ins>
      <w:ins w:id="214" w:author="Milo Alan Puhan" w:date="2026-01-07T16:40:00Z" w16du:dateUtc="2026-01-07T15:40:00Z">
        <w:r w:rsidR="00A84DE0">
          <w:t xml:space="preserve">characteristic </w:t>
        </w:r>
      </w:ins>
      <w:ins w:id="215" w:author="Milo Alan Puhan" w:date="2026-01-07T16:39:00Z" w16du:dateUtc="2026-01-07T15:39:00Z">
        <w:r w:rsidR="00162B50">
          <w:t>5)</w:t>
        </w:r>
        <w:r w:rsidR="002D121B">
          <w:t xml:space="preserve"> </w:t>
        </w:r>
      </w:ins>
      <w:ins w:id="216" w:author="Milo Alan Puhan" w:date="2026-01-07T16:40:00Z" w16du:dateUtc="2026-01-07T15:40:00Z">
        <w:r w:rsidR="00A84DE0">
          <w:t>AND if the trial discussed the clinical relevance (characteristic 6).</w:t>
        </w:r>
      </w:ins>
    </w:p>
    <w:p w14:paraId="0F15F86B" w14:textId="77777777" w:rsidR="00772056" w:rsidRPr="001640C5" w:rsidRDefault="00772056">
      <w:pPr>
        <w:rPr>
          <w:b/>
          <w:bCs/>
          <w:highlight w:val="yellow"/>
        </w:rPr>
      </w:pPr>
    </w:p>
    <w:p w14:paraId="1D8CFE0E" w14:textId="208D2D67" w:rsidR="00E7162A" w:rsidRPr="001640C5" w:rsidDel="008D7270" w:rsidRDefault="00772056">
      <w:pPr>
        <w:rPr>
          <w:del w:id="217" w:author="Milo Alan Puhan" w:date="2026-01-07T16:18:00Z" w16du:dateUtc="2026-01-07T15:18:00Z"/>
          <w:b/>
          <w:bCs/>
          <w:highlight w:val="yellow"/>
        </w:rPr>
      </w:pPr>
      <w:ins w:id="218" w:author="Milo Alan Puhan" w:date="2026-01-07T16:32:00Z" w16du:dateUtc="2026-01-07T15:32:00Z">
        <w:r>
          <w:rPr>
            <w:b/>
            <w:bCs/>
            <w:highlight w:val="yellow"/>
          </w:rPr>
          <w:t>((</w:t>
        </w:r>
      </w:ins>
      <w:del w:id="219" w:author="Milo Alan Puhan" w:date="2026-01-07T16:18:00Z" w16du:dateUtc="2026-01-07T15:18:00Z">
        <w:r w:rsidR="00AE512F" w:rsidRPr="001640C5" w:rsidDel="008D7270">
          <w:rPr>
            <w:b/>
            <w:bCs/>
            <w:highlight w:val="yellow"/>
          </w:rPr>
          <w:delText>Secondary outcome</w:delText>
        </w:r>
        <w:r w:rsidR="003D58CD" w:rsidRPr="001640C5" w:rsidDel="008D7270">
          <w:rPr>
            <w:b/>
            <w:bCs/>
            <w:highlight w:val="yellow"/>
          </w:rPr>
          <w:delText xml:space="preserve">s </w:delText>
        </w:r>
      </w:del>
    </w:p>
    <w:p w14:paraId="2AF02060" w14:textId="0F175051" w:rsidR="00E838BB" w:rsidRPr="001640C5" w:rsidRDefault="005644FF" w:rsidP="00E7162A">
      <w:pPr>
        <w:pStyle w:val="Listenabsatz"/>
        <w:numPr>
          <w:ilvl w:val="0"/>
          <w:numId w:val="17"/>
        </w:numPr>
      </w:pPr>
      <w:r w:rsidRPr="001640C5">
        <w:t>Consideration of c</w:t>
      </w:r>
      <w:r w:rsidR="00E838BB" w:rsidRPr="001640C5">
        <w:t>linical</w:t>
      </w:r>
      <w:r w:rsidRPr="001640C5">
        <w:t xml:space="preserve"> </w:t>
      </w:r>
      <w:r w:rsidR="00E838BB" w:rsidRPr="001640C5">
        <w:t>relevance</w:t>
      </w:r>
      <w:r w:rsidRPr="001640C5">
        <w:t xml:space="preserve"> in planning (binary outcome), measured by</w:t>
      </w:r>
      <w:r w:rsidR="00E838BB" w:rsidRPr="001640C5">
        <w:t xml:space="preserve"> </w:t>
      </w:r>
      <w:r w:rsidRPr="001640C5">
        <w:t xml:space="preserve">the proportion of </w:t>
      </w:r>
      <w:commentRangeStart w:id="220"/>
      <w:r w:rsidRPr="001640C5">
        <w:t xml:space="preserve">RCTs </w:t>
      </w:r>
      <w:commentRangeEnd w:id="220"/>
      <w:r w:rsidRPr="001640C5">
        <w:rPr>
          <w:rStyle w:val="Kommentarzeichen"/>
          <w:sz w:val="22"/>
          <w:szCs w:val="22"/>
        </w:rPr>
        <w:commentReference w:id="220"/>
      </w:r>
      <w:r w:rsidRPr="001640C5">
        <w:t>aiming for a M</w:t>
      </w:r>
      <w:del w:id="221" w:author="Milo Alan Puhan" w:date="2026-01-07T16:15:00Z" w16du:dateUtc="2026-01-07T15:15:00Z">
        <w:r w:rsidRPr="001640C5" w:rsidDel="00345CA1">
          <w:delText>C</w:delText>
        </w:r>
      </w:del>
      <w:r w:rsidRPr="001640C5">
        <w:t>ID for the effect size for the sample size calculation (authors use terms associated with “clinical” or “patient” to define the targeted size effect)</w:t>
      </w:r>
    </w:p>
    <w:p w14:paraId="36A64515" w14:textId="37A0C0D3" w:rsidR="005644FF" w:rsidRPr="001640C5" w:rsidRDefault="005644FF" w:rsidP="00E7162A">
      <w:pPr>
        <w:pStyle w:val="Listenabsatz"/>
        <w:numPr>
          <w:ilvl w:val="0"/>
          <w:numId w:val="17"/>
        </w:numPr>
      </w:pPr>
      <w:r w:rsidRPr="001640C5">
        <w:t>Consideration of clinical relevance in results interpretation (binary outcome), measured by the proportion of RCTs with statistically significant results addressing their importance in the clinical setting (authors use terms associated with “clinical” or “patient” to discuss results for primary endpoint)</w:t>
      </w:r>
    </w:p>
    <w:p w14:paraId="2748622F" w14:textId="77777777" w:rsidR="00E7162A" w:rsidRPr="001640C5" w:rsidRDefault="00E7162A" w:rsidP="005644FF"/>
    <w:p w14:paraId="0000007A" w14:textId="77777777" w:rsidR="002069D8" w:rsidRPr="001640C5" w:rsidRDefault="00AE512F">
      <w:pPr>
        <w:rPr>
          <w:b/>
          <w:bCs/>
          <w:highlight w:val="yellow"/>
        </w:rPr>
      </w:pPr>
      <w:r w:rsidRPr="001640C5">
        <w:rPr>
          <w:b/>
          <w:bCs/>
          <w:highlight w:val="yellow"/>
        </w:rPr>
        <w:t>Additional outcome(s)</w:t>
      </w:r>
    </w:p>
    <w:p w14:paraId="56D18398" w14:textId="4F142221" w:rsidR="00E838BB" w:rsidRPr="001640C5" w:rsidRDefault="00E7162A" w:rsidP="00E7162A">
      <w:pPr>
        <w:pStyle w:val="Listenabsatz"/>
        <w:numPr>
          <w:ilvl w:val="0"/>
          <w:numId w:val="18"/>
        </w:numPr>
        <w:rPr>
          <w:rFonts w:eastAsia="Times New Roman"/>
          <w:lang w:eastAsia="de-DE"/>
        </w:rPr>
      </w:pPr>
      <w:r w:rsidRPr="001640C5">
        <w:rPr>
          <w:rFonts w:eastAsia="Times New Roman"/>
          <w:lang w:eastAsia="de-DE"/>
        </w:rPr>
        <w:t>S</w:t>
      </w:r>
      <w:r w:rsidR="00E838BB" w:rsidRPr="001640C5">
        <w:rPr>
          <w:rFonts w:eastAsia="Times New Roman"/>
          <w:lang w:eastAsia="de-DE"/>
        </w:rPr>
        <w:t>tudy design</w:t>
      </w:r>
      <w:r w:rsidRPr="001640C5">
        <w:rPr>
          <w:rFonts w:eastAsia="Times New Roman"/>
          <w:lang w:eastAsia="de-DE"/>
        </w:rPr>
        <w:t xml:space="preserve">, i.e., </w:t>
      </w:r>
      <w:r w:rsidR="00E838BB" w:rsidRPr="001640C5">
        <w:rPr>
          <w:rFonts w:eastAsia="Times New Roman"/>
          <w:lang w:eastAsia="de-DE"/>
        </w:rPr>
        <w:t xml:space="preserve">superiority, </w:t>
      </w:r>
      <w:commentRangeStart w:id="222"/>
      <w:r w:rsidR="00E838BB" w:rsidRPr="001640C5">
        <w:rPr>
          <w:rFonts w:eastAsia="Times New Roman"/>
          <w:lang w:eastAsia="de-DE"/>
        </w:rPr>
        <w:t>non</w:t>
      </w:r>
      <w:commentRangeEnd w:id="222"/>
      <w:r w:rsidR="00D7745D">
        <w:rPr>
          <w:rStyle w:val="Kommentarzeichen"/>
        </w:rPr>
        <w:commentReference w:id="222"/>
      </w:r>
      <w:r w:rsidR="00E838BB" w:rsidRPr="001640C5">
        <w:rPr>
          <w:rFonts w:eastAsia="Times New Roman"/>
          <w:lang w:eastAsia="de-DE"/>
        </w:rPr>
        <w:t>-inferiority</w:t>
      </w:r>
      <w:r w:rsidRPr="001640C5">
        <w:rPr>
          <w:rFonts w:eastAsia="Times New Roman"/>
          <w:lang w:eastAsia="de-DE"/>
        </w:rPr>
        <w:t xml:space="preserve"> or</w:t>
      </w:r>
      <w:r w:rsidR="00E838BB" w:rsidRPr="001640C5">
        <w:rPr>
          <w:rFonts w:eastAsia="Times New Roman"/>
          <w:lang w:eastAsia="de-DE"/>
        </w:rPr>
        <w:t xml:space="preserve"> equivalence</w:t>
      </w:r>
      <w:r w:rsidRPr="001640C5">
        <w:rPr>
          <w:rFonts w:eastAsia="Times New Roman"/>
          <w:lang w:eastAsia="de-DE"/>
        </w:rPr>
        <w:t xml:space="preserve"> (</w:t>
      </w:r>
      <w:r w:rsidR="00E838BB" w:rsidRPr="001640C5">
        <w:rPr>
          <w:rFonts w:eastAsia="Times New Roman"/>
          <w:lang w:eastAsia="de-DE"/>
        </w:rPr>
        <w:t>categorical outcome</w:t>
      </w:r>
      <w:r w:rsidRPr="001640C5">
        <w:rPr>
          <w:rFonts w:eastAsia="Times New Roman"/>
          <w:lang w:eastAsia="de-DE"/>
        </w:rPr>
        <w:t>)</w:t>
      </w:r>
      <w:r w:rsidR="00E838BB" w:rsidRPr="001640C5">
        <w:rPr>
          <w:rFonts w:eastAsia="Times New Roman"/>
          <w:lang w:eastAsia="de-DE"/>
        </w:rPr>
        <w:t xml:space="preserve">, </w:t>
      </w:r>
      <w:r w:rsidRPr="001640C5">
        <w:rPr>
          <w:rFonts w:eastAsia="Times New Roman"/>
          <w:lang w:eastAsia="de-DE"/>
        </w:rPr>
        <w:t>measured by the proportion of RCTs aiming for superiority, non-inferiority or equivalent results for the primary endpoint (comprehensive definition, not based on reporting)</w:t>
      </w:r>
    </w:p>
    <w:p w14:paraId="526B9784" w14:textId="773E68EC" w:rsidR="00E7162A" w:rsidRPr="001640C5" w:rsidRDefault="00E7162A" w:rsidP="00E7162A">
      <w:pPr>
        <w:pStyle w:val="Listenabsatz"/>
        <w:numPr>
          <w:ilvl w:val="0"/>
          <w:numId w:val="18"/>
        </w:numPr>
        <w:rPr>
          <w:rFonts w:eastAsia="Times New Roman"/>
          <w:lang w:eastAsia="de-DE"/>
        </w:rPr>
      </w:pPr>
      <w:r w:rsidRPr="001640C5">
        <w:rPr>
          <w:rFonts w:eastAsia="Times New Roman"/>
          <w:lang w:eastAsia="de-DE"/>
        </w:rPr>
        <w:t xml:space="preserve">Primary and secondary </w:t>
      </w:r>
      <w:commentRangeStart w:id="223"/>
      <w:r w:rsidRPr="001640C5">
        <w:rPr>
          <w:rFonts w:eastAsia="Times New Roman"/>
          <w:lang w:eastAsia="de-DE"/>
        </w:rPr>
        <w:t>endpoints</w:t>
      </w:r>
      <w:commentRangeEnd w:id="223"/>
      <w:r w:rsidR="00AF5DEB">
        <w:rPr>
          <w:rStyle w:val="Kommentarzeichen"/>
        </w:rPr>
        <w:commentReference w:id="223"/>
      </w:r>
      <w:r w:rsidRPr="001640C5">
        <w:rPr>
          <w:rFonts w:eastAsia="Times New Roman"/>
          <w:lang w:eastAsia="de-DE"/>
        </w:rPr>
        <w:t xml:space="preserve"> chosen (categorical outcome), measured by the proportion of RCTs with such endpoints.</w:t>
      </w:r>
      <w:ins w:id="224" w:author="Milo Alan Puhan" w:date="2026-01-07T16:33:00Z" w16du:dateUtc="2026-01-07T15:33:00Z">
        <w:r w:rsidR="00772056">
          <w:rPr>
            <w:rFonts w:eastAsia="Times New Roman"/>
            <w:lang w:eastAsia="de-DE"/>
          </w:rPr>
          <w:t>))</w:t>
        </w:r>
      </w:ins>
    </w:p>
    <w:p w14:paraId="56F7F5BA" w14:textId="77777777" w:rsidR="00550067" w:rsidRPr="001640C5" w:rsidRDefault="00550067" w:rsidP="00E838BB"/>
    <w:p w14:paraId="0000007D" w14:textId="74A12F06" w:rsidR="002069D8" w:rsidRDefault="00AE512F">
      <w:pPr>
        <w:pStyle w:val="berschrift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enabsatz"/>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4FFE04A8" w14:textId="4E39B81A" w:rsidR="00147819" w:rsidRPr="001640C5" w:rsidRDefault="002D29D8" w:rsidP="00E2249F">
      <w:pPr>
        <w:pStyle w:val="Listenabsatz"/>
        <w:numPr>
          <w:ilvl w:val="0"/>
          <w:numId w:val="5"/>
        </w:numPr>
        <w:ind w:right="34"/>
      </w:pPr>
      <w:commentRangeStart w:id="225"/>
      <w:r w:rsidRPr="001640C5">
        <w:rPr>
          <w:b/>
          <w:bCs/>
        </w:rPr>
        <w:t>Study</w:t>
      </w:r>
      <w:commentRangeEnd w:id="225"/>
      <w:r w:rsidR="00B1730E">
        <w:rPr>
          <w:rStyle w:val="Kommentarzeichen"/>
        </w:rPr>
        <w:commentReference w:id="225"/>
      </w:r>
      <w:r w:rsidR="006D1F9B" w:rsidRPr="001640C5">
        <w:t>:</w:t>
      </w:r>
      <w:r w:rsidR="00147819" w:rsidRPr="001640C5">
        <w:t xml:space="preserve"> </w:t>
      </w:r>
      <w:r w:rsidRPr="001640C5">
        <w:t xml:space="preserve">design, </w:t>
      </w:r>
      <w:commentRangeStart w:id="226"/>
      <w:commentRangeStart w:id="227"/>
      <w:commentRangeStart w:id="228"/>
      <w:r w:rsidRPr="001640C5">
        <w:t>primary and secondary outcomes</w:t>
      </w:r>
      <w:commentRangeEnd w:id="226"/>
      <w:r w:rsidR="00BE5728">
        <w:rPr>
          <w:rStyle w:val="Kommentarzeichen"/>
        </w:rPr>
        <w:commentReference w:id="226"/>
      </w:r>
      <w:commentRangeEnd w:id="227"/>
      <w:r w:rsidR="00011E0A">
        <w:rPr>
          <w:rStyle w:val="Kommentarzeichen"/>
        </w:rPr>
        <w:commentReference w:id="227"/>
      </w:r>
      <w:commentRangeEnd w:id="228"/>
      <w:r w:rsidR="008E34AD">
        <w:rPr>
          <w:rStyle w:val="Kommentarzeichen"/>
        </w:rPr>
        <w:commentReference w:id="228"/>
      </w:r>
      <w:r w:rsidRPr="001640C5">
        <w:t xml:space="preserve">, outcome(s) and </w:t>
      </w:r>
      <w:commentRangeStart w:id="229"/>
      <w:commentRangeStart w:id="230"/>
      <w:r w:rsidRPr="001640C5">
        <w:t>size</w:t>
      </w:r>
      <w:commentRangeEnd w:id="229"/>
      <w:r w:rsidR="00352BBC" w:rsidRPr="001640C5">
        <w:rPr>
          <w:rStyle w:val="Kommentarzeichen"/>
          <w:sz w:val="22"/>
          <w:szCs w:val="22"/>
        </w:rPr>
        <w:commentReference w:id="229"/>
      </w:r>
      <w:commentRangeEnd w:id="230"/>
      <w:r w:rsidR="00DA1016" w:rsidRPr="001640C5">
        <w:rPr>
          <w:rStyle w:val="Kommentarzeichen"/>
          <w:sz w:val="22"/>
          <w:szCs w:val="22"/>
        </w:rPr>
        <w:commentReference w:id="230"/>
      </w:r>
      <w:r w:rsidRPr="001640C5">
        <w:t xml:space="preserve"> effect(s) used for sample size </w:t>
      </w:r>
      <w:proofErr w:type="gramStart"/>
      <w:r w:rsidRPr="001640C5">
        <w:t>calculation</w:t>
      </w:r>
      <w:r w:rsidR="00147819" w:rsidRPr="001640C5">
        <w:t>;</w:t>
      </w:r>
      <w:proofErr w:type="gramEnd"/>
    </w:p>
    <w:p w14:paraId="40DDC17F" w14:textId="52DFBBC5" w:rsidR="00DE217E" w:rsidRPr="001640C5" w:rsidRDefault="002D29D8" w:rsidP="00DE217E">
      <w:pPr>
        <w:pStyle w:val="Listenabsatz"/>
        <w:numPr>
          <w:ilvl w:val="0"/>
          <w:numId w:val="5"/>
        </w:numPr>
        <w:ind w:right="34"/>
        <w:rPr>
          <w:ins w:id="231" w:author="Joana Rodrigues Ribeiro" w:date="2026-01-05T12:58:00Z" w16du:dateUtc="2026-01-05T11:58:00Z"/>
        </w:rPr>
      </w:pPr>
      <w:r w:rsidRPr="001640C5">
        <w:rPr>
          <w:b/>
          <w:bCs/>
        </w:rPr>
        <w:t xml:space="preserve">Clinical consideration in </w:t>
      </w:r>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232" w:author="Joana Rodrigues Ribeiro" w:date="2026-01-05T12:58:00Z" w16du:dateUtc="2026-01-05T11:58:00Z">
        <w:r w:rsidR="00DE217E">
          <w:t xml:space="preserve">whether authors </w:t>
        </w:r>
        <w:r w:rsidR="00DE217E" w:rsidRPr="00DE217E">
          <w:t xml:space="preserve">explicitly addressed the clinical relevance of their findings in the </w:t>
        </w:r>
        <w:r w:rsidR="00DE217E">
          <w:t>methods for the sample size calculation</w:t>
        </w:r>
        <w:r w:rsidR="00DE217E" w:rsidRPr="00DE217E" w:rsidDel="00DE217E">
          <w:t xml:space="preserve"> </w:t>
        </w:r>
        <w:r w:rsidR="00DE217E">
          <w:t>(</w:t>
        </w:r>
        <w:commentRangeStart w:id="233"/>
        <w:r w:rsidR="00DE217E" w:rsidRPr="00DE217E">
          <w:t>independent</w:t>
        </w:r>
      </w:ins>
      <w:commentRangeEnd w:id="233"/>
      <w:r w:rsidR="00523733">
        <w:rPr>
          <w:rStyle w:val="Kommentarzeichen"/>
        </w:rPr>
        <w:commentReference w:id="233"/>
      </w:r>
      <w:ins w:id="234" w:author="Joana Rodrigues Ribeiro" w:date="2026-01-05T12:58:00Z" w16du:dateUtc="2026-01-05T11:58:00Z">
        <w:r w:rsidR="00DE217E" w:rsidRPr="00DE217E">
          <w:t xml:space="preserve"> assessment by two reviewers</w:t>
        </w:r>
        <w:r w:rsidR="00DE217E" w:rsidRPr="00DE217E" w:rsidDel="00DE217E">
          <w:t xml:space="preserve"> </w:t>
        </w:r>
        <w:r w:rsidR="00DE217E">
          <w:t>JRR and FA, disagreements resolved by consensus or third party, MP</w:t>
        </w:r>
        <w:proofErr w:type="gramStart"/>
        <w:r w:rsidR="00DE217E">
          <w:t>);</w:t>
        </w:r>
        <w:proofErr w:type="gramEnd"/>
      </w:ins>
    </w:p>
    <w:p w14:paraId="34A452A1" w14:textId="2FE2B7AC" w:rsidR="002D29D8" w:rsidRPr="001640C5" w:rsidDel="00DE217E" w:rsidRDefault="002D29D8" w:rsidP="00E2249F">
      <w:pPr>
        <w:pStyle w:val="Listenabsatz"/>
        <w:numPr>
          <w:ilvl w:val="0"/>
          <w:numId w:val="5"/>
        </w:numPr>
        <w:ind w:right="34"/>
        <w:rPr>
          <w:del w:id="235" w:author="Joana Rodrigues Ribeiro" w:date="2026-01-05T12:58:00Z" w16du:dateUtc="2026-01-05T11:58:00Z"/>
        </w:rPr>
      </w:pPr>
      <w:del w:id="236" w:author="Joana Rodrigues Ribeiro" w:date="2026-01-05T12:58:00Z" w16du:dateUtc="2026-01-05T11:58:00Z">
        <w:r w:rsidRPr="001640C5" w:rsidDel="00DE217E">
          <w:lastRenderedPageBreak/>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methods (outcome(s) and size effect(s) used for sample size calculation)</w:delText>
        </w:r>
      </w:del>
    </w:p>
    <w:p w14:paraId="23B9C540" w14:textId="77777777" w:rsidR="00EF4355" w:rsidRPr="001640C5" w:rsidRDefault="00EF4355" w:rsidP="00EF4355">
      <w:pPr>
        <w:pStyle w:val="Listenabsatz"/>
        <w:numPr>
          <w:ilvl w:val="0"/>
          <w:numId w:val="5"/>
        </w:numPr>
        <w:ind w:right="34"/>
        <w:rPr>
          <w:moveTo w:id="237" w:author="Milo Alan Puhan" w:date="2026-01-07T16:28:00Z" w16du:dateUtc="2026-01-07T15:28:00Z"/>
        </w:rPr>
      </w:pPr>
      <w:moveToRangeStart w:id="238" w:author="Milo Alan Puhan" w:date="2026-01-07T16:28:00Z" w:name="move218695714"/>
      <w:commentRangeStart w:id="239"/>
      <w:moveTo w:id="240" w:author="Milo Alan Puhan" w:date="2026-01-07T16:28:00Z" w16du:dateUtc="2026-01-07T15:28:00Z">
        <w:r w:rsidRPr="001640C5">
          <w:rPr>
            <w:b/>
            <w:bCs/>
          </w:rPr>
          <w:t>Results</w:t>
        </w:r>
      </w:moveTo>
      <w:commentRangeEnd w:id="239"/>
      <w:r>
        <w:rPr>
          <w:rStyle w:val="Kommentarzeichen"/>
        </w:rPr>
        <w:commentReference w:id="239"/>
      </w:r>
      <w:moveTo w:id="241" w:author="Milo Alan Puhan" w:date="2026-01-07T16:28:00Z" w16du:dateUtc="2026-01-07T15:28:00Z">
        <w:r w:rsidRPr="001640C5">
          <w:rPr>
            <w:b/>
            <w:bCs/>
          </w:rPr>
          <w:t>:</w:t>
        </w:r>
        <w:r w:rsidRPr="00011E0A">
          <w:t xml:space="preserve"> whether the result met the prespecified criterion (p-value ≤ 0.05, non-inferiority margin, or equivalence interval</w:t>
        </w:r>
        <w:proofErr w:type="gramStart"/>
        <w:r w:rsidRPr="00011E0A">
          <w:t>)</w:t>
        </w:r>
        <w:r w:rsidRPr="00011E0A">
          <w:rPr>
            <w:color w:val="212529"/>
            <w:shd w:val="clear" w:color="auto" w:fill="FFFFFF"/>
          </w:rPr>
          <w:t>;</w:t>
        </w:r>
        <w:proofErr w:type="gramEnd"/>
      </w:moveTo>
    </w:p>
    <w:moveToRangeEnd w:id="238"/>
    <w:p w14:paraId="6FF391C1" w14:textId="6ABC7E1E" w:rsidR="00147819" w:rsidRPr="001640C5" w:rsidRDefault="002D29D8" w:rsidP="00E2249F">
      <w:pPr>
        <w:pStyle w:val="Listenabsatz"/>
        <w:numPr>
          <w:ilvl w:val="0"/>
          <w:numId w:val="5"/>
        </w:numPr>
        <w:ind w:right="34"/>
      </w:pPr>
      <w:commentRangeStart w:id="242"/>
      <w:commentRangeStart w:id="243"/>
      <w:r w:rsidRPr="001640C5">
        <w:rPr>
          <w:b/>
          <w:bCs/>
        </w:rPr>
        <w:t xml:space="preserve">Clinical consideration in </w:t>
      </w:r>
      <w:r w:rsidR="00DE217E">
        <w:rPr>
          <w:b/>
          <w:bCs/>
        </w:rPr>
        <w:t>D</w:t>
      </w:r>
      <w:r w:rsidRPr="001640C5">
        <w:rPr>
          <w:b/>
          <w:bCs/>
        </w:rPr>
        <w:t>iscussion</w:t>
      </w:r>
      <w:r w:rsidR="00DE217E">
        <w:rPr>
          <w:b/>
          <w:bCs/>
        </w:rPr>
        <w:t xml:space="preserve"> section</w:t>
      </w:r>
      <w:r w:rsidR="006D1F9B" w:rsidRPr="001640C5">
        <w:rPr>
          <w:b/>
          <w:bCs/>
        </w:rPr>
        <w:t>:</w:t>
      </w:r>
      <w:r w:rsidR="00147819" w:rsidRPr="001640C5">
        <w:t xml:space="preserve"> </w:t>
      </w:r>
      <w:ins w:id="244" w:author="Joana Rodrigues Ribeiro" w:date="2026-01-05T12:56:00Z" w16du:dateUtc="2026-01-05T11:56:00Z">
        <w:r w:rsidR="00DE217E">
          <w:t xml:space="preserve">whether authors </w:t>
        </w:r>
        <w:r w:rsidR="00DE217E" w:rsidRPr="00DE217E">
          <w:t>explicitly addressed the clinical relevance of their findings in the discussion or conclusions</w:t>
        </w:r>
        <w:r w:rsidR="00DE217E" w:rsidRPr="00DE217E" w:rsidDel="00DE217E">
          <w:t xml:space="preserve"> </w:t>
        </w:r>
      </w:ins>
      <w:ins w:id="245" w:author="Joana Rodrigues Ribeiro" w:date="2026-01-05T12:57:00Z" w16du:dateUtc="2026-01-05T11:57:00Z">
        <w:r w:rsidR="00DE217E">
          <w:t>(</w:t>
        </w:r>
        <w:r w:rsidR="00DE217E" w:rsidRPr="00DE217E">
          <w:t>independent assessment by two reviewers</w:t>
        </w:r>
        <w:r w:rsidR="00DE217E" w:rsidRPr="00DE217E" w:rsidDel="00DE217E">
          <w:t xml:space="preserve"> </w:t>
        </w:r>
        <w:r w:rsidR="00DE217E">
          <w:t>JRR and FA, disagreements resolved by consensus or third party, MP)</w:t>
        </w:r>
      </w:ins>
      <w:del w:id="246" w:author="Joana Rodrigues Ribeiro" w:date="2026-01-05T12:56:00Z" w16du:dateUtc="2026-01-05T11:56: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interpretation of results</w:delText>
        </w:r>
        <w:commentRangeEnd w:id="242"/>
        <w:r w:rsidR="00BE5728" w:rsidDel="00DE217E">
          <w:rPr>
            <w:rStyle w:val="Kommentarzeichen"/>
          </w:rPr>
          <w:commentReference w:id="242"/>
        </w:r>
      </w:del>
      <w:commentRangeEnd w:id="243"/>
      <w:r w:rsidR="00DE217E">
        <w:rPr>
          <w:rStyle w:val="Kommentarzeichen"/>
        </w:rPr>
        <w:commentReference w:id="243"/>
      </w:r>
    </w:p>
    <w:p w14:paraId="750F1BBB" w14:textId="1502B3D6" w:rsidR="00825E4B" w:rsidRPr="001640C5" w:rsidDel="00EF4355" w:rsidRDefault="002D29D8" w:rsidP="00E2249F">
      <w:pPr>
        <w:pStyle w:val="Listenabsatz"/>
        <w:numPr>
          <w:ilvl w:val="0"/>
          <w:numId w:val="5"/>
        </w:numPr>
        <w:ind w:right="34"/>
        <w:rPr>
          <w:moveFrom w:id="247" w:author="Milo Alan Puhan" w:date="2026-01-07T16:28:00Z" w16du:dateUtc="2026-01-07T15:28:00Z"/>
        </w:rPr>
      </w:pPr>
      <w:moveFromRangeStart w:id="248" w:author="Milo Alan Puhan" w:date="2026-01-07T16:28:00Z" w:name="move218695714"/>
      <w:moveFrom w:id="249" w:author="Milo Alan Puhan" w:date="2026-01-07T16:28:00Z" w16du:dateUtc="2026-01-07T15:28:00Z">
        <w:r w:rsidRPr="001640C5" w:rsidDel="00EF4355">
          <w:rPr>
            <w:b/>
            <w:bCs/>
          </w:rPr>
          <w:t>Results</w:t>
        </w:r>
        <w:r w:rsidR="000538B8" w:rsidRPr="001640C5" w:rsidDel="00EF4355">
          <w:rPr>
            <w:b/>
            <w:bCs/>
          </w:rPr>
          <w:t>:</w:t>
        </w:r>
        <w:r w:rsidR="00011E0A" w:rsidRPr="00011E0A" w:rsidDel="00EF4355">
          <w:t xml:space="preserve"> whether the result met the prespecified criterion (p-value ≤ 0.05, non-inferiority margin, or equivalence interval)</w:t>
        </w:r>
        <w:r w:rsidR="00FD6547" w:rsidRPr="00011E0A" w:rsidDel="00EF4355">
          <w:rPr>
            <w:color w:val="212529"/>
            <w:shd w:val="clear" w:color="auto" w:fill="FFFFFF"/>
          </w:rPr>
          <w:t>;</w:t>
        </w:r>
      </w:moveFrom>
    </w:p>
    <w:moveFromRangeEnd w:id="248"/>
    <w:p w14:paraId="3235D96E" w14:textId="5EE9AE47" w:rsidR="00A44527" w:rsidRPr="001640C5" w:rsidRDefault="00A44527" w:rsidP="00E2249F">
      <w:pPr>
        <w:pStyle w:val="Listenabsatz"/>
        <w:numPr>
          <w:ilvl w:val="0"/>
          <w:numId w:val="5"/>
        </w:numPr>
        <w:ind w:right="34"/>
      </w:pPr>
      <w:r w:rsidRPr="001640C5">
        <w:rPr>
          <w:b/>
          <w:bCs/>
        </w:rPr>
        <w:t xml:space="preserve">Pretrial document: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or discussion</w:t>
      </w:r>
    </w:p>
    <w:p w14:paraId="00000082" w14:textId="77777777" w:rsidR="002069D8" w:rsidRDefault="00AE512F">
      <w:pPr>
        <w:pStyle w:val="berschrift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berschrift2"/>
      </w:pPr>
      <w:r>
        <w:t>Statistical methods</w:t>
      </w:r>
    </w:p>
    <w:p w14:paraId="02C9B10A" w14:textId="1D2B03C9"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675068" w:rsidRPr="001640C5">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675068" w:rsidRPr="001640C5">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berschrift2"/>
      </w:pPr>
      <w:r>
        <w:t>Sample size</w:t>
      </w:r>
    </w:p>
    <w:p w14:paraId="1D61BB0A" w14:textId="595E7279" w:rsidR="00307C82" w:rsidRPr="001640C5" w:rsidRDefault="00307C82">
      <w:r w:rsidRPr="001640C5">
        <w:t xml:space="preserve">We calculated the sample size based on </w:t>
      </w:r>
      <w:r w:rsidR="004C67A1">
        <w:t xml:space="preserve">precision for the </w:t>
      </w:r>
      <w:del w:id="250" w:author="Milo Alan Puhan" w:date="2026-01-07T16:42:00Z" w16du:dateUtc="2026-01-07T15:42:00Z">
        <w:r w:rsidR="004C67A1" w:rsidDel="00B1730E">
          <w:delText xml:space="preserve">primary </w:delText>
        </w:r>
      </w:del>
      <w:ins w:id="251" w:author="Milo Alan Puhan" w:date="2026-01-07T16:43:00Z" w16du:dateUtc="2026-01-07T15:43:00Z">
        <w:r w:rsidR="00020295">
          <w:t xml:space="preserve"> estimate on the % of trials that </w:t>
        </w:r>
        <w:r w:rsidR="004430A0">
          <w:t xml:space="preserve">that fulfil the four criteria for RCTs to meaningfully inform practice. Based on our pilot </w:t>
        </w:r>
      </w:ins>
      <w:ins w:id="252" w:author="Milo Alan Puhan" w:date="2026-01-07T16:44:00Z" w16du:dateUtc="2026-01-07T15:44:00Z">
        <w:r w:rsidR="004430A0">
          <w:t xml:space="preserve">x% fulfill </w:t>
        </w:r>
      </w:ins>
      <w:ins w:id="253" w:author="Milo Alan Puhan" w:date="2026-01-07T16:43:00Z" w16du:dateUtc="2026-01-07T15:43:00Z">
        <w:r w:rsidR="004430A0">
          <w:t xml:space="preserve"> </w:t>
        </w:r>
      </w:ins>
      <w:ins w:id="254" w:author="Milo Alan Puhan" w:date="2026-01-07T16:44:00Z" w16du:dateUtc="2026-01-07T15:44:00Z">
        <w:r w:rsidR="004430A0">
          <w:t>the four criteria.</w:t>
        </w:r>
      </w:ins>
      <w:del w:id="255" w:author="Milo Alan Puhan" w:date="2026-01-07T16:43:00Z" w16du:dateUtc="2026-01-07T15:43:00Z">
        <w:r w:rsidR="004C67A1" w:rsidDel="00020295">
          <w:delText>outcome</w:delText>
        </w:r>
      </w:del>
      <w:del w:id="256" w:author="Milo Alan Puhan" w:date="2026-01-07T16:44:00Z" w16du:dateUtc="2026-01-07T15:44:00Z">
        <w:r w:rsidR="004C67A1" w:rsidDel="004430A0">
          <w:delText xml:space="preserve">: the presence of the three reported items in the RCT. In </w:delText>
        </w:r>
        <w:r w:rsidRPr="001640C5" w:rsidDel="004430A0">
          <w:delText>the pilot phase</w:delText>
        </w:r>
      </w:del>
      <w:ins w:id="257" w:author="Joana Rodrigues Ribeiro" w:date="2026-01-05T13:31:00Z" w16du:dateUtc="2026-01-05T12:31:00Z">
        <w:del w:id="258" w:author="Milo Alan Puhan" w:date="2026-01-07T16:44:00Z" w16du:dateUtc="2026-01-07T15:44:00Z">
          <w:r w:rsidR="004C67A1" w:rsidDel="004430A0">
            <w:delText xml:space="preserve"> </w:delText>
          </w:r>
        </w:del>
      </w:ins>
      <w:del w:id="259" w:author="Milo Alan Puhan" w:date="2026-01-07T16:44:00Z" w16du:dateUtc="2026-01-07T15:44:00Z">
        <w:r w:rsidRPr="001640C5" w:rsidDel="004430A0">
          <w:delText xml:space="preserve">we observed </w:delText>
        </w:r>
        <w:r w:rsidR="004C67A1" w:rsidDel="004430A0">
          <w:delText xml:space="preserve">that </w:delText>
        </w:r>
      </w:del>
      <w:del w:id="260" w:author="Milo Alan Puhan" w:date="2026-01-07T16:28:00Z" w16du:dateUtc="2026-01-07T15:28:00Z">
        <w:r w:rsidR="004C67A1" w:rsidDel="0061588B">
          <w:delText xml:space="preserve">only </w:delText>
        </w:r>
      </w:del>
      <w:del w:id="261" w:author="Milo Alan Puhan" w:date="2026-01-07T16:44:00Z" w16du:dateUtc="2026-01-07T15:44:00Z">
        <w:r w:rsidR="00945359" w:rsidDel="004430A0">
          <w:delText>35.6</w:delText>
        </w:r>
        <w:r w:rsidR="004C67A1" w:rsidDel="004430A0">
          <w:delText xml:space="preserve">% of </w:delText>
        </w:r>
        <w:r w:rsidR="0058413D" w:rsidRPr="001640C5" w:rsidDel="004430A0">
          <w:delText xml:space="preserve">final </w:delText>
        </w:r>
        <w:r w:rsidR="004C67A1" w:rsidDel="004430A0">
          <w:delText>publications (</w:delText>
        </w:r>
        <w:r w:rsidR="00945359" w:rsidDel="004430A0">
          <w:delText>31</w:delText>
        </w:r>
        <w:r w:rsidR="004C67A1" w:rsidDel="004430A0">
          <w:delText>/8</w:delText>
        </w:r>
        <w:r w:rsidR="00945359" w:rsidDel="004430A0">
          <w:delText>7</w:delText>
        </w:r>
        <w:r w:rsidR="004C67A1" w:rsidDel="004430A0">
          <w:delText xml:space="preserve">) </w:delText>
        </w:r>
        <w:r w:rsidRPr="001640C5" w:rsidDel="004430A0">
          <w:delText xml:space="preserve">had </w:delText>
        </w:r>
        <w:r w:rsidR="0058413D" w:rsidRPr="001640C5" w:rsidDel="004430A0">
          <w:delText>reported all three core elements</w:delText>
        </w:r>
      </w:del>
      <w:r w:rsidR="004C67A1">
        <w:t xml:space="preserve">. We </w:t>
      </w:r>
      <w:del w:id="262" w:author="Milo Alan Puhan" w:date="2026-01-07T16:28:00Z" w16du:dateUtc="2026-01-07T15:28:00Z">
        <w:r w:rsidR="004C67A1" w:rsidDel="0061588B">
          <w:delText xml:space="preserve">considered </w:delText>
        </w:r>
      </w:del>
      <w:ins w:id="263" w:author="Milo Alan Puhan" w:date="2026-01-07T16:28:00Z" w16du:dateUtc="2026-01-07T15:28:00Z">
        <w:r w:rsidR="0061588B">
          <w:t>expected a lower %</w:t>
        </w:r>
      </w:ins>
      <w:ins w:id="264" w:author="Milo Alan Puhan" w:date="2026-01-07T16:44:00Z" w16du:dateUtc="2026-01-07T15:44:00Z">
        <w:r w:rsidR="004430A0">
          <w:t xml:space="preserve"> for this study</w:t>
        </w:r>
      </w:ins>
      <w:ins w:id="265" w:author="Milo Alan Puhan" w:date="2026-01-07T16:28:00Z" w16du:dateUtc="2026-01-07T15:28:00Z">
        <w:r w:rsidR="0061588B">
          <w:t xml:space="preserve"> since the se</w:t>
        </w:r>
      </w:ins>
      <w:ins w:id="266" w:author="Milo Alan Puhan" w:date="2026-01-07T16:29:00Z" w16du:dateUtc="2026-01-07T15:29:00Z">
        <w:r w:rsidR="0061588B">
          <w:t>arch is broader than in the pilot study where RCTs were likely of higher quality</w:t>
        </w:r>
      </w:ins>
      <w:ins w:id="267" w:author="Milo Alan Puhan" w:date="2026-01-07T16:44:00Z" w16du:dateUtc="2026-01-07T15:44:00Z">
        <w:r w:rsidR="004430A0">
          <w:t xml:space="preserve"> since their selection was based on using the CCI</w:t>
        </w:r>
      </w:ins>
      <w:ins w:id="268" w:author="Milo Alan Puhan" w:date="2026-01-07T16:29:00Z" w16du:dateUtc="2026-01-07T15:29:00Z">
        <w:r w:rsidR="0061588B">
          <w:t>. Thus we expect</w:t>
        </w:r>
      </w:ins>
      <w:ins w:id="269" w:author="Milo Alan Puhan" w:date="2026-01-07T16:44:00Z" w16du:dateUtc="2026-01-07T15:44:00Z">
        <w:r w:rsidR="004430A0">
          <w:t xml:space="preserve">ed </w:t>
        </w:r>
      </w:ins>
      <w:ins w:id="270" w:author="Milo Alan Puhan" w:date="2026-01-07T16:28:00Z" w16du:dateUtc="2026-01-07T15:28:00Z">
        <w:r w:rsidR="0061588B">
          <w:t xml:space="preserve"> </w:t>
        </w:r>
      </w:ins>
      <w:del w:id="271" w:author="Milo Alan Puhan" w:date="2026-01-07T16:44:00Z" w16du:dateUtc="2026-01-07T15:44:00Z">
        <w:r w:rsidR="004C67A1" w:rsidDel="004430A0">
          <w:delText xml:space="preserve">pertinent to aim for an even lower value of </w:delText>
        </w:r>
        <w:commentRangeStart w:id="272"/>
        <w:r w:rsidR="00945359" w:rsidDel="004430A0">
          <w:delText>2</w:delText>
        </w:r>
        <w:r w:rsidR="004C67A1" w:rsidDel="004430A0">
          <w:delText>0</w:delText>
        </w:r>
      </w:del>
      <w:ins w:id="273" w:author="Milo Alan Puhan" w:date="2026-01-07T16:44:00Z" w16du:dateUtc="2026-01-07T15:44:00Z">
        <w:r w:rsidR="004430A0">
          <w:t>x</w:t>
        </w:r>
      </w:ins>
      <w:commentRangeEnd w:id="272"/>
      <w:ins w:id="274" w:author="Milo Alan Puhan" w:date="2026-01-07T16:45:00Z" w16du:dateUtc="2026-01-07T15:45:00Z">
        <w:r w:rsidR="0037405A">
          <w:rPr>
            <w:rStyle w:val="Kommentarzeichen"/>
          </w:rPr>
          <w:commentReference w:id="272"/>
        </w:r>
      </w:ins>
      <w:r w:rsidR="004C67A1">
        <w:t xml:space="preserve">% with a width of the confidence interval of 10%. With the </w:t>
      </w:r>
      <w:proofErr w:type="spellStart"/>
      <w:r w:rsidR="004C67A1" w:rsidRPr="004C67A1">
        <w:t>prec_prop</w:t>
      </w:r>
      <w:proofErr w:type="spellEnd"/>
      <w:r w:rsidR="004C67A1">
        <w:t xml:space="preserve"> package</w:t>
      </w:r>
      <w:r w:rsidR="007657EB">
        <w:fldChar w:fldCharType="begin"/>
      </w:r>
      <w:r w:rsidR="007657EB">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7657EB">
        <w:rPr>
          <w:noProof/>
        </w:rPr>
        <w:t>[4]</w:t>
      </w:r>
      <w:r w:rsidR="007657EB">
        <w:fldChar w:fldCharType="end"/>
      </w:r>
      <w:r w:rsidR="004C67A1">
        <w:t xml:space="preserve">, we obtained a sample of 245. In the pilot phase, from 1612 records we </w:t>
      </w:r>
      <w:r w:rsidR="00FA0942">
        <w:t xml:space="preserve">identified 136 RCTs, including 87 “final publications”. For 245 </w:t>
      </w:r>
      <w:commentRangeStart w:id="275"/>
      <w:r w:rsidR="00FA0942">
        <w:t>RCTs</w:t>
      </w:r>
      <w:commentRangeEnd w:id="275"/>
      <w:r w:rsidR="00FA0942">
        <w:rPr>
          <w:rStyle w:val="Kommentarzeichen"/>
        </w:rPr>
        <w:commentReference w:id="275"/>
      </w:r>
      <w:r w:rsidR="00FA0942">
        <w:t xml:space="preserve">, we calculated that </w:t>
      </w:r>
      <w:r w:rsidR="00FA0942" w:rsidRPr="00FA0942">
        <w:t>290</w:t>
      </w:r>
      <w:r w:rsidR="00FA0942">
        <w:t xml:space="preserve">4 records would be needed (or 4540 if we only consider “final publications”). We considered that due to our relatively permissive search strategy (versus for the pilot phase) we would not need to consider more than a 10% interval, i.e. ±291 (or 454). </w:t>
      </w:r>
    </w:p>
    <w:p w14:paraId="00000093" w14:textId="77777777" w:rsidR="002069D8" w:rsidRDefault="00AE512F">
      <w:pPr>
        <w:pStyle w:val="berschrift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berschrift2"/>
      </w:pPr>
      <w:r>
        <w:t>Data summary and certainty of evidence assessment</w:t>
      </w:r>
    </w:p>
    <w:p w14:paraId="0000009E" w14:textId="193228F4" w:rsidR="002069D8" w:rsidRPr="001640C5" w:rsidRDefault="00307C82">
      <w:bookmarkStart w:id="276" w:name="_heading=h.rbqjz3u6igr1" w:colFirst="0" w:colLast="0"/>
      <w:bookmarkEnd w:id="276"/>
      <w:r w:rsidRPr="001640C5">
        <w:t>None.</w:t>
      </w:r>
    </w:p>
    <w:p w14:paraId="0000009F" w14:textId="77777777" w:rsidR="002069D8" w:rsidRDefault="00AE512F">
      <w:pPr>
        <w:pStyle w:val="berschrift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berschrift1"/>
      </w:pPr>
      <w:r>
        <w:br w:type="page"/>
      </w:r>
    </w:p>
    <w:p w14:paraId="000000A2" w14:textId="77777777" w:rsidR="002069D8" w:rsidRPr="00250A94" w:rsidRDefault="00AE512F">
      <w:pPr>
        <w:pStyle w:val="berschrift1"/>
        <w:rPr>
          <w:lang w:val="fr-CH"/>
          <w:rPrChange w:id="277" w:author="Milo Alan Puhan" w:date="2026-01-07T15:24:00Z" w16du:dateUtc="2026-01-07T14:24:00Z">
            <w:rPr>
              <w:lang w:val="de-CH"/>
            </w:rPr>
          </w:rPrChange>
        </w:rPr>
      </w:pPr>
      <w:r w:rsidRPr="00250A94">
        <w:rPr>
          <w:lang w:val="fr-CH"/>
          <w:rPrChange w:id="278" w:author="Milo Alan Puhan" w:date="2026-01-07T15:24:00Z" w16du:dateUtc="2026-01-07T14:24:00Z">
            <w:rPr>
              <w:lang w:val="de-CH"/>
            </w:rPr>
          </w:rPrChange>
        </w:rPr>
        <w:lastRenderedPageBreak/>
        <w:t>Bibliography</w:t>
      </w:r>
    </w:p>
    <w:p w14:paraId="339879DC" w14:textId="77777777" w:rsidR="007657EB" w:rsidRPr="00250A94" w:rsidRDefault="00013262" w:rsidP="007657EB">
      <w:pPr>
        <w:pStyle w:val="Literaturverzeichnis"/>
        <w:rPr>
          <w:color w:val="auto"/>
          <w:sz w:val="22"/>
          <w:lang w:val="fr-CH"/>
          <w:rPrChange w:id="279" w:author="Milo Alan Puhan" w:date="2026-01-07T15:24:00Z" w16du:dateUtc="2026-01-07T14:24:00Z">
            <w:rPr>
              <w:color w:val="auto"/>
              <w:sz w:val="22"/>
              <w:lang w:val="en-US"/>
            </w:rPr>
          </w:rPrChange>
        </w:rPr>
      </w:pPr>
      <w:r>
        <w:fldChar w:fldCharType="begin"/>
      </w:r>
      <w:r w:rsidR="007657EB" w:rsidRPr="00250A94">
        <w:rPr>
          <w:lang w:val="fr-CH"/>
          <w:rPrChange w:id="280" w:author="Milo Alan Puhan" w:date="2026-01-07T15:24:00Z" w16du:dateUtc="2026-01-07T14:24:00Z">
            <w:rPr>
              <w:lang w:val="de-CH"/>
            </w:rPr>
          </w:rPrChange>
        </w:rPr>
        <w:instrText xml:space="preserve"> ADDIN ZOTERO_BIBL {"uncited":[],"omitted":[],"custom":[]} CSL_BIBLIOGRAPHY </w:instrText>
      </w:r>
      <w:r>
        <w:fldChar w:fldCharType="separate"/>
      </w:r>
      <w:r w:rsidR="007657EB" w:rsidRPr="00250A94">
        <w:rPr>
          <w:color w:val="auto"/>
          <w:sz w:val="22"/>
          <w:lang w:val="fr-CH"/>
          <w:rPrChange w:id="281" w:author="Milo Alan Puhan" w:date="2026-01-07T15:24:00Z" w16du:dateUtc="2026-01-07T14:24:00Z">
            <w:rPr>
              <w:color w:val="auto"/>
              <w:sz w:val="22"/>
              <w:lang w:val="en-US"/>
            </w:rPr>
          </w:rPrChange>
        </w:rPr>
        <w:t>[1]</w:t>
      </w:r>
      <w:r w:rsidR="007657EB" w:rsidRPr="00250A94">
        <w:rPr>
          <w:color w:val="auto"/>
          <w:sz w:val="22"/>
          <w:lang w:val="fr-CH"/>
          <w:rPrChange w:id="282" w:author="Milo Alan Puhan" w:date="2026-01-07T15:24:00Z" w16du:dateUtc="2026-01-07T14:24:00Z">
            <w:rPr>
              <w:color w:val="auto"/>
              <w:sz w:val="22"/>
              <w:lang w:val="en-US"/>
            </w:rPr>
          </w:rPrChange>
        </w:rPr>
        <w:tab/>
        <w:t xml:space="preserve">Abbassi F, Pfister M, Braun J, et al. </w:t>
      </w:r>
      <w:r w:rsidR="007657EB" w:rsidRPr="007657EB">
        <w:rPr>
          <w:color w:val="auto"/>
          <w:sz w:val="22"/>
          <w:lang w:val="en-US"/>
        </w:rPr>
        <w:t xml:space="preserve">Beyond P Values : Novel Minimal Important Difference of the Comprehensive Complication Index That Reflects a Meaningful Outcome for Patients Undergoing Major Abdominal Surgery. </w:t>
      </w:r>
      <w:r w:rsidR="007657EB" w:rsidRPr="00250A94">
        <w:rPr>
          <w:color w:val="auto"/>
          <w:sz w:val="22"/>
          <w:lang w:val="fr-CH"/>
          <w:rPrChange w:id="283" w:author="Milo Alan Puhan" w:date="2026-01-07T15:24:00Z" w16du:dateUtc="2026-01-07T14:24:00Z">
            <w:rPr>
              <w:color w:val="auto"/>
              <w:sz w:val="22"/>
              <w:lang w:val="en-US"/>
            </w:rPr>
          </w:rPrChange>
        </w:rPr>
        <w:t>Ann Surg 2025;282:670–7. https://doi.org/10.1097/SLA.0000000000006877.</w:t>
      </w:r>
    </w:p>
    <w:p w14:paraId="7B87BC6B" w14:textId="77777777" w:rsidR="007657EB" w:rsidRPr="007657EB" w:rsidRDefault="007657EB" w:rsidP="007657EB">
      <w:pPr>
        <w:pStyle w:val="Literaturverzeichnis"/>
        <w:rPr>
          <w:color w:val="auto"/>
          <w:sz w:val="22"/>
          <w:lang w:val="en-US"/>
        </w:rPr>
      </w:pPr>
      <w:r w:rsidRPr="00250A94">
        <w:rPr>
          <w:color w:val="auto"/>
          <w:sz w:val="22"/>
          <w:lang w:val="fr-CH"/>
          <w:rPrChange w:id="284" w:author="Milo Alan Puhan" w:date="2026-01-07T15:24:00Z" w16du:dateUtc="2026-01-07T14:24:00Z">
            <w:rPr>
              <w:color w:val="auto"/>
              <w:sz w:val="22"/>
              <w:lang w:val="en-US"/>
            </w:rPr>
          </w:rPrChange>
        </w:rPr>
        <w:t>[2]</w:t>
      </w:r>
      <w:r w:rsidRPr="00250A94">
        <w:rPr>
          <w:color w:val="auto"/>
          <w:sz w:val="22"/>
          <w:lang w:val="fr-CH"/>
          <w:rPrChange w:id="285" w:author="Milo Alan Puhan" w:date="2026-01-07T15:24:00Z" w16du:dateUtc="2026-01-07T14:24:00Z">
            <w:rPr>
              <w:color w:val="auto"/>
              <w:sz w:val="22"/>
              <w:lang w:val="en-US"/>
            </w:rPr>
          </w:rPrChange>
        </w:rPr>
        <w:tab/>
        <w:t xml:space="preserve">Abbassi F, Pfister M, Domenghino A, et al. </w:t>
      </w:r>
      <w:r w:rsidRPr="007657EB">
        <w:rPr>
          <w:color w:val="auto"/>
          <w:sz w:val="22"/>
          <w:lang w:val="en-US"/>
        </w:rPr>
        <w:t>Surgical Outcome Reporting. Moving From a Comic to a Tragic Opera? Ann Surg 2024;280:248–52. https://doi.org/10.1097/SLA.0000000000006226.</w:t>
      </w:r>
    </w:p>
    <w:p w14:paraId="21544A5C" w14:textId="77777777" w:rsidR="007657EB" w:rsidRPr="007657EB" w:rsidRDefault="007657EB" w:rsidP="007657EB">
      <w:pPr>
        <w:pStyle w:val="Literaturverzeichnis"/>
        <w:rPr>
          <w:color w:val="auto"/>
          <w:sz w:val="22"/>
          <w:lang w:val="en-US"/>
        </w:rPr>
      </w:pPr>
      <w:r w:rsidRPr="007657EB">
        <w:rPr>
          <w:color w:val="auto"/>
          <w:sz w:val="22"/>
          <w:lang w:val="en-US"/>
        </w:rPr>
        <w:t>[3]</w:t>
      </w:r>
      <w:r w:rsidRPr="007657EB">
        <w:rPr>
          <w:color w:val="auto"/>
          <w:sz w:val="22"/>
          <w:lang w:val="en-US"/>
        </w:rPr>
        <w:tab/>
        <w:t>RStudio Team. RStudio: Integrated Development Environment for R 2024;2024.12.0+467.</w:t>
      </w:r>
    </w:p>
    <w:p w14:paraId="39B57E12" w14:textId="77777777" w:rsidR="007657EB" w:rsidRPr="007657EB" w:rsidRDefault="007657EB" w:rsidP="007657EB">
      <w:pPr>
        <w:pStyle w:val="Literaturverzeichnis"/>
        <w:rPr>
          <w:color w:val="auto"/>
          <w:sz w:val="22"/>
          <w:lang w:val="en-US"/>
        </w:rPr>
      </w:pPr>
      <w:r w:rsidRPr="007657EB">
        <w:rPr>
          <w:color w:val="auto"/>
          <w:sz w:val="22"/>
          <w:lang w:val="en-US"/>
        </w:rPr>
        <w:t>[4]</w:t>
      </w:r>
      <w:r w:rsidRPr="007657EB">
        <w:rPr>
          <w:color w:val="auto"/>
          <w:sz w:val="22"/>
          <w:lang w:val="en-US"/>
        </w:rPr>
        <w:tab/>
        <w:t>Jaeschke A, Haller B, Egger M. presize: Sample size and precision for clinical trials (R package) 2025.</w:t>
      </w:r>
    </w:p>
    <w:p w14:paraId="000000AD" w14:textId="02B2396E" w:rsidR="002069D8" w:rsidRDefault="00013262" w:rsidP="007657EB">
      <w:pPr>
        <w:pStyle w:val="Literaturverzeichnis"/>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berschrift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berschrift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berschrift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berschrift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enabsatz"/>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enabsatz"/>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enabsatz"/>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enabsatz"/>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enabsatz"/>
        <w:numPr>
          <w:ilvl w:val="0"/>
          <w:numId w:val="21"/>
        </w:numPr>
        <w:rPr>
          <w:sz w:val="36"/>
          <w:szCs w:val="36"/>
        </w:rPr>
      </w:pPr>
      <w:r>
        <w:t>text files (docx format) for the PRISMA flow chart</w:t>
      </w:r>
    </w:p>
    <w:p w14:paraId="325CAEFD" w14:textId="77777777" w:rsidR="004E37B3" w:rsidRPr="001640C5" w:rsidRDefault="004E37B3" w:rsidP="001640C5">
      <w:pPr>
        <w:pStyle w:val="Listenabsatz"/>
        <w:numPr>
          <w:ilvl w:val="0"/>
          <w:numId w:val="21"/>
        </w:numPr>
        <w:rPr>
          <w:sz w:val="36"/>
          <w:szCs w:val="36"/>
        </w:rPr>
      </w:pPr>
      <w:r>
        <w:t>codes (RStudio) to read, tidy and save tables, generate plots</w:t>
      </w:r>
    </w:p>
    <w:p w14:paraId="28B1F93A" w14:textId="77777777" w:rsidR="004E37B3" w:rsidRDefault="004E37B3" w:rsidP="004E37B3">
      <w:pPr>
        <w:pStyle w:val="berschrift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berschrift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berschrift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berschrift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berschrift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2-24T09:29:00Z" w:initials="MP">
    <w:p w14:paraId="6F402BFA" w14:textId="77777777" w:rsidR="00A07670" w:rsidRDefault="00A07670" w:rsidP="00A07670">
      <w:pPr>
        <w:pStyle w:val="Kommentartext"/>
      </w:pPr>
      <w:r>
        <w:rPr>
          <w:rStyle w:val="Kommentarzeichen"/>
        </w:rPr>
        <w:annotationRef/>
      </w:r>
      <w:r>
        <w:t>Is this a standard term in PROSPEO?</w:t>
      </w:r>
    </w:p>
  </w:comment>
  <w:comment w:id="2" w:author="Joana Rodrigues Ribeiro" w:date="2025-12-24T15:19:00Z" w:initials="JRR">
    <w:p w14:paraId="76CC1D2F" w14:textId="77777777" w:rsidR="000266AE" w:rsidRDefault="000266AE" w:rsidP="000266AE">
      <w:r>
        <w:rPr>
          <w:rStyle w:val="Kommentarzeichen"/>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3" w:author="Milo Alan Puhan" w:date="2026-01-07T16:47:00Z" w:initials="MP">
    <w:p w14:paraId="28242A81" w14:textId="77777777" w:rsidR="00B02F94" w:rsidRDefault="00B02F94" w:rsidP="00B02F94">
      <w:pPr>
        <w:pStyle w:val="Kommentartext"/>
      </w:pPr>
      <w:r>
        <w:rPr>
          <w:rStyle w:val="Kommentarzeichen"/>
        </w:rPr>
        <w:annotationRef/>
      </w:r>
      <w:r>
        <w:t>Fine to be provocative in a paper when you know the results. But try to be more neutral for a protocol</w:t>
      </w:r>
    </w:p>
  </w:comment>
  <w:comment w:id="4" w:author="Joana Rodrigues Ribeiro" w:date="2025-12-30T12:16:00Z" w:initials="JRR">
    <w:p w14:paraId="5943C750" w14:textId="15E18C55" w:rsidR="00FE5DB4" w:rsidRDefault="00FE5DB4" w:rsidP="00FE5DB4">
      <w:r>
        <w:rPr>
          <w:rStyle w:val="Kommentarzeichen"/>
        </w:rPr>
        <w:annotationRef/>
      </w:r>
      <w:r>
        <w:rPr>
          <w:sz w:val="20"/>
          <w:szCs w:val="20"/>
        </w:rPr>
        <w:t>what about this?</w:t>
      </w:r>
    </w:p>
  </w:comment>
  <w:comment w:id="51" w:author="Milo Alan Puhan" w:date="2025-12-24T09:18:00Z" w:initials="MP">
    <w:p w14:paraId="1690E39F" w14:textId="7A76BDDD" w:rsidR="00A35207" w:rsidRDefault="00A35207" w:rsidP="00A35207">
      <w:pPr>
        <w:pStyle w:val="Kommentartext"/>
      </w:pPr>
      <w:r>
        <w:rPr>
          <w:rStyle w:val="Kommentarzeichen"/>
        </w:rPr>
        <w:annotationRef/>
      </w:r>
      <w:r>
        <w:t>In general the intro is fine but try to stay closter to the story line of the ESA abstract. There is not reason to be more generic, I would just follow that</w:t>
      </w:r>
    </w:p>
  </w:comment>
  <w:comment w:id="52" w:author="fariba abbassi" w:date="2026-01-05T11:07:00Z" w:initials="fa">
    <w:p w14:paraId="0F1B3499" w14:textId="77777777" w:rsidR="00BE5728" w:rsidRDefault="00BE5728" w:rsidP="00BE5728">
      <w:r>
        <w:rPr>
          <w:rStyle w:val="Kommentarzeichen"/>
        </w:rPr>
        <w:annotationRef/>
      </w:r>
      <w:r>
        <w:rPr>
          <w:sz w:val="20"/>
          <w:szCs w:val="20"/>
        </w:rPr>
        <w:t>I agree. For me too much theory.</w:t>
      </w:r>
    </w:p>
  </w:comment>
  <w:comment w:id="111" w:author="Milo Alan Puhan" w:date="2026-01-07T16:06:00Z" w:initials="MP">
    <w:p w14:paraId="415E0AA3" w14:textId="77777777" w:rsidR="006448DB" w:rsidRDefault="006448DB" w:rsidP="006448DB">
      <w:pPr>
        <w:pStyle w:val="Kommentartext"/>
      </w:pPr>
      <w:r>
        <w:rPr>
          <w:rStyle w:val="Kommentarzeichen"/>
        </w:rPr>
        <w:annotationRef/>
      </w:r>
      <w:r>
        <w:t xml:space="preserve">Try not to pack too many ideas into the same para </w:t>
      </w:r>
    </w:p>
  </w:comment>
  <w:comment w:id="117" w:author="Milo Alan Puhan" w:date="2026-01-07T16:09:00Z" w:initials="MP">
    <w:p w14:paraId="070B3641" w14:textId="77777777" w:rsidR="000F1801" w:rsidRDefault="000F1801" w:rsidP="000F1801">
      <w:pPr>
        <w:pStyle w:val="Kommentartext"/>
      </w:pPr>
      <w:r>
        <w:rPr>
          <w:rStyle w:val="Kommentarzeichen"/>
        </w:rPr>
        <w:annotationRef/>
      </w:r>
      <w:r>
        <w:t>I stopped here with revising. It is all good but does not flow yet. I would define what idea comes into what para and then stick to that and not be repetitive. What is missing but could follow here is the sup and non-inf aims and design with some examples that makes it clear.</w:t>
      </w:r>
    </w:p>
  </w:comment>
  <w:comment w:id="119" w:author="Milo Alan Puhan" w:date="2026-01-07T16:10:00Z" w:initials="MP">
    <w:p w14:paraId="7A6BCFB3" w14:textId="77777777" w:rsidR="004D5015" w:rsidRDefault="004D5015" w:rsidP="004D5015">
      <w:pPr>
        <w:pStyle w:val="Kommentartext"/>
      </w:pPr>
      <w:r>
        <w:rPr>
          <w:rStyle w:val="Kommentarzeichen"/>
        </w:rPr>
        <w:annotationRef/>
      </w:r>
      <w:r>
        <w:t>Let‘s stick to MID, do you know the famous paper about the C in that is then suggested to be dropped (Schunemann, Guyatt)?</w:t>
      </w:r>
    </w:p>
  </w:comment>
  <w:comment w:id="121" w:author="Milo Alan Puhan" w:date="2026-01-07T16:12:00Z" w:initials="MP">
    <w:p w14:paraId="49F3059A" w14:textId="77777777" w:rsidR="00754139" w:rsidRDefault="00754139" w:rsidP="00754139">
      <w:pPr>
        <w:pStyle w:val="Kommentartext"/>
      </w:pPr>
      <w:r>
        <w:rPr>
          <w:rStyle w:val="Kommentarzeichen"/>
        </w:rPr>
        <w:annotationRef/>
      </w:r>
      <w:r>
        <w:t>This needs to be more precise. And don‘t refer to shrotcomings since this takes away the results which you do not know yet. See in the abstract how this could be formulated more precisely but also more open in terms of the result</w:t>
      </w:r>
    </w:p>
  </w:comment>
  <w:comment w:id="122" w:author="Milo Alan Puhan" w:date="2025-12-24T09:21:00Z" w:initials="MP">
    <w:p w14:paraId="12275FF3" w14:textId="1A31CAD7" w:rsidR="00F55B9E" w:rsidRDefault="00F55B9E" w:rsidP="00F55B9E">
      <w:pPr>
        <w:pStyle w:val="Kommentartext"/>
      </w:pPr>
      <w:r>
        <w:rPr>
          <w:rStyle w:val="Kommentarzeichen"/>
        </w:rPr>
        <w:annotationRef/>
      </w:r>
      <w:r>
        <w:t>Too unspecific, please add</w:t>
      </w:r>
    </w:p>
  </w:comment>
  <w:comment w:id="124" w:author="Milo Alan Puhan" w:date="2026-01-07T16:13:00Z" w:initials="MP">
    <w:p w14:paraId="27E61B3F" w14:textId="77777777" w:rsidR="006465B4" w:rsidRDefault="006465B4" w:rsidP="006465B4">
      <w:pPr>
        <w:pStyle w:val="Kommentartext"/>
      </w:pPr>
      <w:r>
        <w:rPr>
          <w:rStyle w:val="Kommentarzeichen"/>
        </w:rPr>
        <w:annotationRef/>
      </w:r>
      <w:r>
        <w:t xml:space="preserve">I would still call it a survey rather since we look at a selection from 2024. A systematic review implies all studies </w:t>
      </w:r>
    </w:p>
  </w:comment>
  <w:comment w:id="125" w:author="fariba abbassi" w:date="2026-01-08T06:03:00Z" w:initials="fa">
    <w:p w14:paraId="3C01B4AB" w14:textId="77777777" w:rsidR="003460B8" w:rsidRDefault="003460B8" w:rsidP="003460B8">
      <w:r>
        <w:rPr>
          <w:rStyle w:val="Kommentarzeichen"/>
        </w:rPr>
        <w:annotationRef/>
      </w:r>
      <w:r>
        <w:rPr>
          <w:sz w:val="20"/>
          <w:szCs w:val="20"/>
        </w:rPr>
        <w:t>or Literature search?</w:t>
      </w:r>
    </w:p>
  </w:comment>
  <w:comment w:id="128" w:author="Milo Alan Puhan" w:date="2026-01-07T16:49:00Z" w:initials="MP">
    <w:p w14:paraId="72E3D84F" w14:textId="7234AF82" w:rsidR="00464ED6" w:rsidRDefault="00464ED6" w:rsidP="00464ED6">
      <w:pPr>
        <w:pStyle w:val="Kommentartext"/>
      </w:pPr>
      <w:r>
        <w:rPr>
          <w:rStyle w:val="Kommentarzeichen"/>
        </w:rPr>
        <w:annotationRef/>
      </w:r>
      <w:r>
        <w:t>I would start in Jan and then just go as far as needed. Thereby, we have a consecutive sample and no control over which trials we (arbtrarily) select from 2024</w:t>
      </w:r>
    </w:p>
  </w:comment>
  <w:comment w:id="142" w:author="fariba abbassi" w:date="2026-01-08T06:08:00Z" w:initials="fa">
    <w:p w14:paraId="38797349" w14:textId="77777777" w:rsidR="003460B8" w:rsidRDefault="003460B8" w:rsidP="003460B8">
      <w:r>
        <w:rPr>
          <w:rStyle w:val="Kommentarzeichen"/>
        </w:rPr>
        <w:annotationRef/>
      </w:r>
      <w:r>
        <w:rPr>
          <w:sz w:val="20"/>
          <w:szCs w:val="20"/>
        </w:rPr>
        <w:t>i dont understand this point? we aren't interested in patients, right? only inclusion criteria are: RCT in the surgical field, right?</w:t>
      </w:r>
    </w:p>
    <w:p w14:paraId="2648951B" w14:textId="77777777" w:rsidR="003460B8" w:rsidRDefault="003460B8" w:rsidP="003460B8"/>
    <w:p w14:paraId="6C4B69F9" w14:textId="77777777" w:rsidR="003460B8" w:rsidRDefault="003460B8" w:rsidP="003460B8">
      <w:r>
        <w:rPr>
          <w:sz w:val="20"/>
          <w:szCs w:val="20"/>
        </w:rPr>
        <w:t xml:space="preserve">I dont understand nether, why we have to mention a comparator... sounds strange to me. </w:t>
      </w:r>
    </w:p>
  </w:comment>
  <w:comment w:id="148" w:author="Joana Rodrigues Ribeiro" w:date="2025-12-26T13:28:00Z" w:initials="JRR">
    <w:p w14:paraId="68DCDA84" w14:textId="418448A4" w:rsidR="00447856" w:rsidRDefault="00C46BE4" w:rsidP="00447856">
      <w:r>
        <w:rPr>
          <w:rStyle w:val="Kommentarzeichen"/>
        </w:rPr>
        <w:annotationRef/>
      </w:r>
      <w:r w:rsidR="00447856">
        <w:rPr>
          <w:sz w:val="20"/>
          <w:szCs w:val="20"/>
        </w:rPr>
        <w:t xml:space="preserve">I did not specify if we only define this based </w:t>
      </w:r>
    </w:p>
    <w:p w14:paraId="7BB7E94B" w14:textId="77777777" w:rsidR="00447856" w:rsidRDefault="00447856" w:rsidP="00447856">
      <w:r>
        <w:rPr>
          <w:sz w:val="20"/>
          <w:szCs w:val="20"/>
        </w:rPr>
        <w:t xml:space="preserve">a) on the final RCT only or </w:t>
      </w:r>
    </w:p>
    <w:p w14:paraId="597DDF4D" w14:textId="77777777" w:rsidR="00447856" w:rsidRDefault="00447856" w:rsidP="00447856">
      <w:r>
        <w:rPr>
          <w:sz w:val="20"/>
          <w:szCs w:val="20"/>
        </w:rPr>
        <w:t xml:space="preserve">b) based either on the pretrial documentation or the final RCT. </w:t>
      </w:r>
    </w:p>
    <w:p w14:paraId="4CEC6CF5" w14:textId="77777777" w:rsidR="00447856" w:rsidRDefault="00447856" w:rsidP="00447856"/>
    <w:p w14:paraId="65AA7838" w14:textId="77777777" w:rsidR="00447856" w:rsidRDefault="00447856" w:rsidP="00447856">
      <w:r>
        <w:rPr>
          <w:sz w:val="20"/>
          <w:szCs w:val="20"/>
        </w:rPr>
        <w:t>The second option would result in a higher % of reported items of course... However, what would be more appropriate?</w:t>
      </w:r>
    </w:p>
  </w:comment>
  <w:comment w:id="149" w:author="Joana Rodrigues Ribeiro" w:date="2025-12-26T13:32:00Z" w:initials="JRR">
    <w:p w14:paraId="26BB90CB" w14:textId="5B16C138" w:rsidR="005644FF" w:rsidRDefault="005644FF" w:rsidP="005644FF">
      <w:r>
        <w:rPr>
          <w:rStyle w:val="Kommentarzeichen"/>
        </w:rPr>
        <w:annotationRef/>
      </w:r>
      <w:r>
        <w:rPr>
          <w:sz w:val="20"/>
          <w:szCs w:val="20"/>
        </w:rPr>
        <w:t>to define if we define our measurement tool of quality of planning based on all three elements. or if we just say we have 3 measurements and would consider them independently. The advantage to define quality as reporting all 3 elements is to have a more robust definition and easier interpretation of our results.</w:t>
      </w:r>
    </w:p>
  </w:comment>
  <w:comment w:id="150" w:author="fariba abbassi" w:date="2026-01-05T11:17:00Z" w:initials="fa">
    <w:p w14:paraId="37EF7E90" w14:textId="77777777" w:rsidR="00BE5728" w:rsidRDefault="00BE5728" w:rsidP="00BE5728">
      <w:r>
        <w:rPr>
          <w:rStyle w:val="Kommentarzeichen"/>
        </w:rPr>
        <w:annotationRef/>
      </w:r>
      <w:r>
        <w:rPr>
          <w:sz w:val="20"/>
          <w:szCs w:val="20"/>
        </w:rPr>
        <w:t>i would report all elements separately.</w:t>
      </w:r>
    </w:p>
  </w:comment>
  <w:comment w:id="151" w:author="Joana Rodrigues Ribeiro" w:date="2026-01-05T12:37:00Z" w:initials="JRR">
    <w:p w14:paraId="4138886D" w14:textId="77777777" w:rsidR="00447856" w:rsidRDefault="00447856" w:rsidP="00447856">
      <w:r>
        <w:rPr>
          <w:rStyle w:val="Kommentarzeichen"/>
        </w:rPr>
        <w:annotationRef/>
      </w:r>
      <w:r>
        <w:rPr>
          <w:sz w:val="20"/>
          <w:szCs w:val="20"/>
        </w:rPr>
        <w:t xml:space="preserve">I did not formulate my question in a good way. I meant that we would only consider a trial "well reported" (call it a composite outcome) if </w:t>
      </w:r>
      <w:r>
        <w:rPr>
          <w:b/>
          <w:bCs/>
          <w:sz w:val="20"/>
          <w:szCs w:val="20"/>
        </w:rPr>
        <w:t xml:space="preserve">all three </w:t>
      </w:r>
      <w:r>
        <w:rPr>
          <w:sz w:val="20"/>
          <w:szCs w:val="20"/>
        </w:rPr>
        <w:t>elements are present. However, we would report them seperately in the table.</w:t>
      </w:r>
    </w:p>
  </w:comment>
  <w:comment w:id="144" w:author="fariba abbassi" w:date="2026-01-08T06:09:00Z" w:initials="fa">
    <w:p w14:paraId="781EEF40" w14:textId="77777777" w:rsidR="003460B8" w:rsidRDefault="003460B8" w:rsidP="003460B8">
      <w:r>
        <w:rPr>
          <w:rStyle w:val="Kommentarzeichen"/>
        </w:rPr>
        <w:annotationRef/>
      </w:r>
      <w:r>
        <w:rPr>
          <w:sz w:val="20"/>
          <w:szCs w:val="20"/>
        </w:rPr>
        <w:t>i like this, thanks!</w:t>
      </w:r>
    </w:p>
  </w:comment>
  <w:comment w:id="156" w:author="Milo Alan Puhan" w:date="2026-01-07T16:16:00Z" w:initials="MP">
    <w:p w14:paraId="1093E6F9" w14:textId="401E7402" w:rsidR="00E041B6" w:rsidRDefault="00E028F2" w:rsidP="00E041B6">
      <w:pPr>
        <w:pStyle w:val="Kommentartext"/>
      </w:pPr>
      <w:r>
        <w:rPr>
          <w:rStyle w:val="Kommentarzeichen"/>
        </w:rPr>
        <w:annotationRef/>
      </w:r>
      <w:r w:rsidR="00E041B6">
        <w:rPr>
          <w:lang w:val="en-US"/>
        </w:rPr>
        <w:t>In my view it does not make sense to specifiy primary and secondary outcomes but I see that we need it somehow for interpretation and sample size. I would first list the outcomes and the define the primary outcome</w:t>
      </w:r>
    </w:p>
  </w:comment>
  <w:comment w:id="211" w:author="Milo Alan Puhan" w:date="2026-01-07T16:41:00Z" w:initials="MP">
    <w:p w14:paraId="3E69BAE9" w14:textId="77777777" w:rsidR="00B1730E" w:rsidRDefault="00B1730E" w:rsidP="00B1730E">
      <w:pPr>
        <w:pStyle w:val="Kommentartext"/>
      </w:pPr>
      <w:r>
        <w:rPr>
          <w:rStyle w:val="Kommentarzeichen"/>
        </w:rPr>
        <w:annotationRef/>
      </w:r>
      <w:r>
        <w:t>Maybe 4 is too many but they are all important. If we want to go beyond the usual reporting stuff (like primary outcome, sample size) and really address clinical relevalce we need to take aims and MID into account</w:t>
      </w:r>
    </w:p>
  </w:comment>
  <w:comment w:id="220" w:author="Joana Rodrigues Ribeiro" w:date="2025-12-26T13:28:00Z" w:initials="JRR">
    <w:p w14:paraId="586BCF02" w14:textId="5EDE6D27" w:rsidR="00447856" w:rsidRDefault="005644FF" w:rsidP="00447856">
      <w:r>
        <w:rPr>
          <w:rStyle w:val="Kommentarzeichen"/>
        </w:rPr>
        <w:annotationRef/>
      </w:r>
      <w:r w:rsidR="00447856">
        <w:rPr>
          <w:sz w:val="20"/>
          <w:szCs w:val="20"/>
        </w:rPr>
        <w:t>Same comment and question than for the primary outcome...</w:t>
      </w:r>
    </w:p>
    <w:p w14:paraId="3AF1658E" w14:textId="77777777" w:rsidR="00447856" w:rsidRDefault="00447856" w:rsidP="00447856">
      <w:r>
        <w:rPr>
          <w:sz w:val="20"/>
          <w:szCs w:val="20"/>
        </w:rPr>
        <w:t xml:space="preserve">I did not specify if we only define this based </w:t>
      </w:r>
    </w:p>
    <w:p w14:paraId="59D1CCA7" w14:textId="77777777" w:rsidR="00447856" w:rsidRDefault="00447856" w:rsidP="00447856">
      <w:r>
        <w:rPr>
          <w:sz w:val="20"/>
          <w:szCs w:val="20"/>
        </w:rPr>
        <w:t xml:space="preserve">a) on the final RCT only or </w:t>
      </w:r>
    </w:p>
    <w:p w14:paraId="60A51B3A" w14:textId="77777777" w:rsidR="00447856" w:rsidRDefault="00447856" w:rsidP="00447856">
      <w:r>
        <w:rPr>
          <w:sz w:val="20"/>
          <w:szCs w:val="20"/>
        </w:rPr>
        <w:t xml:space="preserve">b) based either on the pretrial documentation or the final RCT. </w:t>
      </w:r>
    </w:p>
    <w:p w14:paraId="391263E0" w14:textId="77777777" w:rsidR="00447856" w:rsidRDefault="00447856" w:rsidP="00447856"/>
    <w:p w14:paraId="10F77CA5" w14:textId="77777777" w:rsidR="00447856" w:rsidRDefault="00447856" w:rsidP="00447856">
      <w:r>
        <w:rPr>
          <w:sz w:val="20"/>
          <w:szCs w:val="20"/>
        </w:rPr>
        <w:t>The second option would result in a higher % of reported items of course... However, what would be more appropriate?</w:t>
      </w:r>
    </w:p>
  </w:comment>
  <w:comment w:id="222" w:author="Milo Alan Puhan" w:date="2026-01-07T16:22:00Z" w:initials="MP">
    <w:p w14:paraId="0B271B2A" w14:textId="77777777" w:rsidR="00D7745D" w:rsidRDefault="00D7745D" w:rsidP="00D7745D">
      <w:pPr>
        <w:pStyle w:val="Kommentartext"/>
      </w:pPr>
      <w:r>
        <w:rPr>
          <w:rStyle w:val="Kommentarzeichen"/>
        </w:rPr>
        <w:annotationRef/>
      </w:r>
      <w:r>
        <w:t>See above, this is a criticial outcome and should not just come under additional outcomes</w:t>
      </w:r>
    </w:p>
  </w:comment>
  <w:comment w:id="223" w:author="Milo Alan Puhan" w:date="2026-01-07T16:20:00Z" w:initials="MP">
    <w:p w14:paraId="02FAE7DD" w14:textId="385161FF" w:rsidR="00AF5DEB" w:rsidRDefault="00AF5DEB" w:rsidP="00AF5DEB">
      <w:pPr>
        <w:pStyle w:val="Kommentartext"/>
      </w:pPr>
      <w:r>
        <w:rPr>
          <w:rStyle w:val="Kommentarzeichen"/>
        </w:rPr>
        <w:annotationRef/>
      </w:r>
      <w:r>
        <w:t>I don‘t understand this outcome</w:t>
      </w:r>
    </w:p>
  </w:comment>
  <w:comment w:id="225" w:author="Milo Alan Puhan" w:date="2026-01-07T16:42:00Z" w:initials="MP">
    <w:p w14:paraId="7C757981" w14:textId="77777777" w:rsidR="00B1730E" w:rsidRDefault="00B1730E" w:rsidP="00B1730E">
      <w:pPr>
        <w:pStyle w:val="Kommentartext"/>
      </w:pPr>
      <w:r>
        <w:rPr>
          <w:rStyle w:val="Kommentarzeichen"/>
        </w:rPr>
        <w:annotationRef/>
      </w:r>
      <w:r>
        <w:t>I would go stricly accorsding to the outcome s above and use the exact same wording</w:t>
      </w:r>
    </w:p>
  </w:comment>
  <w:comment w:id="226" w:author="fariba abbassi" w:date="2026-01-05T11:20:00Z" w:initials="fa">
    <w:p w14:paraId="4B23F41F" w14:textId="290F597D" w:rsidR="00BE5728" w:rsidRDefault="00BE5728" w:rsidP="00BE5728">
      <w:r>
        <w:rPr>
          <w:rStyle w:val="Kommentarzeichen"/>
        </w:rPr>
        <w:annotationRef/>
      </w:r>
      <w:r>
        <w:rPr>
          <w:sz w:val="20"/>
          <w:szCs w:val="20"/>
        </w:rPr>
        <w:t>do we create categories? otherwise we risk to have 100 different primary endpoints</w:t>
      </w:r>
    </w:p>
  </w:comment>
  <w:comment w:id="227" w:author="Joana Rodrigues Ribeiro" w:date="2026-01-05T12:47:00Z" w:initials="JRR">
    <w:p w14:paraId="0F02AC24" w14:textId="77777777" w:rsidR="00011E0A" w:rsidRDefault="00011E0A" w:rsidP="00011E0A">
      <w:r>
        <w:rPr>
          <w:rStyle w:val="Kommentarzeichen"/>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228" w:author="Milo Alan Puhan" w:date="2026-01-07T16:27:00Z" w:initials="MP">
    <w:p w14:paraId="41769940" w14:textId="77777777" w:rsidR="008E34AD" w:rsidRDefault="008E34AD" w:rsidP="008E34AD">
      <w:pPr>
        <w:pStyle w:val="Kommentartext"/>
      </w:pPr>
      <w:r>
        <w:rPr>
          <w:rStyle w:val="Kommentarzeichen"/>
        </w:rPr>
        <w:annotationRef/>
      </w:r>
      <w:r>
        <w:t>Keep it simple, and only 1) tells if a clinical consideration was used for sample size calcualtion, can be a MID, an effect by the authors, also someting like 0.5 Cohen effect size</w:t>
      </w:r>
    </w:p>
  </w:comment>
  <w:comment w:id="229" w:author="Milo Alan Puhan" w:date="2025-12-24T09:27:00Z" w:initials="MP">
    <w:p w14:paraId="7414D4D4" w14:textId="18DCC838" w:rsidR="00352BBC" w:rsidRDefault="00352BBC" w:rsidP="00352BBC">
      <w:pPr>
        <w:pStyle w:val="Kommentartext"/>
      </w:pPr>
      <w:r>
        <w:rPr>
          <w:rStyle w:val="Kommentarzeichen"/>
        </w:rPr>
        <w:annotationRef/>
      </w:r>
      <w:r>
        <w:t>What is meant here? The MID?</w:t>
      </w:r>
    </w:p>
  </w:comment>
  <w:comment w:id="230" w:author="Joana Rodrigues Ribeiro" w:date="2025-12-26T14:01:00Z" w:initials="JRR">
    <w:p w14:paraId="2D088213" w14:textId="77777777" w:rsidR="0058413D" w:rsidRDefault="00DA1016" w:rsidP="0058413D">
      <w:r>
        <w:rPr>
          <w:rStyle w:val="Kommentarzeichen"/>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233" w:author="Milo Alan Puhan" w:date="2026-01-07T16:27:00Z" w:initials="MP">
    <w:p w14:paraId="22528AF1" w14:textId="77777777" w:rsidR="00523733" w:rsidRDefault="00523733" w:rsidP="00523733">
      <w:pPr>
        <w:pStyle w:val="Kommentartext"/>
      </w:pPr>
      <w:r>
        <w:rPr>
          <w:rStyle w:val="Kommentarzeichen"/>
        </w:rPr>
        <w:annotationRef/>
      </w:r>
      <w:r>
        <w:t>How does this differ from the above?</w:t>
      </w:r>
    </w:p>
  </w:comment>
  <w:comment w:id="239" w:author="Milo Alan Puhan" w:date="2026-01-07T16:28:00Z" w:initials="MP">
    <w:p w14:paraId="2D7B6A76" w14:textId="77777777" w:rsidR="00EF4355" w:rsidRDefault="00EF4355" w:rsidP="00EF4355">
      <w:pPr>
        <w:pStyle w:val="Kommentartext"/>
      </w:pPr>
      <w:r>
        <w:rPr>
          <w:rStyle w:val="Kommentarzeichen"/>
        </w:rPr>
        <w:annotationRef/>
      </w:r>
      <w:r>
        <w:t>Must come before discussion section</w:t>
      </w:r>
    </w:p>
  </w:comment>
  <w:comment w:id="242" w:author="fariba abbassi" w:date="2026-01-05T11:22:00Z" w:initials="fa">
    <w:p w14:paraId="74BD5B13" w14:textId="196869AA" w:rsidR="00BE5728" w:rsidRDefault="00BE5728" w:rsidP="00BE5728">
      <w:r>
        <w:rPr>
          <w:rStyle w:val="Kommentarzeichen"/>
        </w:rPr>
        <w:annotationRef/>
      </w:r>
      <w:r>
        <w:rPr>
          <w:sz w:val="20"/>
          <w:szCs w:val="20"/>
        </w:rPr>
        <w:t>not sure whether this is enough to search only for these two terms when we would like to assess consideration of clinical relevance...</w:t>
      </w:r>
    </w:p>
  </w:comment>
  <w:comment w:id="243" w:author="Joana Rodrigues Ribeiro" w:date="2026-01-05T12:57:00Z" w:initials="JRR">
    <w:p w14:paraId="488704A3" w14:textId="77777777" w:rsidR="00DE217E" w:rsidRDefault="00DE217E" w:rsidP="00DE217E">
      <w:r>
        <w:rPr>
          <w:rStyle w:val="Kommentarzeichen"/>
        </w:rPr>
        <w:annotationRef/>
      </w:r>
      <w:r>
        <w:rPr>
          <w:sz w:val="20"/>
          <w:szCs w:val="20"/>
        </w:rPr>
        <w:t>Does it sound better?</w:t>
      </w:r>
    </w:p>
  </w:comment>
  <w:comment w:id="272" w:author="Milo Alan Puhan" w:date="2026-01-07T16:45:00Z" w:initials="MP">
    <w:p w14:paraId="026ECE15" w14:textId="77777777" w:rsidR="0037405A" w:rsidRDefault="0037405A" w:rsidP="0037405A">
      <w:pPr>
        <w:pStyle w:val="Kommentartext"/>
      </w:pPr>
      <w:r>
        <w:rPr>
          <w:rStyle w:val="Kommentarzeichen"/>
        </w:rPr>
        <w:annotationRef/>
      </w:r>
      <w:r>
        <w:t>Likely need to revise this</w:t>
      </w:r>
    </w:p>
  </w:comment>
  <w:comment w:id="275" w:author="Joana Rodrigues Ribeiro" w:date="2026-01-05T13:36:00Z" w:initials="JRR">
    <w:p w14:paraId="23586BCA" w14:textId="3D7DE183" w:rsidR="00FA0942" w:rsidRDefault="00FA0942" w:rsidP="00FA0942">
      <w:r>
        <w:rPr>
          <w:rStyle w:val="Kommentarzeichen"/>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28242A81" w15:done="0"/>
  <w15:commentEx w15:paraId="5943C750" w15:done="0"/>
  <w15:commentEx w15:paraId="1690E39F" w15:done="0"/>
  <w15:commentEx w15:paraId="0F1B3499" w15:paraIdParent="1690E39F" w15:done="0"/>
  <w15:commentEx w15:paraId="415E0AA3" w15:done="0"/>
  <w15:commentEx w15:paraId="070B3641" w15:done="0"/>
  <w15:commentEx w15:paraId="7A6BCFB3" w15:done="0"/>
  <w15:commentEx w15:paraId="49F3059A" w15:done="0"/>
  <w15:commentEx w15:paraId="12275FF3" w15:done="0"/>
  <w15:commentEx w15:paraId="27E61B3F" w15:done="0"/>
  <w15:commentEx w15:paraId="3C01B4AB" w15:paraIdParent="27E61B3F" w15:done="0"/>
  <w15:commentEx w15:paraId="72E3D84F" w15:done="0"/>
  <w15:commentEx w15:paraId="6C4B69F9" w15:done="0"/>
  <w15:commentEx w15:paraId="65AA7838" w15:done="0"/>
  <w15:commentEx w15:paraId="26BB90CB" w15:done="0"/>
  <w15:commentEx w15:paraId="37EF7E90" w15:paraIdParent="26BB90CB" w15:done="0"/>
  <w15:commentEx w15:paraId="4138886D" w15:paraIdParent="26BB90CB" w15:done="0"/>
  <w15:commentEx w15:paraId="781EEF40" w15:done="0"/>
  <w15:commentEx w15:paraId="1093E6F9" w15:done="0"/>
  <w15:commentEx w15:paraId="3E69BAE9" w15:done="0"/>
  <w15:commentEx w15:paraId="10F77CA5" w15:done="0"/>
  <w15:commentEx w15:paraId="0B271B2A" w15:done="0"/>
  <w15:commentEx w15:paraId="02FAE7DD" w15:done="0"/>
  <w15:commentEx w15:paraId="7C757981" w15:done="0"/>
  <w15:commentEx w15:paraId="4B23F41F" w15:done="0"/>
  <w15:commentEx w15:paraId="09B0ABBB" w15:paraIdParent="4B23F41F" w15:done="0"/>
  <w15:commentEx w15:paraId="41769940" w15:paraIdParent="4B23F41F" w15:done="0"/>
  <w15:commentEx w15:paraId="7414D4D4" w15:done="0"/>
  <w15:commentEx w15:paraId="2D088213" w15:paraIdParent="7414D4D4" w15:done="0"/>
  <w15:commentEx w15:paraId="22528AF1" w15:done="0"/>
  <w15:commentEx w15:paraId="2D7B6A76" w15:done="0"/>
  <w15:commentEx w15:paraId="74BD5B13" w15:done="0"/>
  <w15:commentEx w15:paraId="488704A3" w15:paraIdParent="74BD5B13" w15:done="0"/>
  <w15:commentEx w15:paraId="026ECE15" w15:done="0"/>
  <w15:commentEx w15:paraId="65242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commentExtensible w16cex:durableId="648CD08E" w16cex:dateUtc="2026-01-07T15:47:00Z"/>
  <w16cex:commentExtensible w16cex:durableId="750A5D5A" w16cex:dateUtc="2025-12-30T11:16:00Z"/>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4D0C71E4" w16cex:dateUtc="2026-01-07T15:06:00Z"/>
  <w16cex:commentExtensible w16cex:durableId="08975264" w16cex:dateUtc="2026-01-07T15:09:00Z"/>
  <w16cex:commentExtensible w16cex:durableId="0B6C76D6" w16cex:dateUtc="2026-01-07T15:10:00Z"/>
  <w16cex:commentExtensible w16cex:durableId="1B33BB9F" w16cex:dateUtc="2026-01-07T15:12:00Z"/>
  <w16cex:commentExtensible w16cex:durableId="42556020" w16cex:dateUtc="2025-12-24T08:21:00Z">
    <w16cex:extLst>
      <w16:ext w16:uri="{CE6994B0-6A32-4C9F-8C6B-6E91EDA988CE}">
        <cr:reactions xmlns:cr="http://schemas.microsoft.com/office/comments/2020/reactions">
          <cr:reaction reactionType="1">
            <cr:reactionInfo dateUtc="2025-12-30T10:39:01Z">
              <cr:user userId="S::joana.rodriguesribeiro@uzh.ch::499380a5-f773-4f1f-a8cf-83b4ebcd6ac4" userProvider="AD" userName="Joana Rodrigues Ribeiro"/>
            </cr:reactionInfo>
          </cr:reaction>
        </cr:reactions>
      </w16:ext>
    </w16cex:extLst>
  </w16cex:commentExtensible>
  <w16cex:commentExtensible w16cex:durableId="7C3CA7E9" w16cex:dateUtc="2026-01-07T15:13:00Z"/>
  <w16cex:commentExtensible w16cex:durableId="748ACAF8" w16cex:dateUtc="2026-01-08T05:03:00Z"/>
  <w16cex:commentExtensible w16cex:durableId="028B9600" w16cex:dateUtc="2026-01-07T15:49:00Z"/>
  <w16cex:commentExtensible w16cex:durableId="15571EAD" w16cex:dateUtc="2026-01-08T05:08:00Z"/>
  <w16cex:commentExtensible w16cex:durableId="118995D7" w16cex:dateUtc="2025-12-26T12:28:00Z"/>
  <w16cex:commentExtensible w16cex:durableId="1C067988" w16cex:dateUtc="2025-12-26T12:32:00Z"/>
  <w16cex:commentExtensible w16cex:durableId="55F935CD" w16cex:dateUtc="2026-01-05T10:17:00Z"/>
  <w16cex:commentExtensible w16cex:durableId="26C803D2" w16cex:dateUtc="2026-01-05T11:37:00Z"/>
  <w16cex:commentExtensible w16cex:durableId="252A0588" w16cex:dateUtc="2026-01-08T05:09:00Z"/>
  <w16cex:commentExtensible w16cex:durableId="62E0FA11" w16cex:dateUtc="2026-01-07T15:16:00Z"/>
  <w16cex:commentExtensible w16cex:durableId="5E3B0A59" w16cex:dateUtc="2026-01-07T15:41:00Z"/>
  <w16cex:commentExtensible w16cex:durableId="77588C11" w16cex:dateUtc="2025-12-26T12:28:00Z"/>
  <w16cex:commentExtensible w16cex:durableId="22062F2D" w16cex:dateUtc="2026-01-07T15:22:00Z"/>
  <w16cex:commentExtensible w16cex:durableId="4193C79A" w16cex:dateUtc="2026-01-07T15:20:00Z"/>
  <w16cex:commentExtensible w16cex:durableId="378D78A0" w16cex:dateUtc="2026-01-07T15:42:00Z"/>
  <w16cex:commentExtensible w16cex:durableId="4CBE1761" w16cex:dateUtc="2026-01-05T10:20:00Z"/>
  <w16cex:commentExtensible w16cex:durableId="226482B3" w16cex:dateUtc="2026-01-05T11:47:00Z"/>
  <w16cex:commentExtensible w16cex:durableId="0B20B71A" w16cex:dateUtc="2026-01-07T15:27:00Z"/>
  <w16cex:commentExtensible w16cex:durableId="38536BB6" w16cex:dateUtc="2025-12-24T08:27:00Z"/>
  <w16cex:commentExtensible w16cex:durableId="7EBE9332" w16cex:dateUtc="2025-12-26T13:01:00Z"/>
  <w16cex:commentExtensible w16cex:durableId="0BA2DB45" w16cex:dateUtc="2026-01-07T15:27:00Z"/>
  <w16cex:commentExtensible w16cex:durableId="52363700" w16cex:dateUtc="2026-01-07T15:28:00Z"/>
  <w16cex:commentExtensible w16cex:durableId="5A8B822C" w16cex:dateUtc="2026-01-05T10:22:00Z">
    <w16cex:extLst>
      <w16:ext w16:uri="{CE6994B0-6A32-4C9F-8C6B-6E91EDA988CE}">
        <cr:reactions xmlns:cr="http://schemas.microsoft.com/office/comments/2020/reactions">
          <cr:reaction reactionType="1">
            <cr:reactionInfo dateUtc="2026-01-05T11:57:43Z">
              <cr:user userId="S::joana.rodriguesribeiro@uzh.ch::499380a5-f773-4f1f-a8cf-83b4ebcd6ac4" userProvider="AD" userName="Joana Rodrigues Ribeiro"/>
            </cr:reactionInfo>
          </cr:reaction>
        </cr:reactions>
      </w16:ext>
    </w16cex:extLst>
  </w16cex:commentExtensible>
  <w16cex:commentExtensible w16cex:durableId="1C579982" w16cex:dateUtc="2026-01-05T11:57:00Z"/>
  <w16cex:commentExtensible w16cex:durableId="2AA481C9" w16cex:dateUtc="2026-01-07T15:45:00Z"/>
  <w16cex:commentExtensible w16cex:durableId="085420C6" w16cex:dateUtc="2026-01-0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28242A81" w16cid:durableId="648CD08E"/>
  <w16cid:commentId w16cid:paraId="5943C750" w16cid:durableId="750A5D5A"/>
  <w16cid:commentId w16cid:paraId="1690E39F" w16cid:durableId="3A3D53D7"/>
  <w16cid:commentId w16cid:paraId="0F1B3499" w16cid:durableId="6F4FF434"/>
  <w16cid:commentId w16cid:paraId="415E0AA3" w16cid:durableId="4D0C71E4"/>
  <w16cid:commentId w16cid:paraId="070B3641" w16cid:durableId="08975264"/>
  <w16cid:commentId w16cid:paraId="7A6BCFB3" w16cid:durableId="0B6C76D6"/>
  <w16cid:commentId w16cid:paraId="49F3059A" w16cid:durableId="1B33BB9F"/>
  <w16cid:commentId w16cid:paraId="12275FF3" w16cid:durableId="42556020"/>
  <w16cid:commentId w16cid:paraId="27E61B3F" w16cid:durableId="7C3CA7E9"/>
  <w16cid:commentId w16cid:paraId="3C01B4AB" w16cid:durableId="748ACAF8"/>
  <w16cid:commentId w16cid:paraId="72E3D84F" w16cid:durableId="028B9600"/>
  <w16cid:commentId w16cid:paraId="6C4B69F9" w16cid:durableId="15571EAD"/>
  <w16cid:commentId w16cid:paraId="65AA7838" w16cid:durableId="118995D7"/>
  <w16cid:commentId w16cid:paraId="26BB90CB" w16cid:durableId="1C067988"/>
  <w16cid:commentId w16cid:paraId="37EF7E90" w16cid:durableId="55F935CD"/>
  <w16cid:commentId w16cid:paraId="4138886D" w16cid:durableId="26C803D2"/>
  <w16cid:commentId w16cid:paraId="781EEF40" w16cid:durableId="252A0588"/>
  <w16cid:commentId w16cid:paraId="1093E6F9" w16cid:durableId="62E0FA11"/>
  <w16cid:commentId w16cid:paraId="3E69BAE9" w16cid:durableId="5E3B0A59"/>
  <w16cid:commentId w16cid:paraId="10F77CA5" w16cid:durableId="77588C11"/>
  <w16cid:commentId w16cid:paraId="0B271B2A" w16cid:durableId="22062F2D"/>
  <w16cid:commentId w16cid:paraId="02FAE7DD" w16cid:durableId="4193C79A"/>
  <w16cid:commentId w16cid:paraId="7C757981" w16cid:durableId="378D78A0"/>
  <w16cid:commentId w16cid:paraId="4B23F41F" w16cid:durableId="4CBE1761"/>
  <w16cid:commentId w16cid:paraId="09B0ABBB" w16cid:durableId="226482B3"/>
  <w16cid:commentId w16cid:paraId="41769940" w16cid:durableId="0B20B71A"/>
  <w16cid:commentId w16cid:paraId="7414D4D4" w16cid:durableId="38536BB6"/>
  <w16cid:commentId w16cid:paraId="2D088213" w16cid:durableId="7EBE9332"/>
  <w16cid:commentId w16cid:paraId="22528AF1" w16cid:durableId="0BA2DB45"/>
  <w16cid:commentId w16cid:paraId="2D7B6A76" w16cid:durableId="52363700"/>
  <w16cid:commentId w16cid:paraId="74BD5B13" w16cid:durableId="5A8B822C"/>
  <w16cid:commentId w16cid:paraId="488704A3" w16cid:durableId="1C579982"/>
  <w16cid:commentId w16cid:paraId="026ECE15" w16cid:durableId="2AA481C9"/>
  <w16cid:commentId w16cid:paraId="6524263E" w16cid:durableId="0854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00F8" w14:textId="77777777" w:rsidR="001068D8" w:rsidRDefault="001068D8">
      <w:pPr>
        <w:spacing w:before="0" w:after="0"/>
      </w:pPr>
      <w:r>
        <w:separator/>
      </w:r>
    </w:p>
  </w:endnote>
  <w:endnote w:type="continuationSeparator" w:id="0">
    <w:p w14:paraId="15D59873" w14:textId="77777777" w:rsidR="001068D8" w:rsidRDefault="001068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483240D-6D23-8E46-BB20-51A46AEC619B}"/>
  </w:font>
  <w:font w:name="Times New Roman">
    <w:panose1 w:val="02020603050405020304"/>
    <w:charset w:val="00"/>
    <w:family w:val="roman"/>
    <w:pitch w:val="variable"/>
    <w:sig w:usb0="E0002EFF" w:usb1="C000785B" w:usb2="00000009" w:usb3="00000000" w:csb0="000001FF" w:csb1="00000000"/>
    <w:embedRegular r:id="rId2" w:fontKey="{3D352D86-5705-1C4B-BF6B-FFD5B84B29F4}"/>
    <w:embedBold r:id="rId3" w:fontKey="{9D5FB551-880C-CE4C-BB85-6F57E55C725A}"/>
    <w:embedItalic r:id="rId4" w:fontKey="{0AB137C5-B734-A84B-8413-794C4CA8F927}"/>
  </w:font>
  <w:font w:name="Courier New">
    <w:panose1 w:val="02070309020205020404"/>
    <w:charset w:val="00"/>
    <w:family w:val="modern"/>
    <w:pitch w:val="fixed"/>
    <w:sig w:usb0="E0002EFF" w:usb1="C0007843" w:usb2="00000009" w:usb3="00000000" w:csb0="000001FF" w:csb1="00000000"/>
    <w:embedRegular r:id="rId5" w:fontKey="{BA3BA291-EC15-3E40-BA89-5B5D2275AB6B}"/>
  </w:font>
  <w:font w:name="Wingdings">
    <w:panose1 w:val="05000000000000000000"/>
    <w:charset w:val="4D"/>
    <w:family w:val="decorative"/>
    <w:pitch w:val="variable"/>
    <w:sig w:usb0="00000003" w:usb1="00000000" w:usb2="00000000" w:usb3="00000000" w:csb0="80000001" w:csb1="00000000"/>
    <w:embedRegular r:id="rId6" w:fontKey="{E135599D-33E0-C346-9FAF-0EC3E1091FC3}"/>
  </w:font>
  <w:font w:name="Arial">
    <w:panose1 w:val="020B0604020202020204"/>
    <w:charset w:val="00"/>
    <w:family w:val="swiss"/>
    <w:pitch w:val="variable"/>
    <w:sig w:usb0="E0002AFF" w:usb1="C0007843" w:usb2="00000009" w:usb3="00000000" w:csb0="000001FF" w:csb1="00000000"/>
    <w:embedRegular r:id="rId7" w:fontKey="{F2582CE0-039A-6D4B-ABCC-21914AE19A4C}"/>
    <w:embedBold r:id="rId8" w:fontKey="{8AF527BE-7EA4-774A-92E3-4443F0EF2CFF}"/>
    <w:embedItalic r:id="rId9" w:fontKey="{8AF807A1-A099-374E-90B4-30A0FE99869A}"/>
  </w:font>
  <w:font w:name="Noto Sans Symbols">
    <w:altName w:val="Calibri"/>
    <w:panose1 w:val="020B0604020202020204"/>
    <w:charset w:val="00"/>
    <w:family w:val="auto"/>
    <w:pitch w:val="default"/>
  </w:font>
  <w:font w:name="Play">
    <w:altName w:val="Calibri"/>
    <w:panose1 w:val="040506030A0602020202"/>
    <w:charset w:val="00"/>
    <w:family w:val="auto"/>
    <w:pitch w:val="default"/>
    <w:embedBold r:id="rId11" w:fontKey="{593F5DD6-3972-7F45-BF5D-53E53115BC83}"/>
  </w:font>
  <w:font w:name="Aptos">
    <w:panose1 w:val="020B0004020202020204"/>
    <w:charset w:val="00"/>
    <w:family w:val="swiss"/>
    <w:pitch w:val="variable"/>
    <w:sig w:usb0="20000287" w:usb1="00000003" w:usb2="00000000" w:usb3="00000000" w:csb0="0000019F" w:csb1="00000000"/>
    <w:embedRegular r:id="rId12" w:fontKey="{3C6B489E-1ABF-A045-BFA0-B082A5174E34}"/>
    <w:embedItalic r:id="rId13" w:fontKey="{2B237F32-1280-9644-A3EB-85EC32875693}"/>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BDB072A9-FD05-C947-9024-5E7248260E91}"/>
    <w:embedBold r:id="rId16" w:fontKey="{ACF5C01C-EEC7-F94E-9906-D3BCBA69B078}"/>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76B2C36B"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D5055">
      <w:rPr>
        <w:color w:val="000000"/>
      </w:rPr>
      <w:t>December</w:t>
    </w:r>
    <w:r>
      <w:rPr>
        <w:color w:val="000000"/>
      </w:rPr>
      <w:t xml:space="preserve"> </w:t>
    </w:r>
    <w:r w:rsidR="00AD0E0C">
      <w:t>1</w:t>
    </w:r>
    <w:r w:rsidR="00796DDA">
      <w:t>5</w:t>
    </w:r>
    <w:r>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694E" w14:textId="77777777" w:rsidR="001068D8" w:rsidRDefault="001068D8">
      <w:pPr>
        <w:spacing w:before="0" w:after="0"/>
      </w:pPr>
      <w:r>
        <w:separator/>
      </w:r>
    </w:p>
  </w:footnote>
  <w:footnote w:type="continuationSeparator" w:id="0">
    <w:p w14:paraId="2BA39940" w14:textId="77777777" w:rsidR="001068D8" w:rsidRDefault="001068D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Kopfzeile"/>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4460F"/>
    <w:rsid w:val="00052335"/>
    <w:rsid w:val="000538B8"/>
    <w:rsid w:val="00065BB3"/>
    <w:rsid w:val="0006758A"/>
    <w:rsid w:val="00080D5E"/>
    <w:rsid w:val="000A5762"/>
    <w:rsid w:val="000B05D9"/>
    <w:rsid w:val="000B3F3A"/>
    <w:rsid w:val="000C628C"/>
    <w:rsid w:val="000C6952"/>
    <w:rsid w:val="000F1801"/>
    <w:rsid w:val="000F39DD"/>
    <w:rsid w:val="001068D8"/>
    <w:rsid w:val="001142CE"/>
    <w:rsid w:val="00125014"/>
    <w:rsid w:val="00130527"/>
    <w:rsid w:val="0014063A"/>
    <w:rsid w:val="00143C0B"/>
    <w:rsid w:val="00147819"/>
    <w:rsid w:val="00157F21"/>
    <w:rsid w:val="00162B50"/>
    <w:rsid w:val="001640C5"/>
    <w:rsid w:val="001829E1"/>
    <w:rsid w:val="00184B10"/>
    <w:rsid w:val="001D7A6B"/>
    <w:rsid w:val="001E0B71"/>
    <w:rsid w:val="001E3099"/>
    <w:rsid w:val="001E3646"/>
    <w:rsid w:val="00205F8E"/>
    <w:rsid w:val="0020613C"/>
    <w:rsid w:val="002069D8"/>
    <w:rsid w:val="00225DFD"/>
    <w:rsid w:val="00250A94"/>
    <w:rsid w:val="00252C9E"/>
    <w:rsid w:val="00271117"/>
    <w:rsid w:val="00274386"/>
    <w:rsid w:val="0027781B"/>
    <w:rsid w:val="0028577C"/>
    <w:rsid w:val="00291D48"/>
    <w:rsid w:val="002B2795"/>
    <w:rsid w:val="002C148B"/>
    <w:rsid w:val="002C5C6E"/>
    <w:rsid w:val="002D121B"/>
    <w:rsid w:val="002D29D8"/>
    <w:rsid w:val="002E26C1"/>
    <w:rsid w:val="002F2BC7"/>
    <w:rsid w:val="002F71EC"/>
    <w:rsid w:val="003079B5"/>
    <w:rsid w:val="00307C82"/>
    <w:rsid w:val="003215D2"/>
    <w:rsid w:val="003263F4"/>
    <w:rsid w:val="003268F3"/>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CAA"/>
    <w:rsid w:val="0041516F"/>
    <w:rsid w:val="004167D6"/>
    <w:rsid w:val="004222B4"/>
    <w:rsid w:val="0042308F"/>
    <w:rsid w:val="004430A0"/>
    <w:rsid w:val="00447856"/>
    <w:rsid w:val="004522B0"/>
    <w:rsid w:val="00464ED6"/>
    <w:rsid w:val="0046723A"/>
    <w:rsid w:val="00467455"/>
    <w:rsid w:val="004719AD"/>
    <w:rsid w:val="0047446B"/>
    <w:rsid w:val="004803F4"/>
    <w:rsid w:val="004B5097"/>
    <w:rsid w:val="004B7273"/>
    <w:rsid w:val="004C5288"/>
    <w:rsid w:val="004C67A1"/>
    <w:rsid w:val="004D5015"/>
    <w:rsid w:val="004E230A"/>
    <w:rsid w:val="004E37B3"/>
    <w:rsid w:val="005225F7"/>
    <w:rsid w:val="00523733"/>
    <w:rsid w:val="00533A98"/>
    <w:rsid w:val="00543301"/>
    <w:rsid w:val="00545492"/>
    <w:rsid w:val="00545834"/>
    <w:rsid w:val="00550067"/>
    <w:rsid w:val="00563F40"/>
    <w:rsid w:val="005644FF"/>
    <w:rsid w:val="0057330B"/>
    <w:rsid w:val="00581717"/>
    <w:rsid w:val="00582B2A"/>
    <w:rsid w:val="005831F3"/>
    <w:rsid w:val="0058413D"/>
    <w:rsid w:val="005A0B64"/>
    <w:rsid w:val="005D11F2"/>
    <w:rsid w:val="005D4763"/>
    <w:rsid w:val="005E4F1E"/>
    <w:rsid w:val="005F1619"/>
    <w:rsid w:val="0061588B"/>
    <w:rsid w:val="006221A0"/>
    <w:rsid w:val="006448DB"/>
    <w:rsid w:val="006465B4"/>
    <w:rsid w:val="00651080"/>
    <w:rsid w:val="00660FAD"/>
    <w:rsid w:val="00675068"/>
    <w:rsid w:val="0067638E"/>
    <w:rsid w:val="006820BD"/>
    <w:rsid w:val="0069556C"/>
    <w:rsid w:val="006D0526"/>
    <w:rsid w:val="006D1F9B"/>
    <w:rsid w:val="006F442C"/>
    <w:rsid w:val="00710A42"/>
    <w:rsid w:val="007473A3"/>
    <w:rsid w:val="00750DDD"/>
    <w:rsid w:val="00754139"/>
    <w:rsid w:val="007657EB"/>
    <w:rsid w:val="00771B82"/>
    <w:rsid w:val="00772056"/>
    <w:rsid w:val="0077538C"/>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56E98"/>
    <w:rsid w:val="0097500E"/>
    <w:rsid w:val="00992090"/>
    <w:rsid w:val="00993F2B"/>
    <w:rsid w:val="009A721C"/>
    <w:rsid w:val="009B1781"/>
    <w:rsid w:val="009B299E"/>
    <w:rsid w:val="00A0180A"/>
    <w:rsid w:val="00A072F1"/>
    <w:rsid w:val="00A0745A"/>
    <w:rsid w:val="00A07670"/>
    <w:rsid w:val="00A35207"/>
    <w:rsid w:val="00A44527"/>
    <w:rsid w:val="00A452A4"/>
    <w:rsid w:val="00A54DBD"/>
    <w:rsid w:val="00A74518"/>
    <w:rsid w:val="00A84DE0"/>
    <w:rsid w:val="00AD0A7F"/>
    <w:rsid w:val="00AD0E0C"/>
    <w:rsid w:val="00AE512F"/>
    <w:rsid w:val="00AF455A"/>
    <w:rsid w:val="00AF4E5F"/>
    <w:rsid w:val="00AF5DEB"/>
    <w:rsid w:val="00B00B82"/>
    <w:rsid w:val="00B02F94"/>
    <w:rsid w:val="00B12B4F"/>
    <w:rsid w:val="00B1730E"/>
    <w:rsid w:val="00B2705B"/>
    <w:rsid w:val="00B42465"/>
    <w:rsid w:val="00B44E65"/>
    <w:rsid w:val="00B477CA"/>
    <w:rsid w:val="00B77092"/>
    <w:rsid w:val="00B84199"/>
    <w:rsid w:val="00BA30F5"/>
    <w:rsid w:val="00BA4F33"/>
    <w:rsid w:val="00BB125B"/>
    <w:rsid w:val="00BB5EBF"/>
    <w:rsid w:val="00BD0029"/>
    <w:rsid w:val="00BD5055"/>
    <w:rsid w:val="00BE21EB"/>
    <w:rsid w:val="00BE22B3"/>
    <w:rsid w:val="00BE5728"/>
    <w:rsid w:val="00BF5B0A"/>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7C3E"/>
    <w:rsid w:val="00CE0EEE"/>
    <w:rsid w:val="00CF410A"/>
    <w:rsid w:val="00D072BC"/>
    <w:rsid w:val="00D07C28"/>
    <w:rsid w:val="00D1206F"/>
    <w:rsid w:val="00D61066"/>
    <w:rsid w:val="00D7745D"/>
    <w:rsid w:val="00D92323"/>
    <w:rsid w:val="00DA1016"/>
    <w:rsid w:val="00DA2FC7"/>
    <w:rsid w:val="00DA7BF6"/>
    <w:rsid w:val="00DB3AE5"/>
    <w:rsid w:val="00DC11F0"/>
    <w:rsid w:val="00DC38BF"/>
    <w:rsid w:val="00DD3797"/>
    <w:rsid w:val="00DD4823"/>
    <w:rsid w:val="00DE217E"/>
    <w:rsid w:val="00DE6140"/>
    <w:rsid w:val="00DF5F2A"/>
    <w:rsid w:val="00E028F2"/>
    <w:rsid w:val="00E02E8E"/>
    <w:rsid w:val="00E041B6"/>
    <w:rsid w:val="00E13BCC"/>
    <w:rsid w:val="00E1467C"/>
    <w:rsid w:val="00E2249F"/>
    <w:rsid w:val="00E30F34"/>
    <w:rsid w:val="00E35C15"/>
    <w:rsid w:val="00E36B6C"/>
    <w:rsid w:val="00E4356E"/>
    <w:rsid w:val="00E4448F"/>
    <w:rsid w:val="00E54463"/>
    <w:rsid w:val="00E569AB"/>
    <w:rsid w:val="00E7162A"/>
    <w:rsid w:val="00E838BB"/>
    <w:rsid w:val="00EA4C32"/>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5F8E"/>
  </w:style>
  <w:style w:type="paragraph" w:styleId="berschrift1">
    <w:name w:val="heading 1"/>
    <w:basedOn w:val="Standard"/>
    <w:next w:val="Standard"/>
    <w:link w:val="berschrift1Zchn"/>
    <w:uiPriority w:val="9"/>
    <w:qFormat/>
    <w:pPr>
      <w:spacing w:before="300" w:after="40" w:line="276" w:lineRule="auto"/>
      <w:outlineLvl w:val="0"/>
    </w:pPr>
    <w:rPr>
      <w:b/>
      <w:bCs/>
      <w:color w:val="156082"/>
      <w:sz w:val="32"/>
      <w:szCs w:val="32"/>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Play" w:eastAsia="Play" w:hAnsi="Play" w:cs="Play"/>
      <w:b/>
      <w:bCs/>
      <w:color w:val="0F4761"/>
      <w:sz w:val="28"/>
      <w:szCs w:val="28"/>
    </w:rPr>
  </w:style>
  <w:style w:type="paragraph" w:styleId="berschrift3">
    <w:name w:val="heading 3"/>
    <w:basedOn w:val="Standard"/>
    <w:next w:val="Standard"/>
    <w:link w:val="berschrift3Zchn"/>
    <w:uiPriority w:val="9"/>
    <w:unhideWhenUsed/>
    <w:qFormat/>
    <w:pPr>
      <w:keepNext/>
      <w:keepLines/>
      <w:spacing w:before="160" w:after="80"/>
      <w:outlineLvl w:val="2"/>
    </w:pPr>
    <w:rPr>
      <w:i/>
      <w:iCs/>
      <w:color w:val="0F4761"/>
      <w:sz w:val="24"/>
      <w:szCs w:val="24"/>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ascii="Aptos" w:eastAsia="Aptos" w:hAnsi="Aptos" w:cs="Aptos"/>
      <w:i/>
      <w:iCs/>
      <w:color w:val="0F4761"/>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ascii="Aptos" w:eastAsia="Aptos" w:hAnsi="Aptos" w:cs="Aptos"/>
      <w:color w:val="0F4761"/>
    </w:rPr>
  </w:style>
  <w:style w:type="paragraph" w:styleId="berschrift6">
    <w:name w:val="heading 6"/>
    <w:basedOn w:val="Standard"/>
    <w:next w:val="Standard"/>
    <w:link w:val="berschrift6Zchn"/>
    <w:uiPriority w:val="9"/>
    <w:semiHidden/>
    <w:unhideWhenUsed/>
    <w:qFormat/>
    <w:pPr>
      <w:keepNext/>
      <w:keepLines/>
      <w:spacing w:after="0"/>
      <w:outlineLvl w:val="5"/>
    </w:pPr>
    <w:rPr>
      <w:rFonts w:ascii="Aptos" w:eastAsia="Aptos" w:hAnsi="Aptos" w:cs="Aptos"/>
      <w:i/>
      <w:iCs/>
      <w:color w:val="595959"/>
    </w:rPr>
  </w:style>
  <w:style w:type="paragraph" w:styleId="berschrift7">
    <w:name w:val="heading 7"/>
    <w:basedOn w:val="Standard"/>
    <w:next w:val="Standard"/>
    <w:link w:val="berschrift7Zchn"/>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link w:val="TitelZchn"/>
    <w:uiPriority w:val="10"/>
    <w:qFormat/>
    <w:pPr>
      <w:spacing w:before="120"/>
      <w:jc w:val="center"/>
    </w:pPr>
    <w:rPr>
      <w:b/>
      <w:bCs/>
      <w:color w:val="212529"/>
      <w:sz w:val="40"/>
      <w:szCs w:val="40"/>
      <w:highlight w:val="white"/>
    </w:rPr>
  </w:style>
  <w:style w:type="character" w:customStyle="1" w:styleId="berschrift1Zchn">
    <w:name w:val="Überschrift 1 Zchn"/>
    <w:basedOn w:val="Absatz-Standardschriftart"/>
    <w:link w:val="berschrift1"/>
    <w:uiPriority w:val="9"/>
    <w:rsid w:val="00AC28FB"/>
    <w:rPr>
      <w:rFonts w:ascii="Arial" w:hAnsi="Arial" w:cs="Times New Roman (Body CS)"/>
      <w:b/>
      <w:color w:val="156082" w:themeColor="accent1"/>
      <w:spacing w:val="5"/>
      <w:sz w:val="32"/>
      <w:szCs w:val="32"/>
    </w:rPr>
  </w:style>
  <w:style w:type="character" w:customStyle="1" w:styleId="TitelZchn">
    <w:name w:val="Titel Zchn"/>
    <w:basedOn w:val="Absatz-Standardschriftart"/>
    <w:link w:val="Titel"/>
    <w:uiPriority w:val="10"/>
    <w:rsid w:val="00684289"/>
    <w:rPr>
      <w:rFonts w:ascii="Arial" w:eastAsiaTheme="majorEastAsia" w:hAnsi="Arial" w:cs="Arial"/>
      <w:b/>
      <w:color w:val="212529"/>
      <w:spacing w:val="-10"/>
      <w:kern w:val="28"/>
      <w:sz w:val="40"/>
      <w:szCs w:val="23"/>
    </w:rPr>
  </w:style>
  <w:style w:type="character" w:customStyle="1" w:styleId="berschrift2Zchn">
    <w:name w:val="Überschrift 2 Zchn"/>
    <w:basedOn w:val="Absatz-Standardschriftart"/>
    <w:link w:val="berschrift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character" w:customStyle="1" w:styleId="berschrift4Zchn">
    <w:name w:val="Überschrift 4 Zchn"/>
    <w:basedOn w:val="Absatz-Standardschriftart"/>
    <w:link w:val="berschrift4"/>
    <w:uiPriority w:val="9"/>
    <w:semiHidden/>
    <w:rsid w:val="00684289"/>
    <w:rPr>
      <w:rFonts w:eastAsiaTheme="majorEastAsia" w:cstheme="majorBidi"/>
      <w:i/>
      <w:iCs/>
      <w:color w:val="0F4761" w:themeColor="accent1" w:themeShade="BF"/>
      <w:kern w:val="0"/>
      <w:sz w:val="22"/>
    </w:rPr>
  </w:style>
  <w:style w:type="character" w:customStyle="1" w:styleId="berschrift5Zchn">
    <w:name w:val="Überschrift 5 Zchn"/>
    <w:basedOn w:val="Absatz-Standardschriftart"/>
    <w:link w:val="berschrift5"/>
    <w:uiPriority w:val="9"/>
    <w:semiHidden/>
    <w:rsid w:val="00684289"/>
    <w:rPr>
      <w:rFonts w:eastAsiaTheme="majorEastAsia" w:cstheme="majorBidi"/>
      <w:color w:val="0F4761" w:themeColor="accent1" w:themeShade="BF"/>
      <w:kern w:val="0"/>
      <w:sz w:val="22"/>
    </w:rPr>
  </w:style>
  <w:style w:type="character" w:customStyle="1" w:styleId="berschrift6Zchn">
    <w:name w:val="Überschrift 6 Zchn"/>
    <w:basedOn w:val="Absatz-Standardschriftart"/>
    <w:link w:val="berschrift6"/>
    <w:uiPriority w:val="9"/>
    <w:semiHidden/>
    <w:rsid w:val="00684289"/>
    <w:rPr>
      <w:rFonts w:eastAsiaTheme="majorEastAsia" w:cstheme="majorBidi"/>
      <w:i/>
      <w:iCs/>
      <w:color w:val="595959" w:themeColor="text1" w:themeTint="A6"/>
      <w:kern w:val="0"/>
      <w:sz w:val="22"/>
    </w:rPr>
  </w:style>
  <w:style w:type="character" w:customStyle="1" w:styleId="berschrift7Zchn">
    <w:name w:val="Überschrift 7 Zchn"/>
    <w:basedOn w:val="Absatz-Standardschriftart"/>
    <w:link w:val="berschrift7"/>
    <w:uiPriority w:val="9"/>
    <w:semiHidden/>
    <w:rsid w:val="00684289"/>
    <w:rPr>
      <w:rFonts w:eastAsiaTheme="majorEastAsia" w:cstheme="majorBidi"/>
      <w:color w:val="595959" w:themeColor="text1" w:themeTint="A6"/>
      <w:kern w:val="0"/>
      <w:sz w:val="22"/>
    </w:rPr>
  </w:style>
  <w:style w:type="character" w:customStyle="1" w:styleId="berschrift8Zchn">
    <w:name w:val="Überschrift 8 Zchn"/>
    <w:basedOn w:val="Absatz-Standardschriftart"/>
    <w:link w:val="berschrift8"/>
    <w:uiPriority w:val="9"/>
    <w:semiHidden/>
    <w:rsid w:val="00684289"/>
    <w:rPr>
      <w:rFonts w:eastAsiaTheme="majorEastAsia" w:cstheme="majorBidi"/>
      <w:i/>
      <w:iCs/>
      <w:color w:val="272727" w:themeColor="text1" w:themeTint="D8"/>
      <w:kern w:val="0"/>
      <w:sz w:val="22"/>
    </w:rPr>
  </w:style>
  <w:style w:type="character" w:customStyle="1" w:styleId="berschrift9Zchn">
    <w:name w:val="Überschrift 9 Zchn"/>
    <w:basedOn w:val="Absatz-Standardschriftart"/>
    <w:link w:val="berschrift9"/>
    <w:uiPriority w:val="9"/>
    <w:semiHidden/>
    <w:rsid w:val="00684289"/>
    <w:rPr>
      <w:rFonts w:eastAsiaTheme="majorEastAsia" w:cstheme="majorBidi"/>
      <w:color w:val="272727" w:themeColor="text1" w:themeTint="D8"/>
      <w:kern w:val="0"/>
      <w:sz w:val="22"/>
    </w:rPr>
  </w:style>
  <w:style w:type="character" w:customStyle="1" w:styleId="UntertitelZchn">
    <w:name w:val="Untertitel Zchn"/>
    <w:basedOn w:val="Absatz-Standardschriftart"/>
    <w:link w:val="Untertitel"/>
    <w:uiPriority w:val="11"/>
    <w:rsid w:val="00684289"/>
    <w:rPr>
      <w:rFonts w:eastAsiaTheme="majorEastAsia" w:cstheme="majorBidi"/>
      <w:color w:val="595959" w:themeColor="text1" w:themeTint="A6"/>
      <w:spacing w:val="15"/>
      <w:kern w:val="0"/>
      <w:sz w:val="28"/>
      <w:szCs w:val="28"/>
    </w:rPr>
  </w:style>
  <w:style w:type="paragraph" w:styleId="Zitat">
    <w:name w:val="Quote"/>
    <w:basedOn w:val="Standard"/>
    <w:next w:val="Standard"/>
    <w:link w:val="ZitatZchn"/>
    <w:uiPriority w:val="29"/>
    <w:qFormat/>
    <w:rsid w:val="006842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84289"/>
    <w:rPr>
      <w:rFonts w:ascii="Arial" w:hAnsi="Arial" w:cs="Times New Roman"/>
      <w:i/>
      <w:iCs/>
      <w:color w:val="404040" w:themeColor="text1" w:themeTint="BF"/>
      <w:kern w:val="0"/>
      <w:sz w:val="22"/>
    </w:rPr>
  </w:style>
  <w:style w:type="paragraph" w:styleId="Listenabsatz">
    <w:name w:val="List Paragraph"/>
    <w:basedOn w:val="Standard"/>
    <w:uiPriority w:val="34"/>
    <w:qFormat/>
    <w:rsid w:val="00684289"/>
    <w:pPr>
      <w:ind w:left="720"/>
      <w:contextualSpacing/>
    </w:pPr>
  </w:style>
  <w:style w:type="character" w:styleId="IntensiveHervorhebung">
    <w:name w:val="Intense Emphasis"/>
    <w:basedOn w:val="Absatz-Standardschriftart"/>
    <w:uiPriority w:val="21"/>
    <w:qFormat/>
    <w:rsid w:val="00684289"/>
    <w:rPr>
      <w:i/>
      <w:iCs/>
      <w:color w:val="0F4761" w:themeColor="accent1" w:themeShade="BF"/>
    </w:rPr>
  </w:style>
  <w:style w:type="paragraph" w:styleId="IntensivesZitat">
    <w:name w:val="Intense Quote"/>
    <w:basedOn w:val="Standard"/>
    <w:next w:val="Standard"/>
    <w:link w:val="IntensivesZitatZchn"/>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289"/>
    <w:rPr>
      <w:rFonts w:ascii="Arial" w:hAnsi="Arial" w:cs="Times New Roman"/>
      <w:i/>
      <w:iCs/>
      <w:color w:val="0F4761" w:themeColor="accent1" w:themeShade="BF"/>
      <w:kern w:val="0"/>
      <w:sz w:val="22"/>
    </w:rPr>
  </w:style>
  <w:style w:type="character" w:styleId="IntensiverVerweis">
    <w:name w:val="Intense Reference"/>
    <w:basedOn w:val="Absatz-Standardschriftart"/>
    <w:uiPriority w:val="32"/>
    <w:qFormat/>
    <w:rsid w:val="00684289"/>
    <w:rPr>
      <w:b/>
      <w:bCs/>
      <w:smallCaps/>
      <w:color w:val="0F4761" w:themeColor="accent1" w:themeShade="BF"/>
      <w:spacing w:val="5"/>
    </w:rPr>
  </w:style>
  <w:style w:type="paragraph" w:styleId="Kopfzeile">
    <w:name w:val="header"/>
    <w:basedOn w:val="Standard"/>
    <w:link w:val="KopfzeileZchn"/>
    <w:uiPriority w:val="99"/>
    <w:unhideWhenUsed/>
    <w:rsid w:val="00684289"/>
    <w:pPr>
      <w:tabs>
        <w:tab w:val="center" w:pos="4680"/>
        <w:tab w:val="right" w:pos="9360"/>
      </w:tabs>
      <w:spacing w:before="0" w:after="0"/>
    </w:pPr>
  </w:style>
  <w:style w:type="character" w:customStyle="1" w:styleId="KopfzeileZchn">
    <w:name w:val="Kopfzeile Zchn"/>
    <w:basedOn w:val="Absatz-Standardschriftart"/>
    <w:link w:val="Kopfzeile"/>
    <w:uiPriority w:val="99"/>
    <w:rsid w:val="00684289"/>
    <w:rPr>
      <w:rFonts w:ascii="Arial" w:hAnsi="Arial" w:cs="Times New Roman"/>
      <w:kern w:val="0"/>
      <w:sz w:val="22"/>
    </w:rPr>
  </w:style>
  <w:style w:type="paragraph" w:styleId="Fuzeile">
    <w:name w:val="footer"/>
    <w:basedOn w:val="Standard"/>
    <w:link w:val="FuzeileZchn"/>
    <w:uiPriority w:val="99"/>
    <w:unhideWhenUsed/>
    <w:rsid w:val="00684289"/>
    <w:pPr>
      <w:tabs>
        <w:tab w:val="center" w:pos="4680"/>
        <w:tab w:val="right" w:pos="9360"/>
      </w:tabs>
      <w:spacing w:before="0" w:after="0"/>
    </w:pPr>
  </w:style>
  <w:style w:type="character" w:customStyle="1" w:styleId="FuzeileZchn">
    <w:name w:val="Fußzeile Zchn"/>
    <w:basedOn w:val="Absatz-Standardschriftart"/>
    <w:link w:val="Fuzeile"/>
    <w:uiPriority w:val="99"/>
    <w:rsid w:val="00684289"/>
    <w:rPr>
      <w:rFonts w:ascii="Arial" w:hAnsi="Arial" w:cs="Times New Roman"/>
      <w:kern w:val="0"/>
      <w:sz w:val="22"/>
    </w:rPr>
  </w:style>
  <w:style w:type="paragraph" w:styleId="Literaturverzeichnis">
    <w:name w:val="Bibliography"/>
    <w:basedOn w:val="Standard"/>
    <w:next w:val="Standard"/>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Absatz-Standardschriftart"/>
    <w:uiPriority w:val="99"/>
    <w:unhideWhenUsed/>
    <w:rsid w:val="00FF6DAC"/>
    <w:rPr>
      <w:color w:val="467886" w:themeColor="hyperlink"/>
      <w:u w:val="single"/>
    </w:rPr>
  </w:style>
  <w:style w:type="character" w:styleId="Seitenzahl">
    <w:name w:val="page number"/>
    <w:basedOn w:val="Absatz-Standardschriftart"/>
    <w:uiPriority w:val="99"/>
    <w:semiHidden/>
    <w:unhideWhenUsed/>
    <w:rsid w:val="001450E2"/>
  </w:style>
  <w:style w:type="character" w:styleId="NichtaufgelsteErwhnung">
    <w:name w:val="Unresolved Mention"/>
    <w:basedOn w:val="Absatz-Standardschriftart"/>
    <w:uiPriority w:val="99"/>
    <w:semiHidden/>
    <w:unhideWhenUsed/>
    <w:rsid w:val="00135644"/>
    <w:rPr>
      <w:color w:val="605E5C"/>
      <w:shd w:val="clear" w:color="auto" w:fill="E1DFDD"/>
    </w:rPr>
  </w:style>
  <w:style w:type="paragraph" w:styleId="StandardWeb">
    <w:name w:val="Normal (Web)"/>
    <w:basedOn w:val="Standard"/>
    <w:uiPriority w:val="99"/>
    <w:semiHidden/>
    <w:unhideWhenUsed/>
    <w:rsid w:val="006C327A"/>
    <w:pPr>
      <w:spacing w:before="100" w:beforeAutospacing="1" w:after="100" w:afterAutospacing="1"/>
    </w:pPr>
    <w:rPr>
      <w:rFonts w:ascii="Times New Roman" w:hAnsi="Times New Roman"/>
      <w:sz w:val="24"/>
    </w:rPr>
  </w:style>
  <w:style w:type="character" w:styleId="Kommentarzeichen">
    <w:name w:val="annotation reference"/>
    <w:basedOn w:val="Absatz-Standardschriftart"/>
    <w:uiPriority w:val="99"/>
    <w:semiHidden/>
    <w:unhideWhenUsed/>
    <w:rsid w:val="008E3D11"/>
    <w:rPr>
      <w:sz w:val="16"/>
      <w:szCs w:val="16"/>
    </w:rPr>
  </w:style>
  <w:style w:type="paragraph" w:styleId="Kommentartext">
    <w:name w:val="annotation text"/>
    <w:basedOn w:val="Standard"/>
    <w:link w:val="KommentartextZchn"/>
    <w:uiPriority w:val="99"/>
    <w:unhideWhenUsed/>
    <w:rsid w:val="008E3D11"/>
    <w:rPr>
      <w:sz w:val="20"/>
      <w:szCs w:val="20"/>
    </w:rPr>
  </w:style>
  <w:style w:type="character" w:customStyle="1" w:styleId="KommentartextZchn">
    <w:name w:val="Kommentartext Zchn"/>
    <w:basedOn w:val="Absatz-Standardschriftart"/>
    <w:link w:val="Kommentartext"/>
    <w:uiPriority w:val="99"/>
    <w:rsid w:val="008E3D11"/>
    <w:rPr>
      <w:rFonts w:ascii="Arial" w:hAnsi="Arial" w:cs="Times New Roman"/>
      <w:kern w:val="0"/>
      <w:sz w:val="20"/>
      <w:szCs w:val="20"/>
    </w:rPr>
  </w:style>
  <w:style w:type="paragraph" w:styleId="Kommentarthema">
    <w:name w:val="annotation subject"/>
    <w:basedOn w:val="Kommentartext"/>
    <w:next w:val="Kommentartext"/>
    <w:link w:val="KommentarthemaZchn"/>
    <w:uiPriority w:val="99"/>
    <w:semiHidden/>
    <w:unhideWhenUsed/>
    <w:rsid w:val="008E3D11"/>
    <w:rPr>
      <w:b/>
      <w:bCs/>
    </w:rPr>
  </w:style>
  <w:style w:type="character" w:customStyle="1" w:styleId="KommentarthemaZchn">
    <w:name w:val="Kommentarthema Zchn"/>
    <w:basedOn w:val="KommentartextZchn"/>
    <w:link w:val="Kommentarthema"/>
    <w:uiPriority w:val="99"/>
    <w:semiHidden/>
    <w:rsid w:val="008E3D11"/>
    <w:rPr>
      <w:rFonts w:ascii="Arial" w:hAnsi="Arial" w:cs="Times New Roman"/>
      <w:b/>
      <w:bCs/>
      <w:kern w:val="0"/>
      <w:sz w:val="20"/>
      <w:szCs w:val="20"/>
    </w:rPr>
  </w:style>
  <w:style w:type="paragraph" w:styleId="Untertitel">
    <w:name w:val="Subtitle"/>
    <w:basedOn w:val="Standard"/>
    <w:next w:val="Standard"/>
    <w:link w:val="UntertitelZchn"/>
    <w:uiPriority w:val="11"/>
    <w:qFormat/>
    <w:pPr>
      <w:spacing w:after="160"/>
    </w:pPr>
    <w:rPr>
      <w:rFonts w:ascii="Aptos" w:eastAsia="Aptos" w:hAnsi="Aptos" w:cs="Aptos"/>
      <w:color w:val="595959"/>
      <w:sz w:val="28"/>
      <w:szCs w:val="28"/>
    </w:rPr>
  </w:style>
  <w:style w:type="table" w:customStyle="1" w:styleId="a">
    <w:basedOn w:val="NormaleTabelle"/>
    <w:pPr>
      <w:spacing w:after="0"/>
    </w:pPr>
    <w:tblPr>
      <w:tblStyleRowBandSize w:val="1"/>
      <w:tblStyleColBandSize w:val="1"/>
      <w:tblCellMar>
        <w:left w:w="0" w:type="dxa"/>
        <w:right w:w="0" w:type="dxa"/>
      </w:tblCellMar>
    </w:tblPr>
  </w:style>
  <w:style w:type="paragraph" w:styleId="berarbeitung">
    <w:name w:val="Revision"/>
    <w:hidden/>
    <w:uiPriority w:val="99"/>
    <w:semiHidden/>
    <w:rsid w:val="0046723A"/>
    <w:pPr>
      <w:spacing w:before="0" w:after="0"/>
    </w:pPr>
  </w:style>
  <w:style w:type="character" w:customStyle="1" w:styleId="apple-converted-space">
    <w:name w:val="apple-converted-space"/>
    <w:basedOn w:val="Absatz-Standardschriftart"/>
    <w:rsid w:val="00E36B6C"/>
  </w:style>
  <w:style w:type="character" w:styleId="Platzhaltertext">
    <w:name w:val="Placeholder Text"/>
    <w:basedOn w:val="Absatz-Standardschriftart"/>
    <w:uiPriority w:val="99"/>
    <w:semiHidden/>
    <w:rsid w:val="00BB5EBF"/>
    <w:rPr>
      <w:color w:val="666666"/>
    </w:rPr>
  </w:style>
  <w:style w:type="character" w:styleId="Fett">
    <w:name w:val="Strong"/>
    <w:basedOn w:val="Absatz-Standardschriftar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3455</Words>
  <Characters>21773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fariba abbassi</cp:lastModifiedBy>
  <cp:revision>57</cp:revision>
  <dcterms:created xsi:type="dcterms:W3CDTF">2026-01-07T14:23:00Z</dcterms:created>
  <dcterms:modified xsi:type="dcterms:W3CDTF">2026-01-08T05:13:00Z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id="m6VTMP8u"/&gt;&lt;style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