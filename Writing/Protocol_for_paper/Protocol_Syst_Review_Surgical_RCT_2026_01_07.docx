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1E5D87D" w:rsidR="002069D8" w:rsidRDefault="00AE512F">
      <w:pPr>
        <w:pStyle w:val="Title"/>
        <w:spacing w:after="0"/>
      </w:pPr>
      <w:del w:id="0" w:author="Joana Rodrigues Ribeiro" w:date="2025-12-24T15:09:00Z" w16du:dateUtc="2025-12-24T14:09:00Z">
        <w:r w:rsidDel="00F275F5">
          <w:delText>PROSPERO</w:delText>
        </w:r>
        <w:r w:rsidR="0020613C" w:rsidDel="00F275F5">
          <w:delText>/</w:delText>
        </w:r>
      </w:del>
      <w:r w:rsidR="0020613C">
        <w:t>OSF</w:t>
      </w:r>
      <w:r>
        <w:t xml:space="preserve"> Protocol Registration Form</w:t>
      </w:r>
    </w:p>
    <w:p w14:paraId="00000002" w14:textId="6C40FA78" w:rsidR="002069D8" w:rsidRDefault="0020613C">
      <w:pPr>
        <w:pStyle w:val="Title"/>
        <w:spacing w:before="0"/>
      </w:pPr>
      <w:commentRangeStart w:id="1"/>
      <w:commentRangeStart w:id="2"/>
      <w:proofErr w:type="spellStart"/>
      <w:r>
        <w:t>Metaresearch</w:t>
      </w:r>
      <w:commentRangeEnd w:id="1"/>
      <w:proofErr w:type="spellEnd"/>
      <w:r w:rsidR="00A07670">
        <w:rPr>
          <w:rStyle w:val="CommentReference"/>
          <w:b w:val="0"/>
          <w:bCs w:val="0"/>
          <w:color w:val="auto"/>
          <w:highlight w:val="none"/>
        </w:rPr>
        <w:commentReference w:id="1"/>
      </w:r>
      <w:commentRangeEnd w:id="2"/>
      <w:r w:rsidR="000266AE">
        <w:rPr>
          <w:rStyle w:val="CommentReference"/>
          <w:b w:val="0"/>
          <w:bCs w:val="0"/>
          <w:color w:val="auto"/>
          <w:highlight w:val="none"/>
        </w:rPr>
        <w:commentReference w:id="2"/>
      </w:r>
    </w:p>
    <w:p w14:paraId="00000003" w14:textId="77777777" w:rsidR="002069D8" w:rsidRDefault="00AE512F">
      <w:pPr>
        <w:pStyle w:val="Heading1"/>
      </w:pPr>
      <w:r>
        <w:t>Administrative information</w:t>
      </w:r>
    </w:p>
    <w:p w14:paraId="00000004" w14:textId="77777777" w:rsidR="002069D8" w:rsidRDefault="00AE512F">
      <w:pPr>
        <w:pStyle w:val="Heading2"/>
      </w:pPr>
      <w:r>
        <w:t>Review title</w:t>
      </w:r>
    </w:p>
    <w:p w14:paraId="00000005" w14:textId="41C99CF4" w:rsidR="002069D8" w:rsidRDefault="00FE5DB4">
      <w:pPr>
        <w:pStyle w:val="Heading2"/>
        <w:rPr>
          <w:rFonts w:ascii="Arial" w:eastAsia="Arial" w:hAnsi="Arial" w:cs="Arial"/>
          <w:b w:val="0"/>
          <w:bCs w:val="0"/>
          <w:color w:val="000000"/>
          <w:sz w:val="22"/>
          <w:szCs w:val="22"/>
        </w:rPr>
      </w:pPr>
      <w:commentRangeStart w:id="3"/>
      <w:r w:rsidRPr="00FE5DB4">
        <w:rPr>
          <w:rFonts w:ascii="Arial" w:eastAsia="Arial" w:hAnsi="Arial" w:cs="Arial"/>
          <w:b w:val="0"/>
          <w:bCs w:val="0"/>
          <w:color w:val="000000"/>
          <w:sz w:val="22"/>
          <w:szCs w:val="22"/>
        </w:rPr>
        <w:t>Randomization Without Relevance: Pretrial Planning and Reporting Gaps in Surgical Trials</w:t>
      </w:r>
      <w:commentRangeEnd w:id="3"/>
      <w:r>
        <w:rPr>
          <w:rStyle w:val="CommentReference"/>
          <w:rFonts w:ascii="Arial" w:eastAsia="Arial" w:hAnsi="Arial" w:cs="Arial"/>
          <w:b w:val="0"/>
          <w:bCs w:val="0"/>
          <w:color w:val="auto"/>
        </w:rPr>
        <w:commentReference w:id="3"/>
      </w:r>
    </w:p>
    <w:p w14:paraId="00000006" w14:textId="77777777" w:rsidR="002069D8" w:rsidRDefault="00AE512F">
      <w:pPr>
        <w:pStyle w:val="Heading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Heading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13">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1640C5" w:rsidRDefault="000266AE" w:rsidP="000266AE">
      <w:pPr>
        <w:spacing w:after="0"/>
      </w:pPr>
      <w:r w:rsidRPr="001640C5">
        <w:t>Main Investigator</w:t>
      </w:r>
    </w:p>
    <w:p w14:paraId="00000011" w14:textId="77777777" w:rsidR="002069D8" w:rsidRDefault="002069D8">
      <w:pPr>
        <w:ind w:right="34"/>
        <w:rPr>
          <w:ins w:id="4" w:author="Joana Rodrigues Ribeiro" w:date="2026-01-05T12:59:00Z" w16du:dateUtc="2026-01-05T11:59:00Z"/>
        </w:rPr>
      </w:pPr>
    </w:p>
    <w:p w14:paraId="262FB917" w14:textId="14273BF1" w:rsidR="00E1467C" w:rsidRPr="001640C5" w:rsidRDefault="00E1467C" w:rsidP="00E1467C">
      <w:pPr>
        <w:spacing w:after="0"/>
        <w:rPr>
          <w:ins w:id="5" w:author="Joana Rodrigues Ribeiro" w:date="2026-01-05T12:59:00Z" w16du:dateUtc="2026-01-05T11:59:00Z"/>
        </w:rPr>
      </w:pPr>
      <w:ins w:id="6" w:author="Joana Rodrigues Ribeiro" w:date="2026-01-05T12:59:00Z" w16du:dateUtc="2026-01-05T11:59:00Z">
        <w:r>
          <w:rPr>
            <w:b/>
            <w:bCs/>
            <w:u w:val="single"/>
          </w:rPr>
          <w:t>Juliette Preisig</w:t>
        </w:r>
        <w:r w:rsidRPr="001640C5">
          <w:t xml:space="preserve">, </w:t>
        </w:r>
        <w:r>
          <w:t>MSc</w:t>
        </w:r>
      </w:ins>
      <w:ins w:id="7" w:author="Joana Rodrigues Ribeiro" w:date="2026-01-05T13:00:00Z" w16du:dateUtc="2026-01-05T12:00:00Z">
        <w:r>
          <w:t>.</w:t>
        </w:r>
      </w:ins>
    </w:p>
    <w:p w14:paraId="0FDC6EFD" w14:textId="77777777" w:rsidR="00E1467C" w:rsidRPr="001640C5" w:rsidRDefault="00E1467C" w:rsidP="00E1467C">
      <w:pPr>
        <w:spacing w:after="0"/>
        <w:ind w:right="34"/>
        <w:rPr>
          <w:ins w:id="8" w:author="Joana Rodrigues Ribeiro" w:date="2026-01-05T12:59:00Z" w16du:dateUtc="2026-01-05T11:59:00Z"/>
        </w:rPr>
      </w:pPr>
      <w:ins w:id="9" w:author="Joana Rodrigues Ribeiro" w:date="2026-01-05T12:59:00Z" w16du:dateUtc="2026-01-05T11:59:00Z">
        <w:r w:rsidRPr="001640C5">
          <w:rPr>
            <w:b/>
            <w:bCs/>
          </w:rPr>
          <w:t>Affiliation</w:t>
        </w:r>
        <w:r w:rsidRPr="001640C5">
          <w:t>:</w:t>
        </w:r>
      </w:ins>
    </w:p>
    <w:p w14:paraId="169AAC44" w14:textId="77777777" w:rsidR="00E1467C" w:rsidRPr="001640C5" w:rsidRDefault="00E1467C" w:rsidP="00E1467C">
      <w:pPr>
        <w:spacing w:after="0"/>
        <w:rPr>
          <w:ins w:id="10" w:author="Joana Rodrigues Ribeiro" w:date="2026-01-05T12:59:00Z" w16du:dateUtc="2026-01-05T11:59:00Z"/>
        </w:rPr>
      </w:pPr>
      <w:ins w:id="11" w:author="Joana Rodrigues Ribeiro" w:date="2026-01-05T12:59:00Z" w16du:dateUtc="2026-01-05T11:59:00Z">
        <w:r w:rsidRPr="001640C5">
          <w:t>Epidemiology, Biostatistics and Prevention Institute, University of Zurich (Switzerland)</w:t>
        </w:r>
      </w:ins>
    </w:p>
    <w:p w14:paraId="46CF63B3" w14:textId="6378952C" w:rsidR="00E1467C" w:rsidRPr="001640C5" w:rsidRDefault="00E1467C" w:rsidP="00E1467C">
      <w:pPr>
        <w:ind w:right="34"/>
        <w:rPr>
          <w:ins w:id="12" w:author="Joana Rodrigues Ribeiro" w:date="2026-01-05T12:59:00Z" w16du:dateUtc="2026-01-05T11:59:00Z"/>
        </w:rPr>
      </w:pPr>
      <w:ins w:id="13" w:author="Joana Rodrigues Ribeiro" w:date="2026-01-05T12:59:00Z" w16du:dateUtc="2026-01-05T11:59:00Z">
        <w:r>
          <w:fldChar w:fldCharType="begin"/>
        </w:r>
        <w:r>
          <w:instrText>HYPERLINK "mailto:joana.rodriguesribeiro@uzh.ch" \h</w:instrText>
        </w:r>
        <w:r>
          <w:fldChar w:fldCharType="separate"/>
        </w:r>
        <w:r>
          <w:rPr>
            <w:color w:val="467886"/>
            <w:u w:val="single"/>
          </w:rPr>
          <w:t>juliette.preisig@uzh.ch</w:t>
        </w:r>
        <w:r>
          <w:fldChar w:fldCharType="end"/>
        </w:r>
      </w:ins>
    </w:p>
    <w:p w14:paraId="1D30B04F" w14:textId="77777777" w:rsidR="00E1467C" w:rsidRPr="001640C5" w:rsidRDefault="00E1467C" w:rsidP="00E1467C">
      <w:pPr>
        <w:spacing w:after="0"/>
        <w:rPr>
          <w:ins w:id="14" w:author="Joana Rodrigues Ribeiro" w:date="2026-01-05T12:59:00Z" w16du:dateUtc="2026-01-05T11:59:00Z"/>
        </w:rPr>
      </w:pPr>
      <w:ins w:id="15" w:author="Joana Rodrigues Ribeiro" w:date="2026-01-05T12:59:00Z" w16du:dateUtc="2026-01-05T11:59:00Z">
        <w:r w:rsidRPr="001640C5">
          <w:rPr>
            <w:b/>
            <w:bCs/>
          </w:rPr>
          <w:t>Role</w:t>
        </w:r>
        <w:r w:rsidRPr="001640C5">
          <w:t>:</w:t>
        </w:r>
      </w:ins>
    </w:p>
    <w:p w14:paraId="6FE877D9" w14:textId="255D5EA8" w:rsidR="00E1467C" w:rsidRPr="001640C5" w:rsidRDefault="00E1467C" w:rsidP="00E1467C">
      <w:pPr>
        <w:spacing w:after="0"/>
        <w:rPr>
          <w:ins w:id="16" w:author="Joana Rodrigues Ribeiro" w:date="2026-01-05T12:59:00Z" w16du:dateUtc="2026-01-05T11:59:00Z"/>
        </w:rPr>
      </w:pPr>
      <w:ins w:id="17" w:author="Joana Rodrigues Ribeiro" w:date="2026-01-05T12:59:00Z" w16du:dateUtc="2026-01-05T11:59:00Z">
        <w:r>
          <w:t>Co-author, Reviewer</w:t>
        </w:r>
      </w:ins>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3AB4D1F1" w:rsidR="002069D8" w:rsidRPr="001640C5" w:rsidRDefault="0020613C">
      <w:hyperlink r:id="rId14" w:history="1">
        <w:r w:rsidRPr="001640C5">
          <w:rPr>
            <w:rStyle w:val="Hyperlink"/>
          </w:rPr>
          <w:t>milo.puhan@uzh.ch</w:t>
        </w:r>
      </w:hyperlink>
      <w:r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Heading2"/>
      </w:pPr>
      <w:r>
        <w:t>Amendments</w:t>
      </w:r>
    </w:p>
    <w:p w14:paraId="0000001A" w14:textId="77777777" w:rsidR="002069D8" w:rsidRPr="001640C5" w:rsidRDefault="00AE512F">
      <w:r w:rsidRPr="001640C5">
        <w:t>None.</w:t>
      </w:r>
    </w:p>
    <w:p w14:paraId="0000001B" w14:textId="77777777" w:rsidR="002069D8" w:rsidRDefault="00AE512F">
      <w:pPr>
        <w:pStyle w:val="Heading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Heading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Heading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Heading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Heading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Heading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Heading2"/>
        <w:rPr>
          <w:rFonts w:ascii="Times New Roman" w:eastAsia="Times New Roman" w:hAnsi="Times New Roman" w:cs="Times New Roman"/>
          <w:sz w:val="24"/>
          <w:szCs w:val="24"/>
        </w:rPr>
      </w:pPr>
      <w:r>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Heading1"/>
      </w:pPr>
      <w:r>
        <w:lastRenderedPageBreak/>
        <w:t>Introduction</w:t>
      </w:r>
    </w:p>
    <w:p w14:paraId="4BB99771" w14:textId="77777777" w:rsidR="00013262" w:rsidRDefault="00AE512F" w:rsidP="005E4F1E">
      <w:pPr>
        <w:pStyle w:val="Heading2"/>
      </w:pPr>
      <w:r>
        <w:t xml:space="preserve">Background and </w:t>
      </w:r>
      <w:commentRangeStart w:id="18"/>
      <w:commentRangeStart w:id="19"/>
      <w:r>
        <w:t>rationa</w:t>
      </w:r>
      <w:r w:rsidR="005E4F1E">
        <w:t>le</w:t>
      </w:r>
      <w:commentRangeEnd w:id="18"/>
      <w:r w:rsidR="00A35207">
        <w:rPr>
          <w:rStyle w:val="CommentReference"/>
          <w:rFonts w:ascii="Arial" w:eastAsia="Arial" w:hAnsi="Arial" w:cs="Arial"/>
          <w:b w:val="0"/>
          <w:bCs w:val="0"/>
          <w:color w:val="auto"/>
        </w:rPr>
        <w:commentReference w:id="18"/>
      </w:r>
      <w:commentRangeEnd w:id="19"/>
      <w:r w:rsidR="00BE5728">
        <w:rPr>
          <w:rStyle w:val="CommentReference"/>
          <w:rFonts w:ascii="Arial" w:eastAsia="Arial" w:hAnsi="Arial" w:cs="Arial"/>
          <w:b w:val="0"/>
          <w:bCs w:val="0"/>
          <w:color w:val="auto"/>
        </w:rPr>
        <w:commentReference w:id="19"/>
      </w:r>
    </w:p>
    <w:p w14:paraId="48ACAB54" w14:textId="5C4EB323" w:rsidR="003C4954" w:rsidRPr="001640C5" w:rsidRDefault="008E6991" w:rsidP="005E4F1E">
      <w:r w:rsidRPr="001640C5">
        <w:t>M</w:t>
      </w:r>
      <w:r w:rsidR="003C4954" w:rsidRPr="001640C5">
        <w:t xml:space="preserve">edical research </w:t>
      </w:r>
      <w:ins w:id="20" w:author="Joana Rodrigues Ribeiro" w:date="2026-01-05T12:25:00Z" w16du:dateUtc="2026-01-05T11:25:00Z">
        <w:r w:rsidR="00DD4823">
          <w:t xml:space="preserve">often </w:t>
        </w:r>
      </w:ins>
      <w:r w:rsidR="003C4954" w:rsidRPr="001640C5">
        <w:t>aim</w:t>
      </w:r>
      <w:r w:rsidR="00867591" w:rsidRPr="001640C5">
        <w:t>s</w:t>
      </w:r>
      <w:r w:rsidR="003C4954" w:rsidRPr="001640C5">
        <w:t xml:space="preserve"> to provide an answer where clinicians identify an uncertainty in decision-making, i.e.</w:t>
      </w:r>
      <w:r w:rsidR="00846191" w:rsidRPr="001640C5">
        <w:t>,</w:t>
      </w:r>
      <w:r w:rsidR="003C4954" w:rsidRPr="001640C5">
        <w:t xml:space="preserve"> when a condition could be </w:t>
      </w:r>
      <w:r w:rsidR="000C628C" w:rsidRPr="001640C5">
        <w:t xml:space="preserve">treated </w:t>
      </w:r>
      <w:r w:rsidR="003C4954" w:rsidRPr="001640C5">
        <w:t>in different ways and none of them seems to be univocally the ideal. Within the decision-making process</w:t>
      </w:r>
      <w:r w:rsidR="00846191" w:rsidRPr="001640C5">
        <w:t>,</w:t>
      </w:r>
      <w:r w:rsidR="003C4954" w:rsidRPr="001640C5">
        <w:t xml:space="preserve"> there is always a benefit-risk balance which guides clinicians to address uncertainty.</w:t>
      </w:r>
    </w:p>
    <w:p w14:paraId="1A821ED2" w14:textId="45AFA6D0" w:rsidR="00846191" w:rsidRPr="001640C5" w:rsidRDefault="008E6991" w:rsidP="00B2705B">
      <w:r w:rsidRPr="001640C5">
        <w:t xml:space="preserve">Randomized controlled trials (RCTs) are studies designed to investigate the size of the effect of an intervention versus a control – either no intervention, a placebo, or an active control (i.e., another intervention). </w:t>
      </w:r>
      <w:del w:id="21" w:author="fariba abbassi" w:date="2026-01-06T12:54:00Z" w16du:dateUtc="2026-01-06T11:54:00Z">
        <w:r w:rsidRPr="001640C5" w:rsidDel="0004460F">
          <w:delText xml:space="preserve">The </w:delText>
        </w:r>
      </w:del>
      <w:del w:id="22" w:author="Joana Rodrigues Ribeiro" w:date="2026-01-05T12:30:00Z" w16du:dateUtc="2026-01-05T11:30:00Z">
        <w:r w:rsidRPr="001640C5" w:rsidDel="00DD4823">
          <w:delText>effect</w:delText>
        </w:r>
      </w:del>
      <w:ins w:id="23" w:author="Joana Rodrigues Ribeiro" w:date="2026-01-05T12:30:00Z" w16du:dateUtc="2026-01-05T11:30:00Z">
        <w:del w:id="24" w:author="fariba abbassi" w:date="2026-01-06T12:54:00Z" w16du:dateUtc="2026-01-06T11:54:00Z">
          <w:r w:rsidR="00DD4823" w:rsidDel="0004460F">
            <w:delText>o</w:delText>
          </w:r>
        </w:del>
      </w:ins>
      <w:ins w:id="25" w:author="fariba abbassi" w:date="2026-01-06T12:54:00Z" w16du:dateUtc="2026-01-06T11:54:00Z">
        <w:r w:rsidR="0004460F">
          <w:t>O</w:t>
        </w:r>
      </w:ins>
      <w:ins w:id="26" w:author="Joana Rodrigues Ribeiro" w:date="2026-01-05T12:30:00Z" w16du:dateUtc="2026-01-05T11:30:00Z">
        <w:r w:rsidR="00DD4823">
          <w:t>utcome</w:t>
        </w:r>
      </w:ins>
      <w:ins w:id="27" w:author="fariba abbassi" w:date="2026-01-06T12:54:00Z" w16du:dateUtc="2026-01-06T11:54:00Z">
        <w:r w:rsidR="0004460F">
          <w:t xml:space="preserve"> </w:t>
        </w:r>
      </w:ins>
      <w:del w:id="28" w:author="fariba abbassi" w:date="2026-01-06T12:54:00Z" w16du:dateUtc="2026-01-06T11:54:00Z">
        <w:r w:rsidRPr="001640C5" w:rsidDel="0004460F">
          <w:delText xml:space="preserve">(s) </w:delText>
        </w:r>
      </w:del>
      <w:r w:rsidRPr="001640C5">
        <w:t xml:space="preserve">they measure primarily and secondly </w:t>
      </w:r>
      <w:del w:id="29" w:author="fariba abbassi" w:date="2026-01-06T12:54:00Z" w16du:dateUtc="2026-01-06T11:54:00Z">
        <w:r w:rsidRPr="001640C5" w:rsidDel="0004460F">
          <w:delText>is</w:delText>
        </w:r>
      </w:del>
      <w:ins w:id="30" w:author="fariba abbassi" w:date="2026-01-06T12:54:00Z" w16du:dateUtc="2026-01-06T11:54:00Z">
        <w:r w:rsidR="0004460F">
          <w:t>are</w:t>
        </w:r>
      </w:ins>
      <w:r w:rsidRPr="001640C5">
        <w:t xml:space="preserve"> chosen during </w:t>
      </w:r>
      <w:r w:rsidR="00AF4E5F" w:rsidRPr="001640C5">
        <w:t xml:space="preserve">planning </w:t>
      </w:r>
      <w:r w:rsidRPr="001640C5">
        <w:t xml:space="preserve">of the trial. The primary endpoint is typically </w:t>
      </w:r>
      <w:del w:id="31" w:author="Joana Rodrigues Ribeiro" w:date="2026-01-05T12:31:00Z" w16du:dateUtc="2026-01-05T11:31:00Z">
        <w:r w:rsidR="00AF4E5F" w:rsidRPr="001640C5" w:rsidDel="00DD4823">
          <w:delText xml:space="preserve">based </w:delText>
        </w:r>
        <w:r w:rsidR="000C628C" w:rsidRPr="001640C5" w:rsidDel="00DD4823">
          <w:delText xml:space="preserve">on </w:delText>
        </w:r>
        <w:r w:rsidR="00AF4E5F" w:rsidRPr="001640C5" w:rsidDel="00DD4823">
          <w:delText>the study design (e.g.</w:delText>
        </w:r>
        <w:r w:rsidR="00846191" w:rsidRPr="001640C5" w:rsidDel="00DD4823">
          <w:delText>,</w:delText>
        </w:r>
        <w:r w:rsidR="00AF4E5F" w:rsidRPr="001640C5" w:rsidDel="00DD4823">
          <w:delText xml:space="preserve"> control for confounding)</w:delText>
        </w:r>
      </w:del>
      <w:ins w:id="32" w:author="Joana Rodrigues Ribeiro" w:date="2026-01-05T12:31:00Z" w16du:dateUtc="2026-01-05T11:31:00Z">
        <w:r w:rsidR="00DD4823">
          <w:t>used</w:t>
        </w:r>
      </w:ins>
      <w:r w:rsidR="00AF4E5F" w:rsidRPr="001640C5">
        <w:t xml:space="preserve"> </w:t>
      </w:r>
      <w:r w:rsidRPr="001640C5">
        <w:t xml:space="preserve">to calculate the sample size required to ensure adequate power to detect a predefined difference between interventions and </w:t>
      </w:r>
      <w:r w:rsidR="00AF4E5F" w:rsidRPr="001640C5">
        <w:t>guide interpretation of results</w:t>
      </w:r>
      <w:r w:rsidR="0028577C" w:rsidRPr="001640C5">
        <w:t xml:space="preserve"> in a clinical context</w:t>
      </w:r>
      <w:r w:rsidRPr="001640C5">
        <w:t xml:space="preserve">. </w:t>
      </w:r>
      <w:commentRangeStart w:id="33"/>
      <w:commentRangeEnd w:id="33"/>
      <w:r w:rsidR="00274386" w:rsidRPr="001640C5">
        <w:rPr>
          <w:rStyle w:val="CommentReference"/>
          <w:sz w:val="22"/>
          <w:szCs w:val="22"/>
        </w:rPr>
        <w:commentReference w:id="33"/>
      </w:r>
      <w:ins w:id="34" w:author="Joana Rodrigues Ribeiro" w:date="2025-12-30T11:59:00Z" w16du:dateUtc="2025-12-30T10:59:00Z">
        <w:r w:rsidR="00B2705B">
          <w:t>The</w:t>
        </w:r>
      </w:ins>
      <w:ins w:id="35" w:author="Joana Rodrigues Ribeiro" w:date="2025-12-30T12:06:00Z" w16du:dateUtc="2025-12-30T11:06:00Z">
        <w:r w:rsidR="00B2705B" w:rsidRPr="00B2705B">
          <w:t xml:space="preserve"> </w:t>
        </w:r>
        <w:r w:rsidR="00B2705B">
          <w:t>s</w:t>
        </w:r>
        <w:r w:rsidR="00B2705B" w:rsidRPr="00B2705B">
          <w:t>econdary endpoint(s) provide complementary measures of the intervention’s effects. They may contribute to the overall benefit–risk assessment, correspond to gold-standard outcomes commonly evaluated in the field (enabling comparative analyses across trials), and directly capture intermediate effects of the intervention, thereby clarifying the pathways through which the treatment leads to its clinical outcomes</w:t>
        </w:r>
      </w:ins>
      <w:ins w:id="36" w:author="Joana Rodrigues Ribeiro" w:date="2025-12-30T12:04:00Z" w16du:dateUtc="2025-12-30T11:04:00Z">
        <w:r w:rsidR="00B2705B">
          <w:t>.</w:t>
        </w:r>
      </w:ins>
      <w:r w:rsidR="00F173CD" w:rsidRPr="001640C5">
        <w:t xml:space="preserve"> </w:t>
      </w:r>
    </w:p>
    <w:p w14:paraId="0CF9A6FA" w14:textId="5D4D83E3" w:rsidR="001E0B71" w:rsidRPr="001640C5" w:rsidRDefault="001E0B71" w:rsidP="001E0B71">
      <w:r w:rsidRPr="001640C5">
        <w:t>Nonetheless, to lead to the justified application of RCTs' results, outcomes should be meaningful for patients and clinicians of real-world practice and have an impactful role in the uncertainty in the decision-making process, which has motivated the RCT. It is therefore essential that the focus of RCTs is the clinical meaning during planification as well as during the interpretation of results.</w:t>
      </w:r>
    </w:p>
    <w:p w14:paraId="40BF6A6E" w14:textId="5AB44F6A" w:rsidR="008E6991" w:rsidRPr="001640C5" w:rsidRDefault="00846191" w:rsidP="005E4F1E">
      <w:r w:rsidRPr="001640C5">
        <w:t>Surgical RCTs have been shown to rarely place patients at the center of their research</w:t>
      </w:r>
      <w:r w:rsidR="00675068" w:rsidRPr="001640C5">
        <w:fldChar w:fldCharType="begin"/>
      </w:r>
      <w:r w:rsidR="00675068" w:rsidRPr="001640C5">
        <w:instrText xml:space="preserve"> ADDIN ZOTERO_ITEM CSL_CITATION {"citationID":"8BxuYQjR","properties":{"formattedCitation":"[1]","plainCitation":"[1]","noteIndex":0},"citationItems":[{"id":186226,"uris":["http://zotero.org/users/6583603/items/XN4ZUVAU"],"itemData":{"id":186226,"type":"article-journal","abstract":"OBJECTIVE: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Surg","language":"eng","note":"PMID: 40793921","page":"670-677","source":"PubMed","title":"Beyond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675068" w:rsidRPr="001640C5">
        <w:fldChar w:fldCharType="separate"/>
      </w:r>
      <w:r w:rsidR="00675068" w:rsidRPr="001640C5">
        <w:rPr>
          <w:noProof/>
        </w:rPr>
        <w:t>[1]</w:t>
      </w:r>
      <w:r w:rsidR="00675068" w:rsidRPr="001640C5">
        <w:fldChar w:fldCharType="end"/>
      </w:r>
      <w:r w:rsidRPr="001640C5">
        <w:t xml:space="preserve"> and </w:t>
      </w:r>
      <w:proofErr w:type="spellStart"/>
      <w:r w:rsidRPr="001640C5">
        <w:t>to</w:t>
      </w:r>
      <w:proofErr w:type="spellEnd"/>
      <w:r w:rsidRPr="001640C5">
        <w:t xml:space="preserve"> </w:t>
      </w:r>
      <w:r w:rsidR="00675068" w:rsidRPr="001640C5">
        <w:t>often be</w:t>
      </w:r>
      <w:r w:rsidRPr="001640C5">
        <w:t xml:space="preserve"> incompletely and inconsistently reported</w:t>
      </w:r>
      <w:r w:rsidR="00675068" w:rsidRPr="001640C5">
        <w:fldChar w:fldCharType="begin"/>
      </w:r>
      <w:r w:rsidR="00675068" w:rsidRPr="001640C5">
        <w:instrText xml:space="preserve"> ADDIN ZOTERO_ITEM CSL_CITATION {"citationID":"wcZzJdO5","properties":{"formattedCitation":"[2]","plainCitation":"[2]","noteIndex":0},"citationItems":[{"id":186224,"uris":["http://zotero.org/users/6583603/items/Y9TVA3KE"],"itemData":{"id":186224,"type":"article-journal","abstract":"OBJECTIVES: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675068" w:rsidRPr="001640C5">
        <w:fldChar w:fldCharType="separate"/>
      </w:r>
      <w:r w:rsidR="00675068" w:rsidRPr="001640C5">
        <w:rPr>
          <w:noProof/>
        </w:rPr>
        <w:t>[2]</w:t>
      </w:r>
      <w:r w:rsidR="00675068" w:rsidRPr="001640C5">
        <w:fldChar w:fldCharType="end"/>
      </w:r>
      <w:r w:rsidRPr="001640C5">
        <w:t xml:space="preserve">. Poor reporting, however, may only be the </w:t>
      </w:r>
      <w:r w:rsidR="00675068" w:rsidRPr="001640C5">
        <w:t>consequence of</w:t>
      </w:r>
      <w:r w:rsidRPr="001640C5">
        <w:t xml:space="preserve"> inadequate trial planning. </w:t>
      </w:r>
      <w:r w:rsidR="0028577C" w:rsidRPr="001640C5">
        <w:t>When planning fails and methodological issues arise, reporting</w:t>
      </w:r>
      <w:r w:rsidR="00675068" w:rsidRPr="001640C5">
        <w:t xml:space="preserve"> may indeed</w:t>
      </w:r>
      <w:r w:rsidR="0028577C" w:rsidRPr="001640C5">
        <w:t xml:space="preserve"> </w:t>
      </w:r>
      <w:r w:rsidR="001E0B71" w:rsidRPr="001640C5">
        <w:t xml:space="preserve">be </w:t>
      </w:r>
      <w:r w:rsidR="0028577C" w:rsidRPr="001640C5">
        <w:t>less likely to be complete</w:t>
      </w:r>
      <w:r w:rsidR="00675068" w:rsidRPr="001640C5">
        <w:t xml:space="preserve">. Additionally, </w:t>
      </w:r>
      <w:r w:rsidR="001E0B71" w:rsidRPr="001640C5">
        <w:t>defective</w:t>
      </w:r>
      <w:r w:rsidR="00675068" w:rsidRPr="001640C5">
        <w:t xml:space="preserve"> planning may</w:t>
      </w:r>
      <w:r w:rsidR="001E3646" w:rsidRPr="001640C5">
        <w:t xml:space="preserve"> lead to defects </w:t>
      </w:r>
      <w:r w:rsidR="001E0B71" w:rsidRPr="001640C5">
        <w:t>in defining</w:t>
      </w:r>
      <w:r w:rsidR="001E3646" w:rsidRPr="001640C5">
        <w:t xml:space="preserve"> a minimal clinically important difference (MCID) for the primary endpoint, </w:t>
      </w:r>
      <w:r w:rsidR="001E0B71" w:rsidRPr="001640C5">
        <w:t>defining</w:t>
      </w:r>
      <w:r w:rsidR="001E3646" w:rsidRPr="001640C5">
        <w:t xml:space="preserve"> a useful and informative design fit for their aim, and </w:t>
      </w:r>
      <w:r w:rsidR="001E0B71" w:rsidRPr="001640C5">
        <w:t>defining</w:t>
      </w:r>
      <w:r w:rsidR="001E3646" w:rsidRPr="001640C5">
        <w:t xml:space="preserve"> </w:t>
      </w:r>
      <w:r w:rsidR="001E0B71" w:rsidRPr="001640C5">
        <w:t>whether</w:t>
      </w:r>
      <w:r w:rsidR="001E3646" w:rsidRPr="001640C5">
        <w:t xml:space="preserve"> their results</w:t>
      </w:r>
      <w:r w:rsidR="00675068" w:rsidRPr="001640C5">
        <w:t xml:space="preserve"> </w:t>
      </w:r>
      <w:r w:rsidR="0028577C" w:rsidRPr="001640C5">
        <w:t>reflect</w:t>
      </w:r>
      <w:r w:rsidR="00675068" w:rsidRPr="001640C5">
        <w:t xml:space="preserve"> </w:t>
      </w:r>
      <w:r w:rsidR="001E0B71" w:rsidRPr="001640C5">
        <w:t xml:space="preserve">a </w:t>
      </w:r>
      <w:r w:rsidR="00675068" w:rsidRPr="001640C5">
        <w:t>clinically meaningful significance</w:t>
      </w:r>
      <w:r w:rsidR="001E0B71" w:rsidRPr="001640C5">
        <w:t xml:space="preserve"> in the real world</w:t>
      </w:r>
      <w:r w:rsidR="00675068" w:rsidRPr="001640C5">
        <w:t>.</w:t>
      </w:r>
    </w:p>
    <w:p w14:paraId="6B636A0B" w14:textId="138081BC" w:rsidR="00252C9E" w:rsidRPr="001640C5" w:rsidRDefault="001E0B71" w:rsidP="001E0B71">
      <w:r w:rsidRPr="001640C5">
        <w:t xml:space="preserve">Aiming to investigate these elements, we performed a pilot study </w:t>
      </w:r>
      <w:r w:rsidR="00E7162A" w:rsidRPr="001640C5">
        <w:t>with surgical RCTs citing the Comprehensive Complication Index® (CCI®), the only validated patient-relevant postoperative morbidity endpoint, and examined how trial endpoints, design, and sample size calculations were reported in pre-trial document</w:t>
      </w:r>
      <w:r w:rsidR="00DA1016" w:rsidRPr="001640C5">
        <w:t>ation</w:t>
      </w:r>
      <w:r w:rsidR="00E7162A" w:rsidRPr="001640C5">
        <w:t>s and final publications. Among 136 eligible RCTs, endpoints and sample size calculations were almost universally reported, but study design was often unspecified</w:t>
      </w:r>
      <w:r w:rsidR="00DA1016" w:rsidRPr="001640C5">
        <w:t xml:space="preserve"> (73% of pretrial documentations)</w:t>
      </w:r>
      <w:r w:rsidR="00E7162A" w:rsidRPr="001640C5">
        <w:t>, most trials defaulted to superiority designs, and only 20% of statistically significant results were interpreted in a clinically meaningful way. These findings reveal</w:t>
      </w:r>
      <w:r w:rsidR="00DA1016" w:rsidRPr="001640C5">
        <w:t>ed</w:t>
      </w:r>
      <w:r w:rsidR="00E7162A" w:rsidRPr="001640C5">
        <w:t xml:space="preserve"> important shortcomings in trial planning and reporting and motivate</w:t>
      </w:r>
      <w:r w:rsidR="00DA1016" w:rsidRPr="001640C5">
        <w:t>d the</w:t>
      </w:r>
      <w:r w:rsidR="00E7162A" w:rsidRPr="001640C5">
        <w:t xml:space="preserve"> </w:t>
      </w:r>
      <w:r w:rsidR="00DA1016" w:rsidRPr="001640C5">
        <w:t>realization of the current</w:t>
      </w:r>
      <w:r w:rsidR="00E7162A" w:rsidRPr="001640C5">
        <w:t xml:space="preserve"> extension stud</w:t>
      </w:r>
      <w:r w:rsidR="00DA1016" w:rsidRPr="001640C5">
        <w:t>y with a broader targeted population (i.e., any surgical RCT)</w:t>
      </w:r>
      <w:r w:rsidR="00E7162A" w:rsidRPr="001640C5">
        <w:t>.</w:t>
      </w:r>
      <w:r w:rsidR="00E7162A" w:rsidRPr="001640C5" w:rsidDel="001E0B71">
        <w:t xml:space="preserve"> </w:t>
      </w:r>
    </w:p>
    <w:p w14:paraId="29F3AE28" w14:textId="3FF4A6E4" w:rsidR="005E4F1E" w:rsidRDefault="005E4F1E" w:rsidP="005E4F1E">
      <w:pPr>
        <w:pStyle w:val="Heading2"/>
      </w:pPr>
      <w:r>
        <w:t>Objectives</w:t>
      </w:r>
    </w:p>
    <w:p w14:paraId="046D01C9" w14:textId="210C9BC4" w:rsidR="005E4F1E" w:rsidRPr="001640C5" w:rsidRDefault="0028577C" w:rsidP="00B2705B">
      <w:pPr>
        <w:spacing w:after="217"/>
        <w:ind w:right="34"/>
      </w:pPr>
      <w:r w:rsidRPr="001640C5">
        <w:t>This meta-research study on surgical RCTs aims to investigate the extent of shortcomings in planning. Secondly, we aim to assess the incorporation of clinical relevance in trial design, endpoint selection, and interpretation.</w:t>
      </w:r>
    </w:p>
    <w:p w14:paraId="382CB244" w14:textId="6AE86A80" w:rsidR="005E4F1E" w:rsidRDefault="005E4F1E" w:rsidP="00307C82">
      <w:pPr>
        <w:pStyle w:val="Heading2"/>
      </w:pPr>
      <w:r>
        <w:t>Keywords</w:t>
      </w:r>
    </w:p>
    <w:p w14:paraId="459945E5" w14:textId="252C46A3" w:rsidR="003C4954" w:rsidRPr="001640C5" w:rsidRDefault="003C4954" w:rsidP="005E4F1E">
      <w:pPr>
        <w:sectPr w:rsidR="003C4954" w:rsidRPr="001640C5">
          <w:footerReference w:type="even" r:id="rId15"/>
          <w:footerReference w:type="default" r:id="rId16"/>
          <w:pgSz w:w="12240" w:h="15840"/>
          <w:pgMar w:top="1440" w:right="1440" w:bottom="1440" w:left="1440" w:header="720" w:footer="720" w:gutter="0"/>
          <w:pgNumType w:start="1"/>
          <w:cols w:space="720"/>
        </w:sectPr>
      </w:pPr>
      <w:r w:rsidRPr="001640C5">
        <w:t xml:space="preserve">Patient-centered </w:t>
      </w:r>
      <w:commentRangeStart w:id="37"/>
      <w:r w:rsidRPr="001640C5">
        <w:t>research</w:t>
      </w:r>
      <w:commentRangeEnd w:id="37"/>
      <w:r w:rsidR="00F55B9E" w:rsidRPr="001640C5">
        <w:rPr>
          <w:rStyle w:val="CommentReference"/>
          <w:sz w:val="22"/>
          <w:szCs w:val="22"/>
        </w:rPr>
        <w:commentReference w:id="37"/>
      </w:r>
      <w:r w:rsidR="00675068" w:rsidRPr="001640C5">
        <w:t>; Outcomes research</w:t>
      </w:r>
      <w:ins w:id="38" w:author="fariba abbassi" w:date="2026-01-06T12:55:00Z" w16du:dateUtc="2026-01-06T11:55:00Z">
        <w:r w:rsidR="0004460F">
          <w:t xml:space="preserve">, clinical relevance, minimal important difference, </w:t>
        </w:r>
      </w:ins>
    </w:p>
    <w:p w14:paraId="00000051" w14:textId="77777777" w:rsidR="002069D8" w:rsidRDefault="00AE512F">
      <w:pPr>
        <w:pStyle w:val="Heading1"/>
      </w:pPr>
      <w:r>
        <w:lastRenderedPageBreak/>
        <w:t>Methods</w:t>
      </w:r>
    </w:p>
    <w:p w14:paraId="00000052" w14:textId="77777777" w:rsidR="002069D8" w:rsidRDefault="00AE512F">
      <w:pPr>
        <w:pStyle w:val="Heading2"/>
      </w:pPr>
      <w:r>
        <w:t>Study design</w:t>
      </w:r>
    </w:p>
    <w:p w14:paraId="00000054" w14:textId="4355DA06" w:rsidR="002069D8" w:rsidRPr="001640C5" w:rsidRDefault="00447856">
      <w:r>
        <w:rPr>
          <w:rFonts w:ascii="Helvetica" w:hAnsi="Helvetica" w:cs="Helvetica"/>
          <w:sz w:val="24"/>
          <w:szCs w:val="24"/>
          <w:lang w:val="en-US"/>
        </w:rPr>
        <w:t xml:space="preserve">Systematic review </w:t>
      </w:r>
      <w:r w:rsidR="00E838BB" w:rsidRPr="001640C5">
        <w:t xml:space="preserve">of </w:t>
      </w:r>
      <w:r w:rsidR="004E230A" w:rsidRPr="001640C5">
        <w:t xml:space="preserve">published </w:t>
      </w:r>
      <w:r w:rsidR="00E838BB" w:rsidRPr="001640C5">
        <w:t>RCTs</w:t>
      </w:r>
    </w:p>
    <w:p w14:paraId="00000055" w14:textId="77777777" w:rsidR="002069D8" w:rsidRDefault="00AE512F">
      <w:pPr>
        <w:pStyle w:val="Heading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Heading2"/>
      </w:pPr>
      <w:r>
        <w:t>Eligibility criteria</w:t>
      </w:r>
    </w:p>
    <w:p w14:paraId="00000058" w14:textId="586CBD0F" w:rsidR="002069D8" w:rsidRDefault="00A072F1">
      <w:pPr>
        <w:pStyle w:val="Heading3"/>
      </w:pPr>
      <w:r>
        <w:t>S</w:t>
      </w:r>
      <w:r w:rsidR="00AE512F">
        <w:t xml:space="preserve">tudy </w:t>
      </w:r>
      <w:r>
        <w:t xml:space="preserve">types </w:t>
      </w:r>
    </w:p>
    <w:p w14:paraId="331377B4" w14:textId="69A6316C" w:rsidR="006221A0" w:rsidRPr="001640C5" w:rsidRDefault="006221A0" w:rsidP="006221A0">
      <w:pPr>
        <w:spacing w:before="80" w:after="0"/>
        <w:ind w:right="34"/>
      </w:pPr>
      <w:r w:rsidRPr="001640C5">
        <w:t xml:space="preserve">We will include any randomized controlled trial (RCT) in the surgical field published </w:t>
      </w:r>
      <w:r w:rsidR="007F57CB" w:rsidRPr="001640C5">
        <w:t xml:space="preserve">in </w:t>
      </w:r>
      <w:r w:rsidRPr="001640C5">
        <w:t>2024 – possibly 202</w:t>
      </w:r>
      <w:r w:rsidR="007F57CB" w:rsidRPr="001640C5">
        <w:t>3</w:t>
      </w:r>
      <w:r w:rsidRPr="001640C5">
        <w:t xml:space="preserve"> depending on the total study pool.</w:t>
      </w:r>
    </w:p>
    <w:p w14:paraId="798B7283" w14:textId="650F2DA6" w:rsidR="00E35C15" w:rsidRPr="001640C5" w:rsidRDefault="00271117" w:rsidP="006221A0">
      <w:pPr>
        <w:spacing w:before="80" w:after="0"/>
        <w:ind w:right="34"/>
      </w:pPr>
      <w:r w:rsidRPr="001640C5">
        <w:t xml:space="preserve">We </w:t>
      </w:r>
      <w:r w:rsidR="00F560CA" w:rsidRPr="001640C5">
        <w:t>decided to limit the following</w:t>
      </w:r>
      <w:r w:rsidRPr="001640C5">
        <w:t xml:space="preserve"> search strategy </w:t>
      </w:r>
      <w:r w:rsidR="00F560CA" w:rsidRPr="001640C5">
        <w:t xml:space="preserve">to </w:t>
      </w:r>
      <w:r w:rsidR="00E35C15" w:rsidRPr="001640C5">
        <w:t xml:space="preserve">the Cochrane Central Register of Controlled Trials (CENTRAL), with RCTs identified through </w:t>
      </w:r>
      <w:r w:rsidR="00846191" w:rsidRPr="001640C5">
        <w:t>Cochrane’s</w:t>
      </w:r>
      <w:r w:rsidR="00E35C15" w:rsidRPr="001640C5">
        <w:t xml:space="preserve"> </w:t>
      </w:r>
      <w:proofErr w:type="spellStart"/>
      <w:r w:rsidR="00E35C15" w:rsidRPr="001640C5">
        <w:t>Centralised</w:t>
      </w:r>
      <w:proofErr w:type="spellEnd"/>
      <w:r w:rsidR="00E35C15" w:rsidRPr="001640C5">
        <w:t xml:space="preserve">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Heading3"/>
      </w:pPr>
      <w:bookmarkStart w:id="39" w:name="_heading=h.37u39s8n2e3q" w:colFirst="0" w:colLast="0"/>
      <w:bookmarkEnd w:id="39"/>
      <w:r>
        <w:t>Population</w:t>
      </w:r>
    </w:p>
    <w:p w14:paraId="0000006B" w14:textId="77777777" w:rsidR="002069D8" w:rsidRPr="001640C5" w:rsidRDefault="00AE512F">
      <w:r w:rsidRPr="001640C5">
        <w:rPr>
          <w:b/>
          <w:bCs/>
        </w:rPr>
        <w:t>Inclusion criteria:</w:t>
      </w:r>
    </w:p>
    <w:p w14:paraId="0000006C" w14:textId="0E3C8974" w:rsidR="002069D8" w:rsidRPr="001640C5" w:rsidRDefault="006221A0">
      <w:r w:rsidRPr="001640C5">
        <w:t>Any p</w:t>
      </w:r>
      <w:r w:rsidR="00C2174F" w:rsidRPr="001640C5">
        <w:t>atient</w:t>
      </w:r>
      <w:r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p>
    <w:p w14:paraId="00000070" w14:textId="77777777" w:rsidR="002069D8" w:rsidRDefault="00AE512F" w:rsidP="00A072F1">
      <w:pPr>
        <w:pStyle w:val="Heading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Heading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Heading3"/>
      </w:pPr>
      <w:r>
        <w:t>Outcomes</w:t>
      </w:r>
    </w:p>
    <w:p w14:paraId="00000075" w14:textId="161B4EA3" w:rsidR="002069D8" w:rsidRPr="001640C5" w:rsidRDefault="00AE512F">
      <w:pPr>
        <w:rPr>
          <w:b/>
          <w:bCs/>
        </w:rPr>
      </w:pPr>
      <w:r w:rsidRPr="001640C5">
        <w:rPr>
          <w:b/>
          <w:bCs/>
        </w:rPr>
        <w:t>Primary outcome</w:t>
      </w:r>
      <w:r w:rsidR="001142CE" w:rsidRPr="001640C5">
        <w:rPr>
          <w:b/>
          <w:bCs/>
        </w:rPr>
        <w:t xml:space="preserve"> </w:t>
      </w:r>
    </w:p>
    <w:p w14:paraId="27EA1B50" w14:textId="20815D6E" w:rsidR="00C46BE4" w:rsidRPr="001640C5" w:rsidRDefault="00C46BE4">
      <w:r w:rsidRPr="001640C5">
        <w:t>Quality of planning</w:t>
      </w:r>
      <w:r w:rsidR="005644FF" w:rsidRPr="001640C5">
        <w:t xml:space="preserve"> (binary outcome)</w:t>
      </w:r>
      <w:r w:rsidRPr="001640C5">
        <w:t xml:space="preserve">, measured by </w:t>
      </w:r>
      <w:r w:rsidR="005644FF" w:rsidRPr="001640C5">
        <w:t xml:space="preserve">the </w:t>
      </w:r>
      <w:r w:rsidRPr="001640C5">
        <w:t xml:space="preserve">proportion of </w:t>
      </w:r>
      <w:commentRangeStart w:id="40"/>
      <w:r w:rsidRPr="001640C5">
        <w:t xml:space="preserve">RCTs </w:t>
      </w:r>
      <w:commentRangeEnd w:id="40"/>
      <w:r w:rsidRPr="001640C5">
        <w:rPr>
          <w:rStyle w:val="CommentReference"/>
          <w:sz w:val="22"/>
          <w:szCs w:val="22"/>
        </w:rPr>
        <w:commentReference w:id="40"/>
      </w:r>
      <w:r w:rsidRPr="001640C5">
        <w:t xml:space="preserve">reporting </w:t>
      </w:r>
      <w:commentRangeStart w:id="41"/>
      <w:commentRangeStart w:id="42"/>
      <w:commentRangeStart w:id="43"/>
      <w:r w:rsidRPr="001640C5">
        <w:t xml:space="preserve">all </w:t>
      </w:r>
      <w:commentRangeEnd w:id="41"/>
      <w:r w:rsidR="005644FF" w:rsidRPr="001640C5">
        <w:rPr>
          <w:rStyle w:val="CommentReference"/>
          <w:sz w:val="22"/>
          <w:szCs w:val="22"/>
        </w:rPr>
        <w:commentReference w:id="41"/>
      </w:r>
      <w:commentRangeEnd w:id="42"/>
      <w:r w:rsidR="00BE5728">
        <w:rPr>
          <w:rStyle w:val="CommentReference"/>
        </w:rPr>
        <w:commentReference w:id="42"/>
      </w:r>
      <w:commentRangeEnd w:id="43"/>
      <w:r w:rsidR="00447856">
        <w:rPr>
          <w:rStyle w:val="CommentReference"/>
        </w:rPr>
        <w:commentReference w:id="43"/>
      </w:r>
      <w:r w:rsidRPr="001640C5">
        <w:t xml:space="preserve">three core methodological elements: </w:t>
      </w:r>
    </w:p>
    <w:p w14:paraId="255C67C8" w14:textId="30793F7A" w:rsidR="00C46BE4" w:rsidRPr="001640C5" w:rsidRDefault="00C46BE4" w:rsidP="00C46BE4">
      <w:pPr>
        <w:numPr>
          <w:ilvl w:val="0"/>
          <w:numId w:val="16"/>
        </w:numPr>
      </w:pPr>
      <w:r w:rsidRPr="001640C5">
        <w:t>trial design (i.e., framework such as superiority, non-inferiority or equivalence),</w:t>
      </w:r>
    </w:p>
    <w:p w14:paraId="7C65A9F2" w14:textId="362E32B7" w:rsidR="00C46BE4" w:rsidRPr="001640C5" w:rsidRDefault="00C46BE4" w:rsidP="00E7162A">
      <w:pPr>
        <w:numPr>
          <w:ilvl w:val="0"/>
          <w:numId w:val="16"/>
        </w:numPr>
      </w:pPr>
      <w:r w:rsidRPr="001640C5">
        <w:t>primary endpoint,</w:t>
      </w:r>
    </w:p>
    <w:p w14:paraId="531623A9" w14:textId="39FD0E51" w:rsidR="00C46BE4" w:rsidDel="00C46BE4" w:rsidRDefault="00C46BE4" w:rsidP="00E7162A">
      <w:pPr>
        <w:pStyle w:val="ListParagraph"/>
        <w:numPr>
          <w:ilvl w:val="0"/>
          <w:numId w:val="17"/>
        </w:numPr>
      </w:pPr>
      <w:r>
        <w:t>sample size calculation.</w:t>
      </w:r>
    </w:p>
    <w:p w14:paraId="5B905632" w14:textId="77777777" w:rsidR="00E7162A" w:rsidRPr="001640C5" w:rsidRDefault="00E7162A">
      <w:pPr>
        <w:rPr>
          <w:b/>
          <w:bCs/>
          <w:highlight w:val="yellow"/>
        </w:rPr>
      </w:pPr>
    </w:p>
    <w:p w14:paraId="1D8CFE0E" w14:textId="0A3B4E18" w:rsidR="00E7162A" w:rsidRPr="001640C5" w:rsidRDefault="00AE512F">
      <w:pPr>
        <w:rPr>
          <w:b/>
          <w:bCs/>
          <w:highlight w:val="yellow"/>
        </w:rPr>
      </w:pPr>
      <w:r w:rsidRPr="001640C5">
        <w:rPr>
          <w:b/>
          <w:bCs/>
          <w:highlight w:val="yellow"/>
        </w:rPr>
        <w:lastRenderedPageBreak/>
        <w:t>Secondary outcome</w:t>
      </w:r>
      <w:r w:rsidR="003D58CD" w:rsidRPr="001640C5">
        <w:rPr>
          <w:b/>
          <w:bCs/>
          <w:highlight w:val="yellow"/>
        </w:rPr>
        <w:t xml:space="preserve">s </w:t>
      </w:r>
    </w:p>
    <w:p w14:paraId="2AF02060" w14:textId="0F175051" w:rsidR="00E838BB" w:rsidRPr="001640C5" w:rsidRDefault="005644FF" w:rsidP="00E7162A">
      <w:pPr>
        <w:pStyle w:val="ListParagraph"/>
        <w:numPr>
          <w:ilvl w:val="0"/>
          <w:numId w:val="17"/>
        </w:numPr>
      </w:pPr>
      <w:r w:rsidRPr="001640C5">
        <w:t>Consideration of c</w:t>
      </w:r>
      <w:r w:rsidR="00E838BB" w:rsidRPr="001640C5">
        <w:t>linical</w:t>
      </w:r>
      <w:r w:rsidRPr="001640C5">
        <w:t xml:space="preserve"> </w:t>
      </w:r>
      <w:r w:rsidR="00E838BB" w:rsidRPr="001640C5">
        <w:t>relevance</w:t>
      </w:r>
      <w:r w:rsidRPr="001640C5">
        <w:t xml:space="preserve"> in planning (binary outcome), measured by</w:t>
      </w:r>
      <w:r w:rsidR="00E838BB" w:rsidRPr="001640C5">
        <w:t xml:space="preserve"> </w:t>
      </w:r>
      <w:r w:rsidRPr="001640C5">
        <w:t xml:space="preserve">the proportion of </w:t>
      </w:r>
      <w:commentRangeStart w:id="44"/>
      <w:r w:rsidRPr="001640C5">
        <w:t xml:space="preserve">RCTs </w:t>
      </w:r>
      <w:commentRangeEnd w:id="44"/>
      <w:r w:rsidRPr="001640C5">
        <w:rPr>
          <w:rStyle w:val="CommentReference"/>
          <w:sz w:val="22"/>
          <w:szCs w:val="22"/>
        </w:rPr>
        <w:commentReference w:id="44"/>
      </w:r>
      <w:r w:rsidRPr="001640C5">
        <w:t>aiming for a MCID for the effect size for the sample size calculation (authors use terms associated with “clinical” or “patient” to define the targeted size effect)</w:t>
      </w:r>
    </w:p>
    <w:p w14:paraId="36A64515" w14:textId="37A0C0D3" w:rsidR="005644FF" w:rsidRPr="001640C5" w:rsidRDefault="005644FF" w:rsidP="00E7162A">
      <w:pPr>
        <w:pStyle w:val="ListParagraph"/>
        <w:numPr>
          <w:ilvl w:val="0"/>
          <w:numId w:val="17"/>
        </w:numPr>
      </w:pPr>
      <w:r w:rsidRPr="001640C5">
        <w:t>Consideration of clinical relevance in results interpretation (binary outcome), measured by the proportion of RCTs with statistically significant results addressing their importance in the clinical setting (authors use terms associated with “clinical” or “patient” to discuss results for primary endpoint)</w:t>
      </w:r>
    </w:p>
    <w:p w14:paraId="2748622F" w14:textId="77777777" w:rsidR="00E7162A" w:rsidRPr="001640C5" w:rsidRDefault="00E7162A" w:rsidP="005644FF"/>
    <w:p w14:paraId="0000007A" w14:textId="77777777" w:rsidR="002069D8" w:rsidRPr="001640C5" w:rsidRDefault="00AE512F">
      <w:pPr>
        <w:rPr>
          <w:b/>
          <w:bCs/>
          <w:highlight w:val="yellow"/>
        </w:rPr>
      </w:pPr>
      <w:r w:rsidRPr="001640C5">
        <w:rPr>
          <w:b/>
          <w:bCs/>
          <w:highlight w:val="yellow"/>
        </w:rPr>
        <w:t>Additional outcome(s)</w:t>
      </w:r>
    </w:p>
    <w:p w14:paraId="56D18398" w14:textId="4F142221" w:rsidR="00E838BB" w:rsidRPr="001640C5" w:rsidRDefault="00E7162A" w:rsidP="00E7162A">
      <w:pPr>
        <w:pStyle w:val="ListParagraph"/>
        <w:numPr>
          <w:ilvl w:val="0"/>
          <w:numId w:val="18"/>
        </w:numPr>
        <w:rPr>
          <w:rFonts w:eastAsia="Times New Roman"/>
          <w:lang w:eastAsia="de-DE"/>
        </w:rPr>
      </w:pPr>
      <w:r w:rsidRPr="001640C5">
        <w:rPr>
          <w:rFonts w:eastAsia="Times New Roman"/>
          <w:lang w:eastAsia="de-DE"/>
        </w:rPr>
        <w:t>S</w:t>
      </w:r>
      <w:r w:rsidR="00E838BB" w:rsidRPr="001640C5">
        <w:rPr>
          <w:rFonts w:eastAsia="Times New Roman"/>
          <w:lang w:eastAsia="de-DE"/>
        </w:rPr>
        <w:t>tudy design</w:t>
      </w:r>
      <w:r w:rsidRPr="001640C5">
        <w:rPr>
          <w:rFonts w:eastAsia="Times New Roman"/>
          <w:lang w:eastAsia="de-DE"/>
        </w:rPr>
        <w:t xml:space="preserve">, i.e., </w:t>
      </w:r>
      <w:r w:rsidR="00E838BB" w:rsidRPr="001640C5">
        <w:rPr>
          <w:rFonts w:eastAsia="Times New Roman"/>
          <w:lang w:eastAsia="de-DE"/>
        </w:rPr>
        <w:t>superiority, non-inferiority</w:t>
      </w:r>
      <w:r w:rsidRPr="001640C5">
        <w:rPr>
          <w:rFonts w:eastAsia="Times New Roman"/>
          <w:lang w:eastAsia="de-DE"/>
        </w:rPr>
        <w:t xml:space="preserve"> or</w:t>
      </w:r>
      <w:r w:rsidR="00E838BB" w:rsidRPr="001640C5">
        <w:rPr>
          <w:rFonts w:eastAsia="Times New Roman"/>
          <w:lang w:eastAsia="de-DE"/>
        </w:rPr>
        <w:t xml:space="preserve"> equivalence</w:t>
      </w:r>
      <w:r w:rsidRPr="001640C5">
        <w:rPr>
          <w:rFonts w:eastAsia="Times New Roman"/>
          <w:lang w:eastAsia="de-DE"/>
        </w:rPr>
        <w:t xml:space="preserve"> (</w:t>
      </w:r>
      <w:r w:rsidR="00E838BB" w:rsidRPr="001640C5">
        <w:rPr>
          <w:rFonts w:eastAsia="Times New Roman"/>
          <w:lang w:eastAsia="de-DE"/>
        </w:rPr>
        <w:t>categorical outcome</w:t>
      </w:r>
      <w:r w:rsidRPr="001640C5">
        <w:rPr>
          <w:rFonts w:eastAsia="Times New Roman"/>
          <w:lang w:eastAsia="de-DE"/>
        </w:rPr>
        <w:t>)</w:t>
      </w:r>
      <w:r w:rsidR="00E838BB" w:rsidRPr="001640C5">
        <w:rPr>
          <w:rFonts w:eastAsia="Times New Roman"/>
          <w:lang w:eastAsia="de-DE"/>
        </w:rPr>
        <w:t xml:space="preserve">, </w:t>
      </w:r>
      <w:r w:rsidRPr="001640C5">
        <w:rPr>
          <w:rFonts w:eastAsia="Times New Roman"/>
          <w:lang w:eastAsia="de-DE"/>
        </w:rPr>
        <w:t>measured by the proportion of RCTs aiming for superiority, non-inferiority or equivalent results for the primary endpoint (comprehensive definition, not based on reporting)</w:t>
      </w:r>
    </w:p>
    <w:p w14:paraId="526B9784" w14:textId="1A73905B" w:rsidR="00E7162A" w:rsidRPr="001640C5" w:rsidRDefault="00E7162A" w:rsidP="00E7162A">
      <w:pPr>
        <w:pStyle w:val="ListParagraph"/>
        <w:numPr>
          <w:ilvl w:val="0"/>
          <w:numId w:val="18"/>
        </w:numPr>
        <w:rPr>
          <w:rFonts w:eastAsia="Times New Roman"/>
          <w:lang w:eastAsia="de-DE"/>
        </w:rPr>
      </w:pPr>
      <w:r w:rsidRPr="001640C5">
        <w:rPr>
          <w:rFonts w:eastAsia="Times New Roman"/>
          <w:lang w:eastAsia="de-DE"/>
        </w:rPr>
        <w:t>Primary and secondary endpoints chosen (categorical outcome), measured by the proportion of RCTs with such endpoints.</w:t>
      </w:r>
    </w:p>
    <w:p w14:paraId="56F7F5BA" w14:textId="77777777" w:rsidR="00550067" w:rsidRPr="001640C5" w:rsidRDefault="00550067" w:rsidP="00E838BB"/>
    <w:p w14:paraId="0000007D" w14:textId="74A12F06" w:rsidR="002069D8" w:rsidRDefault="00AE512F">
      <w:pPr>
        <w:pStyle w:val="Heading2"/>
      </w:pPr>
      <w:r>
        <w:t>Data collection (selection and coding)</w:t>
      </w:r>
    </w:p>
    <w:p w14:paraId="0D8EAD28" w14:textId="02CF8C5F" w:rsidR="00DD3797" w:rsidRPr="001640C5"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xml:space="preserve">), if needed. </w:t>
      </w:r>
      <w:r w:rsidR="00581717" w:rsidRPr="001640C5">
        <w:t>Data will also be extracted independently by two people (</w:t>
      </w:r>
      <w:r w:rsidR="00307C82" w:rsidRPr="001640C5">
        <w:t>JRR, FA</w:t>
      </w:r>
      <w:r w:rsidR="00581717" w:rsidRPr="001640C5">
        <w:t>), and any discrepancies will be resolved by involving a third person (</w:t>
      </w:r>
      <w:r w:rsidR="00307C82" w:rsidRPr="001640C5">
        <w:t>MP</w:t>
      </w:r>
      <w:r w:rsidR="00581717" w:rsidRPr="001640C5">
        <w:t xml:space="preserve">) if needed. We </w:t>
      </w:r>
      <w:r w:rsidRPr="001640C5">
        <w:t xml:space="preserve">will </w:t>
      </w:r>
      <w:r w:rsidR="00581717" w:rsidRPr="001640C5">
        <w:t>use</w:t>
      </w:r>
      <w:r w:rsidRPr="001640C5">
        <w:t xml:space="preserve"> </w:t>
      </w:r>
      <w:r w:rsidR="00581717" w:rsidRPr="001640C5">
        <w:t>the online software Covidence® for data collection</w:t>
      </w:r>
      <w:r w:rsidR="0027781B" w:rsidRPr="001640C5">
        <w:t xml:space="preserve"> through</w:t>
      </w:r>
      <w:r w:rsidR="000538B8" w:rsidRPr="001640C5">
        <w:t xml:space="preserve"> a</w:t>
      </w:r>
      <w:r w:rsidR="0027781B" w:rsidRPr="001640C5">
        <w:t xml:space="preserve"> data extraction template</w:t>
      </w:r>
      <w:r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1E63C556" w:rsidR="00E2249F" w:rsidRPr="001640C5" w:rsidRDefault="00E2249F">
      <w:pPr>
        <w:ind w:right="34"/>
      </w:pPr>
      <w:r w:rsidRPr="001640C5">
        <w:t>We will extract the following predefined d</w:t>
      </w:r>
      <w:r w:rsidR="00AE512F" w:rsidRPr="001640C5">
        <w:t>ata</w:t>
      </w:r>
      <w:r w:rsidRPr="001640C5">
        <w:t xml:space="preserve"> for each study:</w:t>
      </w:r>
      <w:r w:rsidR="00AE512F" w:rsidRPr="001640C5">
        <w:t xml:space="preserve"> </w:t>
      </w:r>
    </w:p>
    <w:p w14:paraId="53084C24" w14:textId="002B9A5D" w:rsidR="00147819" w:rsidRPr="001640C5" w:rsidRDefault="00147819" w:rsidP="006D1F9B">
      <w:pPr>
        <w:pStyle w:val="ListParagraph"/>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w:t>
      </w:r>
      <w:proofErr w:type="gramStart"/>
      <w:r w:rsidRPr="001640C5">
        <w:t>publication</w:t>
      </w:r>
      <w:r w:rsidR="002D29D8" w:rsidRPr="001640C5">
        <w:t>;</w:t>
      </w:r>
      <w:proofErr w:type="gramEnd"/>
    </w:p>
    <w:p w14:paraId="4FFE04A8" w14:textId="4E39B81A" w:rsidR="00147819" w:rsidRPr="001640C5" w:rsidRDefault="002D29D8" w:rsidP="00E2249F">
      <w:pPr>
        <w:pStyle w:val="ListParagraph"/>
        <w:numPr>
          <w:ilvl w:val="0"/>
          <w:numId w:val="5"/>
        </w:numPr>
        <w:ind w:right="34"/>
      </w:pPr>
      <w:r w:rsidRPr="001640C5">
        <w:rPr>
          <w:b/>
          <w:bCs/>
        </w:rPr>
        <w:t>Study</w:t>
      </w:r>
      <w:r w:rsidR="006D1F9B" w:rsidRPr="001640C5">
        <w:t>:</w:t>
      </w:r>
      <w:r w:rsidR="00147819" w:rsidRPr="001640C5">
        <w:t xml:space="preserve"> </w:t>
      </w:r>
      <w:r w:rsidRPr="001640C5">
        <w:t xml:space="preserve">design, </w:t>
      </w:r>
      <w:commentRangeStart w:id="45"/>
      <w:commentRangeStart w:id="46"/>
      <w:r w:rsidRPr="001640C5">
        <w:t>primary and secondary outcomes</w:t>
      </w:r>
      <w:commentRangeEnd w:id="45"/>
      <w:r w:rsidR="00BE5728">
        <w:rPr>
          <w:rStyle w:val="CommentReference"/>
        </w:rPr>
        <w:commentReference w:id="45"/>
      </w:r>
      <w:commentRangeEnd w:id="46"/>
      <w:r w:rsidR="00011E0A">
        <w:rPr>
          <w:rStyle w:val="CommentReference"/>
        </w:rPr>
        <w:commentReference w:id="46"/>
      </w:r>
      <w:r w:rsidRPr="001640C5">
        <w:t xml:space="preserve">, outcome(s) and </w:t>
      </w:r>
      <w:commentRangeStart w:id="47"/>
      <w:commentRangeStart w:id="48"/>
      <w:r w:rsidRPr="001640C5">
        <w:t>size</w:t>
      </w:r>
      <w:commentRangeEnd w:id="47"/>
      <w:r w:rsidR="00352BBC" w:rsidRPr="001640C5">
        <w:rPr>
          <w:rStyle w:val="CommentReference"/>
          <w:sz w:val="22"/>
          <w:szCs w:val="22"/>
        </w:rPr>
        <w:commentReference w:id="47"/>
      </w:r>
      <w:commentRangeEnd w:id="48"/>
      <w:r w:rsidR="00DA1016" w:rsidRPr="001640C5">
        <w:rPr>
          <w:rStyle w:val="CommentReference"/>
          <w:sz w:val="22"/>
          <w:szCs w:val="22"/>
        </w:rPr>
        <w:commentReference w:id="48"/>
      </w:r>
      <w:r w:rsidRPr="001640C5">
        <w:t xml:space="preserve"> effect(s) used for sample size </w:t>
      </w:r>
      <w:proofErr w:type="gramStart"/>
      <w:r w:rsidRPr="001640C5">
        <w:t>calculation</w:t>
      </w:r>
      <w:r w:rsidR="00147819" w:rsidRPr="001640C5">
        <w:t>;</w:t>
      </w:r>
      <w:proofErr w:type="gramEnd"/>
    </w:p>
    <w:p w14:paraId="40DDC17F" w14:textId="52DFBBC5" w:rsidR="00DE217E" w:rsidRPr="001640C5" w:rsidRDefault="002D29D8" w:rsidP="00DE217E">
      <w:pPr>
        <w:pStyle w:val="ListParagraph"/>
        <w:numPr>
          <w:ilvl w:val="0"/>
          <w:numId w:val="5"/>
        </w:numPr>
        <w:ind w:right="34"/>
        <w:rPr>
          <w:ins w:id="49" w:author="Joana Rodrigues Ribeiro" w:date="2026-01-05T12:58:00Z" w16du:dateUtc="2026-01-05T11:58:00Z"/>
        </w:rPr>
      </w:pPr>
      <w:r w:rsidRPr="001640C5">
        <w:rPr>
          <w:b/>
          <w:bCs/>
        </w:rPr>
        <w:t xml:space="preserve">Clinical consideration in </w:t>
      </w:r>
      <w:r w:rsidR="00DE217E">
        <w:rPr>
          <w:b/>
          <w:bCs/>
        </w:rPr>
        <w:t>M</w:t>
      </w:r>
      <w:r w:rsidRPr="001640C5">
        <w:rPr>
          <w:b/>
          <w:bCs/>
        </w:rPr>
        <w:t>ethods</w:t>
      </w:r>
      <w:r w:rsidR="00DE217E">
        <w:rPr>
          <w:b/>
          <w:bCs/>
        </w:rPr>
        <w:t xml:space="preserve"> </w:t>
      </w:r>
      <w:r w:rsidR="00DE217E" w:rsidRPr="00DE217E">
        <w:rPr>
          <w:b/>
          <w:bCs/>
        </w:rPr>
        <w:t>section</w:t>
      </w:r>
      <w:r w:rsidRPr="001640C5">
        <w:rPr>
          <w:b/>
          <w:bCs/>
        </w:rPr>
        <w:t xml:space="preserve">: </w:t>
      </w:r>
      <w:ins w:id="50" w:author="Joana Rodrigues Ribeiro" w:date="2026-01-05T12:58:00Z" w16du:dateUtc="2026-01-05T11:58:00Z">
        <w:r w:rsidR="00DE217E">
          <w:t xml:space="preserve">whether authors </w:t>
        </w:r>
        <w:r w:rsidR="00DE217E" w:rsidRPr="00DE217E">
          <w:t xml:space="preserve">explicitly addressed the clinical relevance of their findings in the </w:t>
        </w:r>
        <w:r w:rsidR="00DE217E">
          <w:t>methods for the sample size calculation</w:t>
        </w:r>
        <w:r w:rsidR="00DE217E" w:rsidRPr="00DE217E" w:rsidDel="00DE217E">
          <w:t xml:space="preserve"> </w:t>
        </w:r>
        <w:r w:rsidR="00DE217E">
          <w:t>(</w:t>
        </w:r>
        <w:r w:rsidR="00DE217E" w:rsidRPr="00DE217E">
          <w:t>independent assessment by two reviewers</w:t>
        </w:r>
        <w:r w:rsidR="00DE217E" w:rsidRPr="00DE217E" w:rsidDel="00DE217E">
          <w:t xml:space="preserve"> </w:t>
        </w:r>
        <w:r w:rsidR="00DE217E">
          <w:t>JRR and FA, disagreements resolved by consensus or third party, MP</w:t>
        </w:r>
        <w:proofErr w:type="gramStart"/>
        <w:r w:rsidR="00DE217E">
          <w:t>);</w:t>
        </w:r>
        <w:proofErr w:type="gramEnd"/>
      </w:ins>
    </w:p>
    <w:p w14:paraId="34A452A1" w14:textId="2FE2B7AC" w:rsidR="002D29D8" w:rsidRPr="001640C5" w:rsidDel="00DE217E" w:rsidRDefault="002D29D8" w:rsidP="00E2249F">
      <w:pPr>
        <w:pStyle w:val="ListParagraph"/>
        <w:numPr>
          <w:ilvl w:val="0"/>
          <w:numId w:val="5"/>
        </w:numPr>
        <w:ind w:right="34"/>
        <w:rPr>
          <w:del w:id="51" w:author="Joana Rodrigues Ribeiro" w:date="2026-01-05T12:58:00Z" w16du:dateUtc="2026-01-05T11:58:00Z"/>
        </w:rPr>
      </w:pPr>
      <w:del w:id="52" w:author="Joana Rodrigues Ribeiro" w:date="2026-01-05T12:58:00Z" w16du:dateUtc="2026-01-05T11:58:00Z">
        <w:r w:rsidRPr="001640C5" w:rsidDel="00DE217E">
          <w:delText xml:space="preserve">report of </w:delText>
        </w:r>
        <w:r w:rsidR="00846191" w:rsidRPr="001640C5" w:rsidDel="00DE217E">
          <w:delText>“</w:delText>
        </w:r>
        <w:r w:rsidRPr="001640C5" w:rsidDel="00DE217E">
          <w:delText>clinical</w:delText>
        </w:r>
        <w:r w:rsidR="00846191" w:rsidRPr="001640C5" w:rsidDel="00DE217E">
          <w:delText>”</w:delText>
        </w:r>
        <w:r w:rsidRPr="001640C5" w:rsidDel="00DE217E">
          <w:delText xml:space="preserve"> or </w:delText>
        </w:r>
        <w:r w:rsidR="00846191" w:rsidRPr="001640C5" w:rsidDel="00DE217E">
          <w:delText>“</w:delText>
        </w:r>
        <w:r w:rsidRPr="001640C5" w:rsidDel="00DE217E">
          <w:delText>patient</w:delText>
        </w:r>
        <w:r w:rsidR="00846191" w:rsidRPr="001640C5" w:rsidDel="00DE217E">
          <w:delText>”</w:delText>
        </w:r>
        <w:r w:rsidRPr="001640C5" w:rsidDel="00DE217E">
          <w:delText xml:space="preserve"> in the methods (outcome(s) and size effect(s) used for sample size calculation)</w:delText>
        </w:r>
      </w:del>
    </w:p>
    <w:p w14:paraId="6FF391C1" w14:textId="6ABC7E1E" w:rsidR="00147819" w:rsidRPr="001640C5" w:rsidRDefault="002D29D8" w:rsidP="00E2249F">
      <w:pPr>
        <w:pStyle w:val="ListParagraph"/>
        <w:numPr>
          <w:ilvl w:val="0"/>
          <w:numId w:val="5"/>
        </w:numPr>
        <w:ind w:right="34"/>
      </w:pPr>
      <w:commentRangeStart w:id="53"/>
      <w:commentRangeStart w:id="54"/>
      <w:r w:rsidRPr="001640C5">
        <w:rPr>
          <w:b/>
          <w:bCs/>
        </w:rPr>
        <w:t xml:space="preserve">Clinical consideration in </w:t>
      </w:r>
      <w:r w:rsidR="00DE217E">
        <w:rPr>
          <w:b/>
          <w:bCs/>
        </w:rPr>
        <w:t>D</w:t>
      </w:r>
      <w:r w:rsidRPr="001640C5">
        <w:rPr>
          <w:b/>
          <w:bCs/>
        </w:rPr>
        <w:t>iscussion</w:t>
      </w:r>
      <w:r w:rsidR="00DE217E">
        <w:rPr>
          <w:b/>
          <w:bCs/>
        </w:rPr>
        <w:t xml:space="preserve"> section</w:t>
      </w:r>
      <w:r w:rsidR="006D1F9B" w:rsidRPr="001640C5">
        <w:rPr>
          <w:b/>
          <w:bCs/>
        </w:rPr>
        <w:t>:</w:t>
      </w:r>
      <w:r w:rsidR="00147819" w:rsidRPr="001640C5">
        <w:t xml:space="preserve"> </w:t>
      </w:r>
      <w:ins w:id="55" w:author="Joana Rodrigues Ribeiro" w:date="2026-01-05T12:56:00Z" w16du:dateUtc="2026-01-05T11:56:00Z">
        <w:r w:rsidR="00DE217E">
          <w:t xml:space="preserve">whether authors </w:t>
        </w:r>
        <w:r w:rsidR="00DE217E" w:rsidRPr="00DE217E">
          <w:t>explicitly addressed the clinical relevance of their findings in the discussion or conclusions</w:t>
        </w:r>
        <w:r w:rsidR="00DE217E" w:rsidRPr="00DE217E" w:rsidDel="00DE217E">
          <w:t xml:space="preserve"> </w:t>
        </w:r>
      </w:ins>
      <w:ins w:id="56" w:author="Joana Rodrigues Ribeiro" w:date="2026-01-05T12:57:00Z" w16du:dateUtc="2026-01-05T11:57:00Z">
        <w:r w:rsidR="00DE217E">
          <w:t>(</w:t>
        </w:r>
        <w:r w:rsidR="00DE217E" w:rsidRPr="00DE217E">
          <w:t>independent assessment by two reviewers</w:t>
        </w:r>
        <w:r w:rsidR="00DE217E" w:rsidRPr="00DE217E" w:rsidDel="00DE217E">
          <w:t xml:space="preserve"> </w:t>
        </w:r>
        <w:r w:rsidR="00DE217E">
          <w:t>JRR and FA, disagreements resolved by consensus or third party, MP)</w:t>
        </w:r>
      </w:ins>
      <w:del w:id="57" w:author="Joana Rodrigues Ribeiro" w:date="2026-01-05T12:56:00Z" w16du:dateUtc="2026-01-05T11:56:00Z">
        <w:r w:rsidRPr="001640C5" w:rsidDel="00DE217E">
          <w:delText xml:space="preserve">report of </w:delText>
        </w:r>
        <w:r w:rsidR="00846191" w:rsidRPr="001640C5" w:rsidDel="00DE217E">
          <w:delText>“</w:delText>
        </w:r>
        <w:r w:rsidRPr="001640C5" w:rsidDel="00DE217E">
          <w:delText>clinical</w:delText>
        </w:r>
        <w:r w:rsidR="00846191" w:rsidRPr="001640C5" w:rsidDel="00DE217E">
          <w:delText>”</w:delText>
        </w:r>
        <w:r w:rsidRPr="001640C5" w:rsidDel="00DE217E">
          <w:delText xml:space="preserve"> or </w:delText>
        </w:r>
        <w:r w:rsidR="00846191" w:rsidRPr="001640C5" w:rsidDel="00DE217E">
          <w:delText>“</w:delText>
        </w:r>
        <w:r w:rsidRPr="001640C5" w:rsidDel="00DE217E">
          <w:delText>patient</w:delText>
        </w:r>
        <w:r w:rsidR="00846191" w:rsidRPr="001640C5" w:rsidDel="00DE217E">
          <w:delText>”</w:delText>
        </w:r>
        <w:r w:rsidRPr="001640C5" w:rsidDel="00DE217E">
          <w:delText xml:space="preserve"> in the interpretation of results</w:delText>
        </w:r>
        <w:commentRangeEnd w:id="53"/>
        <w:r w:rsidR="00BE5728" w:rsidDel="00DE217E">
          <w:rPr>
            <w:rStyle w:val="CommentReference"/>
          </w:rPr>
          <w:commentReference w:id="53"/>
        </w:r>
      </w:del>
      <w:commentRangeEnd w:id="54"/>
      <w:r w:rsidR="00DE217E">
        <w:rPr>
          <w:rStyle w:val="CommentReference"/>
        </w:rPr>
        <w:commentReference w:id="54"/>
      </w:r>
    </w:p>
    <w:p w14:paraId="750F1BBB" w14:textId="748B5ED4" w:rsidR="00825E4B" w:rsidRPr="001640C5" w:rsidRDefault="002D29D8" w:rsidP="00E2249F">
      <w:pPr>
        <w:pStyle w:val="ListParagraph"/>
        <w:numPr>
          <w:ilvl w:val="0"/>
          <w:numId w:val="5"/>
        </w:numPr>
        <w:ind w:right="34"/>
      </w:pPr>
      <w:r w:rsidRPr="001640C5">
        <w:rPr>
          <w:b/>
          <w:bCs/>
        </w:rPr>
        <w:t>Results</w:t>
      </w:r>
      <w:r w:rsidR="000538B8" w:rsidRPr="001640C5">
        <w:rPr>
          <w:b/>
          <w:bCs/>
        </w:rPr>
        <w:t>:</w:t>
      </w:r>
      <w:r w:rsidR="00011E0A" w:rsidRPr="00011E0A">
        <w:t xml:space="preserve"> whether the result met the prespecified criterion (p-value ≤ 0.05, non-inferiority margin, or equivalence interval</w:t>
      </w:r>
      <w:proofErr w:type="gramStart"/>
      <w:r w:rsidR="00011E0A" w:rsidRPr="00011E0A">
        <w:t>)</w:t>
      </w:r>
      <w:r w:rsidR="00FD6547" w:rsidRPr="00011E0A">
        <w:rPr>
          <w:color w:val="212529"/>
          <w:shd w:val="clear" w:color="auto" w:fill="FFFFFF"/>
        </w:rPr>
        <w:t>;</w:t>
      </w:r>
      <w:proofErr w:type="gramEnd"/>
    </w:p>
    <w:p w14:paraId="3235D96E" w14:textId="5EE9AE47" w:rsidR="00A44527" w:rsidRPr="001640C5" w:rsidRDefault="00A44527" w:rsidP="00E2249F">
      <w:pPr>
        <w:pStyle w:val="ListParagraph"/>
        <w:numPr>
          <w:ilvl w:val="0"/>
          <w:numId w:val="5"/>
        </w:numPr>
        <w:ind w:right="34"/>
      </w:pPr>
      <w:r w:rsidRPr="001640C5">
        <w:rPr>
          <w:b/>
          <w:bCs/>
        </w:rPr>
        <w:t xml:space="preserve">Pretrial document: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methods or discussion</w:t>
      </w:r>
    </w:p>
    <w:p w14:paraId="00000082" w14:textId="77777777" w:rsidR="002069D8" w:rsidRDefault="00AE512F">
      <w:pPr>
        <w:pStyle w:val="Heading2"/>
      </w:pPr>
      <w:r>
        <w:t>Data management</w:t>
      </w:r>
    </w:p>
    <w:p w14:paraId="00000083" w14:textId="33DDB8F9" w:rsidR="002069D8" w:rsidRPr="001640C5"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p>
    <w:p w14:paraId="00000084" w14:textId="77777777" w:rsidR="002069D8" w:rsidRDefault="00AE512F">
      <w:pPr>
        <w:pStyle w:val="Heading2"/>
      </w:pPr>
      <w:r>
        <w:lastRenderedPageBreak/>
        <w:t>Statistical methods</w:t>
      </w:r>
    </w:p>
    <w:p w14:paraId="02C9B10A" w14:textId="1D2B03C9"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675068" w:rsidRPr="001640C5">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675068" w:rsidRPr="001640C5">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Heading2"/>
      </w:pPr>
      <w:r>
        <w:t>Sample size</w:t>
      </w:r>
    </w:p>
    <w:p w14:paraId="1D61BB0A" w14:textId="69569BAD" w:rsidR="00307C82" w:rsidRPr="001640C5" w:rsidRDefault="00307C82">
      <w:r w:rsidRPr="001640C5">
        <w:t xml:space="preserve">We calculated the sample size based on </w:t>
      </w:r>
      <w:r w:rsidR="004C67A1">
        <w:t xml:space="preserve">precision for the primary outcome: the presence of the three reported items in the RCT. In </w:t>
      </w:r>
      <w:r w:rsidRPr="001640C5">
        <w:t>the pilot phase</w:t>
      </w:r>
      <w:ins w:id="58" w:author="Joana Rodrigues Ribeiro" w:date="2026-01-05T13:31:00Z" w16du:dateUtc="2026-01-05T12:31:00Z">
        <w:r w:rsidR="004C67A1">
          <w:t xml:space="preserve"> </w:t>
        </w:r>
      </w:ins>
      <w:r w:rsidRPr="001640C5">
        <w:t xml:space="preserve">we observed </w:t>
      </w:r>
      <w:r w:rsidR="004C67A1">
        <w:t xml:space="preserve">that only </w:t>
      </w:r>
      <w:r w:rsidR="00945359">
        <w:t>35.6</w:t>
      </w:r>
      <w:r w:rsidR="004C67A1">
        <w:t xml:space="preserve">% of </w:t>
      </w:r>
      <w:r w:rsidR="0058413D" w:rsidRPr="001640C5">
        <w:t xml:space="preserve">final </w:t>
      </w:r>
      <w:r w:rsidR="004C67A1">
        <w:t>publications (</w:t>
      </w:r>
      <w:r w:rsidR="00945359">
        <w:t>31</w:t>
      </w:r>
      <w:r w:rsidR="004C67A1">
        <w:t>/8</w:t>
      </w:r>
      <w:r w:rsidR="00945359">
        <w:t>7</w:t>
      </w:r>
      <w:r w:rsidR="004C67A1">
        <w:t xml:space="preserve">) </w:t>
      </w:r>
      <w:r w:rsidRPr="001640C5">
        <w:t xml:space="preserve">had </w:t>
      </w:r>
      <w:r w:rsidR="0058413D" w:rsidRPr="001640C5">
        <w:t>reported all three core elements</w:t>
      </w:r>
      <w:r w:rsidR="004C67A1">
        <w:t xml:space="preserve">. We considered pertinent to aim for an even lower value of </w:t>
      </w:r>
      <w:r w:rsidR="00945359">
        <w:t>2</w:t>
      </w:r>
      <w:r w:rsidR="004C67A1">
        <w:t xml:space="preserve">0% with a width of the confidence interval of 10%. With the </w:t>
      </w:r>
      <w:proofErr w:type="spellStart"/>
      <w:r w:rsidR="004C67A1" w:rsidRPr="004C67A1">
        <w:t>prec_prop</w:t>
      </w:r>
      <w:proofErr w:type="spellEnd"/>
      <w:r w:rsidR="004C67A1">
        <w:t xml:space="preserve"> package</w:t>
      </w:r>
      <w:r w:rsidR="007657EB">
        <w:fldChar w:fldCharType="begin"/>
      </w:r>
      <w:r w:rsidR="007657EB">
        <w:instrText xml:space="preserve"> ADDIN ZOTERO_ITEM CSL_CITATION {"citationID":"PdC7NKXf","properties":{"formattedCitation":"[4]","plainCitation":"[4]","noteIndex":0},"citationItems":[{"id":186235,"uris":["http://zotero.org/users/6583603/items/BDDFPQFI"],"itemData":{"id":186235,"type":"software","publisher":"R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7657EB">
        <w:rPr>
          <w:noProof/>
        </w:rPr>
        <w:t>[4]</w:t>
      </w:r>
      <w:r w:rsidR="007657EB">
        <w:fldChar w:fldCharType="end"/>
      </w:r>
      <w:r w:rsidR="004C67A1">
        <w:t xml:space="preserve">, we obtained a sample of 245. In the pilot phase, from 1612 records we </w:t>
      </w:r>
      <w:r w:rsidR="00FA0942">
        <w:t xml:space="preserve">identified 136 RCTs, including 87 “final publications”. For 245 </w:t>
      </w:r>
      <w:commentRangeStart w:id="59"/>
      <w:r w:rsidR="00FA0942">
        <w:t>RCTs</w:t>
      </w:r>
      <w:commentRangeEnd w:id="59"/>
      <w:r w:rsidR="00FA0942">
        <w:rPr>
          <w:rStyle w:val="CommentReference"/>
        </w:rPr>
        <w:commentReference w:id="59"/>
      </w:r>
      <w:r w:rsidR="00FA0942">
        <w:t xml:space="preserve">, we calculated that </w:t>
      </w:r>
      <w:r w:rsidR="00FA0942" w:rsidRPr="00FA0942">
        <w:t>290</w:t>
      </w:r>
      <w:r w:rsidR="00FA0942">
        <w:t xml:space="preserve">4 records would be needed (or 4540 if we only consider “final publications”). We considered that due to our relatively permissive search strategy (versus for the pilot phase) we would not need to consider more than a 10% interval, i.e. ±291 (or 454). </w:t>
      </w:r>
    </w:p>
    <w:p w14:paraId="00000093" w14:textId="77777777" w:rsidR="002069D8" w:rsidRDefault="00AE512F">
      <w:pPr>
        <w:pStyle w:val="Heading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Heading2"/>
      </w:pPr>
      <w:r>
        <w:t>Data summary and certainty of evidence assessment</w:t>
      </w:r>
    </w:p>
    <w:p w14:paraId="0000009E" w14:textId="193228F4" w:rsidR="002069D8" w:rsidRPr="001640C5" w:rsidRDefault="00307C82">
      <w:bookmarkStart w:id="60" w:name="_heading=h.rbqjz3u6igr1" w:colFirst="0" w:colLast="0"/>
      <w:bookmarkEnd w:id="60"/>
      <w:r w:rsidRPr="001640C5">
        <w:t>None.</w:t>
      </w:r>
    </w:p>
    <w:p w14:paraId="0000009F" w14:textId="77777777" w:rsidR="002069D8" w:rsidRDefault="00AE512F">
      <w:pPr>
        <w:pStyle w:val="Heading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Heading1"/>
      </w:pPr>
      <w:r>
        <w:br w:type="page"/>
      </w:r>
    </w:p>
    <w:p w14:paraId="000000A2" w14:textId="77777777" w:rsidR="002069D8" w:rsidRPr="00F43B3C" w:rsidRDefault="00AE512F">
      <w:pPr>
        <w:pStyle w:val="Heading1"/>
        <w:rPr>
          <w:lang w:val="de-CH"/>
        </w:rPr>
      </w:pPr>
      <w:proofErr w:type="spellStart"/>
      <w:r w:rsidRPr="00F43B3C">
        <w:rPr>
          <w:lang w:val="de-CH"/>
        </w:rPr>
        <w:lastRenderedPageBreak/>
        <w:t>Bibliography</w:t>
      </w:r>
      <w:proofErr w:type="spellEnd"/>
    </w:p>
    <w:p w14:paraId="339879DC" w14:textId="77777777" w:rsidR="007657EB" w:rsidRPr="007657EB" w:rsidRDefault="00013262" w:rsidP="007657EB">
      <w:pPr>
        <w:pStyle w:val="Bibliography"/>
        <w:rPr>
          <w:color w:val="auto"/>
          <w:sz w:val="22"/>
          <w:lang w:val="en-US"/>
        </w:rPr>
      </w:pPr>
      <w:r>
        <w:fldChar w:fldCharType="begin"/>
      </w:r>
      <w:r w:rsidR="007657EB">
        <w:rPr>
          <w:lang w:val="de-CH"/>
        </w:rPr>
        <w:instrText xml:space="preserve"> ADDIN ZOTERO_BIBL {"uncited":[],"omitted":[],"custom":[]} CSL_BIBLIOGRAPHY </w:instrText>
      </w:r>
      <w:r>
        <w:fldChar w:fldCharType="separate"/>
      </w:r>
      <w:r w:rsidR="007657EB" w:rsidRPr="007657EB">
        <w:rPr>
          <w:color w:val="auto"/>
          <w:sz w:val="22"/>
          <w:lang w:val="en-US"/>
        </w:rPr>
        <w:t>[1]</w:t>
      </w:r>
      <w:r w:rsidR="007657EB" w:rsidRPr="007657EB">
        <w:rPr>
          <w:color w:val="auto"/>
          <w:sz w:val="22"/>
          <w:lang w:val="en-US"/>
        </w:rPr>
        <w:tab/>
        <w:t>Abbassi F, Pfister M, Braun J, et al. Beyond P Values : Novel Minimal Important Difference of the Comprehensive Complication Index That Reflects a Meaningful Outcome for Patients Undergoing Major Abdominal Surgery. Ann Surg 2025;282:670–7. https://doi.org/10.1097/SLA.0000000000006877.</w:t>
      </w:r>
    </w:p>
    <w:p w14:paraId="7B87BC6B" w14:textId="77777777" w:rsidR="007657EB" w:rsidRPr="007657EB" w:rsidRDefault="007657EB" w:rsidP="007657EB">
      <w:pPr>
        <w:pStyle w:val="Bibliography"/>
        <w:rPr>
          <w:color w:val="auto"/>
          <w:sz w:val="22"/>
          <w:lang w:val="en-US"/>
        </w:rPr>
      </w:pPr>
      <w:r w:rsidRPr="007657EB">
        <w:rPr>
          <w:color w:val="auto"/>
          <w:sz w:val="22"/>
          <w:lang w:val="en-US"/>
        </w:rPr>
        <w:t>[2]</w:t>
      </w:r>
      <w:r w:rsidRPr="007657EB">
        <w:rPr>
          <w:color w:val="auto"/>
          <w:sz w:val="22"/>
          <w:lang w:val="en-US"/>
        </w:rPr>
        <w:tab/>
        <w:t>Abbassi F, Pfister M, Domenghino A, et al. Surgical Outcome Reporting. Moving From a Comic to a Tragic Opera? Ann Surg 2024;280:248–52. https://doi.org/10.1097/SLA.0000000000006226.</w:t>
      </w:r>
    </w:p>
    <w:p w14:paraId="21544A5C" w14:textId="77777777" w:rsidR="007657EB" w:rsidRPr="007657EB" w:rsidRDefault="007657EB" w:rsidP="007657EB">
      <w:pPr>
        <w:pStyle w:val="Bibliography"/>
        <w:rPr>
          <w:color w:val="auto"/>
          <w:sz w:val="22"/>
          <w:lang w:val="en-US"/>
        </w:rPr>
      </w:pPr>
      <w:r w:rsidRPr="007657EB">
        <w:rPr>
          <w:color w:val="auto"/>
          <w:sz w:val="22"/>
          <w:lang w:val="en-US"/>
        </w:rPr>
        <w:t>[3]</w:t>
      </w:r>
      <w:r w:rsidRPr="007657EB">
        <w:rPr>
          <w:color w:val="auto"/>
          <w:sz w:val="22"/>
          <w:lang w:val="en-US"/>
        </w:rPr>
        <w:tab/>
        <w:t>RStudio Team. RStudio: Integrated Development Environment for R 2024;2024.12.0+467.</w:t>
      </w:r>
    </w:p>
    <w:p w14:paraId="39B57E12" w14:textId="77777777" w:rsidR="007657EB" w:rsidRPr="007657EB" w:rsidRDefault="007657EB" w:rsidP="007657EB">
      <w:pPr>
        <w:pStyle w:val="Bibliography"/>
        <w:rPr>
          <w:color w:val="auto"/>
          <w:sz w:val="22"/>
          <w:lang w:val="en-US"/>
        </w:rPr>
      </w:pPr>
      <w:r w:rsidRPr="007657EB">
        <w:rPr>
          <w:color w:val="auto"/>
          <w:sz w:val="22"/>
          <w:lang w:val="en-US"/>
        </w:rPr>
        <w:t>[4]</w:t>
      </w:r>
      <w:r w:rsidRPr="007657EB">
        <w:rPr>
          <w:color w:val="auto"/>
          <w:sz w:val="22"/>
          <w:lang w:val="en-US"/>
        </w:rPr>
        <w:tab/>
        <w:t>Jaeschke A, Haller B, Egger M. presize: Sample size and precision for clinical trials (R package) 2025.</w:t>
      </w:r>
    </w:p>
    <w:p w14:paraId="000000AD" w14:textId="02B2396E" w:rsidR="002069D8" w:rsidRDefault="00013262" w:rsidP="007657EB">
      <w:pPr>
        <w:pStyle w:val="Bibliography"/>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Heading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Heading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Heading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Heading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Paragraph"/>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Paragraph"/>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Paragraph"/>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Paragraph"/>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Paragraph"/>
        <w:numPr>
          <w:ilvl w:val="0"/>
          <w:numId w:val="21"/>
        </w:numPr>
        <w:rPr>
          <w:sz w:val="36"/>
          <w:szCs w:val="36"/>
        </w:rPr>
      </w:pPr>
      <w:r>
        <w:t>text files (docx format) for the PRISMA flow chart</w:t>
      </w:r>
    </w:p>
    <w:p w14:paraId="325CAEFD" w14:textId="77777777" w:rsidR="004E37B3" w:rsidRPr="001640C5" w:rsidRDefault="004E37B3" w:rsidP="001640C5">
      <w:pPr>
        <w:pStyle w:val="ListParagraph"/>
        <w:numPr>
          <w:ilvl w:val="0"/>
          <w:numId w:val="21"/>
        </w:numPr>
        <w:rPr>
          <w:sz w:val="36"/>
          <w:szCs w:val="36"/>
        </w:rPr>
      </w:pPr>
      <w:r>
        <w:t>codes (RStudio) to read, tidy and save tables, generate plots</w:t>
      </w:r>
    </w:p>
    <w:p w14:paraId="28B1F93A" w14:textId="77777777" w:rsidR="004E37B3" w:rsidRDefault="004E37B3" w:rsidP="004E37B3">
      <w:pPr>
        <w:pStyle w:val="Heading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Heading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Heading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Heading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Heading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lo Alan Puhan" w:date="2025-12-24T09:29:00Z" w:initials="MP">
    <w:p w14:paraId="6F402BFA" w14:textId="77777777" w:rsidR="00A07670" w:rsidRDefault="00A07670" w:rsidP="00A07670">
      <w:pPr>
        <w:pStyle w:val="CommentText"/>
      </w:pPr>
      <w:r>
        <w:rPr>
          <w:rStyle w:val="CommentReference"/>
        </w:rPr>
        <w:annotationRef/>
      </w:r>
      <w:r>
        <w:t>Is this a standard term in PROSPEO?</w:t>
      </w:r>
    </w:p>
  </w:comment>
  <w:comment w:id="2" w:author="Joana Rodrigues Ribeiro" w:date="2025-12-24T15:19:00Z" w:initials="JRR">
    <w:p w14:paraId="76CC1D2F" w14:textId="77777777" w:rsidR="000266AE" w:rsidRDefault="000266AE" w:rsidP="000266AE">
      <w:r>
        <w:rPr>
          <w:rStyle w:val="CommentReference"/>
        </w:rPr>
        <w:annotationRef/>
      </w:r>
      <w:r>
        <w:rPr>
          <w:sz w:val="20"/>
          <w:szCs w:val="20"/>
        </w:rPr>
        <w:t>I did not know if PROSPERO would accept a protocol for a metaresearch paper (hence the OSF/Prospero). I even found 1 metaresearch article which wrote in methods that they had regitered in PROPERO but "</w:t>
      </w:r>
      <w:r>
        <w:rPr>
          <w:color w:val="1A1A1A"/>
          <w:sz w:val="20"/>
          <w:szCs w:val="20"/>
        </w:rPr>
        <w:t>The protocol for the literature search was pre-specified and registration of the protocol was initiated with PROSPERO on 2 March 2019. However, the PROSPERO administrators replied on 19 March 2019 that the protocol could not be registered due to lack of at least one outcome of direct patient or clinical relevance. Since it is an overview of published systematic reviews, ethics approval was not required.</w:t>
      </w:r>
      <w:r>
        <w:rPr>
          <w:sz w:val="20"/>
          <w:szCs w:val="20"/>
        </w:rPr>
        <w:t xml:space="preserve">" </w:t>
      </w:r>
      <w:hyperlink r:id="rId1" w:history="1">
        <w:r w:rsidRPr="00B50326">
          <w:rPr>
            <w:rStyle w:val="Hyperlink"/>
            <w:sz w:val="20"/>
            <w:szCs w:val="20"/>
          </w:rPr>
          <w:t>https://pmc.ncbi.nlm.nih.gov/articles/PMC7753002/</w:t>
        </w:r>
      </w:hyperlink>
      <w:r>
        <w:rPr>
          <w:sz w:val="20"/>
          <w:szCs w:val="20"/>
        </w:rPr>
        <w:t xml:space="preserve">  Therefore, it may be more acceptable to preregister it in OSF (I started going through the form)</w:t>
      </w:r>
    </w:p>
  </w:comment>
  <w:comment w:id="3" w:author="Joana Rodrigues Ribeiro" w:date="2025-12-30T12:16:00Z" w:initials="JRR">
    <w:p w14:paraId="5943C750" w14:textId="77777777" w:rsidR="00FE5DB4" w:rsidRDefault="00FE5DB4" w:rsidP="00FE5DB4">
      <w:r>
        <w:rPr>
          <w:rStyle w:val="CommentReference"/>
        </w:rPr>
        <w:annotationRef/>
      </w:r>
      <w:r>
        <w:rPr>
          <w:sz w:val="20"/>
          <w:szCs w:val="20"/>
        </w:rPr>
        <w:t>what about this?</w:t>
      </w:r>
    </w:p>
  </w:comment>
  <w:comment w:id="18" w:author="Milo Alan Puhan" w:date="2025-12-24T09:18:00Z" w:initials="MP">
    <w:p w14:paraId="1690E39F" w14:textId="7A76BDDD" w:rsidR="00A35207" w:rsidRDefault="00A35207" w:rsidP="00A35207">
      <w:pPr>
        <w:pStyle w:val="CommentText"/>
      </w:pPr>
      <w:r>
        <w:rPr>
          <w:rStyle w:val="CommentReference"/>
        </w:rPr>
        <w:annotationRef/>
      </w:r>
      <w:r>
        <w:t>In general the intro is fine but try to stay closter to the story line of the ESA abstract. There is not reason to be more generic, I would just follow that</w:t>
      </w:r>
    </w:p>
  </w:comment>
  <w:comment w:id="19" w:author="fariba abbassi" w:date="2026-01-05T11:07:00Z" w:initials="fa">
    <w:p w14:paraId="0F1B3499" w14:textId="77777777" w:rsidR="00BE5728" w:rsidRDefault="00BE5728" w:rsidP="00BE5728">
      <w:r>
        <w:rPr>
          <w:rStyle w:val="CommentReference"/>
        </w:rPr>
        <w:annotationRef/>
      </w:r>
      <w:r>
        <w:rPr>
          <w:sz w:val="20"/>
          <w:szCs w:val="20"/>
        </w:rPr>
        <w:t>I agree. For me too much theory.</w:t>
      </w:r>
    </w:p>
  </w:comment>
  <w:comment w:id="33" w:author="Milo Alan Puhan" w:date="2025-12-24T09:19:00Z" w:initials="MP">
    <w:p w14:paraId="5B973107" w14:textId="779D557F" w:rsidR="00274386" w:rsidRDefault="00274386" w:rsidP="00274386">
      <w:pPr>
        <w:pStyle w:val="CommentText"/>
      </w:pPr>
      <w:r>
        <w:rPr>
          <w:rStyle w:val="CommentReference"/>
        </w:rPr>
        <w:annotationRef/>
      </w:r>
      <w:r>
        <w:t>Back to the abstract, please also mention the role of secondary outcomes (see also our lecture from intro to epi about this)</w:t>
      </w:r>
    </w:p>
  </w:comment>
  <w:comment w:id="37" w:author="Milo Alan Puhan" w:date="2025-12-24T09:21:00Z" w:initials="MP">
    <w:p w14:paraId="12275FF3" w14:textId="77777777" w:rsidR="00F55B9E" w:rsidRDefault="00F55B9E" w:rsidP="00F55B9E">
      <w:pPr>
        <w:pStyle w:val="CommentText"/>
      </w:pPr>
      <w:r>
        <w:rPr>
          <w:rStyle w:val="CommentReference"/>
        </w:rPr>
        <w:annotationRef/>
      </w:r>
      <w:r>
        <w:t>Too unspecific, please add</w:t>
      </w:r>
    </w:p>
  </w:comment>
  <w:comment w:id="40" w:author="Joana Rodrigues Ribeiro" w:date="2025-12-26T13:28:00Z" w:initials="JRR">
    <w:p w14:paraId="68DCDA84" w14:textId="77777777" w:rsidR="00447856" w:rsidRDefault="00C46BE4" w:rsidP="00447856">
      <w:r>
        <w:rPr>
          <w:rStyle w:val="CommentReference"/>
        </w:rPr>
        <w:annotationRef/>
      </w:r>
      <w:r w:rsidR="00447856">
        <w:rPr>
          <w:sz w:val="20"/>
          <w:szCs w:val="20"/>
        </w:rPr>
        <w:t xml:space="preserve">I did not specify if we only define this based </w:t>
      </w:r>
    </w:p>
    <w:p w14:paraId="7BB7E94B" w14:textId="77777777" w:rsidR="00447856" w:rsidRDefault="00447856" w:rsidP="00447856">
      <w:r>
        <w:rPr>
          <w:sz w:val="20"/>
          <w:szCs w:val="20"/>
        </w:rPr>
        <w:t xml:space="preserve">a) on the final RCT only or </w:t>
      </w:r>
    </w:p>
    <w:p w14:paraId="597DDF4D" w14:textId="77777777" w:rsidR="00447856" w:rsidRDefault="00447856" w:rsidP="00447856">
      <w:r>
        <w:rPr>
          <w:sz w:val="20"/>
          <w:szCs w:val="20"/>
        </w:rPr>
        <w:t xml:space="preserve">b) based either on the pretrial documentation or the final RCT. </w:t>
      </w:r>
    </w:p>
    <w:p w14:paraId="4CEC6CF5" w14:textId="77777777" w:rsidR="00447856" w:rsidRDefault="00447856" w:rsidP="00447856"/>
    <w:p w14:paraId="65AA7838" w14:textId="77777777" w:rsidR="00447856" w:rsidRDefault="00447856" w:rsidP="00447856">
      <w:r>
        <w:rPr>
          <w:sz w:val="20"/>
          <w:szCs w:val="20"/>
        </w:rPr>
        <w:t>The second option would result in a higher % of reported items of course... However, what would be more appropriate?</w:t>
      </w:r>
    </w:p>
  </w:comment>
  <w:comment w:id="41" w:author="Joana Rodrigues Ribeiro" w:date="2025-12-26T13:32:00Z" w:initials="JRR">
    <w:p w14:paraId="26BB90CB" w14:textId="5B16C138" w:rsidR="005644FF" w:rsidRDefault="005644FF" w:rsidP="005644FF">
      <w:r>
        <w:rPr>
          <w:rStyle w:val="CommentReference"/>
        </w:rPr>
        <w:annotationRef/>
      </w:r>
      <w:r>
        <w:rPr>
          <w:sz w:val="20"/>
          <w:szCs w:val="20"/>
        </w:rPr>
        <w:t>to define if we define our measurement tool of quality of planning based on all three elements. or if we just say we have 3 measurements and would consider them independently. The advantage to define quality as reporting all 3 elements is to have a more robust definition and easier interpretation of our results.</w:t>
      </w:r>
    </w:p>
  </w:comment>
  <w:comment w:id="42" w:author="fariba abbassi" w:date="2026-01-05T11:17:00Z" w:initials="fa">
    <w:p w14:paraId="37EF7E90" w14:textId="77777777" w:rsidR="00BE5728" w:rsidRDefault="00BE5728" w:rsidP="00BE5728">
      <w:r>
        <w:rPr>
          <w:rStyle w:val="CommentReference"/>
        </w:rPr>
        <w:annotationRef/>
      </w:r>
      <w:r>
        <w:rPr>
          <w:sz w:val="20"/>
          <w:szCs w:val="20"/>
        </w:rPr>
        <w:t>i would report all elements separately.</w:t>
      </w:r>
    </w:p>
  </w:comment>
  <w:comment w:id="43" w:author="Joana Rodrigues Ribeiro" w:date="2026-01-05T12:37:00Z" w:initials="JRR">
    <w:p w14:paraId="4138886D" w14:textId="77777777" w:rsidR="00447856" w:rsidRDefault="00447856" w:rsidP="00447856">
      <w:r>
        <w:rPr>
          <w:rStyle w:val="CommentReference"/>
        </w:rPr>
        <w:annotationRef/>
      </w:r>
      <w:r>
        <w:rPr>
          <w:sz w:val="20"/>
          <w:szCs w:val="20"/>
        </w:rPr>
        <w:t xml:space="preserve">I did not formulate my question in a good way. I meant that we would only consider a trial "well reported" (call it a composite outcome) if </w:t>
      </w:r>
      <w:r>
        <w:rPr>
          <w:b/>
          <w:bCs/>
          <w:sz w:val="20"/>
          <w:szCs w:val="20"/>
        </w:rPr>
        <w:t xml:space="preserve">all three </w:t>
      </w:r>
      <w:r>
        <w:rPr>
          <w:sz w:val="20"/>
          <w:szCs w:val="20"/>
        </w:rPr>
        <w:t>elements are present. However, we would report them seperately in the table.</w:t>
      </w:r>
    </w:p>
  </w:comment>
  <w:comment w:id="44" w:author="Joana Rodrigues Ribeiro" w:date="2025-12-26T13:28:00Z" w:initials="JRR">
    <w:p w14:paraId="586BCF02" w14:textId="77777777" w:rsidR="00447856" w:rsidRDefault="005644FF" w:rsidP="00447856">
      <w:r>
        <w:rPr>
          <w:rStyle w:val="CommentReference"/>
        </w:rPr>
        <w:annotationRef/>
      </w:r>
      <w:r w:rsidR="00447856">
        <w:rPr>
          <w:sz w:val="20"/>
          <w:szCs w:val="20"/>
        </w:rPr>
        <w:t>Same comment and question than for the primary outcome...</w:t>
      </w:r>
    </w:p>
    <w:p w14:paraId="3AF1658E" w14:textId="77777777" w:rsidR="00447856" w:rsidRDefault="00447856" w:rsidP="00447856">
      <w:r>
        <w:rPr>
          <w:sz w:val="20"/>
          <w:szCs w:val="20"/>
        </w:rPr>
        <w:t xml:space="preserve">I did not specify if we only define this based </w:t>
      </w:r>
    </w:p>
    <w:p w14:paraId="59D1CCA7" w14:textId="77777777" w:rsidR="00447856" w:rsidRDefault="00447856" w:rsidP="00447856">
      <w:r>
        <w:rPr>
          <w:sz w:val="20"/>
          <w:szCs w:val="20"/>
        </w:rPr>
        <w:t xml:space="preserve">a) on the final RCT only or </w:t>
      </w:r>
    </w:p>
    <w:p w14:paraId="60A51B3A" w14:textId="77777777" w:rsidR="00447856" w:rsidRDefault="00447856" w:rsidP="00447856">
      <w:r>
        <w:rPr>
          <w:sz w:val="20"/>
          <w:szCs w:val="20"/>
        </w:rPr>
        <w:t xml:space="preserve">b) based either on the pretrial documentation or the final RCT. </w:t>
      </w:r>
    </w:p>
    <w:p w14:paraId="391263E0" w14:textId="77777777" w:rsidR="00447856" w:rsidRDefault="00447856" w:rsidP="00447856"/>
    <w:p w14:paraId="10F77CA5" w14:textId="77777777" w:rsidR="00447856" w:rsidRDefault="00447856" w:rsidP="00447856">
      <w:r>
        <w:rPr>
          <w:sz w:val="20"/>
          <w:szCs w:val="20"/>
        </w:rPr>
        <w:t>The second option would result in a higher % of reported items of course... However, what would be more appropriate?</w:t>
      </w:r>
    </w:p>
  </w:comment>
  <w:comment w:id="45" w:author="fariba abbassi" w:date="2026-01-05T11:20:00Z" w:initials="fa">
    <w:p w14:paraId="4B23F41F" w14:textId="1E0A2D47" w:rsidR="00BE5728" w:rsidRDefault="00BE5728" w:rsidP="00BE5728">
      <w:r>
        <w:rPr>
          <w:rStyle w:val="CommentReference"/>
        </w:rPr>
        <w:annotationRef/>
      </w:r>
      <w:r>
        <w:rPr>
          <w:sz w:val="20"/>
          <w:szCs w:val="20"/>
        </w:rPr>
        <w:t>do we create categories? otherwise we risk to have 100 different primary endpoints</w:t>
      </w:r>
    </w:p>
  </w:comment>
  <w:comment w:id="46" w:author="Joana Rodrigues Ribeiro" w:date="2026-01-05T12:47:00Z" w:initials="JRR">
    <w:p w14:paraId="0F02AC24" w14:textId="77777777" w:rsidR="00011E0A" w:rsidRDefault="00011E0A" w:rsidP="00011E0A">
      <w:r>
        <w:rPr>
          <w:rStyle w:val="CommentReference"/>
        </w:rPr>
        <w:annotationRef/>
      </w:r>
      <w:r>
        <w:rPr>
          <w:sz w:val="20"/>
          <w:szCs w:val="20"/>
        </w:rPr>
        <w:t>It is a very pertinent question... if we want to also extract the size effect (∆) used for SS calculation we should also keep the raw endpoint. However, if we just extract for the SS calculation some of the 3 following items, it would make sense to only extract categories indeed:</w:t>
      </w:r>
    </w:p>
    <w:p w14:paraId="7492A5B6" w14:textId="77777777" w:rsidR="00011E0A" w:rsidRDefault="00011E0A" w:rsidP="00011E0A">
      <w:r>
        <w:rPr>
          <w:sz w:val="20"/>
          <w:szCs w:val="20"/>
        </w:rPr>
        <w:t>1) whether a clinically significant size effect (MID) was considered</w:t>
      </w:r>
    </w:p>
    <w:p w14:paraId="38EC1FA5" w14:textId="77777777" w:rsidR="00011E0A" w:rsidRDefault="00011E0A" w:rsidP="00011E0A">
      <w:r>
        <w:rPr>
          <w:sz w:val="20"/>
          <w:szCs w:val="20"/>
        </w:rPr>
        <w:t>2) which type of variable was used (ratio/ %/ absolute difference)</w:t>
      </w:r>
    </w:p>
    <w:p w14:paraId="5586BF67" w14:textId="77777777" w:rsidR="00011E0A" w:rsidRDefault="00011E0A" w:rsidP="00011E0A">
      <w:r>
        <w:rPr>
          <w:sz w:val="20"/>
          <w:szCs w:val="20"/>
        </w:rPr>
        <w:t>3) which category of outcome was used (infection/ complication/ urinary function/...).</w:t>
      </w:r>
    </w:p>
    <w:p w14:paraId="2D69B0AE" w14:textId="77777777" w:rsidR="00011E0A" w:rsidRDefault="00011E0A" w:rsidP="00011E0A"/>
    <w:p w14:paraId="09B0ABBB" w14:textId="77777777" w:rsidR="00011E0A" w:rsidRDefault="00011E0A" w:rsidP="00011E0A">
      <w:r>
        <w:rPr>
          <w:sz w:val="20"/>
          <w:szCs w:val="20"/>
        </w:rPr>
        <w:t>What would be the more appropriate?</w:t>
      </w:r>
    </w:p>
  </w:comment>
  <w:comment w:id="47" w:author="Milo Alan Puhan" w:date="2025-12-24T09:27:00Z" w:initials="MP">
    <w:p w14:paraId="7414D4D4" w14:textId="3B71EE3E" w:rsidR="00352BBC" w:rsidRDefault="00352BBC" w:rsidP="00352BBC">
      <w:pPr>
        <w:pStyle w:val="CommentText"/>
      </w:pPr>
      <w:r>
        <w:rPr>
          <w:rStyle w:val="CommentReference"/>
        </w:rPr>
        <w:annotationRef/>
      </w:r>
      <w:r>
        <w:t>What is meant here? The MID?</w:t>
      </w:r>
    </w:p>
  </w:comment>
  <w:comment w:id="48" w:author="Joana Rodrigues Ribeiro" w:date="2025-12-26T14:01:00Z" w:initials="JRR">
    <w:p w14:paraId="2D088213" w14:textId="77777777" w:rsidR="0058413D" w:rsidRDefault="00DA1016" w:rsidP="0058413D">
      <w:r>
        <w:rPr>
          <w:rStyle w:val="CommentReference"/>
        </w:rPr>
        <w:annotationRef/>
      </w:r>
      <w:r w:rsidR="0058413D">
        <w:rPr>
          <w:sz w:val="20"/>
          <w:szCs w:val="20"/>
        </w:rPr>
        <w:t xml:space="preserve">No, the targeted size effect or the primary endpoint defined by authors. For good RCTs is corresponds to the M(C)ID; however, some authors might just take the Minimal Detectable Difference... or any number found statistically different. It might even be in %... Extracting this size effect is a suggestion though (as it may be time-consuming to report this in a classified manner). What do you think, Fariba? I </w:t>
      </w:r>
    </w:p>
  </w:comment>
  <w:comment w:id="53" w:author="fariba abbassi" w:date="2026-01-05T11:22:00Z" w:initials="fa">
    <w:p w14:paraId="74BD5B13" w14:textId="77777777" w:rsidR="00BE5728" w:rsidRDefault="00BE5728" w:rsidP="00BE5728">
      <w:r>
        <w:rPr>
          <w:rStyle w:val="CommentReference"/>
        </w:rPr>
        <w:annotationRef/>
      </w:r>
      <w:r>
        <w:rPr>
          <w:sz w:val="20"/>
          <w:szCs w:val="20"/>
        </w:rPr>
        <w:t>not sure whether this is enough to search only for these two terms when we would like to assess consideration of clinical relevance...</w:t>
      </w:r>
    </w:p>
  </w:comment>
  <w:comment w:id="54" w:author="Joana Rodrigues Ribeiro" w:date="2026-01-05T12:57:00Z" w:initials="JRR">
    <w:p w14:paraId="488704A3" w14:textId="77777777" w:rsidR="00DE217E" w:rsidRDefault="00DE217E" w:rsidP="00DE217E">
      <w:r>
        <w:rPr>
          <w:rStyle w:val="CommentReference"/>
        </w:rPr>
        <w:annotationRef/>
      </w:r>
      <w:r>
        <w:rPr>
          <w:sz w:val="20"/>
          <w:szCs w:val="20"/>
        </w:rPr>
        <w:t>Does it sound better?</w:t>
      </w:r>
    </w:p>
  </w:comment>
  <w:comment w:id="59" w:author="Joana Rodrigues Ribeiro" w:date="2026-01-05T13:36:00Z" w:initials="JRR">
    <w:p w14:paraId="23586BCA" w14:textId="77777777" w:rsidR="00FA0942" w:rsidRDefault="00FA0942" w:rsidP="00FA0942">
      <w:r>
        <w:rPr>
          <w:rStyle w:val="CommentReference"/>
        </w:rPr>
        <w:annotationRef/>
      </w:r>
      <w:r>
        <w:rPr>
          <w:sz w:val="20"/>
          <w:szCs w:val="20"/>
        </w:rPr>
        <w:t>Should we aim for RCTs or only final publication? depends on the resource(s) we use for the primary and secondary endpoints...</w:t>
      </w:r>
    </w:p>
    <w:p w14:paraId="6524263E" w14:textId="77777777" w:rsidR="00FA0942" w:rsidRDefault="00FA0942" w:rsidP="00FA094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02BFA" w15:done="0"/>
  <w15:commentEx w15:paraId="76CC1D2F" w15:paraIdParent="6F402BFA" w15:done="0"/>
  <w15:commentEx w15:paraId="5943C750" w15:done="0"/>
  <w15:commentEx w15:paraId="1690E39F" w15:done="0"/>
  <w15:commentEx w15:paraId="0F1B3499" w15:paraIdParent="1690E39F" w15:done="0"/>
  <w15:commentEx w15:paraId="5B973107" w15:done="0"/>
  <w15:commentEx w15:paraId="12275FF3" w15:done="0"/>
  <w15:commentEx w15:paraId="65AA7838" w15:done="0"/>
  <w15:commentEx w15:paraId="26BB90CB" w15:done="0"/>
  <w15:commentEx w15:paraId="37EF7E90" w15:paraIdParent="26BB90CB" w15:done="0"/>
  <w15:commentEx w15:paraId="4138886D" w15:paraIdParent="26BB90CB" w15:done="0"/>
  <w15:commentEx w15:paraId="10F77CA5" w15:done="0"/>
  <w15:commentEx w15:paraId="4B23F41F" w15:done="0"/>
  <w15:commentEx w15:paraId="09B0ABBB" w15:paraIdParent="4B23F41F" w15:done="0"/>
  <w15:commentEx w15:paraId="7414D4D4" w15:done="0"/>
  <w15:commentEx w15:paraId="2D088213" w15:paraIdParent="7414D4D4" w15:done="0"/>
  <w15:commentEx w15:paraId="74BD5B13" w15:done="0"/>
  <w15:commentEx w15:paraId="488704A3" w15:paraIdParent="74BD5B13" w15:done="0"/>
  <w15:commentEx w15:paraId="652426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B9EB" w16cex:dateUtc="2025-12-24T08:29:00Z"/>
  <w16cex:commentExtensible w16cex:durableId="47D663DF" w16cex:dateUtc="2025-12-24T14:19:00Z"/>
  <w16cex:commentExtensible w16cex:durableId="750A5D5A" w16cex:dateUtc="2025-12-30T11:16:00Z"/>
  <w16cex:commentExtensible w16cex:durableId="3A3D53D7" w16cex:dateUtc="2025-12-24T08:18:00Z">
    <w16cex:extLst>
      <w16:ext w16:uri="{CE6994B0-6A32-4C9F-8C6B-6E91EDA988CE}">
        <cr:reactions xmlns:cr="http://schemas.microsoft.com/office/comments/2020/reactions">
          <cr:reaction reactionType="1">
            <cr:reactionInfo dateUtc="2025-12-30T10:39:08Z">
              <cr:user userId="S::joana.rodriguesribeiro@uzh.ch::499380a5-f773-4f1f-a8cf-83b4ebcd6ac4" userProvider="AD" userName="Joana Rodrigues Ribeiro"/>
            </cr:reactionInfo>
          </cr:reaction>
        </cr:reactions>
      </w16:ext>
    </w16cex:extLst>
  </w16cex:commentExtensible>
  <w16cex:commentExtensible w16cex:durableId="6F4FF434" w16cex:dateUtc="2026-01-05T10:07:00Z"/>
  <w16cex:commentExtensible w16cex:durableId="736FA27D" w16cex:dateUtc="2025-12-24T08:19:00Z">
    <w16cex:extLst>
      <w16:ext w16:uri="{CE6994B0-6A32-4C9F-8C6B-6E91EDA988CE}">
        <cr:reactions xmlns:cr="http://schemas.microsoft.com/office/comments/2020/reactions">
          <cr:reaction reactionType="1">
            <cr:reactionInfo dateUtc="2025-12-30T11:06:53Z">
              <cr:user userId="S::joana.rodriguesribeiro@uzh.ch::499380a5-f773-4f1f-a8cf-83b4ebcd6ac4" userProvider="AD" userName="Joana Rodrigues Ribeiro"/>
            </cr:reactionInfo>
          </cr:reaction>
        </cr:reactions>
      </w16:ext>
    </w16cex:extLst>
  </w16cex:commentExtensible>
  <w16cex:commentExtensible w16cex:durableId="42556020" w16cex:dateUtc="2025-12-24T08:21:00Z">
    <w16cex:extLst>
      <w16:ext w16:uri="{CE6994B0-6A32-4C9F-8C6B-6E91EDA988CE}">
        <cr:reactions xmlns:cr="http://schemas.microsoft.com/office/comments/2020/reactions">
          <cr:reaction reactionType="1">
            <cr:reactionInfo dateUtc="2025-12-30T10:39:01Z">
              <cr:user userId="S::joana.rodriguesribeiro@uzh.ch::499380a5-f773-4f1f-a8cf-83b4ebcd6ac4" userProvider="AD" userName="Joana Rodrigues Ribeiro"/>
            </cr:reactionInfo>
          </cr:reaction>
        </cr:reactions>
      </w16:ext>
    </w16cex:extLst>
  </w16cex:commentExtensible>
  <w16cex:commentExtensible w16cex:durableId="118995D7" w16cex:dateUtc="2025-12-26T12:28:00Z"/>
  <w16cex:commentExtensible w16cex:durableId="1C067988" w16cex:dateUtc="2025-12-26T12:32:00Z"/>
  <w16cex:commentExtensible w16cex:durableId="55F935CD" w16cex:dateUtc="2026-01-05T10:17:00Z"/>
  <w16cex:commentExtensible w16cex:durableId="26C803D2" w16cex:dateUtc="2026-01-05T11:37:00Z"/>
  <w16cex:commentExtensible w16cex:durableId="77588C11" w16cex:dateUtc="2025-12-26T12:28:00Z"/>
  <w16cex:commentExtensible w16cex:durableId="4CBE1761" w16cex:dateUtc="2026-01-05T10:20:00Z"/>
  <w16cex:commentExtensible w16cex:durableId="226482B3" w16cex:dateUtc="2026-01-05T11:47:00Z"/>
  <w16cex:commentExtensible w16cex:durableId="38536BB6" w16cex:dateUtc="2025-12-24T08:27:00Z"/>
  <w16cex:commentExtensible w16cex:durableId="7EBE9332" w16cex:dateUtc="2025-12-26T13:01:00Z"/>
  <w16cex:commentExtensible w16cex:durableId="5A8B822C" w16cex:dateUtc="2026-01-05T10:22:00Z">
    <w16cex:extLst>
      <w16:ext w16:uri="{CE6994B0-6A32-4C9F-8C6B-6E91EDA988CE}">
        <cr:reactions xmlns:cr="http://schemas.microsoft.com/office/comments/2020/reactions">
          <cr:reaction reactionType="1">
            <cr:reactionInfo dateUtc="2026-01-05T11:57:43Z">
              <cr:user userId="S::joana.rodriguesribeiro@uzh.ch::499380a5-f773-4f1f-a8cf-83b4ebcd6ac4" userProvider="AD" userName="Joana Rodrigues Ribeiro"/>
            </cr:reactionInfo>
          </cr:reaction>
        </cr:reactions>
      </w16:ext>
    </w16cex:extLst>
  </w16cex:commentExtensible>
  <w16cex:commentExtensible w16cex:durableId="1C579982" w16cex:dateUtc="2026-01-05T11:57:00Z"/>
  <w16cex:commentExtensible w16cex:durableId="085420C6" w16cex:dateUtc="2026-01-05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02BFA" w16cid:durableId="6685B9EB"/>
  <w16cid:commentId w16cid:paraId="76CC1D2F" w16cid:durableId="47D663DF"/>
  <w16cid:commentId w16cid:paraId="5943C750" w16cid:durableId="750A5D5A"/>
  <w16cid:commentId w16cid:paraId="1690E39F" w16cid:durableId="3A3D53D7"/>
  <w16cid:commentId w16cid:paraId="0F1B3499" w16cid:durableId="6F4FF434"/>
  <w16cid:commentId w16cid:paraId="5B973107" w16cid:durableId="736FA27D"/>
  <w16cid:commentId w16cid:paraId="12275FF3" w16cid:durableId="42556020"/>
  <w16cid:commentId w16cid:paraId="65AA7838" w16cid:durableId="118995D7"/>
  <w16cid:commentId w16cid:paraId="26BB90CB" w16cid:durableId="1C067988"/>
  <w16cid:commentId w16cid:paraId="37EF7E90" w16cid:durableId="55F935CD"/>
  <w16cid:commentId w16cid:paraId="4138886D" w16cid:durableId="26C803D2"/>
  <w16cid:commentId w16cid:paraId="10F77CA5" w16cid:durableId="77588C11"/>
  <w16cid:commentId w16cid:paraId="4B23F41F" w16cid:durableId="4CBE1761"/>
  <w16cid:commentId w16cid:paraId="09B0ABBB" w16cid:durableId="226482B3"/>
  <w16cid:commentId w16cid:paraId="7414D4D4" w16cid:durableId="38536BB6"/>
  <w16cid:commentId w16cid:paraId="2D088213" w16cid:durableId="7EBE9332"/>
  <w16cid:commentId w16cid:paraId="74BD5B13" w16cid:durableId="5A8B822C"/>
  <w16cid:commentId w16cid:paraId="488704A3" w16cid:durableId="1C579982"/>
  <w16cid:commentId w16cid:paraId="6524263E" w16cid:durableId="08542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C0DE8" w14:textId="77777777" w:rsidR="00EE3D4A" w:rsidRDefault="00EE3D4A">
      <w:pPr>
        <w:spacing w:before="0" w:after="0"/>
      </w:pPr>
      <w:r>
        <w:separator/>
      </w:r>
    </w:p>
  </w:endnote>
  <w:endnote w:type="continuationSeparator" w:id="0">
    <w:p w14:paraId="6700553D" w14:textId="77777777" w:rsidR="00EE3D4A" w:rsidRDefault="00EE3D4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FA160C16-4B9A-3545-9AF2-2B444C8D1038}"/>
  </w:font>
  <w:font w:name="Times New Roman">
    <w:panose1 w:val="02020603050405020304"/>
    <w:charset w:val="00"/>
    <w:family w:val="roman"/>
    <w:pitch w:val="variable"/>
    <w:sig w:usb0="E0002EFF" w:usb1="C000785B" w:usb2="00000009" w:usb3="00000000" w:csb0="000001FF" w:csb1="00000000"/>
    <w:embedRegular r:id="rId2" w:fontKey="{4791193B-890D-7C4C-BB54-764CCDE8C84D}"/>
    <w:embedBold r:id="rId3" w:fontKey="{1D485A0A-1E54-2349-B4FF-1B25AA7C14BA}"/>
    <w:embedItalic r:id="rId4" w:fontKey="{78AA5133-1C09-1F40-AE9D-3914F27D9354}"/>
  </w:font>
  <w:font w:name="Courier New">
    <w:panose1 w:val="02070309020205020404"/>
    <w:charset w:val="00"/>
    <w:family w:val="modern"/>
    <w:pitch w:val="fixed"/>
    <w:sig w:usb0="E0002AFF" w:usb1="C0007843" w:usb2="00000009" w:usb3="00000000" w:csb0="000001FF" w:csb1="00000000"/>
    <w:embedRegular r:id="rId5" w:fontKey="{30C0D74F-2BF6-CF4C-8EE7-F8808DB28AC8}"/>
  </w:font>
  <w:font w:name="Wingdings">
    <w:panose1 w:val="05000000000000000000"/>
    <w:charset w:val="4D"/>
    <w:family w:val="decorative"/>
    <w:pitch w:val="variable"/>
    <w:sig w:usb0="00000003" w:usb1="00000000" w:usb2="00000000" w:usb3="00000000" w:csb0="80000001" w:csb1="00000000"/>
    <w:embedRegular r:id="rId6" w:fontKey="{6F73A3AB-8DB0-3D4C-BF7E-9247361C11AF}"/>
  </w:font>
  <w:font w:name="Arial">
    <w:panose1 w:val="020B0604020202020204"/>
    <w:charset w:val="00"/>
    <w:family w:val="swiss"/>
    <w:pitch w:val="variable"/>
    <w:sig w:usb0="E0002AFF" w:usb1="C0007843" w:usb2="00000009" w:usb3="00000000" w:csb0="000001FF" w:csb1="00000000"/>
    <w:embedRegular r:id="rId7" w:fontKey="{48F6EDAD-13A3-C84C-91F4-90A3BA22E433}"/>
    <w:embedBold r:id="rId8" w:fontKey="{FE8CC8F4-B5EC-4745-B920-49F28C837682}"/>
    <w:embedItalic r:id="rId9" w:fontKey="{30165B18-215B-684F-A220-B14A54C0C080}"/>
  </w:font>
  <w:font w:name="Noto Sans Symbols">
    <w:altName w:val="Calibri"/>
    <w:panose1 w:val="020B0604020202020204"/>
    <w:charset w:val="00"/>
    <w:family w:val="auto"/>
    <w:pitch w:val="default"/>
  </w:font>
  <w:font w:name="Play">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embedRegular r:id="rId12" w:fontKey="{B9D8E591-85C3-E144-BCE4-43688291E5E8}"/>
    <w:embedItalic r:id="rId13" w:fontKey="{5EEC4F75-4D04-4047-A69D-594CE1E3A678}"/>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96ED9F28-B6A6-C541-80C8-149EDF74C952}"/>
    <w:embedBold r:id="rId16" w:fontKey="{1436C15A-D797-AE4C-8B2D-8D7E13AA580E}"/>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76B2C36B"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D5055">
      <w:rPr>
        <w:color w:val="000000"/>
      </w:rPr>
      <w:t>December</w:t>
    </w:r>
    <w:r>
      <w:rPr>
        <w:color w:val="000000"/>
      </w:rPr>
      <w:t xml:space="preserve"> </w:t>
    </w:r>
    <w:r w:rsidR="00AD0E0C">
      <w:t>1</w:t>
    </w:r>
    <w:r w:rsidR="00796DDA">
      <w:t>5</w:t>
    </w:r>
    <w:r>
      <w:rPr>
        <w:color w:val="00000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73A22" w14:textId="77777777" w:rsidR="00EE3D4A" w:rsidRDefault="00EE3D4A">
      <w:pPr>
        <w:spacing w:before="0" w:after="0"/>
      </w:pPr>
      <w:r>
        <w:separator/>
      </w:r>
    </w:p>
  </w:footnote>
  <w:footnote w:type="continuationSeparator" w:id="0">
    <w:p w14:paraId="384C2848" w14:textId="77777777" w:rsidR="00EE3D4A" w:rsidRDefault="00EE3D4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Header"/>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7"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6"/>
  </w:num>
  <w:num w:numId="2" w16cid:durableId="1056322780">
    <w:abstractNumId w:val="16"/>
  </w:num>
  <w:num w:numId="3" w16cid:durableId="973026582">
    <w:abstractNumId w:val="20"/>
  </w:num>
  <w:num w:numId="4" w16cid:durableId="711539533">
    <w:abstractNumId w:val="13"/>
  </w:num>
  <w:num w:numId="5" w16cid:durableId="863521766">
    <w:abstractNumId w:val="3"/>
  </w:num>
  <w:num w:numId="6" w16cid:durableId="1311206799">
    <w:abstractNumId w:val="4"/>
  </w:num>
  <w:num w:numId="7" w16cid:durableId="1139810092">
    <w:abstractNumId w:val="7"/>
  </w:num>
  <w:num w:numId="8" w16cid:durableId="189877265">
    <w:abstractNumId w:val="9"/>
  </w:num>
  <w:num w:numId="9" w16cid:durableId="1155338982">
    <w:abstractNumId w:val="5"/>
  </w:num>
  <w:num w:numId="10" w16cid:durableId="92363106">
    <w:abstractNumId w:val="2"/>
  </w:num>
  <w:num w:numId="11" w16cid:durableId="376704129">
    <w:abstractNumId w:val="19"/>
  </w:num>
  <w:num w:numId="12" w16cid:durableId="512038150">
    <w:abstractNumId w:val="15"/>
  </w:num>
  <w:num w:numId="13" w16cid:durableId="263533362">
    <w:abstractNumId w:val="14"/>
  </w:num>
  <w:num w:numId="14" w16cid:durableId="1724908525">
    <w:abstractNumId w:val="1"/>
  </w:num>
  <w:num w:numId="15" w16cid:durableId="1488978469">
    <w:abstractNumId w:val="8"/>
  </w:num>
  <w:num w:numId="16" w16cid:durableId="1503470438">
    <w:abstractNumId w:val="12"/>
  </w:num>
  <w:num w:numId="17" w16cid:durableId="647442235">
    <w:abstractNumId w:val="17"/>
  </w:num>
  <w:num w:numId="18" w16cid:durableId="1668753800">
    <w:abstractNumId w:val="0"/>
  </w:num>
  <w:num w:numId="19" w16cid:durableId="682781128">
    <w:abstractNumId w:val="18"/>
  </w:num>
  <w:num w:numId="20" w16cid:durableId="2106143284">
    <w:abstractNumId w:val="11"/>
  </w:num>
  <w:num w:numId="21" w16cid:durableId="119611787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4FD7"/>
    <w:rsid w:val="000266AE"/>
    <w:rsid w:val="0004460F"/>
    <w:rsid w:val="000538B8"/>
    <w:rsid w:val="0006758A"/>
    <w:rsid w:val="00080D5E"/>
    <w:rsid w:val="000B05D9"/>
    <w:rsid w:val="000B3F3A"/>
    <w:rsid w:val="000C628C"/>
    <w:rsid w:val="000F39DD"/>
    <w:rsid w:val="001142CE"/>
    <w:rsid w:val="00125014"/>
    <w:rsid w:val="00130527"/>
    <w:rsid w:val="0014063A"/>
    <w:rsid w:val="00143C0B"/>
    <w:rsid w:val="00147819"/>
    <w:rsid w:val="00157F21"/>
    <w:rsid w:val="001640C5"/>
    <w:rsid w:val="001829E1"/>
    <w:rsid w:val="00184B10"/>
    <w:rsid w:val="001E0B71"/>
    <w:rsid w:val="001E3099"/>
    <w:rsid w:val="001E3646"/>
    <w:rsid w:val="00205F8E"/>
    <w:rsid w:val="0020613C"/>
    <w:rsid w:val="002069D8"/>
    <w:rsid w:val="00225DFD"/>
    <w:rsid w:val="00252C9E"/>
    <w:rsid w:val="00271117"/>
    <w:rsid w:val="00274386"/>
    <w:rsid w:val="0027781B"/>
    <w:rsid w:val="0028577C"/>
    <w:rsid w:val="00291D48"/>
    <w:rsid w:val="002B2795"/>
    <w:rsid w:val="002C148B"/>
    <w:rsid w:val="002C5C6E"/>
    <w:rsid w:val="002D29D8"/>
    <w:rsid w:val="002F71EC"/>
    <w:rsid w:val="00307C82"/>
    <w:rsid w:val="003215D2"/>
    <w:rsid w:val="003263F4"/>
    <w:rsid w:val="003268F3"/>
    <w:rsid w:val="00350AB2"/>
    <w:rsid w:val="00352BBC"/>
    <w:rsid w:val="0037501A"/>
    <w:rsid w:val="003808F4"/>
    <w:rsid w:val="003816A7"/>
    <w:rsid w:val="00392CA1"/>
    <w:rsid w:val="003C4954"/>
    <w:rsid w:val="003D58CD"/>
    <w:rsid w:val="003E5B3D"/>
    <w:rsid w:val="003F2CAA"/>
    <w:rsid w:val="0041516F"/>
    <w:rsid w:val="004167D6"/>
    <w:rsid w:val="004222B4"/>
    <w:rsid w:val="0042308F"/>
    <w:rsid w:val="00447856"/>
    <w:rsid w:val="0046723A"/>
    <w:rsid w:val="00467455"/>
    <w:rsid w:val="004719AD"/>
    <w:rsid w:val="0047446B"/>
    <w:rsid w:val="004803F4"/>
    <w:rsid w:val="004B5097"/>
    <w:rsid w:val="004C67A1"/>
    <w:rsid w:val="004E230A"/>
    <w:rsid w:val="004E37B3"/>
    <w:rsid w:val="005225F7"/>
    <w:rsid w:val="00533A98"/>
    <w:rsid w:val="00543301"/>
    <w:rsid w:val="00545492"/>
    <w:rsid w:val="00545834"/>
    <w:rsid w:val="00550067"/>
    <w:rsid w:val="00563F40"/>
    <w:rsid w:val="005644FF"/>
    <w:rsid w:val="0057330B"/>
    <w:rsid w:val="00581717"/>
    <w:rsid w:val="00582B2A"/>
    <w:rsid w:val="005831F3"/>
    <w:rsid w:val="0058413D"/>
    <w:rsid w:val="005A0B64"/>
    <w:rsid w:val="005D11F2"/>
    <w:rsid w:val="005D4763"/>
    <w:rsid w:val="005E4F1E"/>
    <w:rsid w:val="006221A0"/>
    <w:rsid w:val="00651080"/>
    <w:rsid w:val="00660FAD"/>
    <w:rsid w:val="00675068"/>
    <w:rsid w:val="0067638E"/>
    <w:rsid w:val="006820BD"/>
    <w:rsid w:val="0069556C"/>
    <w:rsid w:val="006D0526"/>
    <w:rsid w:val="006D1F9B"/>
    <w:rsid w:val="006F442C"/>
    <w:rsid w:val="00710A42"/>
    <w:rsid w:val="007473A3"/>
    <w:rsid w:val="00750DDD"/>
    <w:rsid w:val="007657EB"/>
    <w:rsid w:val="00771B82"/>
    <w:rsid w:val="0077538C"/>
    <w:rsid w:val="00786A44"/>
    <w:rsid w:val="00793B00"/>
    <w:rsid w:val="00796DDA"/>
    <w:rsid w:val="007A40A6"/>
    <w:rsid w:val="007A4A58"/>
    <w:rsid w:val="007F4040"/>
    <w:rsid w:val="007F57CB"/>
    <w:rsid w:val="007F5FEA"/>
    <w:rsid w:val="00814C8C"/>
    <w:rsid w:val="00821B69"/>
    <w:rsid w:val="008224F2"/>
    <w:rsid w:val="00822A8F"/>
    <w:rsid w:val="00823C09"/>
    <w:rsid w:val="00825E4B"/>
    <w:rsid w:val="0084126E"/>
    <w:rsid w:val="00846191"/>
    <w:rsid w:val="00861A5E"/>
    <w:rsid w:val="00864C02"/>
    <w:rsid w:val="00865EC8"/>
    <w:rsid w:val="00867591"/>
    <w:rsid w:val="0088154E"/>
    <w:rsid w:val="00884F5B"/>
    <w:rsid w:val="008934E3"/>
    <w:rsid w:val="0089511C"/>
    <w:rsid w:val="008C03E7"/>
    <w:rsid w:val="008C4F6F"/>
    <w:rsid w:val="008C5DEF"/>
    <w:rsid w:val="008D3667"/>
    <w:rsid w:val="008E6991"/>
    <w:rsid w:val="00912E65"/>
    <w:rsid w:val="00945359"/>
    <w:rsid w:val="00956E98"/>
    <w:rsid w:val="0097500E"/>
    <w:rsid w:val="00992090"/>
    <w:rsid w:val="00993F2B"/>
    <w:rsid w:val="009B1781"/>
    <w:rsid w:val="009B299E"/>
    <w:rsid w:val="00A0180A"/>
    <w:rsid w:val="00A072F1"/>
    <w:rsid w:val="00A0745A"/>
    <w:rsid w:val="00A07670"/>
    <w:rsid w:val="00A35207"/>
    <w:rsid w:val="00A44527"/>
    <w:rsid w:val="00A74518"/>
    <w:rsid w:val="00AD0A7F"/>
    <w:rsid w:val="00AD0E0C"/>
    <w:rsid w:val="00AE512F"/>
    <w:rsid w:val="00AF455A"/>
    <w:rsid w:val="00AF4E5F"/>
    <w:rsid w:val="00B00B82"/>
    <w:rsid w:val="00B12B4F"/>
    <w:rsid w:val="00B2705B"/>
    <w:rsid w:val="00B42465"/>
    <w:rsid w:val="00B44E65"/>
    <w:rsid w:val="00B77092"/>
    <w:rsid w:val="00B84199"/>
    <w:rsid w:val="00BA30F5"/>
    <w:rsid w:val="00BA4F33"/>
    <w:rsid w:val="00BB125B"/>
    <w:rsid w:val="00BB5EBF"/>
    <w:rsid w:val="00BD5055"/>
    <w:rsid w:val="00BE21EB"/>
    <w:rsid w:val="00BE5728"/>
    <w:rsid w:val="00BF5B0A"/>
    <w:rsid w:val="00C02BF3"/>
    <w:rsid w:val="00C165CA"/>
    <w:rsid w:val="00C2174F"/>
    <w:rsid w:val="00C46BE4"/>
    <w:rsid w:val="00C5682F"/>
    <w:rsid w:val="00C657C7"/>
    <w:rsid w:val="00C67843"/>
    <w:rsid w:val="00C7191F"/>
    <w:rsid w:val="00C7728E"/>
    <w:rsid w:val="00C86EAC"/>
    <w:rsid w:val="00CA6184"/>
    <w:rsid w:val="00CA6513"/>
    <w:rsid w:val="00CB52D2"/>
    <w:rsid w:val="00CB6CEE"/>
    <w:rsid w:val="00CD2224"/>
    <w:rsid w:val="00CD7C3E"/>
    <w:rsid w:val="00CE0EEE"/>
    <w:rsid w:val="00CF410A"/>
    <w:rsid w:val="00D072BC"/>
    <w:rsid w:val="00D07C28"/>
    <w:rsid w:val="00D1206F"/>
    <w:rsid w:val="00DA1016"/>
    <w:rsid w:val="00DA2FC7"/>
    <w:rsid w:val="00DA7BF6"/>
    <w:rsid w:val="00DC11F0"/>
    <w:rsid w:val="00DC38BF"/>
    <w:rsid w:val="00DD3797"/>
    <w:rsid w:val="00DD4823"/>
    <w:rsid w:val="00DE217E"/>
    <w:rsid w:val="00DE6140"/>
    <w:rsid w:val="00E02E8E"/>
    <w:rsid w:val="00E13BCC"/>
    <w:rsid w:val="00E1467C"/>
    <w:rsid w:val="00E2249F"/>
    <w:rsid w:val="00E30F34"/>
    <w:rsid w:val="00E35C15"/>
    <w:rsid w:val="00E36B6C"/>
    <w:rsid w:val="00E4356E"/>
    <w:rsid w:val="00E4448F"/>
    <w:rsid w:val="00E54463"/>
    <w:rsid w:val="00E569AB"/>
    <w:rsid w:val="00E7162A"/>
    <w:rsid w:val="00E838BB"/>
    <w:rsid w:val="00EA4C32"/>
    <w:rsid w:val="00EE09DE"/>
    <w:rsid w:val="00EE2F48"/>
    <w:rsid w:val="00EE3D4A"/>
    <w:rsid w:val="00EE40BA"/>
    <w:rsid w:val="00EF10BC"/>
    <w:rsid w:val="00F03712"/>
    <w:rsid w:val="00F04DAD"/>
    <w:rsid w:val="00F173CD"/>
    <w:rsid w:val="00F25CFF"/>
    <w:rsid w:val="00F275F5"/>
    <w:rsid w:val="00F43B3C"/>
    <w:rsid w:val="00F44986"/>
    <w:rsid w:val="00F55B9E"/>
    <w:rsid w:val="00F560CA"/>
    <w:rsid w:val="00F61D16"/>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F8E"/>
  </w:style>
  <w:style w:type="paragraph" w:styleId="Heading1">
    <w:name w:val="heading 1"/>
    <w:basedOn w:val="Normal"/>
    <w:next w:val="Normal"/>
    <w:link w:val="Heading1Char"/>
    <w:uiPriority w:val="9"/>
    <w:qFormat/>
    <w:pPr>
      <w:spacing w:before="300" w:after="40" w:line="276" w:lineRule="auto"/>
      <w:outlineLvl w:val="0"/>
    </w:pPr>
    <w:rPr>
      <w:b/>
      <w:bCs/>
      <w:color w:val="156082"/>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b/>
      <w:bCs/>
      <w:color w:val="0F4761"/>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i/>
      <w:iCs/>
      <w:color w:val="0F4761"/>
      <w:sz w:val="24"/>
      <w:szCs w:val="24"/>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
      <w:jc w:val="center"/>
    </w:pPr>
    <w:rPr>
      <w:b/>
      <w:bCs/>
      <w:color w:val="212529"/>
      <w:sz w:val="40"/>
      <w:szCs w:val="40"/>
      <w:highlight w:val="white"/>
    </w:rPr>
  </w:style>
  <w:style w:type="character" w:customStyle="1" w:styleId="Heading1Char">
    <w:name w:val="Heading 1 Char"/>
    <w:basedOn w:val="DefaultParagraphFont"/>
    <w:link w:val="Heading1"/>
    <w:uiPriority w:val="9"/>
    <w:rsid w:val="00AC28FB"/>
    <w:rPr>
      <w:rFonts w:ascii="Arial" w:hAnsi="Arial" w:cs="Times New Roman (Body CS)"/>
      <w:b/>
      <w:color w:val="156082" w:themeColor="accent1"/>
      <w:spacing w:val="5"/>
      <w:sz w:val="32"/>
      <w:szCs w:val="32"/>
    </w:rPr>
  </w:style>
  <w:style w:type="character" w:customStyle="1" w:styleId="TitleChar">
    <w:name w:val="Title Char"/>
    <w:basedOn w:val="DefaultParagraphFont"/>
    <w:link w:val="Title"/>
    <w:uiPriority w:val="10"/>
    <w:rsid w:val="00684289"/>
    <w:rPr>
      <w:rFonts w:ascii="Arial" w:eastAsiaTheme="majorEastAsia" w:hAnsi="Arial" w:cs="Arial"/>
      <w:b/>
      <w:color w:val="212529"/>
      <w:spacing w:val="-10"/>
      <w:kern w:val="28"/>
      <w:sz w:val="40"/>
      <w:szCs w:val="23"/>
    </w:rPr>
  </w:style>
  <w:style w:type="character" w:customStyle="1" w:styleId="Heading2Char">
    <w:name w:val="Heading 2 Char"/>
    <w:basedOn w:val="DefaultParagraphFont"/>
    <w:link w:val="Heading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Heading3Char">
    <w:name w:val="Heading 3 Char"/>
    <w:basedOn w:val="DefaultParagraphFont"/>
    <w:link w:val="Heading3"/>
    <w:uiPriority w:val="9"/>
    <w:rsid w:val="00595AAA"/>
    <w:rPr>
      <w:rFonts w:ascii="Arial" w:eastAsiaTheme="majorEastAsia" w:hAnsi="Arial" w:cstheme="majorBidi"/>
      <w:i/>
      <w:color w:val="0F4761" w:themeColor="accent1" w:themeShade="BF"/>
      <w:szCs w:val="28"/>
    </w:rPr>
  </w:style>
  <w:style w:type="character" w:customStyle="1" w:styleId="Heading4Char">
    <w:name w:val="Heading 4 Char"/>
    <w:basedOn w:val="DefaultParagraphFont"/>
    <w:link w:val="Heading4"/>
    <w:uiPriority w:val="9"/>
    <w:semiHidden/>
    <w:rsid w:val="00684289"/>
    <w:rPr>
      <w:rFonts w:eastAsiaTheme="majorEastAsia" w:cstheme="majorBidi"/>
      <w:i/>
      <w:iCs/>
      <w:color w:val="0F4761" w:themeColor="accent1" w:themeShade="BF"/>
      <w:kern w:val="0"/>
      <w:sz w:val="22"/>
    </w:rPr>
  </w:style>
  <w:style w:type="character" w:customStyle="1" w:styleId="Heading5Char">
    <w:name w:val="Heading 5 Char"/>
    <w:basedOn w:val="DefaultParagraphFont"/>
    <w:link w:val="Heading5"/>
    <w:uiPriority w:val="9"/>
    <w:semiHidden/>
    <w:rsid w:val="00684289"/>
    <w:rPr>
      <w:rFonts w:eastAsiaTheme="majorEastAsia" w:cstheme="majorBidi"/>
      <w:color w:val="0F4761" w:themeColor="accent1" w:themeShade="BF"/>
      <w:kern w:val="0"/>
      <w:sz w:val="22"/>
    </w:rPr>
  </w:style>
  <w:style w:type="character" w:customStyle="1" w:styleId="Heading6Char">
    <w:name w:val="Heading 6 Char"/>
    <w:basedOn w:val="DefaultParagraphFont"/>
    <w:link w:val="Heading6"/>
    <w:uiPriority w:val="9"/>
    <w:semiHidden/>
    <w:rsid w:val="00684289"/>
    <w:rPr>
      <w:rFonts w:eastAsiaTheme="majorEastAsia" w:cstheme="majorBidi"/>
      <w:i/>
      <w:iCs/>
      <w:color w:val="595959" w:themeColor="text1" w:themeTint="A6"/>
      <w:kern w:val="0"/>
      <w:sz w:val="22"/>
    </w:rPr>
  </w:style>
  <w:style w:type="character" w:customStyle="1" w:styleId="Heading7Char">
    <w:name w:val="Heading 7 Char"/>
    <w:basedOn w:val="DefaultParagraphFont"/>
    <w:link w:val="Heading7"/>
    <w:uiPriority w:val="9"/>
    <w:semiHidden/>
    <w:rsid w:val="00684289"/>
    <w:rPr>
      <w:rFonts w:eastAsiaTheme="majorEastAsia" w:cstheme="majorBidi"/>
      <w:color w:val="595959" w:themeColor="text1" w:themeTint="A6"/>
      <w:kern w:val="0"/>
      <w:sz w:val="22"/>
    </w:rPr>
  </w:style>
  <w:style w:type="character" w:customStyle="1" w:styleId="Heading8Char">
    <w:name w:val="Heading 8 Char"/>
    <w:basedOn w:val="DefaultParagraphFont"/>
    <w:link w:val="Heading8"/>
    <w:uiPriority w:val="9"/>
    <w:semiHidden/>
    <w:rsid w:val="00684289"/>
    <w:rPr>
      <w:rFonts w:eastAsiaTheme="majorEastAsia" w:cstheme="majorBidi"/>
      <w:i/>
      <w:iCs/>
      <w:color w:val="272727" w:themeColor="text1" w:themeTint="D8"/>
      <w:kern w:val="0"/>
      <w:sz w:val="22"/>
    </w:rPr>
  </w:style>
  <w:style w:type="character" w:customStyle="1" w:styleId="Heading9Char">
    <w:name w:val="Heading 9 Char"/>
    <w:basedOn w:val="DefaultParagraphFont"/>
    <w:link w:val="Heading9"/>
    <w:uiPriority w:val="9"/>
    <w:semiHidden/>
    <w:rsid w:val="00684289"/>
    <w:rPr>
      <w:rFonts w:eastAsiaTheme="majorEastAsia" w:cstheme="majorBidi"/>
      <w:color w:val="272727" w:themeColor="text1" w:themeTint="D8"/>
      <w:kern w:val="0"/>
      <w:sz w:val="22"/>
    </w:rPr>
  </w:style>
  <w:style w:type="character" w:customStyle="1" w:styleId="SubtitleChar">
    <w:name w:val="Subtitle Char"/>
    <w:basedOn w:val="DefaultParagraphFont"/>
    <w:link w:val="Subtitle"/>
    <w:uiPriority w:val="11"/>
    <w:rsid w:val="00684289"/>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6842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289"/>
    <w:rPr>
      <w:rFonts w:ascii="Arial" w:hAnsi="Arial" w:cs="Times New Roman"/>
      <w:i/>
      <w:iCs/>
      <w:color w:val="404040" w:themeColor="text1" w:themeTint="BF"/>
      <w:kern w:val="0"/>
      <w:sz w:val="22"/>
    </w:rPr>
  </w:style>
  <w:style w:type="paragraph" w:styleId="ListParagraph">
    <w:name w:val="List Paragraph"/>
    <w:basedOn w:val="Normal"/>
    <w:uiPriority w:val="34"/>
    <w:qFormat/>
    <w:rsid w:val="00684289"/>
    <w:pPr>
      <w:ind w:left="720"/>
      <w:contextualSpacing/>
    </w:pPr>
  </w:style>
  <w:style w:type="character" w:styleId="IntenseEmphasis">
    <w:name w:val="Intense Emphasis"/>
    <w:basedOn w:val="DefaultParagraphFont"/>
    <w:uiPriority w:val="21"/>
    <w:qFormat/>
    <w:rsid w:val="00684289"/>
    <w:rPr>
      <w:i/>
      <w:iCs/>
      <w:color w:val="0F4761" w:themeColor="accent1" w:themeShade="BF"/>
    </w:rPr>
  </w:style>
  <w:style w:type="paragraph" w:styleId="IntenseQuote">
    <w:name w:val="Intense Quote"/>
    <w:basedOn w:val="Normal"/>
    <w:next w:val="Normal"/>
    <w:link w:val="IntenseQuoteChar"/>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289"/>
    <w:rPr>
      <w:rFonts w:ascii="Arial" w:hAnsi="Arial" w:cs="Times New Roman"/>
      <w:i/>
      <w:iCs/>
      <w:color w:val="0F4761" w:themeColor="accent1" w:themeShade="BF"/>
      <w:kern w:val="0"/>
      <w:sz w:val="22"/>
    </w:rPr>
  </w:style>
  <w:style w:type="character" w:styleId="IntenseReference">
    <w:name w:val="Intense Reference"/>
    <w:basedOn w:val="DefaultParagraphFont"/>
    <w:uiPriority w:val="32"/>
    <w:qFormat/>
    <w:rsid w:val="00684289"/>
    <w:rPr>
      <w:b/>
      <w:bCs/>
      <w:smallCaps/>
      <w:color w:val="0F4761" w:themeColor="accent1" w:themeShade="BF"/>
      <w:spacing w:val="5"/>
    </w:rPr>
  </w:style>
  <w:style w:type="paragraph" w:styleId="Header">
    <w:name w:val="header"/>
    <w:basedOn w:val="Normal"/>
    <w:link w:val="HeaderChar"/>
    <w:uiPriority w:val="99"/>
    <w:unhideWhenUsed/>
    <w:rsid w:val="00684289"/>
    <w:pPr>
      <w:tabs>
        <w:tab w:val="center" w:pos="4680"/>
        <w:tab w:val="right" w:pos="9360"/>
      </w:tabs>
      <w:spacing w:before="0" w:after="0"/>
    </w:pPr>
  </w:style>
  <w:style w:type="character" w:customStyle="1" w:styleId="HeaderChar">
    <w:name w:val="Header Char"/>
    <w:basedOn w:val="DefaultParagraphFont"/>
    <w:link w:val="Header"/>
    <w:uiPriority w:val="99"/>
    <w:rsid w:val="00684289"/>
    <w:rPr>
      <w:rFonts w:ascii="Arial" w:hAnsi="Arial" w:cs="Times New Roman"/>
      <w:kern w:val="0"/>
      <w:sz w:val="22"/>
    </w:rPr>
  </w:style>
  <w:style w:type="paragraph" w:styleId="Footer">
    <w:name w:val="footer"/>
    <w:basedOn w:val="Normal"/>
    <w:link w:val="FooterChar"/>
    <w:uiPriority w:val="99"/>
    <w:unhideWhenUsed/>
    <w:rsid w:val="00684289"/>
    <w:pPr>
      <w:tabs>
        <w:tab w:val="center" w:pos="4680"/>
        <w:tab w:val="right" w:pos="9360"/>
      </w:tabs>
      <w:spacing w:before="0" w:after="0"/>
    </w:pPr>
  </w:style>
  <w:style w:type="character" w:customStyle="1" w:styleId="FooterChar">
    <w:name w:val="Footer Char"/>
    <w:basedOn w:val="DefaultParagraphFont"/>
    <w:link w:val="Footer"/>
    <w:uiPriority w:val="99"/>
    <w:rsid w:val="00684289"/>
    <w:rPr>
      <w:rFonts w:ascii="Arial" w:hAnsi="Arial" w:cs="Times New Roman"/>
      <w:kern w:val="0"/>
      <w:sz w:val="22"/>
    </w:rPr>
  </w:style>
  <w:style w:type="paragraph" w:styleId="Bibliography">
    <w:name w:val="Bibliography"/>
    <w:basedOn w:val="Normal"/>
    <w:next w:val="Normal"/>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DefaultParagraphFont"/>
    <w:uiPriority w:val="99"/>
    <w:unhideWhenUsed/>
    <w:rsid w:val="00FF6DAC"/>
    <w:rPr>
      <w:color w:val="467886" w:themeColor="hyperlink"/>
      <w:u w:val="single"/>
    </w:rPr>
  </w:style>
  <w:style w:type="character" w:styleId="PageNumber">
    <w:name w:val="page number"/>
    <w:basedOn w:val="DefaultParagraphFont"/>
    <w:uiPriority w:val="99"/>
    <w:semiHidden/>
    <w:unhideWhenUsed/>
    <w:rsid w:val="001450E2"/>
  </w:style>
  <w:style w:type="character" w:styleId="UnresolvedMention">
    <w:name w:val="Unresolved Mention"/>
    <w:basedOn w:val="DefaultParagraphFont"/>
    <w:uiPriority w:val="99"/>
    <w:semiHidden/>
    <w:unhideWhenUsed/>
    <w:rsid w:val="00135644"/>
    <w:rPr>
      <w:color w:val="605E5C"/>
      <w:shd w:val="clear" w:color="auto" w:fill="E1DFDD"/>
    </w:rPr>
  </w:style>
  <w:style w:type="paragraph" w:styleId="NormalWeb">
    <w:name w:val="Normal (Web)"/>
    <w:basedOn w:val="Normal"/>
    <w:uiPriority w:val="99"/>
    <w:semiHidden/>
    <w:unhideWhenUsed/>
    <w:rsid w:val="006C327A"/>
    <w:pPr>
      <w:spacing w:before="100" w:beforeAutospacing="1" w:after="100" w:afterAutospacing="1"/>
    </w:pPr>
    <w:rPr>
      <w:rFonts w:ascii="Times New Roman" w:hAnsi="Times New Roman"/>
      <w:sz w:val="24"/>
    </w:rPr>
  </w:style>
  <w:style w:type="character" w:styleId="CommentReference">
    <w:name w:val="annotation reference"/>
    <w:basedOn w:val="DefaultParagraphFont"/>
    <w:uiPriority w:val="99"/>
    <w:semiHidden/>
    <w:unhideWhenUsed/>
    <w:rsid w:val="008E3D11"/>
    <w:rPr>
      <w:sz w:val="16"/>
      <w:szCs w:val="16"/>
    </w:rPr>
  </w:style>
  <w:style w:type="paragraph" w:styleId="CommentText">
    <w:name w:val="annotation text"/>
    <w:basedOn w:val="Normal"/>
    <w:link w:val="CommentTextChar"/>
    <w:uiPriority w:val="99"/>
    <w:unhideWhenUsed/>
    <w:rsid w:val="008E3D11"/>
    <w:rPr>
      <w:sz w:val="20"/>
      <w:szCs w:val="20"/>
    </w:rPr>
  </w:style>
  <w:style w:type="character" w:customStyle="1" w:styleId="CommentTextChar">
    <w:name w:val="Comment Text Char"/>
    <w:basedOn w:val="DefaultParagraphFont"/>
    <w:link w:val="CommentText"/>
    <w:uiPriority w:val="99"/>
    <w:rsid w:val="008E3D11"/>
    <w:rPr>
      <w:rFonts w:ascii="Arial" w:hAnsi="Arial" w:cs="Times New Roman"/>
      <w:kern w:val="0"/>
      <w:sz w:val="20"/>
      <w:szCs w:val="20"/>
    </w:rPr>
  </w:style>
  <w:style w:type="paragraph" w:styleId="CommentSubject">
    <w:name w:val="annotation subject"/>
    <w:basedOn w:val="CommentText"/>
    <w:next w:val="CommentText"/>
    <w:link w:val="CommentSubjectChar"/>
    <w:uiPriority w:val="99"/>
    <w:semiHidden/>
    <w:unhideWhenUsed/>
    <w:rsid w:val="008E3D11"/>
    <w:rPr>
      <w:b/>
      <w:bCs/>
    </w:rPr>
  </w:style>
  <w:style w:type="character" w:customStyle="1" w:styleId="CommentSubjectChar">
    <w:name w:val="Comment Subject Char"/>
    <w:basedOn w:val="CommentTextChar"/>
    <w:link w:val="CommentSubject"/>
    <w:uiPriority w:val="99"/>
    <w:semiHidden/>
    <w:rsid w:val="008E3D11"/>
    <w:rPr>
      <w:rFonts w:ascii="Arial" w:hAnsi="Arial" w:cs="Times New Roman"/>
      <w:b/>
      <w:bCs/>
      <w:kern w:val="0"/>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
    <w:basedOn w:val="TableNormal"/>
    <w:pPr>
      <w:spacing w:after="0"/>
    </w:pPr>
    <w:tblPr>
      <w:tblStyleRowBandSize w:val="1"/>
      <w:tblStyleColBandSize w:val="1"/>
      <w:tblCellMar>
        <w:left w:w="0" w:type="dxa"/>
        <w:right w:w="0" w:type="dxa"/>
      </w:tblCellMar>
    </w:tblPr>
  </w:style>
  <w:style w:type="paragraph" w:styleId="Revision">
    <w:name w:val="Revision"/>
    <w:hidden/>
    <w:uiPriority w:val="99"/>
    <w:semiHidden/>
    <w:rsid w:val="0046723A"/>
    <w:pPr>
      <w:spacing w:before="0" w:after="0"/>
    </w:pPr>
  </w:style>
  <w:style w:type="character" w:customStyle="1" w:styleId="apple-converted-space">
    <w:name w:val="apple-converted-space"/>
    <w:basedOn w:val="DefaultParagraphFont"/>
    <w:rsid w:val="00E36B6C"/>
  </w:style>
  <w:style w:type="character" w:styleId="PlaceholderText">
    <w:name w:val="Placeholder Text"/>
    <w:basedOn w:val="DefaultParagraphFont"/>
    <w:uiPriority w:val="99"/>
    <w:semiHidden/>
    <w:rsid w:val="00BB5EBF"/>
    <w:rPr>
      <w:color w:val="666666"/>
    </w:rPr>
  </w:style>
  <w:style w:type="character" w:styleId="Strong">
    <w:name w:val="Strong"/>
    <w:basedOn w:val="DefaultParagraphFont"/>
    <w:uiPriority w:val="22"/>
    <w:qFormat/>
    <w:rsid w:val="006D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pmc.ncbi.nlm.nih.gov/articles/PMC775300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ana.rodriguesribeiro@uzh.ch"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mailto:milo.puhan@uzh.c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3208</Words>
  <Characters>19826</Characters>
  <Application>Microsoft Office Word</Application>
  <DocSecurity>0</DocSecurity>
  <Lines>388</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Joana Rodrigues Ribeiro</dc:creator>
  <cp:lastModifiedBy>Joana Rodrigues Ribeiro</cp:lastModifiedBy>
  <cp:revision>2</cp:revision>
  <dcterms:created xsi:type="dcterms:W3CDTF">2026-01-07T10:57:00Z</dcterms:created>
  <dcterms:modified xsi:type="dcterms:W3CDTF">2026-01-07T10:57:00Z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id="m6VTMP8u"/&gt;&lt;style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