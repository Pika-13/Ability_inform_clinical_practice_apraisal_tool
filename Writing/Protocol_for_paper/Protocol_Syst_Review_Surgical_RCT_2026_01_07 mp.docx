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1E5D87D" w:rsidR="002069D8" w:rsidRDefault="00AE512F">
      <w:pPr>
        <w:pStyle w:val="Titel"/>
        <w:spacing w:after="0"/>
      </w:pPr>
      <w:del w:id="0" w:author="Joana Rodrigues Ribeiro" w:date="2025-12-24T15:09:00Z" w16du:dateUtc="2025-12-24T14:09:00Z">
        <w:r w:rsidDel="00F275F5">
          <w:delText>PROSPERO</w:delText>
        </w:r>
        <w:r w:rsidR="0020613C" w:rsidDel="00F275F5">
          <w:delText>/</w:delText>
        </w:r>
      </w:del>
      <w:r w:rsidR="0020613C">
        <w:t>OSF</w:t>
      </w:r>
      <w:r>
        <w:t xml:space="preserve"> Protocol Registration Form</w:t>
      </w:r>
    </w:p>
    <w:p w14:paraId="00000002" w14:textId="6C40FA78" w:rsidR="002069D8" w:rsidRDefault="0020613C">
      <w:pPr>
        <w:pStyle w:val="Titel"/>
        <w:spacing w:before="0"/>
      </w:pPr>
      <w:commentRangeStart w:id="1"/>
      <w:commentRangeStart w:id="2"/>
      <w:proofErr w:type="spellStart"/>
      <w:r>
        <w:t>Metaresearch</w:t>
      </w:r>
      <w:commentRangeEnd w:id="1"/>
      <w:proofErr w:type="spellEnd"/>
      <w:r w:rsidR="00A07670">
        <w:rPr>
          <w:rStyle w:val="Kommentarzeichen"/>
          <w:b w:val="0"/>
          <w:bCs w:val="0"/>
          <w:color w:val="auto"/>
          <w:highlight w:val="none"/>
        </w:rPr>
        <w:commentReference w:id="1"/>
      </w:r>
      <w:commentRangeEnd w:id="2"/>
      <w:r w:rsidR="000266AE">
        <w:rPr>
          <w:rStyle w:val="Kommentarzeichen"/>
          <w:b w:val="0"/>
          <w:bCs w:val="0"/>
          <w:color w:val="auto"/>
          <w:highlight w:val="none"/>
        </w:rPr>
        <w:commentReference w:id="2"/>
      </w:r>
    </w:p>
    <w:p w14:paraId="00000003" w14:textId="77777777" w:rsidR="002069D8" w:rsidRDefault="00AE512F">
      <w:pPr>
        <w:pStyle w:val="berschrift1"/>
      </w:pPr>
      <w:r>
        <w:t>Administrative information</w:t>
      </w:r>
    </w:p>
    <w:p w14:paraId="00000004" w14:textId="77777777" w:rsidR="002069D8" w:rsidRDefault="00AE512F">
      <w:pPr>
        <w:pStyle w:val="berschrift2"/>
      </w:pPr>
      <w:r>
        <w:t>Review title</w:t>
      </w:r>
    </w:p>
    <w:p w14:paraId="00000005" w14:textId="471B9F33" w:rsidR="002069D8" w:rsidRDefault="00FE5DB4">
      <w:pPr>
        <w:pStyle w:val="berschrift2"/>
        <w:rPr>
          <w:rFonts w:ascii="Arial" w:eastAsia="Arial" w:hAnsi="Arial" w:cs="Arial"/>
          <w:b w:val="0"/>
          <w:bCs w:val="0"/>
          <w:color w:val="000000"/>
          <w:sz w:val="22"/>
          <w:szCs w:val="22"/>
        </w:rPr>
      </w:pPr>
      <w:commentRangeStart w:id="3"/>
      <w:commentRangeStart w:id="4"/>
      <w:del w:id="5" w:author="Milo Alan Puhan" w:date="2026-01-07T16:46:00Z" w16du:dateUtc="2026-01-07T15:46:00Z">
        <w:r w:rsidRPr="00FE5DB4" w:rsidDel="00A452A4">
          <w:rPr>
            <w:rFonts w:ascii="Arial" w:eastAsia="Arial" w:hAnsi="Arial" w:cs="Arial"/>
            <w:b w:val="0"/>
            <w:bCs w:val="0"/>
            <w:color w:val="000000"/>
            <w:sz w:val="22"/>
            <w:szCs w:val="22"/>
          </w:rPr>
          <w:delText>Randomization</w:delText>
        </w:r>
      </w:del>
      <w:commentRangeEnd w:id="3"/>
      <w:r w:rsidR="00B02F94">
        <w:rPr>
          <w:rStyle w:val="Kommentarzeichen"/>
          <w:rFonts w:ascii="Arial" w:eastAsia="Arial" w:hAnsi="Arial" w:cs="Arial"/>
          <w:b w:val="0"/>
          <w:bCs w:val="0"/>
          <w:color w:val="auto"/>
        </w:rPr>
        <w:commentReference w:id="3"/>
      </w:r>
      <w:del w:id="6" w:author="Milo Alan Puhan" w:date="2026-01-07T16:46:00Z" w16du:dateUtc="2026-01-07T15:46:00Z">
        <w:r w:rsidRPr="00FE5DB4" w:rsidDel="00A452A4">
          <w:rPr>
            <w:rFonts w:ascii="Arial" w:eastAsia="Arial" w:hAnsi="Arial" w:cs="Arial"/>
            <w:b w:val="0"/>
            <w:bCs w:val="0"/>
            <w:color w:val="000000"/>
            <w:sz w:val="22"/>
            <w:szCs w:val="22"/>
          </w:rPr>
          <w:delText xml:space="preserve"> With</w:delText>
        </w:r>
      </w:del>
      <w:ins w:id="7" w:author="Milo Alan Puhan" w:date="2026-01-07T16:46:00Z" w16du:dateUtc="2026-01-07T15:46:00Z">
        <w:r w:rsidR="00A452A4">
          <w:rPr>
            <w:rFonts w:ascii="Arial" w:eastAsia="Arial" w:hAnsi="Arial" w:cs="Arial"/>
            <w:b w:val="0"/>
            <w:bCs w:val="0"/>
            <w:color w:val="000000"/>
            <w:sz w:val="22"/>
            <w:szCs w:val="22"/>
          </w:rPr>
          <w:t>-</w:t>
        </w:r>
      </w:ins>
      <w:del w:id="8" w:author="Milo Alan Puhan" w:date="2026-01-07T16:46:00Z" w16du:dateUtc="2026-01-07T15:46:00Z">
        <w:r w:rsidRPr="00FE5DB4" w:rsidDel="00A452A4">
          <w:rPr>
            <w:rFonts w:ascii="Arial" w:eastAsia="Arial" w:hAnsi="Arial" w:cs="Arial"/>
            <w:b w:val="0"/>
            <w:bCs w:val="0"/>
            <w:color w:val="000000"/>
            <w:sz w:val="22"/>
            <w:szCs w:val="22"/>
          </w:rPr>
          <w:delText>out</w:delText>
        </w:r>
      </w:del>
      <w:ins w:id="9" w:author="Milo Alan Puhan" w:date="2026-01-07T16:46:00Z" w16du:dateUtc="2026-01-07T15:46:00Z">
        <w:r w:rsidR="00A452A4">
          <w:rPr>
            <w:rFonts w:ascii="Arial" w:eastAsia="Arial" w:hAnsi="Arial" w:cs="Arial"/>
            <w:b w:val="0"/>
            <w:bCs w:val="0"/>
            <w:color w:val="000000"/>
            <w:sz w:val="22"/>
            <w:szCs w:val="22"/>
          </w:rPr>
          <w:t>Clinical</w:t>
        </w:r>
      </w:ins>
      <w:r w:rsidRPr="00FE5DB4">
        <w:rPr>
          <w:rFonts w:ascii="Arial" w:eastAsia="Arial" w:hAnsi="Arial" w:cs="Arial"/>
          <w:b w:val="0"/>
          <w:bCs w:val="0"/>
          <w:color w:val="000000"/>
          <w:sz w:val="22"/>
          <w:szCs w:val="22"/>
        </w:rPr>
        <w:t xml:space="preserve"> </w:t>
      </w:r>
      <w:proofErr w:type="spellStart"/>
      <w:r w:rsidRPr="00FE5DB4">
        <w:rPr>
          <w:rFonts w:ascii="Arial" w:eastAsia="Arial" w:hAnsi="Arial" w:cs="Arial"/>
          <w:b w:val="0"/>
          <w:bCs w:val="0"/>
          <w:color w:val="000000"/>
          <w:sz w:val="22"/>
          <w:szCs w:val="22"/>
        </w:rPr>
        <w:t>Relev</w:t>
      </w:r>
      <w:del w:id="10" w:author="Milo Alan Puhan" w:date="2026-01-07T16:46:00Z" w16du:dateUtc="2026-01-07T15:46:00Z">
        <w:r w:rsidRPr="00FE5DB4" w:rsidDel="005F1619">
          <w:rPr>
            <w:rFonts w:ascii="Arial" w:eastAsia="Arial" w:hAnsi="Arial" w:cs="Arial"/>
            <w:b w:val="0"/>
            <w:bCs w:val="0"/>
            <w:color w:val="000000"/>
            <w:sz w:val="22"/>
            <w:szCs w:val="22"/>
          </w:rPr>
          <w:delText>a</w:delText>
        </w:r>
      </w:del>
      <w:r w:rsidRPr="00FE5DB4">
        <w:rPr>
          <w:rFonts w:ascii="Arial" w:eastAsia="Arial" w:hAnsi="Arial" w:cs="Arial"/>
          <w:b w:val="0"/>
          <w:bCs w:val="0"/>
          <w:color w:val="000000"/>
          <w:sz w:val="22"/>
          <w:szCs w:val="22"/>
        </w:rPr>
        <w:t>nce</w:t>
      </w:r>
      <w:proofErr w:type="spellEnd"/>
      <w:del w:id="11" w:author="Milo Alan Puhan" w:date="2026-01-07T16:46:00Z" w16du:dateUtc="2026-01-07T15:46:00Z">
        <w:r w:rsidRPr="00FE5DB4" w:rsidDel="00A452A4">
          <w:rPr>
            <w:rFonts w:ascii="Arial" w:eastAsia="Arial" w:hAnsi="Arial" w:cs="Arial"/>
            <w:b w:val="0"/>
            <w:bCs w:val="0"/>
            <w:color w:val="000000"/>
            <w:sz w:val="22"/>
            <w:szCs w:val="22"/>
          </w:rPr>
          <w:delText>: Pretrial Planning and Reporting Gaps in</w:delText>
        </w:r>
      </w:del>
      <w:ins w:id="12" w:author="Milo Alan Puhan" w:date="2026-01-07T16:46:00Z" w16du:dateUtc="2026-01-07T15:46:00Z">
        <w:r w:rsidR="00A452A4">
          <w:rPr>
            <w:rFonts w:ascii="Arial" w:eastAsia="Arial" w:hAnsi="Arial" w:cs="Arial"/>
            <w:b w:val="0"/>
            <w:bCs w:val="0"/>
            <w:color w:val="000000"/>
            <w:sz w:val="22"/>
            <w:szCs w:val="22"/>
          </w:rPr>
          <w:t xml:space="preserve"> of</w:t>
        </w:r>
      </w:ins>
      <w:r w:rsidRPr="00FE5DB4">
        <w:rPr>
          <w:rFonts w:ascii="Arial" w:eastAsia="Arial" w:hAnsi="Arial" w:cs="Arial"/>
          <w:b w:val="0"/>
          <w:bCs w:val="0"/>
          <w:color w:val="000000"/>
          <w:sz w:val="22"/>
          <w:szCs w:val="22"/>
        </w:rPr>
        <w:t xml:space="preserve"> Surgical Trials</w:t>
      </w:r>
      <w:commentRangeEnd w:id="4"/>
      <w:r>
        <w:rPr>
          <w:rStyle w:val="Kommentarzeichen"/>
          <w:rFonts w:ascii="Arial" w:eastAsia="Arial" w:hAnsi="Arial" w:cs="Arial"/>
          <w:b w:val="0"/>
          <w:bCs w:val="0"/>
          <w:color w:val="auto"/>
        </w:rPr>
        <w:commentReference w:id="4"/>
      </w:r>
      <w:ins w:id="13" w:author="Milo Alan Puhan" w:date="2026-01-07T16:46:00Z" w16du:dateUtc="2026-01-07T15:46:00Z">
        <w:r w:rsidR="00A452A4">
          <w:rPr>
            <w:rFonts w:ascii="Arial" w:eastAsia="Arial" w:hAnsi="Arial" w:cs="Arial"/>
            <w:b w:val="0"/>
            <w:bCs w:val="0"/>
            <w:color w:val="000000"/>
            <w:sz w:val="22"/>
            <w:szCs w:val="22"/>
          </w:rPr>
          <w:t xml:space="preserve"> – an analysis of </w:t>
        </w:r>
        <w:r w:rsidR="004522B0">
          <w:rPr>
            <w:rFonts w:ascii="Arial" w:eastAsia="Arial" w:hAnsi="Arial" w:cs="Arial"/>
            <w:b w:val="0"/>
            <w:bCs w:val="0"/>
            <w:color w:val="000000"/>
            <w:sz w:val="22"/>
            <w:szCs w:val="22"/>
          </w:rPr>
          <w:t>plannin</w:t>
        </w:r>
      </w:ins>
      <w:ins w:id="14" w:author="Milo Alan Puhan" w:date="2026-01-07T16:47:00Z" w16du:dateUtc="2026-01-07T15:47:00Z">
        <w:r w:rsidR="004522B0">
          <w:rPr>
            <w:rFonts w:ascii="Arial" w:eastAsia="Arial" w:hAnsi="Arial" w:cs="Arial"/>
            <w:b w:val="0"/>
            <w:bCs w:val="0"/>
            <w:color w:val="000000"/>
            <w:sz w:val="22"/>
            <w:szCs w:val="22"/>
          </w:rPr>
          <w:t>g, reporting and interpretation of surgical tr</w:t>
        </w:r>
        <w:del w:id="15" w:author="fariba abbassi" w:date="2026-01-07T20:51:00Z" w16du:dateUtc="2026-01-07T19:51:00Z">
          <w:r w:rsidR="004522B0" w:rsidDel="00D61066">
            <w:rPr>
              <w:rFonts w:ascii="Arial" w:eastAsia="Arial" w:hAnsi="Arial" w:cs="Arial"/>
              <w:b w:val="0"/>
              <w:bCs w:val="0"/>
              <w:color w:val="000000"/>
              <w:sz w:val="22"/>
              <w:szCs w:val="22"/>
            </w:rPr>
            <w:delText>u</w:delText>
          </w:r>
        </w:del>
      </w:ins>
      <w:ins w:id="16" w:author="fariba abbassi" w:date="2026-01-07T20:51:00Z" w16du:dateUtc="2026-01-07T19:51:00Z">
        <w:r w:rsidR="00D61066">
          <w:rPr>
            <w:rFonts w:ascii="Arial" w:eastAsia="Arial" w:hAnsi="Arial" w:cs="Arial"/>
            <w:b w:val="0"/>
            <w:bCs w:val="0"/>
            <w:color w:val="000000"/>
            <w:sz w:val="22"/>
            <w:szCs w:val="22"/>
          </w:rPr>
          <w:t>i</w:t>
        </w:r>
      </w:ins>
      <w:ins w:id="17" w:author="Milo Alan Puhan" w:date="2026-01-07T16:47:00Z" w16du:dateUtc="2026-01-07T15:47:00Z">
        <w:r w:rsidR="004522B0">
          <w:rPr>
            <w:rFonts w:ascii="Arial" w:eastAsia="Arial" w:hAnsi="Arial" w:cs="Arial"/>
            <w:b w:val="0"/>
            <w:bCs w:val="0"/>
            <w:color w:val="000000"/>
            <w:sz w:val="22"/>
            <w:szCs w:val="22"/>
          </w:rPr>
          <w:t>als</w:t>
        </w:r>
      </w:ins>
    </w:p>
    <w:p w14:paraId="00000006" w14:textId="77777777" w:rsidR="002069D8" w:rsidRDefault="00AE512F">
      <w:pPr>
        <w:pStyle w:val="berschrift2"/>
      </w:pPr>
      <w:r>
        <w:t>Registration</w:t>
      </w:r>
    </w:p>
    <w:p w14:paraId="00000007" w14:textId="69A42692" w:rsidR="002069D8" w:rsidRPr="001640C5" w:rsidRDefault="000266AE">
      <w:r w:rsidRPr="001640C5">
        <w:t xml:space="preserve">Centre for Open </w:t>
      </w:r>
      <w:r w:rsidR="00846191" w:rsidRPr="001640C5">
        <w:t>Science’s</w:t>
      </w:r>
      <w:r w:rsidRPr="001640C5">
        <w:t xml:space="preserve"> Open Science Framework (OSF) Registry (doi.org/XXXXX/OSF.IO/XXXXX)</w:t>
      </w:r>
    </w:p>
    <w:p w14:paraId="00000008" w14:textId="77777777" w:rsidR="002069D8" w:rsidRDefault="00AE512F">
      <w:pPr>
        <w:pStyle w:val="berschrift2"/>
      </w:pPr>
      <w:r>
        <w:t>Authors</w:t>
      </w:r>
    </w:p>
    <w:p w14:paraId="00000009" w14:textId="77777777" w:rsidR="002069D8" w:rsidRPr="001640C5" w:rsidRDefault="00AE512F">
      <w:pPr>
        <w:spacing w:after="0"/>
      </w:pPr>
      <w:r w:rsidRPr="001640C5">
        <w:rPr>
          <w:b/>
          <w:bCs/>
          <w:u w:val="single"/>
        </w:rPr>
        <w:t>Joana Rodrigues Ribeiro</w:t>
      </w:r>
      <w:r w:rsidRPr="001640C5">
        <w:t>, MD</w:t>
      </w:r>
    </w:p>
    <w:p w14:paraId="0000000A" w14:textId="7286B1DC" w:rsidR="002069D8" w:rsidRPr="001640C5" w:rsidRDefault="00AE512F">
      <w:pPr>
        <w:spacing w:after="0"/>
        <w:ind w:right="34"/>
      </w:pPr>
      <w:r w:rsidRPr="001640C5">
        <w:rPr>
          <w:b/>
          <w:bCs/>
        </w:rPr>
        <w:t>Affiliation</w:t>
      </w:r>
      <w:r w:rsidRPr="001640C5">
        <w:t>:</w:t>
      </w:r>
    </w:p>
    <w:p w14:paraId="0000000D" w14:textId="652ABCDC" w:rsidR="002069D8" w:rsidRPr="001640C5" w:rsidRDefault="00821B69">
      <w:pPr>
        <w:spacing w:after="0"/>
      </w:pPr>
      <w:r w:rsidRPr="001640C5">
        <w:t xml:space="preserve">Epidemiology, Biostatistics and Prevention Institute, University of Zurich </w:t>
      </w:r>
      <w:r w:rsidR="003816A7" w:rsidRPr="001640C5">
        <w:t>(Switzerland)</w:t>
      </w:r>
    </w:p>
    <w:p w14:paraId="0000000E" w14:textId="77777777" w:rsidR="002069D8" w:rsidRPr="001640C5" w:rsidRDefault="002069D8">
      <w:pPr>
        <w:ind w:right="34"/>
      </w:pPr>
      <w:hyperlink r:id="rId13">
        <w:r w:rsidRPr="001640C5">
          <w:rPr>
            <w:color w:val="467886"/>
            <w:u w:val="single"/>
          </w:rPr>
          <w:t>joana.rodriguesribeiro@uzh.ch</w:t>
        </w:r>
      </w:hyperlink>
    </w:p>
    <w:p w14:paraId="0000000F" w14:textId="77777777" w:rsidR="002069D8" w:rsidRPr="001640C5" w:rsidRDefault="00AE512F">
      <w:pPr>
        <w:spacing w:after="0"/>
      </w:pPr>
      <w:r w:rsidRPr="001640C5">
        <w:rPr>
          <w:b/>
          <w:bCs/>
        </w:rPr>
        <w:t>Role</w:t>
      </w:r>
      <w:r w:rsidRPr="001640C5">
        <w:t>:</w:t>
      </w:r>
    </w:p>
    <w:p w14:paraId="00000010" w14:textId="77777777" w:rsidR="002069D8" w:rsidRPr="001640C5" w:rsidRDefault="00AE512F">
      <w:pPr>
        <w:spacing w:after="0"/>
      </w:pPr>
      <w:r w:rsidRPr="001640C5">
        <w:t>Main Investigator</w:t>
      </w:r>
    </w:p>
    <w:p w14:paraId="659D5285" w14:textId="77777777" w:rsidR="000266AE" w:rsidRPr="001640C5" w:rsidRDefault="000266AE" w:rsidP="000266AE">
      <w:pPr>
        <w:spacing w:after="0"/>
        <w:rPr>
          <w:b/>
          <w:bCs/>
          <w:u w:val="single"/>
        </w:rPr>
      </w:pPr>
    </w:p>
    <w:p w14:paraId="4DCBF7BF" w14:textId="132AA234" w:rsidR="000266AE" w:rsidRPr="001640C5" w:rsidRDefault="000266AE" w:rsidP="000266AE">
      <w:pPr>
        <w:spacing w:after="0"/>
      </w:pPr>
      <w:r w:rsidRPr="001640C5">
        <w:rPr>
          <w:b/>
          <w:bCs/>
          <w:u w:val="single"/>
        </w:rPr>
        <w:t>Fariba Abbassi</w:t>
      </w:r>
      <w:r w:rsidRPr="001640C5">
        <w:t>, MD, PhD</w:t>
      </w:r>
    </w:p>
    <w:p w14:paraId="24EC3667" w14:textId="5C596519" w:rsidR="000266AE" w:rsidRPr="001640C5" w:rsidRDefault="000266AE" w:rsidP="000266AE">
      <w:pPr>
        <w:spacing w:after="0"/>
        <w:ind w:right="34"/>
      </w:pPr>
      <w:r w:rsidRPr="001640C5">
        <w:rPr>
          <w:b/>
          <w:bCs/>
        </w:rPr>
        <w:t>Affiliation</w:t>
      </w:r>
      <w:r w:rsidRPr="001640C5">
        <w:t>:</w:t>
      </w:r>
    </w:p>
    <w:p w14:paraId="2975FBCA" w14:textId="77777777" w:rsidR="00FE5DB4" w:rsidRPr="001640C5" w:rsidRDefault="003816A7" w:rsidP="00FE5DB4">
      <w:pPr>
        <w:spacing w:after="0"/>
      </w:pPr>
      <w:r w:rsidRPr="001640C5">
        <w:t>Department of Visceral and Thoracic Surgery, Cantonal Hospital Winterthur, Winterthur (Switzerland)</w:t>
      </w:r>
    </w:p>
    <w:p w14:paraId="0017C5D4" w14:textId="281EB606" w:rsidR="00B2705B" w:rsidRPr="001640C5" w:rsidRDefault="00080D5E" w:rsidP="000266AE">
      <w:pPr>
        <w:ind w:right="34"/>
      </w:pPr>
      <w:r>
        <w:rPr>
          <w:color w:val="467886"/>
          <w:u w:val="single"/>
        </w:rPr>
        <w:t>fariba.abbassi@ksw.ch</w:t>
      </w:r>
    </w:p>
    <w:p w14:paraId="797BA30B" w14:textId="77777777" w:rsidR="000266AE" w:rsidRPr="001640C5" w:rsidRDefault="000266AE" w:rsidP="000266AE">
      <w:pPr>
        <w:spacing w:after="0"/>
      </w:pPr>
      <w:r w:rsidRPr="001640C5">
        <w:rPr>
          <w:b/>
          <w:bCs/>
        </w:rPr>
        <w:t>Role</w:t>
      </w:r>
      <w:r w:rsidRPr="001640C5">
        <w:t>:</w:t>
      </w:r>
    </w:p>
    <w:p w14:paraId="172ADC01" w14:textId="77777777" w:rsidR="000266AE" w:rsidRPr="00250A94" w:rsidRDefault="000266AE" w:rsidP="000266AE">
      <w:pPr>
        <w:spacing w:after="0"/>
        <w:rPr>
          <w:lang w:val="de-CH"/>
          <w:rPrChange w:id="18" w:author="Milo Alan Puhan" w:date="2026-01-07T15:24:00Z" w16du:dateUtc="2026-01-07T14:24:00Z">
            <w:rPr/>
          </w:rPrChange>
        </w:rPr>
      </w:pPr>
      <w:r w:rsidRPr="00250A94">
        <w:rPr>
          <w:lang w:val="de-CH"/>
          <w:rPrChange w:id="19" w:author="Milo Alan Puhan" w:date="2026-01-07T15:24:00Z" w16du:dateUtc="2026-01-07T14:24:00Z">
            <w:rPr/>
          </w:rPrChange>
        </w:rPr>
        <w:t>Main Investigator</w:t>
      </w:r>
    </w:p>
    <w:p w14:paraId="00000011" w14:textId="77777777" w:rsidR="002069D8" w:rsidRPr="00250A94" w:rsidRDefault="002069D8">
      <w:pPr>
        <w:ind w:right="34"/>
        <w:rPr>
          <w:ins w:id="20" w:author="Joana Rodrigues Ribeiro" w:date="2026-01-05T12:59:00Z" w16du:dateUtc="2026-01-05T11:59:00Z"/>
          <w:lang w:val="de-CH"/>
          <w:rPrChange w:id="21" w:author="Milo Alan Puhan" w:date="2026-01-07T15:24:00Z" w16du:dateUtc="2026-01-07T14:24:00Z">
            <w:rPr>
              <w:ins w:id="22" w:author="Joana Rodrigues Ribeiro" w:date="2026-01-05T12:59:00Z" w16du:dateUtc="2026-01-05T11:59:00Z"/>
            </w:rPr>
          </w:rPrChange>
        </w:rPr>
      </w:pPr>
    </w:p>
    <w:p w14:paraId="262FB917" w14:textId="14273BF1" w:rsidR="00E1467C" w:rsidRPr="00250A94" w:rsidRDefault="00E1467C" w:rsidP="00E1467C">
      <w:pPr>
        <w:spacing w:after="0"/>
        <w:rPr>
          <w:ins w:id="23" w:author="Joana Rodrigues Ribeiro" w:date="2026-01-05T12:59:00Z" w16du:dateUtc="2026-01-05T11:59:00Z"/>
          <w:lang w:val="de-CH"/>
          <w:rPrChange w:id="24" w:author="Milo Alan Puhan" w:date="2026-01-07T15:24:00Z" w16du:dateUtc="2026-01-07T14:24:00Z">
            <w:rPr>
              <w:ins w:id="25" w:author="Joana Rodrigues Ribeiro" w:date="2026-01-05T12:59:00Z" w16du:dateUtc="2026-01-05T11:59:00Z"/>
            </w:rPr>
          </w:rPrChange>
        </w:rPr>
      </w:pPr>
      <w:ins w:id="26" w:author="Joana Rodrigues Ribeiro" w:date="2026-01-05T12:59:00Z" w16du:dateUtc="2026-01-05T11:59:00Z">
        <w:r w:rsidRPr="00250A94">
          <w:rPr>
            <w:b/>
            <w:bCs/>
            <w:u w:val="single"/>
            <w:lang w:val="de-CH"/>
            <w:rPrChange w:id="27" w:author="Milo Alan Puhan" w:date="2026-01-07T15:24:00Z" w16du:dateUtc="2026-01-07T14:24:00Z">
              <w:rPr>
                <w:b/>
                <w:bCs/>
                <w:u w:val="single"/>
              </w:rPr>
            </w:rPrChange>
          </w:rPr>
          <w:t>Juliette Preisig</w:t>
        </w:r>
        <w:r w:rsidRPr="00250A94">
          <w:rPr>
            <w:lang w:val="de-CH"/>
            <w:rPrChange w:id="28" w:author="Milo Alan Puhan" w:date="2026-01-07T15:24:00Z" w16du:dateUtc="2026-01-07T14:24:00Z">
              <w:rPr/>
            </w:rPrChange>
          </w:rPr>
          <w:t xml:space="preserve">, </w:t>
        </w:r>
        <w:proofErr w:type="spellStart"/>
        <w:r w:rsidRPr="00250A94">
          <w:rPr>
            <w:lang w:val="de-CH"/>
            <w:rPrChange w:id="29" w:author="Milo Alan Puhan" w:date="2026-01-07T15:24:00Z" w16du:dateUtc="2026-01-07T14:24:00Z">
              <w:rPr/>
            </w:rPrChange>
          </w:rPr>
          <w:t>MSc</w:t>
        </w:r>
      </w:ins>
      <w:proofErr w:type="spellEnd"/>
      <w:ins w:id="30" w:author="Joana Rodrigues Ribeiro" w:date="2026-01-05T13:00:00Z" w16du:dateUtc="2026-01-05T12:00:00Z">
        <w:r w:rsidRPr="00250A94">
          <w:rPr>
            <w:lang w:val="de-CH"/>
            <w:rPrChange w:id="31" w:author="Milo Alan Puhan" w:date="2026-01-07T15:24:00Z" w16du:dateUtc="2026-01-07T14:24:00Z">
              <w:rPr/>
            </w:rPrChange>
          </w:rPr>
          <w:t>.</w:t>
        </w:r>
      </w:ins>
    </w:p>
    <w:p w14:paraId="0FDC6EFD" w14:textId="77777777" w:rsidR="00E1467C" w:rsidRPr="001640C5" w:rsidRDefault="00E1467C" w:rsidP="00E1467C">
      <w:pPr>
        <w:spacing w:after="0"/>
        <w:ind w:right="34"/>
        <w:rPr>
          <w:ins w:id="32" w:author="Joana Rodrigues Ribeiro" w:date="2026-01-05T12:59:00Z" w16du:dateUtc="2026-01-05T11:59:00Z"/>
        </w:rPr>
      </w:pPr>
      <w:ins w:id="33" w:author="Joana Rodrigues Ribeiro" w:date="2026-01-05T12:59:00Z" w16du:dateUtc="2026-01-05T11:59:00Z">
        <w:r w:rsidRPr="001640C5">
          <w:rPr>
            <w:b/>
            <w:bCs/>
          </w:rPr>
          <w:t>Affiliation</w:t>
        </w:r>
        <w:r w:rsidRPr="001640C5">
          <w:t>:</w:t>
        </w:r>
      </w:ins>
    </w:p>
    <w:p w14:paraId="169AAC44" w14:textId="77777777" w:rsidR="00E1467C" w:rsidRPr="001640C5" w:rsidRDefault="00E1467C" w:rsidP="00E1467C">
      <w:pPr>
        <w:spacing w:after="0"/>
        <w:rPr>
          <w:ins w:id="34" w:author="Joana Rodrigues Ribeiro" w:date="2026-01-05T12:59:00Z" w16du:dateUtc="2026-01-05T11:59:00Z"/>
        </w:rPr>
      </w:pPr>
      <w:ins w:id="35" w:author="Joana Rodrigues Ribeiro" w:date="2026-01-05T12:59:00Z" w16du:dateUtc="2026-01-05T11:59:00Z">
        <w:r w:rsidRPr="001640C5">
          <w:t>Epidemiology, Biostatistics and Prevention Institute, University of Zurich (Switzerland)</w:t>
        </w:r>
      </w:ins>
    </w:p>
    <w:p w14:paraId="46CF63B3" w14:textId="6378952C" w:rsidR="00E1467C" w:rsidRPr="001640C5" w:rsidRDefault="00E1467C" w:rsidP="00E1467C">
      <w:pPr>
        <w:ind w:right="34"/>
        <w:rPr>
          <w:ins w:id="36" w:author="Joana Rodrigues Ribeiro" w:date="2026-01-05T12:59:00Z" w16du:dateUtc="2026-01-05T11:59:00Z"/>
        </w:rPr>
      </w:pPr>
      <w:ins w:id="37" w:author="Joana Rodrigues Ribeiro" w:date="2026-01-05T12:59:00Z" w16du:dateUtc="2026-01-05T11:59:00Z">
        <w:r>
          <w:fldChar w:fldCharType="begin"/>
        </w:r>
        <w:r>
          <w:instrText>HYPERLINK "mailto:joana.rodriguesribeiro@uzh.ch" \h</w:instrText>
        </w:r>
        <w:r>
          <w:fldChar w:fldCharType="separate"/>
        </w:r>
        <w:r>
          <w:rPr>
            <w:color w:val="467886"/>
            <w:u w:val="single"/>
          </w:rPr>
          <w:t>juliette.preisig@uzh.ch</w:t>
        </w:r>
        <w:r>
          <w:fldChar w:fldCharType="end"/>
        </w:r>
      </w:ins>
    </w:p>
    <w:p w14:paraId="1D30B04F" w14:textId="77777777" w:rsidR="00E1467C" w:rsidRPr="001640C5" w:rsidRDefault="00E1467C" w:rsidP="00E1467C">
      <w:pPr>
        <w:spacing w:after="0"/>
        <w:rPr>
          <w:ins w:id="38" w:author="Joana Rodrigues Ribeiro" w:date="2026-01-05T12:59:00Z" w16du:dateUtc="2026-01-05T11:59:00Z"/>
        </w:rPr>
      </w:pPr>
      <w:ins w:id="39" w:author="Joana Rodrigues Ribeiro" w:date="2026-01-05T12:59:00Z" w16du:dateUtc="2026-01-05T11:59:00Z">
        <w:r w:rsidRPr="001640C5">
          <w:rPr>
            <w:b/>
            <w:bCs/>
          </w:rPr>
          <w:t>Role</w:t>
        </w:r>
        <w:r w:rsidRPr="001640C5">
          <w:t>:</w:t>
        </w:r>
      </w:ins>
    </w:p>
    <w:p w14:paraId="6FE877D9" w14:textId="255D5EA8" w:rsidR="00E1467C" w:rsidRPr="001640C5" w:rsidRDefault="00E1467C" w:rsidP="00E1467C">
      <w:pPr>
        <w:spacing w:after="0"/>
        <w:rPr>
          <w:ins w:id="40" w:author="Joana Rodrigues Ribeiro" w:date="2026-01-05T12:59:00Z" w16du:dateUtc="2026-01-05T11:59:00Z"/>
        </w:rPr>
      </w:pPr>
      <w:ins w:id="41" w:author="Joana Rodrigues Ribeiro" w:date="2026-01-05T12:59:00Z" w16du:dateUtc="2026-01-05T11:59:00Z">
        <w:r>
          <w:t>Co-author, Reviewer</w:t>
        </w:r>
      </w:ins>
    </w:p>
    <w:p w14:paraId="5265CB29" w14:textId="77777777" w:rsidR="00E1467C" w:rsidRPr="001640C5" w:rsidRDefault="00E1467C">
      <w:pPr>
        <w:ind w:right="34"/>
      </w:pPr>
    </w:p>
    <w:p w14:paraId="00000012" w14:textId="5C045E5E" w:rsidR="002069D8" w:rsidRPr="001640C5" w:rsidRDefault="0020613C">
      <w:pPr>
        <w:spacing w:after="0"/>
      </w:pPr>
      <w:r w:rsidRPr="001640C5">
        <w:rPr>
          <w:b/>
          <w:bCs/>
          <w:u w:val="single"/>
        </w:rPr>
        <w:t>Milo Puhan</w:t>
      </w:r>
      <w:r w:rsidR="00AE512F" w:rsidRPr="001640C5">
        <w:t>, M</w:t>
      </w:r>
      <w:r w:rsidRPr="001640C5">
        <w:t>D</w:t>
      </w:r>
      <w:r w:rsidR="00AE512F" w:rsidRPr="001640C5">
        <w:t>,</w:t>
      </w:r>
      <w:r w:rsidRPr="001640C5">
        <w:t xml:space="preserve"> PhD</w:t>
      </w:r>
      <w:r w:rsidR="00AE512F" w:rsidRPr="001640C5">
        <w:t xml:space="preserve"> </w:t>
      </w:r>
    </w:p>
    <w:p w14:paraId="00000013" w14:textId="77777777" w:rsidR="002069D8" w:rsidRPr="001640C5" w:rsidRDefault="00AE512F">
      <w:pPr>
        <w:spacing w:after="0"/>
        <w:ind w:right="34"/>
      </w:pPr>
      <w:r w:rsidRPr="001640C5">
        <w:rPr>
          <w:b/>
          <w:bCs/>
        </w:rPr>
        <w:t>Affiliations</w:t>
      </w:r>
      <w:r w:rsidRPr="001640C5">
        <w:t>:</w:t>
      </w:r>
    </w:p>
    <w:p w14:paraId="116B5881" w14:textId="6577DA68" w:rsidR="0020613C" w:rsidRPr="001640C5" w:rsidRDefault="0020613C" w:rsidP="0020613C">
      <w:pPr>
        <w:spacing w:after="0"/>
      </w:pPr>
      <w:r w:rsidRPr="001640C5">
        <w:t xml:space="preserve">Epidemiology, Biostatistics and Prevention Institute, University of Zurich </w:t>
      </w:r>
      <w:r w:rsidR="003816A7" w:rsidRPr="001640C5">
        <w:t>(Switzerland)</w:t>
      </w:r>
    </w:p>
    <w:p w14:paraId="00000015" w14:textId="4AA330DF" w:rsidR="002069D8" w:rsidRPr="001640C5" w:rsidRDefault="000A5762">
      <w:ins w:id="42" w:author="Milo Alan Puhan" w:date="2026-01-07T15:49:00Z" w16du:dateUtc="2026-01-07T14:49:00Z">
        <w:r>
          <w:fldChar w:fldCharType="begin"/>
        </w:r>
        <w:r>
          <w:instrText>HYPERLINK "mailto:</w:instrText>
        </w:r>
      </w:ins>
      <w:r w:rsidRPr="000A5762">
        <w:rPr>
          <w:rPrChange w:id="43" w:author="Milo Alan Puhan" w:date="2026-01-07T15:49:00Z" w16du:dateUtc="2026-01-07T14:49:00Z">
            <w:rPr>
              <w:rStyle w:val="Hyperlink"/>
            </w:rPr>
          </w:rPrChange>
        </w:rPr>
        <w:instrText>milo</w:instrText>
      </w:r>
      <w:ins w:id="44" w:author="Milo Alan Puhan" w:date="2026-01-07T15:24:00Z" w16du:dateUtc="2026-01-07T14:24:00Z">
        <w:r w:rsidRPr="000A5762">
          <w:rPr>
            <w:rPrChange w:id="45" w:author="Milo Alan Puhan" w:date="2026-01-07T15:49:00Z" w16du:dateUtc="2026-01-07T14:49:00Z">
              <w:rPr>
                <w:rStyle w:val="Hyperlink"/>
              </w:rPr>
            </w:rPrChange>
          </w:rPr>
          <w:instrText>alan</w:instrText>
        </w:r>
      </w:ins>
      <w:r w:rsidRPr="000A5762">
        <w:rPr>
          <w:rPrChange w:id="46" w:author="Milo Alan Puhan" w:date="2026-01-07T15:49:00Z" w16du:dateUtc="2026-01-07T14:49:00Z">
            <w:rPr>
              <w:rStyle w:val="Hyperlink"/>
            </w:rPr>
          </w:rPrChange>
        </w:rPr>
        <w:instrText>.puhan@uzh.ch</w:instrText>
      </w:r>
      <w:ins w:id="47" w:author="Milo Alan Puhan" w:date="2026-01-07T15:49:00Z" w16du:dateUtc="2026-01-07T14:49:00Z">
        <w:r>
          <w:instrText>"</w:instrText>
        </w:r>
        <w:r>
          <w:fldChar w:fldCharType="separate"/>
        </w:r>
      </w:ins>
      <w:r w:rsidRPr="000A5762">
        <w:rPr>
          <w:rStyle w:val="Hyperlink"/>
        </w:rPr>
        <w:t>milo</w:t>
      </w:r>
      <w:ins w:id="48" w:author="Milo Alan Puhan" w:date="2026-01-07T15:24:00Z" w16du:dateUtc="2026-01-07T14:24:00Z">
        <w:r w:rsidRPr="000A5762">
          <w:rPr>
            <w:rStyle w:val="Hyperlink"/>
          </w:rPr>
          <w:t>alan</w:t>
        </w:r>
      </w:ins>
      <w:r w:rsidRPr="000A5762">
        <w:rPr>
          <w:rStyle w:val="Hyperlink"/>
        </w:rPr>
        <w:t>.puhan@uzh.ch</w:t>
      </w:r>
      <w:ins w:id="49" w:author="Milo Alan Puhan" w:date="2026-01-07T15:49:00Z" w16du:dateUtc="2026-01-07T14:49:00Z">
        <w:r>
          <w:fldChar w:fldCharType="end"/>
        </w:r>
      </w:ins>
      <w:r w:rsidR="0020613C" w:rsidRPr="001640C5">
        <w:t xml:space="preserve"> </w:t>
      </w:r>
    </w:p>
    <w:p w14:paraId="00000016" w14:textId="77777777" w:rsidR="002069D8" w:rsidRPr="001640C5" w:rsidRDefault="00AE512F">
      <w:pPr>
        <w:spacing w:after="0"/>
      </w:pPr>
      <w:r w:rsidRPr="001640C5">
        <w:rPr>
          <w:b/>
          <w:bCs/>
        </w:rPr>
        <w:t>Role</w:t>
      </w:r>
      <w:r w:rsidRPr="001640C5">
        <w:t>:</w:t>
      </w:r>
    </w:p>
    <w:p w14:paraId="00000017" w14:textId="77777777" w:rsidR="002069D8" w:rsidRPr="001640C5" w:rsidRDefault="00AE512F">
      <w:pPr>
        <w:spacing w:after="0"/>
      </w:pPr>
      <w:r w:rsidRPr="001640C5">
        <w:lastRenderedPageBreak/>
        <w:t>Main Investigator, Supervisor</w:t>
      </w:r>
    </w:p>
    <w:p w14:paraId="425CD012" w14:textId="77777777" w:rsidR="00821B69" w:rsidRPr="001640C5" w:rsidRDefault="00821B69">
      <w:pPr>
        <w:spacing w:after="0"/>
      </w:pPr>
    </w:p>
    <w:p w14:paraId="486ACC54" w14:textId="35C69515" w:rsidR="000266AE" w:rsidRPr="001640C5" w:rsidRDefault="000266AE" w:rsidP="000266AE">
      <w:pPr>
        <w:spacing w:after="0"/>
      </w:pPr>
      <w:r w:rsidRPr="001640C5">
        <w:rPr>
          <w:b/>
          <w:bCs/>
          <w:u w:val="single"/>
        </w:rPr>
        <w:t>Pierre-Alain Clavien</w:t>
      </w:r>
      <w:r w:rsidRPr="001640C5">
        <w:t xml:space="preserve">, MD, PhD </w:t>
      </w:r>
    </w:p>
    <w:p w14:paraId="442D823D" w14:textId="77777777" w:rsidR="000266AE" w:rsidRPr="001640C5" w:rsidRDefault="000266AE" w:rsidP="000266AE">
      <w:pPr>
        <w:spacing w:after="0"/>
        <w:ind w:right="34"/>
      </w:pPr>
      <w:r w:rsidRPr="001640C5">
        <w:rPr>
          <w:b/>
          <w:bCs/>
        </w:rPr>
        <w:t>Affiliations</w:t>
      </w:r>
      <w:r w:rsidRPr="001640C5">
        <w:t>:</w:t>
      </w:r>
    </w:p>
    <w:p w14:paraId="16520B5F" w14:textId="5F0AFC91" w:rsidR="000266AE" w:rsidRPr="001640C5" w:rsidRDefault="000266AE" w:rsidP="000266AE">
      <w:pPr>
        <w:spacing w:after="0"/>
      </w:pPr>
      <w:r w:rsidRPr="001640C5">
        <w:t>Department of Surgery and Transplantation, University of Zurich, Wyss Translational Center, Swiss Medical Network, Zurich</w:t>
      </w:r>
      <w:r w:rsidR="003816A7" w:rsidRPr="001640C5">
        <w:t xml:space="preserve"> (Switzerland)</w:t>
      </w:r>
    </w:p>
    <w:p w14:paraId="648AF97A" w14:textId="1CA7858A" w:rsidR="000266AE" w:rsidRPr="001640C5" w:rsidRDefault="003816A7" w:rsidP="000266AE">
      <w:r w:rsidRPr="001640C5">
        <w:t>clavien@access.uzh.ch</w:t>
      </w:r>
    </w:p>
    <w:p w14:paraId="767AC600" w14:textId="42919F7A" w:rsidR="000266AE" w:rsidRPr="001640C5" w:rsidRDefault="000266AE" w:rsidP="000266AE">
      <w:r w:rsidRPr="001640C5">
        <w:rPr>
          <w:b/>
          <w:bCs/>
        </w:rPr>
        <w:t>Role</w:t>
      </w:r>
      <w:r w:rsidRPr="001640C5">
        <w:t>:</w:t>
      </w:r>
    </w:p>
    <w:p w14:paraId="5F0AEF2D" w14:textId="77777777" w:rsidR="000266AE" w:rsidRPr="001640C5" w:rsidRDefault="000266AE" w:rsidP="000266AE">
      <w:pPr>
        <w:spacing w:after="0"/>
      </w:pPr>
      <w:r w:rsidRPr="001640C5">
        <w:t>Main Investigator, Supervisor</w:t>
      </w:r>
    </w:p>
    <w:p w14:paraId="7AD151D7" w14:textId="77777777" w:rsidR="000266AE" w:rsidRPr="001640C5" w:rsidRDefault="000266AE">
      <w:pPr>
        <w:spacing w:after="0"/>
      </w:pPr>
    </w:p>
    <w:p w14:paraId="00000019" w14:textId="77777777" w:rsidR="002069D8" w:rsidRDefault="00AE512F">
      <w:pPr>
        <w:pStyle w:val="berschrift2"/>
      </w:pPr>
      <w:r>
        <w:t>Amendments</w:t>
      </w:r>
    </w:p>
    <w:p w14:paraId="0000001A" w14:textId="77777777" w:rsidR="002069D8" w:rsidRPr="001640C5" w:rsidRDefault="00AE512F">
      <w:r w:rsidRPr="001640C5">
        <w:t>None.</w:t>
      </w:r>
    </w:p>
    <w:p w14:paraId="0000001B" w14:textId="77777777" w:rsidR="002069D8" w:rsidRDefault="00AE512F">
      <w:pPr>
        <w:pStyle w:val="berschrift2"/>
      </w:pPr>
      <w:r>
        <w:t>Funding sources/sponsors</w:t>
      </w:r>
    </w:p>
    <w:p w14:paraId="0000001C" w14:textId="07ABC6FB" w:rsidR="002069D8" w:rsidRPr="001640C5" w:rsidRDefault="000C628C" w:rsidP="00B2705B">
      <w:pPr>
        <w:spacing w:after="217" w:line="270" w:lineRule="auto"/>
        <w:ind w:right="34"/>
      </w:pPr>
      <w:r w:rsidRPr="001640C5">
        <w:t>Hub for Translational Research and Liver/GI Health, FZ-Healthcare Foundation, Zurich, Switzerland</w:t>
      </w:r>
    </w:p>
    <w:p w14:paraId="0000001D" w14:textId="77777777" w:rsidR="002069D8" w:rsidRDefault="00AE512F">
      <w:pPr>
        <w:pStyle w:val="berschrift2"/>
      </w:pPr>
      <w:r>
        <w:t>Conflicts of interest</w:t>
      </w:r>
    </w:p>
    <w:p w14:paraId="0000001E" w14:textId="77777777" w:rsidR="002069D8" w:rsidRPr="001640C5" w:rsidRDefault="00AE512F" w:rsidP="00B2705B">
      <w:pPr>
        <w:spacing w:after="217" w:line="270" w:lineRule="auto"/>
        <w:ind w:right="34"/>
      </w:pPr>
      <w:r w:rsidRPr="001640C5">
        <w:t>None.</w:t>
      </w:r>
    </w:p>
    <w:p w14:paraId="0000001F" w14:textId="77777777" w:rsidR="002069D8" w:rsidRDefault="00AE512F">
      <w:pPr>
        <w:pStyle w:val="berschrift2"/>
      </w:pPr>
      <w:r>
        <w:t>Anticipated or actual start date</w:t>
      </w:r>
    </w:p>
    <w:p w14:paraId="00000020" w14:textId="0A6A808B" w:rsidR="002069D8" w:rsidRPr="001640C5" w:rsidRDefault="000C628C">
      <w:pPr>
        <w:spacing w:after="367"/>
        <w:ind w:right="34"/>
      </w:pPr>
      <w:r w:rsidRPr="001640C5">
        <w:t>January</w:t>
      </w:r>
      <w:r w:rsidR="00AE512F" w:rsidRPr="001640C5">
        <w:t xml:space="preserve"> 202</w:t>
      </w:r>
      <w:r w:rsidRPr="001640C5">
        <w:t>6</w:t>
      </w:r>
    </w:p>
    <w:p w14:paraId="00000021" w14:textId="77777777" w:rsidR="002069D8" w:rsidRDefault="00AE512F">
      <w:pPr>
        <w:pStyle w:val="berschrift2"/>
      </w:pPr>
      <w:r>
        <w:t>Anticipated completion date</w:t>
      </w:r>
    </w:p>
    <w:p w14:paraId="00000022" w14:textId="3585E6D5" w:rsidR="002069D8" w:rsidRPr="001640C5" w:rsidRDefault="0020613C">
      <w:pPr>
        <w:spacing w:after="367"/>
        <w:ind w:right="34"/>
      </w:pPr>
      <w:r w:rsidRPr="001640C5">
        <w:t>February</w:t>
      </w:r>
      <w:r w:rsidR="00BD5055" w:rsidRPr="001640C5">
        <w:t xml:space="preserve"> 2026</w:t>
      </w:r>
    </w:p>
    <w:p w14:paraId="00000023" w14:textId="77777777" w:rsidR="002069D8" w:rsidRDefault="00AE512F">
      <w:pPr>
        <w:pStyle w:val="berschrift2"/>
      </w:pPr>
      <w:r>
        <w:t>Details of any existing review of the same topic by the same authors</w:t>
      </w:r>
    </w:p>
    <w:p w14:paraId="00000024" w14:textId="77777777" w:rsidR="002069D8" w:rsidRPr="001640C5" w:rsidRDefault="00AE512F">
      <w:r w:rsidRPr="001640C5">
        <w:t>None.</w:t>
      </w:r>
    </w:p>
    <w:p w14:paraId="75929886" w14:textId="77777777" w:rsidR="006F442C" w:rsidRPr="001640C5" w:rsidRDefault="006F442C"/>
    <w:p w14:paraId="00000025" w14:textId="5DD02A3B" w:rsidR="002069D8" w:rsidRDefault="00AE512F">
      <w:pPr>
        <w:pStyle w:val="berschrift2"/>
      </w:pPr>
      <w:r>
        <w:t>Current review status</w:t>
      </w:r>
    </w:p>
    <w:tbl>
      <w:tblPr>
        <w:tblStyle w:val="a"/>
        <w:tblW w:w="9398" w:type="dxa"/>
        <w:tblInd w:w="120" w:type="dxa"/>
        <w:tblLayout w:type="fixed"/>
        <w:tblLook w:val="0400" w:firstRow="0" w:lastRow="0" w:firstColumn="0" w:lastColumn="0" w:noHBand="0" w:noVBand="1"/>
      </w:tblPr>
      <w:tblGrid>
        <w:gridCol w:w="6909"/>
        <w:gridCol w:w="1352"/>
        <w:gridCol w:w="1137"/>
      </w:tblGrid>
      <w:tr w:rsidR="002069D8" w14:paraId="45AABF57" w14:textId="77777777" w:rsidTr="00B2705B">
        <w:trPr>
          <w:trHeight w:val="203"/>
        </w:trPr>
        <w:tc>
          <w:tcPr>
            <w:tcW w:w="6909" w:type="dxa"/>
            <w:tcBorders>
              <w:top w:val="nil"/>
              <w:left w:val="nil"/>
              <w:bottom w:val="nil"/>
              <w:right w:val="nil"/>
            </w:tcBorders>
            <w:vAlign w:val="center"/>
          </w:tcPr>
          <w:p w14:paraId="00000026" w14:textId="77777777" w:rsidR="002069D8" w:rsidRDefault="002069D8" w:rsidP="00B2705B">
            <w:pPr>
              <w:spacing w:after="40"/>
            </w:pPr>
          </w:p>
        </w:tc>
        <w:tc>
          <w:tcPr>
            <w:tcW w:w="1352" w:type="dxa"/>
            <w:tcBorders>
              <w:top w:val="nil"/>
              <w:left w:val="nil"/>
              <w:bottom w:val="nil"/>
              <w:right w:val="nil"/>
            </w:tcBorders>
            <w:vAlign w:val="center"/>
          </w:tcPr>
          <w:p w14:paraId="00000027" w14:textId="77777777" w:rsidR="002069D8" w:rsidRPr="001640C5" w:rsidRDefault="00AE512F" w:rsidP="00B2705B">
            <w:pPr>
              <w:spacing w:after="40"/>
              <w:jc w:val="center"/>
            </w:pPr>
            <w:r w:rsidRPr="001640C5">
              <w:rPr>
                <w:b/>
                <w:bCs/>
                <w:color w:val="333333"/>
              </w:rPr>
              <w:t>Started</w:t>
            </w:r>
          </w:p>
        </w:tc>
        <w:tc>
          <w:tcPr>
            <w:tcW w:w="1137" w:type="dxa"/>
            <w:tcBorders>
              <w:top w:val="nil"/>
              <w:left w:val="nil"/>
              <w:bottom w:val="nil"/>
              <w:right w:val="nil"/>
            </w:tcBorders>
            <w:vAlign w:val="center"/>
          </w:tcPr>
          <w:p w14:paraId="00000028" w14:textId="77777777" w:rsidR="002069D8" w:rsidRPr="001640C5" w:rsidRDefault="00AE512F" w:rsidP="00B2705B">
            <w:pPr>
              <w:spacing w:after="40"/>
              <w:jc w:val="center"/>
            </w:pPr>
            <w:r w:rsidRPr="001640C5">
              <w:rPr>
                <w:b/>
                <w:bCs/>
                <w:color w:val="333333"/>
              </w:rPr>
              <w:t>Completed</w:t>
            </w:r>
          </w:p>
        </w:tc>
      </w:tr>
      <w:tr w:rsidR="002069D8" w14:paraId="427B3FB3" w14:textId="77777777" w:rsidTr="00B2705B">
        <w:trPr>
          <w:trHeight w:val="356"/>
        </w:trPr>
        <w:tc>
          <w:tcPr>
            <w:tcW w:w="6909" w:type="dxa"/>
            <w:tcBorders>
              <w:top w:val="nil"/>
              <w:left w:val="nil"/>
              <w:bottom w:val="nil"/>
              <w:right w:val="nil"/>
            </w:tcBorders>
            <w:vAlign w:val="center"/>
          </w:tcPr>
          <w:p w14:paraId="00000029" w14:textId="77777777" w:rsidR="002069D8" w:rsidRPr="001640C5" w:rsidRDefault="00AE512F" w:rsidP="00B2705B">
            <w:pPr>
              <w:spacing w:after="40"/>
            </w:pPr>
            <w:r w:rsidRPr="001640C5">
              <w:rPr>
                <w:color w:val="333333"/>
              </w:rPr>
              <w:t>Preliminary searches</w:t>
            </w:r>
          </w:p>
        </w:tc>
        <w:tc>
          <w:tcPr>
            <w:tcW w:w="1352" w:type="dxa"/>
            <w:tcBorders>
              <w:top w:val="nil"/>
              <w:left w:val="nil"/>
              <w:bottom w:val="nil"/>
              <w:right w:val="nil"/>
            </w:tcBorders>
            <w:vAlign w:val="center"/>
          </w:tcPr>
          <w:p w14:paraId="0000002A" w14:textId="67654B05" w:rsidR="002069D8" w:rsidRPr="001640C5" w:rsidRDefault="000C628C" w:rsidP="00B2705B">
            <w:pPr>
              <w:spacing w:after="40"/>
              <w:ind w:left="210"/>
              <w:jc w:val="center"/>
            </w:pPr>
            <w:r w:rsidRPr="001640C5">
              <w:rPr>
                <w:color w:val="333333"/>
              </w:rPr>
              <w:t>Yes</w:t>
            </w:r>
          </w:p>
        </w:tc>
        <w:tc>
          <w:tcPr>
            <w:tcW w:w="1137" w:type="dxa"/>
            <w:tcBorders>
              <w:top w:val="nil"/>
              <w:left w:val="nil"/>
              <w:bottom w:val="nil"/>
              <w:right w:val="nil"/>
            </w:tcBorders>
            <w:vAlign w:val="center"/>
          </w:tcPr>
          <w:p w14:paraId="0000002B" w14:textId="1DE2E21D" w:rsidR="002069D8" w:rsidRPr="001640C5" w:rsidRDefault="000C628C" w:rsidP="00B2705B">
            <w:pPr>
              <w:spacing w:after="40"/>
              <w:ind w:left="30"/>
              <w:jc w:val="center"/>
            </w:pPr>
            <w:r w:rsidRPr="001640C5">
              <w:rPr>
                <w:color w:val="333333"/>
              </w:rPr>
              <w:t>Yes</w:t>
            </w:r>
          </w:p>
        </w:tc>
      </w:tr>
      <w:tr w:rsidR="002069D8" w14:paraId="0D47A0BB" w14:textId="77777777" w:rsidTr="00B2705B">
        <w:trPr>
          <w:trHeight w:val="379"/>
        </w:trPr>
        <w:tc>
          <w:tcPr>
            <w:tcW w:w="6909" w:type="dxa"/>
            <w:tcBorders>
              <w:top w:val="nil"/>
              <w:left w:val="nil"/>
              <w:bottom w:val="nil"/>
              <w:right w:val="nil"/>
            </w:tcBorders>
            <w:vAlign w:val="center"/>
          </w:tcPr>
          <w:p w14:paraId="0000002C" w14:textId="77777777" w:rsidR="002069D8" w:rsidRPr="001640C5" w:rsidRDefault="00AE512F" w:rsidP="00B2705B">
            <w:pPr>
              <w:spacing w:after="40"/>
            </w:pPr>
            <w:r w:rsidRPr="001640C5">
              <w:rPr>
                <w:color w:val="333333"/>
              </w:rPr>
              <w:t>Piloting of the study selection process</w:t>
            </w:r>
          </w:p>
        </w:tc>
        <w:tc>
          <w:tcPr>
            <w:tcW w:w="1352" w:type="dxa"/>
            <w:tcBorders>
              <w:top w:val="nil"/>
              <w:left w:val="nil"/>
              <w:bottom w:val="nil"/>
              <w:right w:val="nil"/>
            </w:tcBorders>
            <w:vAlign w:val="center"/>
          </w:tcPr>
          <w:p w14:paraId="0000002D" w14:textId="24094675" w:rsidR="002069D8" w:rsidRPr="001640C5" w:rsidRDefault="000C628C" w:rsidP="00B2705B">
            <w:pPr>
              <w:spacing w:after="40"/>
              <w:ind w:left="210"/>
              <w:jc w:val="center"/>
            </w:pPr>
            <w:r w:rsidRPr="001640C5">
              <w:rPr>
                <w:color w:val="333333"/>
              </w:rPr>
              <w:t>Yes</w:t>
            </w:r>
          </w:p>
        </w:tc>
        <w:tc>
          <w:tcPr>
            <w:tcW w:w="1137" w:type="dxa"/>
            <w:tcBorders>
              <w:top w:val="nil"/>
              <w:left w:val="nil"/>
              <w:bottom w:val="nil"/>
              <w:right w:val="nil"/>
            </w:tcBorders>
            <w:vAlign w:val="center"/>
          </w:tcPr>
          <w:p w14:paraId="0000002E" w14:textId="2F854A95" w:rsidR="002069D8" w:rsidRPr="001640C5" w:rsidRDefault="000C628C" w:rsidP="00B2705B">
            <w:pPr>
              <w:spacing w:after="40"/>
              <w:ind w:left="30"/>
              <w:jc w:val="center"/>
            </w:pPr>
            <w:r w:rsidRPr="001640C5">
              <w:rPr>
                <w:color w:val="333333"/>
              </w:rPr>
              <w:t>Yes</w:t>
            </w:r>
          </w:p>
        </w:tc>
      </w:tr>
      <w:tr w:rsidR="002069D8" w14:paraId="0FEDCC3A" w14:textId="77777777" w:rsidTr="00B2705B">
        <w:trPr>
          <w:trHeight w:val="379"/>
        </w:trPr>
        <w:tc>
          <w:tcPr>
            <w:tcW w:w="6909" w:type="dxa"/>
            <w:tcBorders>
              <w:top w:val="nil"/>
              <w:left w:val="nil"/>
              <w:bottom w:val="nil"/>
              <w:right w:val="nil"/>
            </w:tcBorders>
            <w:vAlign w:val="center"/>
          </w:tcPr>
          <w:p w14:paraId="0000002F" w14:textId="77777777" w:rsidR="002069D8" w:rsidRPr="001640C5" w:rsidRDefault="00AE512F" w:rsidP="00B2705B">
            <w:pPr>
              <w:spacing w:after="40"/>
            </w:pPr>
            <w:r w:rsidRPr="001640C5">
              <w:rPr>
                <w:color w:val="333333"/>
              </w:rPr>
              <w:t>Formal screening of search results against eligibility criteria</w:t>
            </w:r>
          </w:p>
        </w:tc>
        <w:tc>
          <w:tcPr>
            <w:tcW w:w="1352" w:type="dxa"/>
            <w:tcBorders>
              <w:top w:val="nil"/>
              <w:left w:val="nil"/>
              <w:bottom w:val="nil"/>
              <w:right w:val="nil"/>
            </w:tcBorders>
            <w:vAlign w:val="center"/>
          </w:tcPr>
          <w:p w14:paraId="00000030" w14:textId="53E05AD9" w:rsidR="002069D8" w:rsidRPr="001640C5" w:rsidRDefault="005E4F1E" w:rsidP="00B2705B">
            <w:pPr>
              <w:spacing w:after="40"/>
              <w:ind w:left="210"/>
              <w:jc w:val="center"/>
            </w:pPr>
            <w:r w:rsidRPr="001640C5">
              <w:rPr>
                <w:color w:val="333333"/>
              </w:rPr>
              <w:t>No</w:t>
            </w:r>
          </w:p>
        </w:tc>
        <w:tc>
          <w:tcPr>
            <w:tcW w:w="1137" w:type="dxa"/>
            <w:tcBorders>
              <w:top w:val="nil"/>
              <w:left w:val="nil"/>
              <w:bottom w:val="nil"/>
              <w:right w:val="nil"/>
            </w:tcBorders>
            <w:vAlign w:val="center"/>
          </w:tcPr>
          <w:p w14:paraId="00000031" w14:textId="77777777" w:rsidR="002069D8" w:rsidRPr="001640C5" w:rsidRDefault="00AE512F" w:rsidP="00B2705B">
            <w:pPr>
              <w:spacing w:after="40"/>
              <w:ind w:left="30"/>
              <w:jc w:val="center"/>
            </w:pPr>
            <w:r w:rsidRPr="001640C5">
              <w:rPr>
                <w:color w:val="333333"/>
              </w:rPr>
              <w:t>No</w:t>
            </w:r>
          </w:p>
        </w:tc>
      </w:tr>
      <w:tr w:rsidR="002069D8" w14:paraId="30C07994" w14:textId="77777777" w:rsidTr="00B2705B">
        <w:trPr>
          <w:trHeight w:val="379"/>
        </w:trPr>
        <w:tc>
          <w:tcPr>
            <w:tcW w:w="6909" w:type="dxa"/>
            <w:tcBorders>
              <w:top w:val="nil"/>
              <w:left w:val="nil"/>
              <w:bottom w:val="nil"/>
              <w:right w:val="nil"/>
            </w:tcBorders>
            <w:vAlign w:val="center"/>
          </w:tcPr>
          <w:p w14:paraId="00000032" w14:textId="77777777" w:rsidR="002069D8" w:rsidRPr="001640C5" w:rsidRDefault="00AE512F" w:rsidP="00B2705B">
            <w:pPr>
              <w:spacing w:after="40"/>
            </w:pPr>
            <w:r w:rsidRPr="001640C5">
              <w:rPr>
                <w:color w:val="333333"/>
              </w:rPr>
              <w:t>Data extraction</w:t>
            </w:r>
          </w:p>
        </w:tc>
        <w:tc>
          <w:tcPr>
            <w:tcW w:w="1352" w:type="dxa"/>
            <w:tcBorders>
              <w:top w:val="nil"/>
              <w:left w:val="nil"/>
              <w:bottom w:val="nil"/>
              <w:right w:val="nil"/>
            </w:tcBorders>
            <w:vAlign w:val="center"/>
          </w:tcPr>
          <w:p w14:paraId="00000033" w14:textId="77777777" w:rsidR="002069D8" w:rsidRPr="001640C5" w:rsidRDefault="00AE512F" w:rsidP="00B2705B">
            <w:pPr>
              <w:spacing w:after="40"/>
              <w:ind w:left="210"/>
              <w:jc w:val="center"/>
            </w:pPr>
            <w:r w:rsidRPr="001640C5">
              <w:rPr>
                <w:color w:val="333333"/>
              </w:rPr>
              <w:t>No</w:t>
            </w:r>
          </w:p>
        </w:tc>
        <w:tc>
          <w:tcPr>
            <w:tcW w:w="1137" w:type="dxa"/>
            <w:tcBorders>
              <w:top w:val="nil"/>
              <w:left w:val="nil"/>
              <w:bottom w:val="nil"/>
              <w:right w:val="nil"/>
            </w:tcBorders>
            <w:vAlign w:val="center"/>
          </w:tcPr>
          <w:p w14:paraId="00000034" w14:textId="77777777" w:rsidR="002069D8" w:rsidRPr="001640C5" w:rsidRDefault="00AE512F" w:rsidP="00B2705B">
            <w:pPr>
              <w:spacing w:after="40"/>
              <w:ind w:left="30"/>
              <w:jc w:val="center"/>
            </w:pPr>
            <w:r w:rsidRPr="001640C5">
              <w:rPr>
                <w:color w:val="333333"/>
              </w:rPr>
              <w:t>No</w:t>
            </w:r>
          </w:p>
        </w:tc>
      </w:tr>
      <w:tr w:rsidR="002069D8" w14:paraId="6304F88F" w14:textId="77777777" w:rsidTr="00B2705B">
        <w:trPr>
          <w:trHeight w:val="379"/>
        </w:trPr>
        <w:tc>
          <w:tcPr>
            <w:tcW w:w="6909" w:type="dxa"/>
            <w:tcBorders>
              <w:top w:val="nil"/>
              <w:left w:val="nil"/>
              <w:bottom w:val="nil"/>
              <w:right w:val="nil"/>
            </w:tcBorders>
            <w:vAlign w:val="center"/>
          </w:tcPr>
          <w:p w14:paraId="00000035" w14:textId="77777777" w:rsidR="002069D8" w:rsidRPr="001640C5" w:rsidRDefault="00AE512F" w:rsidP="00B2705B">
            <w:pPr>
              <w:spacing w:after="40"/>
            </w:pPr>
            <w:r w:rsidRPr="001640C5">
              <w:rPr>
                <w:color w:val="333333"/>
              </w:rPr>
              <w:t>Risk of bias (quality) assessment</w:t>
            </w:r>
          </w:p>
        </w:tc>
        <w:tc>
          <w:tcPr>
            <w:tcW w:w="1352" w:type="dxa"/>
            <w:tcBorders>
              <w:top w:val="nil"/>
              <w:left w:val="nil"/>
              <w:bottom w:val="nil"/>
              <w:right w:val="nil"/>
            </w:tcBorders>
            <w:vAlign w:val="center"/>
          </w:tcPr>
          <w:p w14:paraId="00000036" w14:textId="77777777" w:rsidR="002069D8" w:rsidRPr="001640C5" w:rsidRDefault="00AE512F" w:rsidP="00B2705B">
            <w:pPr>
              <w:spacing w:after="40"/>
              <w:ind w:left="210"/>
              <w:jc w:val="center"/>
            </w:pPr>
            <w:r w:rsidRPr="001640C5">
              <w:rPr>
                <w:color w:val="333333"/>
              </w:rPr>
              <w:t>No</w:t>
            </w:r>
          </w:p>
        </w:tc>
        <w:tc>
          <w:tcPr>
            <w:tcW w:w="1137" w:type="dxa"/>
            <w:tcBorders>
              <w:top w:val="nil"/>
              <w:left w:val="nil"/>
              <w:bottom w:val="nil"/>
              <w:right w:val="nil"/>
            </w:tcBorders>
            <w:vAlign w:val="center"/>
          </w:tcPr>
          <w:p w14:paraId="00000037" w14:textId="77777777" w:rsidR="002069D8" w:rsidRPr="001640C5" w:rsidRDefault="00AE512F" w:rsidP="00B2705B">
            <w:pPr>
              <w:spacing w:after="40"/>
              <w:ind w:left="30"/>
              <w:jc w:val="center"/>
            </w:pPr>
            <w:r w:rsidRPr="001640C5">
              <w:rPr>
                <w:color w:val="333333"/>
              </w:rPr>
              <w:t>No</w:t>
            </w:r>
          </w:p>
        </w:tc>
      </w:tr>
      <w:tr w:rsidR="002069D8" w14:paraId="50C05EF7" w14:textId="77777777" w:rsidTr="00B2705B">
        <w:trPr>
          <w:trHeight w:val="286"/>
        </w:trPr>
        <w:tc>
          <w:tcPr>
            <w:tcW w:w="6909" w:type="dxa"/>
            <w:tcBorders>
              <w:top w:val="nil"/>
              <w:left w:val="nil"/>
              <w:bottom w:val="nil"/>
              <w:right w:val="nil"/>
            </w:tcBorders>
            <w:vAlign w:val="center"/>
          </w:tcPr>
          <w:p w14:paraId="00000038" w14:textId="77777777" w:rsidR="002069D8" w:rsidRPr="001640C5" w:rsidRDefault="00AE512F" w:rsidP="00B2705B">
            <w:pPr>
              <w:spacing w:after="40"/>
            </w:pPr>
            <w:r w:rsidRPr="001640C5">
              <w:rPr>
                <w:color w:val="333333"/>
              </w:rPr>
              <w:t>Data analysis</w:t>
            </w:r>
          </w:p>
        </w:tc>
        <w:tc>
          <w:tcPr>
            <w:tcW w:w="1352" w:type="dxa"/>
            <w:tcBorders>
              <w:top w:val="nil"/>
              <w:left w:val="nil"/>
              <w:bottom w:val="nil"/>
              <w:right w:val="nil"/>
            </w:tcBorders>
            <w:vAlign w:val="center"/>
          </w:tcPr>
          <w:p w14:paraId="00000039" w14:textId="77777777" w:rsidR="002069D8" w:rsidRPr="001640C5" w:rsidRDefault="00AE512F" w:rsidP="00B2705B">
            <w:pPr>
              <w:spacing w:after="40"/>
              <w:ind w:left="210"/>
              <w:jc w:val="center"/>
            </w:pPr>
            <w:r w:rsidRPr="001640C5">
              <w:rPr>
                <w:color w:val="333333"/>
              </w:rPr>
              <w:t>No</w:t>
            </w:r>
          </w:p>
        </w:tc>
        <w:tc>
          <w:tcPr>
            <w:tcW w:w="1137" w:type="dxa"/>
            <w:tcBorders>
              <w:top w:val="nil"/>
              <w:left w:val="nil"/>
              <w:bottom w:val="nil"/>
              <w:right w:val="nil"/>
            </w:tcBorders>
            <w:vAlign w:val="center"/>
          </w:tcPr>
          <w:p w14:paraId="0000003A" w14:textId="77777777" w:rsidR="002069D8" w:rsidRPr="001640C5" w:rsidRDefault="00AE512F" w:rsidP="00B2705B">
            <w:pPr>
              <w:spacing w:after="40"/>
              <w:ind w:left="30"/>
              <w:jc w:val="center"/>
            </w:pPr>
            <w:r w:rsidRPr="001640C5">
              <w:rPr>
                <w:color w:val="333333"/>
              </w:rPr>
              <w:t>No</w:t>
            </w:r>
          </w:p>
        </w:tc>
      </w:tr>
    </w:tbl>
    <w:p w14:paraId="0000003B" w14:textId="77777777" w:rsidR="002069D8" w:rsidRDefault="00AE512F">
      <w:pPr>
        <w:pStyle w:val="berschrift2"/>
        <w:rPr>
          <w:rFonts w:ascii="Times New Roman" w:eastAsia="Times New Roman" w:hAnsi="Times New Roman" w:cs="Times New Roman"/>
          <w:sz w:val="24"/>
          <w:szCs w:val="24"/>
        </w:rPr>
      </w:pPr>
      <w:r>
        <w:lastRenderedPageBreak/>
        <w:t>Data sharing</w:t>
      </w:r>
    </w:p>
    <w:p w14:paraId="0000003D" w14:textId="418D3CF5" w:rsidR="002069D8" w:rsidRPr="001640C5" w:rsidRDefault="00B42465">
      <w:r w:rsidRPr="001640C5">
        <w:t xml:space="preserve">See </w:t>
      </w:r>
      <w:r w:rsidRPr="00DD4823">
        <w:rPr>
          <w:b/>
          <w:bCs/>
        </w:rPr>
        <w:t>Data Management Plan</w:t>
      </w:r>
      <w:r w:rsidRPr="001640C5">
        <w:t>.</w:t>
      </w:r>
    </w:p>
    <w:p w14:paraId="0000003F" w14:textId="77777777" w:rsidR="002069D8" w:rsidRDefault="00AE512F">
      <w:pPr>
        <w:pStyle w:val="berschrift1"/>
      </w:pPr>
      <w:r>
        <w:t>Introduction</w:t>
      </w:r>
    </w:p>
    <w:p w14:paraId="4BB99771" w14:textId="77777777" w:rsidR="00013262" w:rsidRDefault="00AE512F" w:rsidP="005E4F1E">
      <w:pPr>
        <w:pStyle w:val="berschrift2"/>
      </w:pPr>
      <w:r>
        <w:t xml:space="preserve">Background and </w:t>
      </w:r>
      <w:commentRangeStart w:id="50"/>
      <w:commentRangeStart w:id="51"/>
      <w:r>
        <w:t>rationa</w:t>
      </w:r>
      <w:r w:rsidR="005E4F1E">
        <w:t>le</w:t>
      </w:r>
      <w:commentRangeEnd w:id="50"/>
      <w:r w:rsidR="00A35207">
        <w:rPr>
          <w:rStyle w:val="Kommentarzeichen"/>
          <w:rFonts w:ascii="Arial" w:eastAsia="Arial" w:hAnsi="Arial" w:cs="Arial"/>
          <w:b w:val="0"/>
          <w:bCs w:val="0"/>
          <w:color w:val="auto"/>
        </w:rPr>
        <w:commentReference w:id="50"/>
      </w:r>
      <w:commentRangeEnd w:id="51"/>
      <w:r w:rsidR="00BE5728">
        <w:rPr>
          <w:rStyle w:val="Kommentarzeichen"/>
          <w:rFonts w:ascii="Arial" w:eastAsia="Arial" w:hAnsi="Arial" w:cs="Arial"/>
          <w:b w:val="0"/>
          <w:bCs w:val="0"/>
          <w:color w:val="auto"/>
        </w:rPr>
        <w:commentReference w:id="51"/>
      </w:r>
    </w:p>
    <w:p w14:paraId="48ACAB54" w14:textId="230CD2F1" w:rsidR="003C4954" w:rsidRPr="001640C5" w:rsidRDefault="008E6991" w:rsidP="005E4F1E">
      <w:r w:rsidRPr="001640C5">
        <w:t>M</w:t>
      </w:r>
      <w:r w:rsidR="003C4954" w:rsidRPr="001640C5">
        <w:t xml:space="preserve">edical research </w:t>
      </w:r>
      <w:ins w:id="52" w:author="Joana Rodrigues Ribeiro" w:date="2026-01-05T12:25:00Z" w16du:dateUtc="2026-01-05T11:25:00Z">
        <w:r w:rsidR="00DD4823">
          <w:t xml:space="preserve">often </w:t>
        </w:r>
      </w:ins>
      <w:r w:rsidR="003C4954" w:rsidRPr="001640C5">
        <w:t>aim</w:t>
      </w:r>
      <w:r w:rsidR="00867591" w:rsidRPr="001640C5">
        <w:t>s</w:t>
      </w:r>
      <w:r w:rsidR="003C4954" w:rsidRPr="001640C5">
        <w:t xml:space="preserve"> to </w:t>
      </w:r>
      <w:del w:id="53" w:author="Milo Alan Puhan" w:date="2026-01-07T15:58:00Z" w16du:dateUtc="2026-01-07T14:58:00Z">
        <w:r w:rsidR="003C4954" w:rsidRPr="001640C5" w:rsidDel="004C5288">
          <w:delText>provide an answer where</w:delText>
        </w:r>
      </w:del>
      <w:ins w:id="54" w:author="Milo Alan Puhan" w:date="2026-01-07T15:58:00Z" w16du:dateUtc="2026-01-07T14:58:00Z">
        <w:r w:rsidR="004C5288">
          <w:t>inform decisions where</w:t>
        </w:r>
      </w:ins>
      <w:r w:rsidR="003C4954" w:rsidRPr="001640C5">
        <w:t xml:space="preserve"> clinicians </w:t>
      </w:r>
      <w:del w:id="55" w:author="Milo Alan Puhan" w:date="2026-01-07T15:58:00Z" w16du:dateUtc="2026-01-07T14:58:00Z">
        <w:r w:rsidR="003C4954" w:rsidRPr="001640C5" w:rsidDel="004C5288">
          <w:delText>identify an</w:delText>
        </w:r>
      </w:del>
      <w:ins w:id="56" w:author="Milo Alan Puhan" w:date="2026-01-07T15:58:00Z" w16du:dateUtc="2026-01-07T14:58:00Z">
        <w:r w:rsidR="004C5288">
          <w:t xml:space="preserve">face </w:t>
        </w:r>
      </w:ins>
      <w:r w:rsidR="003C4954" w:rsidRPr="001640C5">
        <w:t xml:space="preserve"> uncertainty in decision-making, </w:t>
      </w:r>
      <w:del w:id="57" w:author="Milo Alan Puhan" w:date="2026-01-07T15:58:00Z" w16du:dateUtc="2026-01-07T14:58:00Z">
        <w:r w:rsidR="003C4954" w:rsidRPr="001640C5" w:rsidDel="004C5288">
          <w:delText>i.e.</w:delText>
        </w:r>
        <w:r w:rsidR="00846191" w:rsidRPr="001640C5" w:rsidDel="004C5288">
          <w:delText>,</w:delText>
        </w:r>
      </w:del>
      <w:ins w:id="58" w:author="Milo Alan Puhan" w:date="2026-01-07T15:58:00Z" w16du:dateUtc="2026-01-07T14:58:00Z">
        <w:r w:rsidR="004C5288">
          <w:t>for example,</w:t>
        </w:r>
      </w:ins>
      <w:r w:rsidR="003C4954" w:rsidRPr="001640C5">
        <w:t xml:space="preserve"> when a condition could be </w:t>
      </w:r>
      <w:r w:rsidR="000C628C" w:rsidRPr="001640C5">
        <w:t xml:space="preserve">treated </w:t>
      </w:r>
      <w:r w:rsidR="003C4954" w:rsidRPr="001640C5">
        <w:t xml:space="preserve">in different ways </w:t>
      </w:r>
      <w:del w:id="59" w:author="Milo Alan Puhan" w:date="2026-01-07T15:58:00Z" w16du:dateUtc="2026-01-07T14:58:00Z">
        <w:r w:rsidR="003C4954" w:rsidRPr="001640C5" w:rsidDel="004C5288">
          <w:delText>and none of them seems to be univocally the ideal</w:delText>
        </w:r>
      </w:del>
      <w:ins w:id="60" w:author="Milo Alan Puhan" w:date="2026-01-07T15:58:00Z" w16du:dateUtc="2026-01-07T14:58:00Z">
        <w:r w:rsidR="004C5288">
          <w:t xml:space="preserve">and the balance of respective </w:t>
        </w:r>
      </w:ins>
      <w:ins w:id="61" w:author="Milo Alan Puhan" w:date="2026-01-07T16:01:00Z" w16du:dateUtc="2026-01-07T15:01:00Z">
        <w:r w:rsidR="00C64D73">
          <w:t>beneficial</w:t>
        </w:r>
      </w:ins>
      <w:ins w:id="62" w:author="Milo Alan Puhan" w:date="2026-01-07T15:58:00Z" w16du:dateUtc="2026-01-07T14:58:00Z">
        <w:r w:rsidR="004C5288">
          <w:t xml:space="preserve"> and harm</w:t>
        </w:r>
      </w:ins>
      <w:ins w:id="63" w:author="Milo Alan Puhan" w:date="2026-01-07T16:01:00Z" w16du:dateUtc="2026-01-07T15:01:00Z">
        <w:r w:rsidR="00C64D73">
          <w:t>ful outcomes</w:t>
        </w:r>
      </w:ins>
      <w:ins w:id="64" w:author="Milo Alan Puhan" w:date="2026-01-07T15:58:00Z" w16du:dateUtc="2026-01-07T14:58:00Z">
        <w:r w:rsidR="004C5288">
          <w:t xml:space="preserve"> is unclear</w:t>
        </w:r>
      </w:ins>
      <w:r w:rsidR="003C4954" w:rsidRPr="001640C5">
        <w:t xml:space="preserve">. </w:t>
      </w:r>
      <w:del w:id="65" w:author="Milo Alan Puhan" w:date="2026-01-07T15:49:00Z" w16du:dateUtc="2026-01-07T14:49:00Z">
        <w:r w:rsidR="003C4954" w:rsidRPr="001640C5" w:rsidDel="000A5762">
          <w:delText>Within the decision-making process</w:delText>
        </w:r>
        <w:r w:rsidR="00846191" w:rsidRPr="001640C5" w:rsidDel="000A5762">
          <w:delText>,</w:delText>
        </w:r>
        <w:r w:rsidR="003C4954" w:rsidRPr="001640C5" w:rsidDel="000A5762">
          <w:delText xml:space="preserve"> there is always a benefit-risk balance which guides clinicians to address uncertainty.</w:delText>
        </w:r>
      </w:del>
    </w:p>
    <w:p w14:paraId="1A821ED2" w14:textId="3C47820A" w:rsidR="00846191" w:rsidRPr="001640C5" w:rsidRDefault="008E6991" w:rsidP="00B2705B">
      <w:r w:rsidRPr="001640C5">
        <w:t xml:space="preserve">Randomized controlled trials (RCTs) are </w:t>
      </w:r>
      <w:del w:id="66" w:author="Milo Alan Puhan" w:date="2026-01-07T16:01:00Z" w16du:dateUtc="2026-01-07T15:01:00Z">
        <w:r w:rsidRPr="001640C5" w:rsidDel="00DB3AE5">
          <w:delText>studies designed to investigate the size of the effect of an intervention versus a control – either no intervention, a placebo, or an active control (i.e., another intervention).</w:delText>
        </w:r>
      </w:del>
      <w:ins w:id="67" w:author="Milo Alan Puhan" w:date="2026-01-07T16:01:00Z" w16du:dateUtc="2026-01-07T15:01:00Z">
        <w:r w:rsidR="00DB3AE5">
          <w:t xml:space="preserve">ideally suited </w:t>
        </w:r>
        <w:r w:rsidR="003079B5">
          <w:t>for comparing outcomes following different surgical tre</w:t>
        </w:r>
      </w:ins>
      <w:ins w:id="68" w:author="Milo Alan Puhan" w:date="2026-01-07T16:02:00Z" w16du:dateUtc="2026-01-07T15:02:00Z">
        <w:r w:rsidR="003079B5">
          <w:t>atments.</w:t>
        </w:r>
      </w:ins>
      <w:r w:rsidRPr="001640C5">
        <w:t xml:space="preserve"> </w:t>
      </w:r>
      <w:del w:id="69" w:author="fariba abbassi" w:date="2026-01-06T12:54:00Z" w16du:dateUtc="2026-01-06T11:54:00Z">
        <w:r w:rsidRPr="001640C5" w:rsidDel="0004460F">
          <w:delText xml:space="preserve">The </w:delText>
        </w:r>
      </w:del>
      <w:del w:id="70" w:author="Joana Rodrigues Ribeiro" w:date="2026-01-05T12:30:00Z" w16du:dateUtc="2026-01-05T11:30:00Z">
        <w:r w:rsidRPr="001640C5" w:rsidDel="00DD4823">
          <w:delText>effect</w:delText>
        </w:r>
      </w:del>
      <w:ins w:id="71" w:author="Joana Rodrigues Ribeiro" w:date="2026-01-05T12:30:00Z" w16du:dateUtc="2026-01-05T11:30:00Z">
        <w:del w:id="72" w:author="fariba abbassi" w:date="2026-01-06T12:54:00Z" w16du:dateUtc="2026-01-06T11:54:00Z">
          <w:r w:rsidR="00DD4823" w:rsidDel="0004460F">
            <w:delText>o</w:delText>
          </w:r>
        </w:del>
      </w:ins>
      <w:ins w:id="73" w:author="fariba abbassi" w:date="2026-01-06T12:54:00Z" w16du:dateUtc="2026-01-06T11:54:00Z">
        <w:r w:rsidR="0004460F">
          <w:t>O</w:t>
        </w:r>
      </w:ins>
      <w:ins w:id="74" w:author="Joana Rodrigues Ribeiro" w:date="2026-01-05T12:30:00Z" w16du:dateUtc="2026-01-05T11:30:00Z">
        <w:r w:rsidR="00DD4823">
          <w:t>utcome</w:t>
        </w:r>
      </w:ins>
      <w:ins w:id="75" w:author="fariba abbassi" w:date="2026-01-06T12:54:00Z" w16du:dateUtc="2026-01-06T11:54:00Z">
        <w:r w:rsidR="0004460F">
          <w:t xml:space="preserve"> </w:t>
        </w:r>
      </w:ins>
      <w:del w:id="76" w:author="fariba abbassi" w:date="2026-01-06T12:54:00Z" w16du:dateUtc="2026-01-06T11:54:00Z">
        <w:r w:rsidRPr="001640C5" w:rsidDel="0004460F">
          <w:delText xml:space="preserve">(s) </w:delText>
        </w:r>
      </w:del>
      <w:r w:rsidRPr="001640C5">
        <w:t xml:space="preserve">they measure primarily and secondly </w:t>
      </w:r>
      <w:del w:id="77" w:author="fariba abbassi" w:date="2026-01-06T12:54:00Z" w16du:dateUtc="2026-01-06T11:54:00Z">
        <w:r w:rsidRPr="001640C5" w:rsidDel="0004460F">
          <w:delText>is</w:delText>
        </w:r>
      </w:del>
      <w:ins w:id="78" w:author="fariba abbassi" w:date="2026-01-06T12:54:00Z" w16du:dateUtc="2026-01-06T11:54:00Z">
        <w:r w:rsidR="0004460F">
          <w:t>are</w:t>
        </w:r>
      </w:ins>
      <w:r w:rsidRPr="001640C5">
        <w:t xml:space="preserve"> chosen during </w:t>
      </w:r>
      <w:r w:rsidR="00AF4E5F" w:rsidRPr="001640C5">
        <w:t xml:space="preserve">planning </w:t>
      </w:r>
      <w:r w:rsidRPr="001640C5">
        <w:t xml:space="preserve">of the trial. The primary endpoint </w:t>
      </w:r>
      <w:del w:id="79" w:author="Milo Alan Puhan" w:date="2026-01-07T16:03:00Z" w16du:dateUtc="2026-01-07T15:03:00Z">
        <w:r w:rsidRPr="001640C5" w:rsidDel="00065BB3">
          <w:delText xml:space="preserve">is </w:delText>
        </w:r>
      </w:del>
      <w:r w:rsidRPr="001640C5">
        <w:t xml:space="preserve">typically </w:t>
      </w:r>
      <w:del w:id="80" w:author="Joana Rodrigues Ribeiro" w:date="2026-01-05T12:31:00Z" w16du:dateUtc="2026-01-05T11:31:00Z">
        <w:r w:rsidR="00AF4E5F" w:rsidRPr="001640C5" w:rsidDel="00DD4823">
          <w:delText xml:space="preserve">based </w:delText>
        </w:r>
        <w:r w:rsidR="000C628C" w:rsidRPr="001640C5" w:rsidDel="00DD4823">
          <w:delText xml:space="preserve">on </w:delText>
        </w:r>
        <w:r w:rsidR="00AF4E5F" w:rsidRPr="001640C5" w:rsidDel="00DD4823">
          <w:delText>the study design (e.g.</w:delText>
        </w:r>
        <w:r w:rsidR="00846191" w:rsidRPr="001640C5" w:rsidDel="00DD4823">
          <w:delText>,</w:delText>
        </w:r>
        <w:r w:rsidR="00AF4E5F" w:rsidRPr="001640C5" w:rsidDel="00DD4823">
          <w:delText xml:space="preserve"> control for confounding</w:delText>
        </w:r>
      </w:del>
      <w:ins w:id="81" w:author="Milo Alan Puhan" w:date="2026-01-07T16:02:00Z" w16du:dateUtc="2026-01-07T15:02:00Z">
        <w:r w:rsidR="00795515">
          <w:t xml:space="preserve"> reflects the outcome of greatest interest, guides study </w:t>
        </w:r>
      </w:ins>
      <w:ins w:id="82" w:author="Milo Alan Puhan" w:date="2026-01-07T16:03:00Z" w16du:dateUtc="2026-01-07T15:03:00Z">
        <w:r w:rsidR="00795515">
          <w:t>design and</w:t>
        </w:r>
        <w:r w:rsidR="00065BB3">
          <w:t xml:space="preserve"> </w:t>
        </w:r>
      </w:ins>
      <w:ins w:id="83" w:author="Milo Alan Puhan" w:date="2026-01-07T16:04:00Z" w16du:dateUtc="2026-01-07T15:04:00Z">
        <w:r w:rsidR="00065BB3">
          <w:t xml:space="preserve">serves as basis to determine </w:t>
        </w:r>
      </w:ins>
      <w:del w:id="84" w:author="Milo Alan Puhan" w:date="2026-01-07T16:04:00Z" w16du:dateUtc="2026-01-07T15:04:00Z">
        <w:r w:rsidR="00AF4E5F" w:rsidRPr="001640C5" w:rsidDel="00065BB3">
          <w:delText>)</w:delText>
        </w:r>
      </w:del>
      <w:ins w:id="85" w:author="Joana Rodrigues Ribeiro" w:date="2026-01-05T12:31:00Z" w16du:dateUtc="2026-01-05T11:31:00Z">
        <w:del w:id="86" w:author="Milo Alan Puhan" w:date="2026-01-07T16:02:00Z" w16du:dateUtc="2026-01-07T15:02:00Z">
          <w:r w:rsidR="00DD4823" w:rsidDel="00795515">
            <w:delText>used</w:delText>
          </w:r>
        </w:del>
      </w:ins>
      <w:del w:id="87" w:author="Milo Alan Puhan" w:date="2026-01-07T16:02:00Z" w16du:dateUtc="2026-01-07T15:02:00Z">
        <w:r w:rsidR="00AF4E5F" w:rsidRPr="001640C5" w:rsidDel="00795515">
          <w:delText xml:space="preserve"> </w:delText>
        </w:r>
        <w:r w:rsidRPr="001640C5" w:rsidDel="00795515">
          <w:delText>to</w:delText>
        </w:r>
      </w:del>
      <w:del w:id="88" w:author="Milo Alan Puhan" w:date="2026-01-07T16:04:00Z" w16du:dateUtc="2026-01-07T15:04:00Z">
        <w:r w:rsidRPr="001640C5" w:rsidDel="00065BB3">
          <w:delText xml:space="preserve"> </w:delText>
        </w:r>
      </w:del>
      <w:del w:id="89" w:author="Milo Alan Puhan" w:date="2026-01-07T16:03:00Z" w16du:dateUtc="2026-01-07T15:03:00Z">
        <w:r w:rsidRPr="001640C5" w:rsidDel="00795515">
          <w:delText xml:space="preserve">calculate the </w:delText>
        </w:r>
      </w:del>
      <w:r w:rsidRPr="001640C5">
        <w:t xml:space="preserve">sample size required to </w:t>
      </w:r>
      <w:del w:id="90" w:author="Milo Alan Puhan" w:date="2026-01-07T16:04:00Z" w16du:dateUtc="2026-01-07T15:04:00Z">
        <w:r w:rsidRPr="001640C5" w:rsidDel="00065BB3">
          <w:delText xml:space="preserve">ensure adequate power to </w:delText>
        </w:r>
      </w:del>
      <w:r w:rsidRPr="001640C5">
        <w:t>detect a predefined difference between interventions</w:t>
      </w:r>
      <w:ins w:id="91" w:author="Milo Alan Puhan" w:date="2026-01-07T16:04:00Z" w16du:dateUtc="2026-01-07T15:04:00Z">
        <w:r w:rsidR="003C1F4F">
          <w:t>. Also, the primary</w:t>
        </w:r>
      </w:ins>
      <w:del w:id="92" w:author="Milo Alan Puhan" w:date="2026-01-07T16:04:00Z" w16du:dateUtc="2026-01-07T15:04:00Z">
        <w:r w:rsidRPr="001640C5" w:rsidDel="003C1F4F">
          <w:delText xml:space="preserve"> and </w:delText>
        </w:r>
      </w:del>
      <w:ins w:id="93" w:author="Milo Alan Puhan" w:date="2026-01-07T16:04:00Z" w16du:dateUtc="2026-01-07T15:04:00Z">
        <w:r w:rsidR="003C1F4F">
          <w:t xml:space="preserve"> </w:t>
        </w:r>
      </w:ins>
      <w:r w:rsidR="00AF4E5F" w:rsidRPr="001640C5">
        <w:t>guide</w:t>
      </w:r>
      <w:ins w:id="94" w:author="Milo Alan Puhan" w:date="2026-01-07T16:04:00Z" w16du:dateUtc="2026-01-07T15:04:00Z">
        <w:r w:rsidR="003C1F4F">
          <w:t>s</w:t>
        </w:r>
      </w:ins>
      <w:r w:rsidR="00AF4E5F" w:rsidRPr="001640C5">
        <w:t xml:space="preserve"> interpretation of </w:t>
      </w:r>
      <w:del w:id="95" w:author="Milo Alan Puhan" w:date="2026-01-07T16:04:00Z" w16du:dateUtc="2026-01-07T15:04:00Z">
        <w:r w:rsidR="00AF4E5F" w:rsidRPr="001640C5" w:rsidDel="003C1F4F">
          <w:delText>results</w:delText>
        </w:r>
        <w:r w:rsidR="0028577C" w:rsidRPr="001640C5" w:rsidDel="003C1F4F">
          <w:delText xml:space="preserve"> in a clinical context</w:delText>
        </w:r>
      </w:del>
      <w:ins w:id="96" w:author="Milo Alan Puhan" w:date="2026-01-07T16:04:00Z" w16du:dateUtc="2026-01-07T15:04:00Z">
        <w:r w:rsidR="003C1F4F">
          <w:t>the comparison of inte</w:t>
        </w:r>
      </w:ins>
      <w:ins w:id="97" w:author="Milo Alan Puhan" w:date="2026-01-07T16:05:00Z" w16du:dateUtc="2026-01-07T15:05:00Z">
        <w:r w:rsidR="003C1F4F">
          <w:t>rest, together with secondary outcomes</w:t>
        </w:r>
      </w:ins>
      <w:r w:rsidRPr="001640C5">
        <w:t xml:space="preserve">. </w:t>
      </w:r>
      <w:commentRangeStart w:id="98"/>
      <w:commentRangeEnd w:id="98"/>
      <w:r w:rsidR="00274386" w:rsidRPr="001640C5">
        <w:rPr>
          <w:rStyle w:val="Kommentarzeichen"/>
          <w:sz w:val="22"/>
          <w:szCs w:val="22"/>
        </w:rPr>
        <w:commentReference w:id="98"/>
      </w:r>
      <w:ins w:id="99" w:author="Joana Rodrigues Ribeiro" w:date="2025-12-30T11:59:00Z" w16du:dateUtc="2025-12-30T10:59:00Z">
        <w:r w:rsidR="00B2705B">
          <w:t>The</w:t>
        </w:r>
      </w:ins>
      <w:ins w:id="100" w:author="Joana Rodrigues Ribeiro" w:date="2025-12-30T12:06:00Z" w16du:dateUtc="2025-12-30T11:06:00Z">
        <w:r w:rsidR="00B2705B" w:rsidRPr="00B2705B">
          <w:t xml:space="preserve"> </w:t>
        </w:r>
        <w:r w:rsidR="00B2705B">
          <w:t>s</w:t>
        </w:r>
        <w:r w:rsidR="00B2705B" w:rsidRPr="00B2705B">
          <w:t>econdary endpoint(s) provide complementary measures of the intervention’s effects</w:t>
        </w:r>
      </w:ins>
      <w:ins w:id="101" w:author="Milo Alan Puhan" w:date="2026-01-07T16:05:00Z" w16du:dateUtc="2026-01-07T15:05:00Z">
        <w:r w:rsidR="00D92323">
          <w:t xml:space="preserve"> such as harmful outcomes or additional beneficial outcomes</w:t>
        </w:r>
      </w:ins>
      <w:ins w:id="102" w:author="Joana Rodrigues Ribeiro" w:date="2025-12-30T12:06:00Z" w16du:dateUtc="2025-12-30T11:06:00Z">
        <w:r w:rsidR="00B2705B" w:rsidRPr="00B2705B">
          <w:t xml:space="preserve">. </w:t>
        </w:r>
        <w:del w:id="103" w:author="Milo Alan Puhan" w:date="2026-01-07T16:05:00Z" w16du:dateUtc="2026-01-07T15:05:00Z">
          <w:r w:rsidR="00B2705B" w:rsidRPr="00B2705B" w:rsidDel="00D92323">
            <w:delText>They</w:delText>
          </w:r>
        </w:del>
      </w:ins>
      <w:ins w:id="104" w:author="Milo Alan Puhan" w:date="2026-01-07T16:05:00Z" w16du:dateUtc="2026-01-07T15:05:00Z">
        <w:r w:rsidR="00D92323">
          <w:t xml:space="preserve">Together, primary and secondary outcomes </w:t>
        </w:r>
      </w:ins>
      <w:ins w:id="105" w:author="Milo Alan Puhan" w:date="2026-01-07T16:06:00Z" w16du:dateUtc="2026-01-07T15:06:00Z">
        <w:r w:rsidR="009A721C">
          <w:t xml:space="preserve">contribute to an </w:t>
        </w:r>
      </w:ins>
      <w:ins w:id="106" w:author="Joana Rodrigues Ribeiro" w:date="2025-12-30T12:06:00Z" w16du:dateUtc="2025-12-30T11:06:00Z">
        <w:del w:id="107" w:author="Milo Alan Puhan" w:date="2026-01-07T16:06:00Z" w16du:dateUtc="2026-01-07T15:06:00Z">
          <w:r w:rsidR="00B2705B" w:rsidRPr="00B2705B" w:rsidDel="009A721C">
            <w:delText xml:space="preserve"> may contribute to the </w:delText>
          </w:r>
        </w:del>
        <w:r w:rsidR="00B2705B" w:rsidRPr="00B2705B">
          <w:t>overall benefit–risk assessment</w:t>
        </w:r>
      </w:ins>
      <w:ins w:id="108" w:author="Milo Alan Puhan" w:date="2026-01-07T16:06:00Z" w16du:dateUtc="2026-01-07T15:06:00Z">
        <w:r w:rsidR="009A721C">
          <w:t>.</w:t>
        </w:r>
      </w:ins>
      <w:ins w:id="109" w:author="Joana Rodrigues Ribeiro" w:date="2025-12-30T12:06:00Z" w16du:dateUtc="2025-12-30T11:06:00Z">
        <w:del w:id="110" w:author="Milo Alan Puhan" w:date="2026-01-07T16:06:00Z" w16du:dateUtc="2026-01-07T15:06:00Z">
          <w:r w:rsidR="00B2705B" w:rsidRPr="00B2705B" w:rsidDel="009A721C">
            <w:delText xml:space="preserve">, </w:delText>
          </w:r>
          <w:commentRangeStart w:id="111"/>
          <w:r w:rsidR="00B2705B" w:rsidRPr="00B2705B" w:rsidDel="009A721C">
            <w:delText>correspond</w:delText>
          </w:r>
        </w:del>
      </w:ins>
      <w:commentRangeEnd w:id="111"/>
      <w:r w:rsidR="006448DB">
        <w:rPr>
          <w:rStyle w:val="Kommentarzeichen"/>
        </w:rPr>
        <w:commentReference w:id="111"/>
      </w:r>
      <w:ins w:id="112" w:author="Joana Rodrigues Ribeiro" w:date="2025-12-30T12:06:00Z" w16du:dateUtc="2025-12-30T11:06:00Z">
        <w:del w:id="113" w:author="Milo Alan Puhan" w:date="2026-01-07T16:06:00Z" w16du:dateUtc="2026-01-07T15:06:00Z">
          <w:r w:rsidR="00B2705B" w:rsidRPr="00B2705B" w:rsidDel="009A721C">
            <w:delText xml:space="preserve"> to gold-standard outcomes commonly evaluated in the field (enabling comparative analyses across trials), and directly capture intermediate effects of the intervention, thereby clarifying the pathways through which the treatment leads to its clinical outcomes</w:delText>
          </w:r>
        </w:del>
      </w:ins>
      <w:ins w:id="114" w:author="Joana Rodrigues Ribeiro" w:date="2025-12-30T12:04:00Z" w16du:dateUtc="2025-12-30T11:04:00Z">
        <w:del w:id="115" w:author="Milo Alan Puhan" w:date="2026-01-07T16:06:00Z" w16du:dateUtc="2026-01-07T15:06:00Z">
          <w:r w:rsidR="00B2705B" w:rsidDel="009A721C">
            <w:delText>.</w:delText>
          </w:r>
        </w:del>
      </w:ins>
      <w:del w:id="116" w:author="Milo Alan Puhan" w:date="2026-01-07T16:06:00Z" w16du:dateUtc="2026-01-07T15:06:00Z">
        <w:r w:rsidR="00F173CD" w:rsidRPr="001640C5" w:rsidDel="009A721C">
          <w:delText xml:space="preserve"> </w:delText>
        </w:r>
      </w:del>
    </w:p>
    <w:p w14:paraId="0CF9A6FA" w14:textId="5D4D83E3" w:rsidR="001E0B71" w:rsidRPr="001640C5" w:rsidRDefault="001E0B71" w:rsidP="001E0B71">
      <w:commentRangeStart w:id="117"/>
      <w:r w:rsidRPr="001640C5">
        <w:t>Nonetheless</w:t>
      </w:r>
      <w:commentRangeEnd w:id="117"/>
      <w:r w:rsidR="000F1801">
        <w:rPr>
          <w:rStyle w:val="Kommentarzeichen"/>
        </w:rPr>
        <w:commentReference w:id="117"/>
      </w:r>
      <w:r w:rsidRPr="001640C5">
        <w:t>, to lead to the justified application of RCTs' results, outcomes should be meaningful for patients and clinicians of real-world practice and have an impactful role in the uncertainty in the decision-making process, which has motivated the RCT. It is therefore essential that the focus of RCTs is the clinical meaning during planification as well as during the interpretation of results.</w:t>
      </w:r>
    </w:p>
    <w:p w14:paraId="40BF6A6E" w14:textId="14C7C3E1" w:rsidR="008E6991" w:rsidRPr="001640C5" w:rsidRDefault="00846191" w:rsidP="005E4F1E">
      <w:r w:rsidRPr="001640C5">
        <w:t>Surgical RCTs have been shown to rarely place patients at the center of their research</w:t>
      </w:r>
      <w:r w:rsidR="00675068" w:rsidRPr="001640C5">
        <w:fldChar w:fldCharType="begin"/>
      </w:r>
      <w:r w:rsidR="00675068" w:rsidRPr="001640C5">
        <w:instrText xml:space="preserve"> ADDIN ZOTERO_ITEM CSL_CITATION {"citationID":"8BxuYQjR","properties":{"formattedCitation":"[1]","plainCitation":"[1]","noteIndex":0},"citationItems":[{"id":186226,"uris":["http://zotero.org/users/6583603/items/XN4ZUVAU"],"itemData":{"id":186226,"type":"article-journal","abstract":"OBJECTIVE: To estimate the minimal important difference (MID) of the Comprehensive Complication Index (CCI ® ) in patients undergoing abdominal surgery.\nBACKGROUND: The CCI ® is a validated metric that quantifies cumulative surgical morbidity. While the CCI ® is a sensitive endpoint to detect treatment effects, a statistically significant effect does not necessarily translate into clinical relevance. Relevant differences from the patients' perspective are best captured by the MID.\nMETHODS: Individual patient data were extracted from surgical studies reporting CCI ® at 30 days and using patient-reported outcome measures with established MIDs at baseline and 30 days. To determine the MID for the CCI ® , we used an anchor-based approach as recommended by methods guidelines. A patient-reported outcome measure was selected as an anchor only if the Spearman correlation coefficient between its change in score (baseline to 30 days postoperative) and the CCI ® was ≥|0.30|. We used linear regression to estimate the MID of the CCI ® across different anchors, and triangulation to determine a single MID.\nRESULTS: Data were extracted from 3 published randomized controlled trials and 1 prospective observational study (n = 1583 patients) in major abdominal surgery. In colorectal surgery cohorts, 2 subscores of the Short Form-36, 2 subscores of the Multidimensional Fatigue Inventory-20, the EuroQol-5-Dimension Index Score, and the EuroQol Visual Analog Scale showed a correlation with the CCI ® of ≥|0.30|. This resulted in MID estimates for the CCI ® ranging from 6.1 to 22.2. In hepato-pancreato-biliary surgery, 1 subscore of the Short Form-36, and 2 subscores of the Patient Reported Outcome Measure Information System-29 questionnaire qualified as anchors providing MID estimates ranging from 6.2 to 13.8.\nCONCLUSIONS: We propose a mean difference of 12 points in the CCI ® between treatment groups as a relevant difference in patients undergoing abdominal surgery. This MID provides an important foundation for sample size calculations and interpretation of randomized controlled trials and large real-world observational studies.","container-title":"Annals of Surgery","DOI":"10.1097/SLA.0000000000006877","ISSN":"1528-1140","issue":"5","journalAbbreviation":"Ann Surg","language":"eng","note":"PMID: 40793921","page":"670-677","source":"PubMed","title":"Beyond P Values : Novel Minimal Important Difference of the Comprehensive Complication Index That Reflects a Meaningful Outcome for Patients Undergoing Major Abdominal Surgery","title-short":"Beyond P Values","volume":"282","author":[{"family":"Abbassi","given":"Fariba"},{"family":"Pfister","given":"Matthias"},{"family":"Braun","given":"Julia"},{"family":"Angenete","given":"Eva"},{"family":"Haglind","given":"Eva"},{"family":"Onerup","given":"Aron"},{"family":"Heijmans","given":"Margot H. M."},{"family":"Slooter","given":"Gerrit D."},{"family":"Molenaar","given":"Charlotte J. L."},{"family":"Fiore","given":"Julio F."},{"family":"Feldman","given":"Liane S."},{"family":"Pecorelli","given":"Nicolò"},{"family":"Guarneri","given":"Giovanni"},{"family":"Falconi","given":"Massimo"},{"family":"Drejian","given":"Sarkis K."},{"family":"Fretland","given":"Åsmund A."},{"family":"Edwin","given":"Bjorn"},{"family":"Ubels","given":"Sander"},{"family":"Hannink","given":"Gerjon"},{"family":"Puhan","given":"Milo A."},{"family":"Clavien","given":"Pierre-Alain"}],"issued":{"date-parts":[["2025",11,1]]}}}],"schema":"https://github.com/citation-style-language/schema/raw/master/csl-citation.json"} </w:instrText>
      </w:r>
      <w:r w:rsidR="00675068" w:rsidRPr="001640C5">
        <w:fldChar w:fldCharType="separate"/>
      </w:r>
      <w:r w:rsidR="00675068" w:rsidRPr="001640C5">
        <w:rPr>
          <w:noProof/>
        </w:rPr>
        <w:t>[1]</w:t>
      </w:r>
      <w:r w:rsidR="00675068" w:rsidRPr="001640C5">
        <w:fldChar w:fldCharType="end"/>
      </w:r>
      <w:r w:rsidRPr="001640C5">
        <w:t xml:space="preserve"> and </w:t>
      </w:r>
      <w:proofErr w:type="spellStart"/>
      <w:r w:rsidRPr="001640C5">
        <w:t>to</w:t>
      </w:r>
      <w:proofErr w:type="spellEnd"/>
      <w:r w:rsidRPr="001640C5">
        <w:t xml:space="preserve"> </w:t>
      </w:r>
      <w:r w:rsidR="00675068" w:rsidRPr="001640C5">
        <w:t>often be</w:t>
      </w:r>
      <w:r w:rsidRPr="001640C5">
        <w:t xml:space="preserve"> incompletely and inconsistently reported</w:t>
      </w:r>
      <w:r w:rsidR="00675068" w:rsidRPr="001640C5">
        <w:fldChar w:fldCharType="begin"/>
      </w:r>
      <w:r w:rsidR="00675068" w:rsidRPr="001640C5">
        <w:instrText xml:space="preserve"> ADDIN ZOTERO_ITEM CSL_CITATION {"citationID":"wcZzJdO5","properties":{"formattedCitation":"[2]","plainCitation":"[2]","noteIndex":0},"citationItems":[{"id":186224,"uris":["http://zotero.org/users/6583603/items/Y9TVA3KE"],"itemData":{"id":186224,"type":"article-journal","abstract":"OBJECTIVES: To assess the current quality of surgical outcome reporting in the medical literature and to provide recommendations for improvement.\nBACKGROUND: In 1996, The Lancet labeled surgery as a \"comic opera\" mostly referring to the poor quality of outcome reporting in the literature impeding improvement in surgical quality and patient care.\nMETHODS: We screened 3 first-tier and 2 second-tier surgical journals, as well as 3 leading medical journals for original articles reporting on results of surgical procedures published over a recent 18-month period. The quality of outcome reporting was assessed using a prespecified 12-item checklist.\nRESULTS: Six hundred twenty-seven articles reporting surgical outcomes were analyzed, including 125 randomized controlled trials. Only 1 (0.2%) article met all 12 criteria of the checklist, whereas 356 articles (57%) fulfilled less than half of the criteria. The poorest reporting was on cumulative morbidity burden, which was missing in 94% of articles (n=591) as well as patient-reported outcomes missing in 83% of publications (n=518). Comparing journal groups for the individual criterion, we found moderate to very strong statistical evidence for better quality of reporting in high versus lower impact journals for 7 of 12 criteria and strong statistical evidence for better reporting of patient-reported outcomes in medical versus surgical journals ( P &lt;0·001).\nCONCLUSIONS: The quality of outcomes reporting in the medical literature remains poor, lacking improvement over the past 20 years on most key end points. The implementation of standardized outcome reporting is urgently needed to minimize biased interpretation of data thereby enabling improved patient care and the elaboration of meaningful guidelines.","container-title":"Annals of Surgery","DOI":"10.1097/SLA.0000000000006226","ISSN":"1528-1140","issue":"2","journalAbbreviation":"Ann Surg","language":"eng","note":"PMID: 38323468","page":"248-252","source":"PubMed","title":"Surgical Outcome Reporting. Moving From a Comic to a Tragic Opera?","volume":"280","author":[{"family":"Abbassi","given":"Fariba"},{"family":"Pfister","given":"Matthias"},{"family":"Domenghino","given":"Anja"},{"family":"Puhan","given":"Milo A."},{"family":"Clavien","given":"Pierre-Alain"}],"issued":{"date-parts":[["2024",8,1]]}}}],"schema":"https://github.com/citation-style-language/schema/raw/master/csl-citation.json"} </w:instrText>
      </w:r>
      <w:r w:rsidR="00675068" w:rsidRPr="001640C5">
        <w:fldChar w:fldCharType="separate"/>
      </w:r>
      <w:r w:rsidR="00675068" w:rsidRPr="001640C5">
        <w:rPr>
          <w:noProof/>
        </w:rPr>
        <w:t>[2]</w:t>
      </w:r>
      <w:r w:rsidR="00675068" w:rsidRPr="001640C5">
        <w:fldChar w:fldCharType="end"/>
      </w:r>
      <w:r w:rsidRPr="001640C5">
        <w:t xml:space="preserve">. Poor reporting, however, may only be the </w:t>
      </w:r>
      <w:r w:rsidR="00675068" w:rsidRPr="001640C5">
        <w:t>consequence of</w:t>
      </w:r>
      <w:r w:rsidRPr="001640C5">
        <w:t xml:space="preserve"> inadequate trial planning. </w:t>
      </w:r>
      <w:r w:rsidR="0028577C" w:rsidRPr="001640C5">
        <w:t>When planning fails and methodological issues arise, reporting</w:t>
      </w:r>
      <w:r w:rsidR="00675068" w:rsidRPr="001640C5">
        <w:t xml:space="preserve"> may indeed</w:t>
      </w:r>
      <w:r w:rsidR="0028577C" w:rsidRPr="001640C5">
        <w:t xml:space="preserve"> </w:t>
      </w:r>
      <w:r w:rsidR="001E0B71" w:rsidRPr="001640C5">
        <w:t xml:space="preserve">be </w:t>
      </w:r>
      <w:r w:rsidR="0028577C" w:rsidRPr="001640C5">
        <w:t>less likely to be complete</w:t>
      </w:r>
      <w:r w:rsidR="00675068" w:rsidRPr="001640C5">
        <w:t xml:space="preserve">. Additionally, </w:t>
      </w:r>
      <w:r w:rsidR="001E0B71" w:rsidRPr="001640C5">
        <w:t>defective</w:t>
      </w:r>
      <w:r w:rsidR="00675068" w:rsidRPr="001640C5">
        <w:t xml:space="preserve"> planning may</w:t>
      </w:r>
      <w:r w:rsidR="001E3646" w:rsidRPr="001640C5">
        <w:t xml:space="preserve"> lead to defects </w:t>
      </w:r>
      <w:r w:rsidR="001E0B71" w:rsidRPr="001640C5">
        <w:t>in defining</w:t>
      </w:r>
      <w:r w:rsidR="001E3646" w:rsidRPr="001640C5">
        <w:t xml:space="preserve"> a minimal </w:t>
      </w:r>
      <w:del w:id="118" w:author="Milo Alan Puhan" w:date="2026-01-07T16:09:00Z" w16du:dateUtc="2026-01-07T15:09:00Z">
        <w:r w:rsidR="001E3646" w:rsidRPr="001640C5" w:rsidDel="007D137F">
          <w:delText xml:space="preserve">clinically </w:delText>
        </w:r>
      </w:del>
      <w:r w:rsidR="001E3646" w:rsidRPr="001640C5">
        <w:t>important difference (</w:t>
      </w:r>
      <w:commentRangeStart w:id="119"/>
      <w:r w:rsidR="001E3646" w:rsidRPr="001640C5">
        <w:t>M</w:t>
      </w:r>
      <w:del w:id="120" w:author="Milo Alan Puhan" w:date="2026-01-07T16:09:00Z" w16du:dateUtc="2026-01-07T15:09:00Z">
        <w:r w:rsidR="001E3646" w:rsidRPr="001640C5" w:rsidDel="007D137F">
          <w:delText>C</w:delText>
        </w:r>
      </w:del>
      <w:r w:rsidR="001E3646" w:rsidRPr="001640C5">
        <w:t>ID</w:t>
      </w:r>
      <w:commentRangeEnd w:id="119"/>
      <w:r w:rsidR="004D5015">
        <w:rPr>
          <w:rStyle w:val="Kommentarzeichen"/>
        </w:rPr>
        <w:commentReference w:id="119"/>
      </w:r>
      <w:r w:rsidR="001E3646" w:rsidRPr="001640C5">
        <w:t xml:space="preserve">) for the primary endpoint, </w:t>
      </w:r>
      <w:r w:rsidR="001E0B71" w:rsidRPr="001640C5">
        <w:t>defining</w:t>
      </w:r>
      <w:r w:rsidR="001E3646" w:rsidRPr="001640C5">
        <w:t xml:space="preserve"> a useful and informative design fit for their aim, and </w:t>
      </w:r>
      <w:r w:rsidR="001E0B71" w:rsidRPr="001640C5">
        <w:t>defining</w:t>
      </w:r>
      <w:r w:rsidR="001E3646" w:rsidRPr="001640C5">
        <w:t xml:space="preserve"> </w:t>
      </w:r>
      <w:r w:rsidR="001E0B71" w:rsidRPr="001640C5">
        <w:t>whether</w:t>
      </w:r>
      <w:r w:rsidR="001E3646" w:rsidRPr="001640C5">
        <w:t xml:space="preserve"> their results</w:t>
      </w:r>
      <w:r w:rsidR="00675068" w:rsidRPr="001640C5">
        <w:t xml:space="preserve"> </w:t>
      </w:r>
      <w:r w:rsidR="0028577C" w:rsidRPr="001640C5">
        <w:t>reflect</w:t>
      </w:r>
      <w:r w:rsidR="00675068" w:rsidRPr="001640C5">
        <w:t xml:space="preserve"> </w:t>
      </w:r>
      <w:r w:rsidR="001E0B71" w:rsidRPr="001640C5">
        <w:t xml:space="preserve">a </w:t>
      </w:r>
      <w:r w:rsidR="00675068" w:rsidRPr="001640C5">
        <w:t>clinically meaningful significance</w:t>
      </w:r>
      <w:r w:rsidR="001E0B71" w:rsidRPr="001640C5">
        <w:t xml:space="preserve"> in the real world</w:t>
      </w:r>
      <w:r w:rsidR="00675068" w:rsidRPr="001640C5">
        <w:t>.</w:t>
      </w:r>
    </w:p>
    <w:p w14:paraId="6B636A0B" w14:textId="138081BC" w:rsidR="00252C9E" w:rsidRPr="001640C5" w:rsidRDefault="001E0B71" w:rsidP="001E0B71">
      <w:r w:rsidRPr="001640C5">
        <w:t xml:space="preserve">Aiming to investigate these elements, we performed a pilot study </w:t>
      </w:r>
      <w:r w:rsidR="00E7162A" w:rsidRPr="001640C5">
        <w:t>with surgical RCTs citing the Comprehensive Complication Index® (CCI®), the only validated patient-relevant postoperative morbidity endpoint, and examined how trial endpoints, design, and sample size calculations were reported in pre-trial document</w:t>
      </w:r>
      <w:r w:rsidR="00DA1016" w:rsidRPr="001640C5">
        <w:t>ation</w:t>
      </w:r>
      <w:r w:rsidR="00E7162A" w:rsidRPr="001640C5">
        <w:t>s and final publications. Among 136 eligible RCTs, endpoints and sample size calculations were almost universally reported, but study design was often unspecified</w:t>
      </w:r>
      <w:r w:rsidR="00DA1016" w:rsidRPr="001640C5">
        <w:t xml:space="preserve"> (73% of pretrial documentations)</w:t>
      </w:r>
      <w:r w:rsidR="00E7162A" w:rsidRPr="001640C5">
        <w:t>, most trials defaulted to superiority designs, and only 20% of statistically significant results were interpreted in a clinically meaningful way. These findings reveal</w:t>
      </w:r>
      <w:r w:rsidR="00DA1016" w:rsidRPr="001640C5">
        <w:t>ed</w:t>
      </w:r>
      <w:r w:rsidR="00E7162A" w:rsidRPr="001640C5">
        <w:t xml:space="preserve"> important shortcomings in trial planning and reporting and motivate</w:t>
      </w:r>
      <w:r w:rsidR="00DA1016" w:rsidRPr="001640C5">
        <w:t>d the</w:t>
      </w:r>
      <w:r w:rsidR="00E7162A" w:rsidRPr="001640C5">
        <w:t xml:space="preserve"> </w:t>
      </w:r>
      <w:r w:rsidR="00DA1016" w:rsidRPr="001640C5">
        <w:t>realization of the current</w:t>
      </w:r>
      <w:r w:rsidR="00E7162A" w:rsidRPr="001640C5">
        <w:t xml:space="preserve"> extension stud</w:t>
      </w:r>
      <w:r w:rsidR="00DA1016" w:rsidRPr="001640C5">
        <w:t>y with a broader targeted population (i.e., any surgical RCT)</w:t>
      </w:r>
      <w:r w:rsidR="00E7162A" w:rsidRPr="001640C5">
        <w:t>.</w:t>
      </w:r>
      <w:r w:rsidR="00E7162A" w:rsidRPr="001640C5" w:rsidDel="001E0B71">
        <w:t xml:space="preserve"> </w:t>
      </w:r>
    </w:p>
    <w:p w14:paraId="29F3AE28" w14:textId="3FF4A6E4" w:rsidR="005E4F1E" w:rsidRDefault="005E4F1E" w:rsidP="005E4F1E">
      <w:pPr>
        <w:pStyle w:val="berschrift2"/>
      </w:pPr>
      <w:r>
        <w:t>Objectives</w:t>
      </w:r>
    </w:p>
    <w:p w14:paraId="046D01C9" w14:textId="210C9BC4" w:rsidR="005E4F1E" w:rsidRPr="001640C5" w:rsidRDefault="0028577C" w:rsidP="00B2705B">
      <w:pPr>
        <w:spacing w:after="217"/>
        <w:ind w:right="34"/>
      </w:pPr>
      <w:r w:rsidRPr="001640C5">
        <w:t xml:space="preserve">This meta-research </w:t>
      </w:r>
      <w:commentRangeStart w:id="121"/>
      <w:r w:rsidRPr="001640C5">
        <w:t>study</w:t>
      </w:r>
      <w:commentRangeEnd w:id="121"/>
      <w:r w:rsidR="00754139">
        <w:rPr>
          <w:rStyle w:val="Kommentarzeichen"/>
        </w:rPr>
        <w:commentReference w:id="121"/>
      </w:r>
      <w:r w:rsidRPr="001640C5">
        <w:t xml:space="preserve"> on surgical RCTs aims to investigate the extent of shortcomings in planning. Secondly, we aim to assess the incorporation of clinical relevance in trial design, endpoint selection, and interpretation.</w:t>
      </w:r>
    </w:p>
    <w:p w14:paraId="382CB244" w14:textId="6AE86A80" w:rsidR="005E4F1E" w:rsidRDefault="005E4F1E" w:rsidP="00307C82">
      <w:pPr>
        <w:pStyle w:val="berschrift2"/>
      </w:pPr>
      <w:r>
        <w:lastRenderedPageBreak/>
        <w:t>Keywords</w:t>
      </w:r>
    </w:p>
    <w:p w14:paraId="459945E5" w14:textId="252C46A3" w:rsidR="003C4954" w:rsidRPr="001640C5" w:rsidRDefault="003C4954" w:rsidP="005E4F1E">
      <w:pPr>
        <w:sectPr w:rsidR="003C4954" w:rsidRPr="001640C5">
          <w:footerReference w:type="even" r:id="rId14"/>
          <w:footerReference w:type="default" r:id="rId15"/>
          <w:pgSz w:w="12240" w:h="15840"/>
          <w:pgMar w:top="1440" w:right="1440" w:bottom="1440" w:left="1440" w:header="720" w:footer="720" w:gutter="0"/>
          <w:pgNumType w:start="1"/>
          <w:cols w:space="720"/>
        </w:sectPr>
      </w:pPr>
      <w:r w:rsidRPr="001640C5">
        <w:t xml:space="preserve">Patient-centered </w:t>
      </w:r>
      <w:commentRangeStart w:id="122"/>
      <w:r w:rsidRPr="001640C5">
        <w:t>research</w:t>
      </w:r>
      <w:commentRangeEnd w:id="122"/>
      <w:r w:rsidR="00F55B9E" w:rsidRPr="001640C5">
        <w:rPr>
          <w:rStyle w:val="Kommentarzeichen"/>
          <w:sz w:val="22"/>
          <w:szCs w:val="22"/>
        </w:rPr>
        <w:commentReference w:id="122"/>
      </w:r>
      <w:r w:rsidR="00675068" w:rsidRPr="001640C5">
        <w:t>; Outcomes research</w:t>
      </w:r>
      <w:ins w:id="123" w:author="fariba abbassi" w:date="2026-01-06T12:55:00Z" w16du:dateUtc="2026-01-06T11:55:00Z">
        <w:r w:rsidR="0004460F">
          <w:t xml:space="preserve">, clinical relevance, minimal important difference, </w:t>
        </w:r>
      </w:ins>
    </w:p>
    <w:p w14:paraId="00000051" w14:textId="77777777" w:rsidR="002069D8" w:rsidRDefault="00AE512F">
      <w:pPr>
        <w:pStyle w:val="berschrift1"/>
      </w:pPr>
      <w:r>
        <w:lastRenderedPageBreak/>
        <w:t>Methods</w:t>
      </w:r>
    </w:p>
    <w:p w14:paraId="00000052" w14:textId="77777777" w:rsidR="002069D8" w:rsidRDefault="00AE512F">
      <w:pPr>
        <w:pStyle w:val="berschrift2"/>
      </w:pPr>
      <w:r>
        <w:t>Study design</w:t>
      </w:r>
    </w:p>
    <w:p w14:paraId="00000054" w14:textId="4355DA06" w:rsidR="002069D8" w:rsidRPr="001640C5" w:rsidRDefault="00447856">
      <w:commentRangeStart w:id="124"/>
      <w:r>
        <w:rPr>
          <w:rFonts w:ascii="Helvetica" w:hAnsi="Helvetica" w:cs="Helvetica"/>
          <w:sz w:val="24"/>
          <w:szCs w:val="24"/>
          <w:lang w:val="en-US"/>
        </w:rPr>
        <w:t xml:space="preserve">Systematic </w:t>
      </w:r>
      <w:commentRangeEnd w:id="124"/>
      <w:r w:rsidR="006465B4">
        <w:rPr>
          <w:rStyle w:val="Kommentarzeichen"/>
        </w:rPr>
        <w:commentReference w:id="124"/>
      </w:r>
      <w:r>
        <w:rPr>
          <w:rFonts w:ascii="Helvetica" w:hAnsi="Helvetica" w:cs="Helvetica"/>
          <w:sz w:val="24"/>
          <w:szCs w:val="24"/>
          <w:lang w:val="en-US"/>
        </w:rPr>
        <w:t xml:space="preserve">review </w:t>
      </w:r>
      <w:r w:rsidR="00E838BB" w:rsidRPr="001640C5">
        <w:t xml:space="preserve">of </w:t>
      </w:r>
      <w:r w:rsidR="004E230A" w:rsidRPr="001640C5">
        <w:t xml:space="preserve">published </w:t>
      </w:r>
      <w:r w:rsidR="00E838BB" w:rsidRPr="001640C5">
        <w:t>RCTs</w:t>
      </w:r>
    </w:p>
    <w:p w14:paraId="00000055" w14:textId="77777777" w:rsidR="002069D8" w:rsidRDefault="00AE512F">
      <w:pPr>
        <w:pStyle w:val="berschrift2"/>
      </w:pPr>
      <w:r>
        <w:t>Study setting</w:t>
      </w:r>
    </w:p>
    <w:p w14:paraId="00000056" w14:textId="2B894A3A" w:rsidR="002069D8" w:rsidRPr="001640C5" w:rsidRDefault="007F57CB">
      <w:pPr>
        <w:ind w:right="34"/>
      </w:pPr>
      <w:r w:rsidRPr="001640C5">
        <w:t xml:space="preserve">We will include RCTs </w:t>
      </w:r>
      <w:r w:rsidR="00AE512F" w:rsidRPr="001640C5">
        <w:t xml:space="preserve">from all countries, performed in hospitals with </w:t>
      </w:r>
      <w:r w:rsidRPr="001640C5">
        <w:t>a surgical department</w:t>
      </w:r>
      <w:r w:rsidR="00AE512F" w:rsidRPr="001640C5">
        <w:t>.</w:t>
      </w:r>
    </w:p>
    <w:p w14:paraId="00000057" w14:textId="77777777" w:rsidR="002069D8" w:rsidRDefault="00AE512F">
      <w:pPr>
        <w:pStyle w:val="berschrift2"/>
      </w:pPr>
      <w:r>
        <w:t>Eligibility criteria</w:t>
      </w:r>
    </w:p>
    <w:p w14:paraId="00000058" w14:textId="586CBD0F" w:rsidR="002069D8" w:rsidRDefault="00A072F1">
      <w:pPr>
        <w:pStyle w:val="berschrift3"/>
      </w:pPr>
      <w:r>
        <w:t>S</w:t>
      </w:r>
      <w:r w:rsidR="00AE512F">
        <w:t xml:space="preserve">tudy </w:t>
      </w:r>
      <w:r>
        <w:t xml:space="preserve">types </w:t>
      </w:r>
    </w:p>
    <w:p w14:paraId="331377B4" w14:textId="6AEFD5D2" w:rsidR="006221A0" w:rsidRPr="001640C5" w:rsidRDefault="006221A0" w:rsidP="006221A0">
      <w:pPr>
        <w:spacing w:before="80" w:after="0"/>
        <w:ind w:right="34"/>
      </w:pPr>
      <w:r w:rsidRPr="001640C5">
        <w:t xml:space="preserve">We will include </w:t>
      </w:r>
      <w:del w:id="125" w:author="Milo Alan Puhan" w:date="2026-01-07T16:48:00Z" w16du:dateUtc="2026-01-07T15:48:00Z">
        <w:r w:rsidRPr="001640C5" w:rsidDel="00B477CA">
          <w:delText>any randomized controlled trial (</w:delText>
        </w:r>
      </w:del>
      <w:r w:rsidRPr="001640C5">
        <w:t>RCT</w:t>
      </w:r>
      <w:del w:id="126" w:author="Milo Alan Puhan" w:date="2026-01-07T16:48:00Z" w16du:dateUtc="2026-01-07T15:48:00Z">
        <w:r w:rsidRPr="001640C5" w:rsidDel="00B477CA">
          <w:delText>)</w:delText>
        </w:r>
      </w:del>
      <w:r w:rsidRPr="001640C5">
        <w:t xml:space="preserve"> in the surgical field published </w:t>
      </w:r>
      <w:commentRangeStart w:id="127"/>
      <w:ins w:id="128" w:author="Milo Alan Puhan" w:date="2026-01-07T16:48:00Z" w16du:dateUtc="2026-01-07T15:48:00Z">
        <w:r w:rsidR="00B477CA">
          <w:t>consecutively</w:t>
        </w:r>
      </w:ins>
      <w:commentRangeEnd w:id="127"/>
      <w:ins w:id="129" w:author="Milo Alan Puhan" w:date="2026-01-07T16:49:00Z" w16du:dateUtc="2026-01-07T15:49:00Z">
        <w:r w:rsidR="00464ED6">
          <w:rPr>
            <w:rStyle w:val="Kommentarzeichen"/>
          </w:rPr>
          <w:commentReference w:id="127"/>
        </w:r>
      </w:ins>
      <w:ins w:id="130" w:author="Milo Alan Puhan" w:date="2026-01-07T16:48:00Z" w16du:dateUtc="2026-01-07T15:48:00Z">
        <w:r w:rsidR="00B477CA">
          <w:t xml:space="preserve"> </w:t>
        </w:r>
      </w:ins>
      <w:r w:rsidR="007F57CB" w:rsidRPr="001640C5">
        <w:t xml:space="preserve">in </w:t>
      </w:r>
      <w:r w:rsidRPr="001640C5">
        <w:t xml:space="preserve">2024 </w:t>
      </w:r>
      <w:del w:id="131" w:author="Milo Alan Puhan" w:date="2026-01-07T16:48:00Z" w16du:dateUtc="2026-01-07T15:48:00Z">
        <w:r w:rsidRPr="001640C5" w:rsidDel="00B477CA">
          <w:delText>– possibly 202</w:delText>
        </w:r>
        <w:r w:rsidR="007F57CB" w:rsidRPr="001640C5" w:rsidDel="00B477CA">
          <w:delText>3</w:delText>
        </w:r>
        <w:r w:rsidRPr="001640C5" w:rsidDel="00B477CA">
          <w:delText xml:space="preserve"> depending on the total study pool.</w:delText>
        </w:r>
      </w:del>
      <w:ins w:id="132" w:author="Milo Alan Puhan" w:date="2026-01-07T16:48:00Z" w16du:dateUtc="2026-01-07T15:48:00Z">
        <w:r w:rsidR="00B477CA">
          <w:t xml:space="preserve">until </w:t>
        </w:r>
        <w:r w:rsidR="00464ED6">
          <w:t>the sample site is reached</w:t>
        </w:r>
      </w:ins>
    </w:p>
    <w:p w14:paraId="798B7283" w14:textId="05255F69" w:rsidR="00E35C15" w:rsidRPr="001640C5" w:rsidRDefault="00271117" w:rsidP="006221A0">
      <w:pPr>
        <w:spacing w:before="80" w:after="0"/>
        <w:ind w:right="34"/>
      </w:pPr>
      <w:r w:rsidRPr="001640C5">
        <w:t xml:space="preserve">We </w:t>
      </w:r>
      <w:del w:id="133" w:author="Milo Alan Puhan" w:date="2026-01-07T16:49:00Z" w16du:dateUtc="2026-01-07T15:49:00Z">
        <w:r w:rsidR="00F560CA" w:rsidRPr="001640C5" w:rsidDel="00464ED6">
          <w:delText>decided to limit the following</w:delText>
        </w:r>
        <w:r w:rsidRPr="001640C5" w:rsidDel="00464ED6">
          <w:delText xml:space="preserve"> search strategy </w:delText>
        </w:r>
        <w:r w:rsidR="00F560CA" w:rsidRPr="001640C5" w:rsidDel="00464ED6">
          <w:delText>to</w:delText>
        </w:r>
      </w:del>
      <w:ins w:id="134" w:author="Milo Alan Puhan" w:date="2026-01-07T16:49:00Z" w16du:dateUtc="2026-01-07T15:49:00Z">
        <w:r w:rsidR="00464ED6">
          <w:t>used</w:t>
        </w:r>
      </w:ins>
      <w:r w:rsidR="00F560CA" w:rsidRPr="001640C5">
        <w:t xml:space="preserve"> </w:t>
      </w:r>
      <w:r w:rsidR="00E35C15" w:rsidRPr="001640C5">
        <w:t xml:space="preserve">the Cochrane Central Register of Controlled Trials (CENTRAL), with RCTs identified through </w:t>
      </w:r>
      <w:r w:rsidR="00846191" w:rsidRPr="001640C5">
        <w:t>Cochrane’s</w:t>
      </w:r>
      <w:r w:rsidR="00E35C15" w:rsidRPr="001640C5">
        <w:t xml:space="preserve"> </w:t>
      </w:r>
      <w:proofErr w:type="spellStart"/>
      <w:r w:rsidR="00E35C15" w:rsidRPr="001640C5">
        <w:t>Centralised</w:t>
      </w:r>
      <w:proofErr w:type="spellEnd"/>
      <w:r w:rsidR="00E35C15" w:rsidRPr="001640C5">
        <w:t xml:space="preserve"> Search Service (CSS), which contains RCT </w:t>
      </w:r>
      <w:r w:rsidR="00861A5E" w:rsidRPr="001640C5">
        <w:t xml:space="preserve">indexed in </w:t>
      </w:r>
      <w:r w:rsidR="00E35C15" w:rsidRPr="001640C5">
        <w:t>PubMed/MEDLINE, EMBASE (Elsevier), CINAHL, ClinicalTrials.gov and WHO ICTR</w:t>
      </w:r>
      <w:r w:rsidR="00861A5E" w:rsidRPr="001640C5">
        <w:t>P and other RCTs, identified through Cochrane systematic reviews</w:t>
      </w:r>
      <w:r w:rsidR="007F57CB" w:rsidRPr="001640C5">
        <w:t>.</w:t>
      </w:r>
    </w:p>
    <w:p w14:paraId="00000069" w14:textId="7B0DC373" w:rsidR="002069D8" w:rsidRPr="001640C5" w:rsidRDefault="00E35C15" w:rsidP="006221A0">
      <w:pPr>
        <w:spacing w:after="8"/>
        <w:ind w:right="34"/>
      </w:pPr>
      <w:r w:rsidRPr="001640C5">
        <w:t>(surgical[</w:t>
      </w:r>
      <w:r w:rsidR="00C2174F" w:rsidRPr="001640C5">
        <w:t>Keyword</w:t>
      </w:r>
      <w:r w:rsidR="0077538C" w:rsidRPr="001640C5">
        <w:t>/Title/Abstract</w:t>
      </w:r>
      <w:r w:rsidRPr="001640C5">
        <w:t>]</w:t>
      </w:r>
      <w:r w:rsidR="007F57CB" w:rsidRPr="001640C5">
        <w:t xml:space="preserve"> OR postoperative[Keyword/Title/Abstract]</w:t>
      </w:r>
      <w:r w:rsidR="006221A0" w:rsidRPr="001640C5">
        <w:t>)</w:t>
      </w:r>
    </w:p>
    <w:p w14:paraId="0000006A" w14:textId="77777777" w:rsidR="002069D8" w:rsidRDefault="00AE512F" w:rsidP="00A072F1">
      <w:pPr>
        <w:pStyle w:val="berschrift3"/>
      </w:pPr>
      <w:bookmarkStart w:id="135" w:name="_heading=h.37u39s8n2e3q" w:colFirst="0" w:colLast="0"/>
      <w:bookmarkEnd w:id="135"/>
      <w:r>
        <w:t>Population</w:t>
      </w:r>
    </w:p>
    <w:p w14:paraId="0000006B" w14:textId="77777777" w:rsidR="002069D8" w:rsidRPr="001640C5" w:rsidRDefault="00AE512F">
      <w:r w:rsidRPr="001640C5">
        <w:rPr>
          <w:b/>
          <w:bCs/>
        </w:rPr>
        <w:t>Inclusion criteria:</w:t>
      </w:r>
    </w:p>
    <w:p w14:paraId="0000006C" w14:textId="0E3C8974" w:rsidR="002069D8" w:rsidRPr="001640C5" w:rsidRDefault="006221A0">
      <w:r w:rsidRPr="001640C5">
        <w:t>Any p</w:t>
      </w:r>
      <w:r w:rsidR="00C2174F" w:rsidRPr="001640C5">
        <w:t>atient</w:t>
      </w:r>
      <w:r w:rsidRPr="001640C5">
        <w:t xml:space="preserve"> </w:t>
      </w:r>
      <w:r w:rsidR="00C2174F" w:rsidRPr="001640C5">
        <w:t>undergoing a surgical intervention</w:t>
      </w:r>
      <w:r w:rsidR="00C657C7" w:rsidRPr="001640C5">
        <w:t xml:space="preserve"> +/- </w:t>
      </w:r>
      <w:r w:rsidR="00675068" w:rsidRPr="001640C5">
        <w:t>another</w:t>
      </w:r>
      <w:r w:rsidR="00C657C7" w:rsidRPr="001640C5">
        <w:t xml:space="preserve"> pre- or postoperative intervention (e.g. neoadjuvant or adjuvant therapy)</w:t>
      </w:r>
      <w:r w:rsidR="00C2174F" w:rsidRPr="001640C5">
        <w:t>.</w:t>
      </w:r>
    </w:p>
    <w:p w14:paraId="00000070" w14:textId="77777777" w:rsidR="002069D8" w:rsidRDefault="00AE512F" w:rsidP="00A072F1">
      <w:pPr>
        <w:pStyle w:val="berschrift3"/>
      </w:pPr>
      <w:r w:rsidRPr="001640C5">
        <w:rPr>
          <w:sz w:val="22"/>
          <w:szCs w:val="22"/>
        </w:rPr>
        <w:t>I</w:t>
      </w:r>
      <w:r>
        <w:t>ntervention</w:t>
      </w:r>
    </w:p>
    <w:p w14:paraId="00000071" w14:textId="7A9C1ABB" w:rsidR="002069D8" w:rsidRPr="001640C5" w:rsidRDefault="00C2174F">
      <w:r w:rsidRPr="001640C5">
        <w:t xml:space="preserve">Any intervention in the perioperative setting (pre, intra and/or postoperative), either surgical (e.g., specific procedure) or non-surgical (e.g., </w:t>
      </w:r>
      <w:r w:rsidR="00B84199" w:rsidRPr="001640C5">
        <w:t xml:space="preserve">regimen/ </w:t>
      </w:r>
      <w:r w:rsidRPr="001640C5">
        <w:t>physical activity/ medication/</w:t>
      </w:r>
      <w:r w:rsidR="00B84199" w:rsidRPr="001640C5">
        <w:t xml:space="preserve"> device/</w:t>
      </w:r>
      <w:r w:rsidRPr="001640C5">
        <w:t xml:space="preserve"> </w:t>
      </w:r>
      <w:r w:rsidR="00B84199" w:rsidRPr="001640C5">
        <w:t>…</w:t>
      </w:r>
      <w:r w:rsidRPr="001640C5">
        <w:t>)</w:t>
      </w:r>
      <w:r w:rsidR="00B84199" w:rsidRPr="001640C5">
        <w:t>. The intervention could also consist in a specific period (e.g., surgery in the morning vs. night), place (e.g., rural hospital), team (e.g., junior surgeon/ anesthetists/ specialized nurses/…).</w:t>
      </w:r>
    </w:p>
    <w:p w14:paraId="00000072" w14:textId="77777777" w:rsidR="002069D8" w:rsidRDefault="00AE512F" w:rsidP="00A072F1">
      <w:pPr>
        <w:pStyle w:val="berschrift3"/>
      </w:pPr>
      <w:r>
        <w:t>Comparator</w:t>
      </w:r>
    </w:p>
    <w:p w14:paraId="00000073" w14:textId="0D9041E9" w:rsidR="002069D8" w:rsidRPr="001640C5" w:rsidRDefault="00C2174F">
      <w:r w:rsidRPr="001640C5">
        <w:t>Any control group (no intervention/ placebo/ standard of care/ active control)</w:t>
      </w:r>
      <w:r w:rsidR="00AE512F" w:rsidRPr="001640C5">
        <w:t>.</w:t>
      </w:r>
      <w:r w:rsidR="006221A0" w:rsidRPr="001640C5">
        <w:t xml:space="preserve"> We will also include RCTs with more than 1 control group.</w:t>
      </w:r>
    </w:p>
    <w:p w14:paraId="00000074" w14:textId="77777777" w:rsidR="002069D8" w:rsidRDefault="00AE512F" w:rsidP="00A072F1">
      <w:pPr>
        <w:pStyle w:val="berschrift3"/>
      </w:pPr>
      <w:r>
        <w:t>Outcomes</w:t>
      </w:r>
    </w:p>
    <w:p w14:paraId="00000075" w14:textId="5F38A6AB" w:rsidR="002069D8" w:rsidRPr="001640C5" w:rsidDel="00E041B6" w:rsidRDefault="00AE512F">
      <w:pPr>
        <w:rPr>
          <w:del w:id="136" w:author="Milo Alan Puhan" w:date="2026-01-07T16:31:00Z" w16du:dateUtc="2026-01-07T15:31:00Z"/>
          <w:b/>
          <w:bCs/>
        </w:rPr>
      </w:pPr>
      <w:del w:id="137" w:author="Milo Alan Puhan" w:date="2026-01-07T16:31:00Z" w16du:dateUtc="2026-01-07T15:31:00Z">
        <w:r w:rsidRPr="001640C5" w:rsidDel="00E041B6">
          <w:rPr>
            <w:b/>
            <w:bCs/>
          </w:rPr>
          <w:delText>Primary outcome</w:delText>
        </w:r>
        <w:r w:rsidR="001142CE" w:rsidRPr="001640C5" w:rsidDel="00E041B6">
          <w:rPr>
            <w:b/>
            <w:bCs/>
          </w:rPr>
          <w:delText xml:space="preserve"> </w:delText>
        </w:r>
      </w:del>
    </w:p>
    <w:p w14:paraId="49D27022" w14:textId="77777777" w:rsidR="00BE22B3" w:rsidRDefault="000C6952" w:rsidP="00BE22B3">
      <w:ins w:id="138" w:author="Milo Alan Puhan" w:date="2026-01-07T16:32:00Z" w16du:dateUtc="2026-01-07T15:32:00Z">
        <w:r>
          <w:t xml:space="preserve">We defined the following characteristics of RCTs that reflect their potential to inform clinical practice. </w:t>
        </w:r>
      </w:ins>
      <w:del w:id="139" w:author="Milo Alan Puhan" w:date="2026-01-07T16:32:00Z" w16du:dateUtc="2026-01-07T15:32:00Z">
        <w:r w:rsidR="00C46BE4" w:rsidRPr="001640C5" w:rsidDel="000C6952">
          <w:delText>Quality of planning</w:delText>
        </w:r>
        <w:r w:rsidR="005644FF" w:rsidRPr="001640C5" w:rsidDel="000C6952">
          <w:delText xml:space="preserve"> (binary outcome)</w:delText>
        </w:r>
        <w:r w:rsidR="00C46BE4" w:rsidRPr="001640C5" w:rsidDel="000C6952">
          <w:delText xml:space="preserve">, measured by </w:delText>
        </w:r>
        <w:r w:rsidR="005644FF" w:rsidRPr="001640C5" w:rsidDel="000C6952">
          <w:delText xml:space="preserve">the </w:delText>
        </w:r>
        <w:r w:rsidR="00C46BE4" w:rsidRPr="001640C5" w:rsidDel="000C6952">
          <w:delText xml:space="preserve">proportion of </w:delText>
        </w:r>
        <w:commentRangeStart w:id="140"/>
        <w:r w:rsidR="00C46BE4" w:rsidRPr="001640C5" w:rsidDel="000C6952">
          <w:delText xml:space="preserve">RCTs </w:delText>
        </w:r>
        <w:commentRangeEnd w:id="140"/>
        <w:r w:rsidR="00C46BE4" w:rsidRPr="001640C5" w:rsidDel="000C6952">
          <w:rPr>
            <w:rStyle w:val="Kommentarzeichen"/>
            <w:sz w:val="22"/>
            <w:szCs w:val="22"/>
          </w:rPr>
          <w:commentReference w:id="140"/>
        </w:r>
        <w:r w:rsidR="00C46BE4" w:rsidRPr="001640C5" w:rsidDel="000C6952">
          <w:delText xml:space="preserve">reporting </w:delText>
        </w:r>
        <w:commentRangeStart w:id="141"/>
        <w:commentRangeStart w:id="142"/>
        <w:commentRangeStart w:id="143"/>
        <w:r w:rsidR="00C46BE4" w:rsidRPr="001640C5" w:rsidDel="000C6952">
          <w:delText xml:space="preserve">all </w:delText>
        </w:r>
        <w:commentRangeEnd w:id="141"/>
        <w:r w:rsidR="005644FF" w:rsidRPr="001640C5" w:rsidDel="000C6952">
          <w:rPr>
            <w:rStyle w:val="Kommentarzeichen"/>
            <w:sz w:val="22"/>
            <w:szCs w:val="22"/>
          </w:rPr>
          <w:commentReference w:id="141"/>
        </w:r>
        <w:commentRangeEnd w:id="142"/>
        <w:r w:rsidR="00BE5728" w:rsidDel="000C6952">
          <w:rPr>
            <w:rStyle w:val="Kommentarzeichen"/>
          </w:rPr>
          <w:commentReference w:id="142"/>
        </w:r>
        <w:commentRangeEnd w:id="143"/>
        <w:r w:rsidR="00447856" w:rsidDel="000C6952">
          <w:rPr>
            <w:rStyle w:val="Kommentarzeichen"/>
          </w:rPr>
          <w:commentReference w:id="143"/>
        </w:r>
        <w:r w:rsidR="00C46BE4" w:rsidRPr="001640C5" w:rsidDel="000C6952">
          <w:delText xml:space="preserve">three core methodological elements: </w:delText>
        </w:r>
      </w:del>
    </w:p>
    <w:p w14:paraId="255C67C8" w14:textId="702C1DBD" w:rsidR="00C46BE4" w:rsidRPr="001640C5" w:rsidRDefault="00CB29CF" w:rsidP="00BE22B3">
      <w:pPr>
        <w:pStyle w:val="Listenabsatz"/>
        <w:numPr>
          <w:ilvl w:val="0"/>
          <w:numId w:val="22"/>
        </w:numPr>
      </w:pPr>
      <w:ins w:id="144" w:author="Milo Alan Puhan" w:date="2026-01-07T16:36:00Z" w16du:dateUtc="2026-01-07T15:36:00Z">
        <w:r>
          <w:t>Specification of</w:t>
        </w:r>
      </w:ins>
      <w:ins w:id="145" w:author="Milo Alan Puhan" w:date="2026-01-07T16:17:00Z" w16du:dateUtc="2026-01-07T15:17:00Z">
        <w:r w:rsidR="003958A6">
          <w:t xml:space="preserve"> the aim of </w:t>
        </w:r>
      </w:ins>
      <w:ins w:id="146" w:author="Milo Alan Puhan" w:date="2026-01-07T16:36:00Z" w16du:dateUtc="2026-01-07T15:36:00Z">
        <w:r>
          <w:t>the</w:t>
        </w:r>
      </w:ins>
      <w:ins w:id="147" w:author="Milo Alan Puhan" w:date="2026-01-07T16:17:00Z" w16du:dateUtc="2026-01-07T15:17:00Z">
        <w:r w:rsidR="003958A6">
          <w:t xml:space="preserve"> </w:t>
        </w:r>
      </w:ins>
      <w:r w:rsidR="00C46BE4" w:rsidRPr="001640C5">
        <w:t xml:space="preserve">trial </w:t>
      </w:r>
      <w:commentRangeStart w:id="148"/>
      <w:del w:id="149" w:author="Milo Alan Puhan" w:date="2026-01-07T16:17:00Z" w16du:dateUtc="2026-01-07T15:17:00Z">
        <w:r w:rsidR="00C46BE4" w:rsidRPr="001640C5" w:rsidDel="008D7270">
          <w:delText>design</w:delText>
        </w:r>
        <w:commentRangeEnd w:id="148"/>
        <w:r w:rsidR="00E028F2" w:rsidDel="008D7270">
          <w:rPr>
            <w:rStyle w:val="Kommentarzeichen"/>
          </w:rPr>
          <w:commentReference w:id="148"/>
        </w:r>
        <w:r w:rsidR="00C46BE4" w:rsidRPr="001640C5" w:rsidDel="008D7270">
          <w:delText xml:space="preserve"> </w:delText>
        </w:r>
      </w:del>
      <w:ins w:id="150" w:author="Milo Alan Puhan" w:date="2026-01-07T16:17:00Z" w16du:dateUtc="2026-01-07T15:17:00Z">
        <w:r w:rsidR="008D7270">
          <w:t>for the primary outcome</w:t>
        </w:r>
      </w:ins>
      <w:ins w:id="151" w:author="Milo Alan Puhan" w:date="2026-01-07T16:20:00Z" w16du:dateUtc="2026-01-07T15:20:00Z">
        <w:r w:rsidR="00AF5DEB">
          <w:t xml:space="preserve"> and/or secondary outcomes</w:t>
        </w:r>
      </w:ins>
      <w:ins w:id="152" w:author="Milo Alan Puhan" w:date="2026-01-07T16:17:00Z" w16du:dateUtc="2026-01-07T15:17:00Z">
        <w:r w:rsidR="008D7270">
          <w:t xml:space="preserve"> </w:t>
        </w:r>
        <w:r w:rsidR="008D7270" w:rsidRPr="001640C5">
          <w:t xml:space="preserve"> </w:t>
        </w:r>
      </w:ins>
      <w:r w:rsidR="00C46BE4" w:rsidRPr="001640C5">
        <w:t xml:space="preserve">(i.e., </w:t>
      </w:r>
      <w:del w:id="153" w:author="Milo Alan Puhan" w:date="2026-01-07T16:17:00Z" w16du:dateUtc="2026-01-07T15:17:00Z">
        <w:r w:rsidR="00C46BE4" w:rsidRPr="001640C5" w:rsidDel="008D7270">
          <w:delText xml:space="preserve">framework such as </w:delText>
        </w:r>
      </w:del>
      <w:r w:rsidR="00C46BE4" w:rsidRPr="001640C5">
        <w:t>superiority, non-inferiority or equivalence),</w:t>
      </w:r>
    </w:p>
    <w:p w14:paraId="7C65A9F2" w14:textId="768976D1" w:rsidR="00C46BE4" w:rsidRDefault="00CB29CF">
      <w:pPr>
        <w:numPr>
          <w:ilvl w:val="0"/>
          <w:numId w:val="22"/>
        </w:numPr>
        <w:rPr>
          <w:ins w:id="154" w:author="Milo Alan Puhan" w:date="2026-01-07T16:21:00Z" w16du:dateUtc="2026-01-07T15:21:00Z"/>
        </w:rPr>
        <w:pPrChange w:id="155" w:author="Milo Alan Puhan" w:date="2026-01-07T16:35:00Z" w16du:dateUtc="2026-01-07T15:35:00Z">
          <w:pPr>
            <w:numPr>
              <w:numId w:val="16"/>
            </w:numPr>
            <w:ind w:left="720" w:hanging="360"/>
          </w:pPr>
        </w:pPrChange>
      </w:pPr>
      <w:ins w:id="156" w:author="Milo Alan Puhan" w:date="2026-01-07T16:36:00Z" w16du:dateUtc="2026-01-07T15:36:00Z">
        <w:r>
          <w:t xml:space="preserve">Specification of the aim of </w:t>
        </w:r>
      </w:ins>
      <w:ins w:id="157" w:author="Milo Alan Puhan" w:date="2026-01-07T16:37:00Z" w16du:dateUtc="2026-01-07T15:37:00Z">
        <w:r>
          <w:t xml:space="preserve">a </w:t>
        </w:r>
      </w:ins>
      <w:r w:rsidR="00C46BE4" w:rsidRPr="001640C5">
        <w:t>primary endpoint,</w:t>
      </w:r>
    </w:p>
    <w:p w14:paraId="10758B75" w14:textId="5EA975BD" w:rsidR="00D7745D" w:rsidRPr="001640C5" w:rsidRDefault="00CB29CF">
      <w:pPr>
        <w:numPr>
          <w:ilvl w:val="0"/>
          <w:numId w:val="22"/>
        </w:numPr>
        <w:pPrChange w:id="158" w:author="Milo Alan Puhan" w:date="2026-01-07T16:35:00Z" w16du:dateUtc="2026-01-07T15:35:00Z">
          <w:pPr>
            <w:numPr>
              <w:numId w:val="16"/>
            </w:numPr>
            <w:ind w:left="720" w:hanging="360"/>
          </w:pPr>
        </w:pPrChange>
      </w:pPr>
      <w:ins w:id="159" w:author="Milo Alan Puhan" w:date="2026-01-07T16:37:00Z" w16du:dateUtc="2026-01-07T15:37:00Z">
        <w:r>
          <w:t xml:space="preserve">Specification of the aim of the of a </w:t>
        </w:r>
      </w:ins>
      <w:ins w:id="160" w:author="Milo Alan Puhan" w:date="2026-01-07T16:21:00Z" w16du:dateUtc="2026-01-07T15:21:00Z">
        <w:r w:rsidR="00D7745D">
          <w:t>study design (e.g. superiority or non-inferiority trial</w:t>
        </w:r>
      </w:ins>
      <w:ins w:id="161" w:author="Milo Alan Puhan" w:date="2026-01-07T16:32:00Z" w16du:dateUtc="2026-01-07T15:32:00Z">
        <w:r w:rsidR="00772056">
          <w:t>) that</w:t>
        </w:r>
      </w:ins>
      <w:ins w:id="162" w:author="Milo Alan Puhan" w:date="2026-01-07T16:21:00Z" w16du:dateUtc="2026-01-07T15:21:00Z">
        <w:r w:rsidR="00D7745D">
          <w:t xml:space="preserve"> match</w:t>
        </w:r>
      </w:ins>
      <w:ins w:id="163" w:author="Milo Alan Puhan" w:date="2026-01-07T16:32:00Z" w16du:dateUtc="2026-01-07T15:32:00Z">
        <w:r w:rsidR="00772056">
          <w:t>es</w:t>
        </w:r>
      </w:ins>
      <w:ins w:id="164" w:author="Milo Alan Puhan" w:date="2026-01-07T16:21:00Z" w16du:dateUtc="2026-01-07T15:21:00Z">
        <w:r w:rsidR="00D7745D">
          <w:t xml:space="preserve"> the study aim</w:t>
        </w:r>
      </w:ins>
    </w:p>
    <w:p w14:paraId="531623A9" w14:textId="14A4EA8D" w:rsidR="00C46BE4" w:rsidRDefault="004B7273">
      <w:pPr>
        <w:pStyle w:val="Listenabsatz"/>
        <w:numPr>
          <w:ilvl w:val="0"/>
          <w:numId w:val="22"/>
        </w:numPr>
        <w:rPr>
          <w:ins w:id="165" w:author="Milo Alan Puhan" w:date="2026-01-07T16:18:00Z" w16du:dateUtc="2026-01-07T15:18:00Z"/>
        </w:rPr>
        <w:pPrChange w:id="166" w:author="Milo Alan Puhan" w:date="2026-01-07T16:35:00Z" w16du:dateUtc="2026-01-07T15:35:00Z">
          <w:pPr>
            <w:pStyle w:val="Listenabsatz"/>
            <w:numPr>
              <w:numId w:val="17"/>
            </w:numPr>
            <w:ind w:hanging="360"/>
          </w:pPr>
        </w:pPrChange>
      </w:pPr>
      <w:ins w:id="167" w:author="Milo Alan Puhan" w:date="2026-01-07T16:37:00Z" w16du:dateUtc="2026-01-07T15:37:00Z">
        <w:r>
          <w:t xml:space="preserve">Description of a </w:t>
        </w:r>
      </w:ins>
      <w:ins w:id="168" w:author="Milo Alan Puhan" w:date="2026-01-07T16:18:00Z" w16du:dateUtc="2026-01-07T15:18:00Z">
        <w:r w:rsidR="008D7270">
          <w:t xml:space="preserve"> </w:t>
        </w:r>
      </w:ins>
      <w:r w:rsidR="00C46BE4">
        <w:t>sample size calculation.</w:t>
      </w:r>
    </w:p>
    <w:p w14:paraId="4E4DFCA8" w14:textId="6208F164" w:rsidR="002E26C1" w:rsidRDefault="004B7273">
      <w:pPr>
        <w:pStyle w:val="Listenabsatz"/>
        <w:numPr>
          <w:ilvl w:val="0"/>
          <w:numId w:val="22"/>
        </w:numPr>
        <w:rPr>
          <w:ins w:id="169" w:author="Milo Alan Puhan" w:date="2026-01-07T16:19:00Z" w16du:dateUtc="2026-01-07T15:19:00Z"/>
        </w:rPr>
        <w:pPrChange w:id="170" w:author="Milo Alan Puhan" w:date="2026-01-07T16:35:00Z" w16du:dateUtc="2026-01-07T15:35:00Z">
          <w:pPr>
            <w:pStyle w:val="Listenabsatz"/>
            <w:numPr>
              <w:numId w:val="17"/>
            </w:numPr>
            <w:ind w:hanging="360"/>
          </w:pPr>
        </w:pPrChange>
      </w:pPr>
      <w:ins w:id="171" w:author="Milo Alan Puhan" w:date="2026-01-07T16:37:00Z" w16du:dateUtc="2026-01-07T15:37:00Z">
        <w:r>
          <w:t>Use of</w:t>
        </w:r>
      </w:ins>
      <w:ins w:id="172" w:author="Milo Alan Puhan" w:date="2026-01-07T16:18:00Z" w16du:dateUtc="2026-01-07T15:18:00Z">
        <w:r w:rsidR="002E26C1">
          <w:t xml:space="preserve"> a MID or defined a clinically relevant effect </w:t>
        </w:r>
      </w:ins>
      <w:ins w:id="173" w:author="Milo Alan Puhan" w:date="2026-01-07T16:37:00Z" w16du:dateUtc="2026-01-07T15:37:00Z">
        <w:r>
          <w:t xml:space="preserve">(determined </w:t>
        </w:r>
      </w:ins>
      <w:ins w:id="174" w:author="Milo Alan Puhan" w:date="2026-01-07T16:18:00Z" w16du:dateUtc="2026-01-07T15:18:00Z">
        <w:r w:rsidR="002E26C1">
          <w:t>otherwise</w:t>
        </w:r>
      </w:ins>
      <w:ins w:id="175" w:author="Milo Alan Puhan" w:date="2026-01-07T16:37:00Z" w16du:dateUtc="2026-01-07T15:37:00Z">
        <w:r>
          <w:t>)</w:t>
        </w:r>
      </w:ins>
      <w:ins w:id="176" w:author="Milo Alan Puhan" w:date="2026-01-07T16:18:00Z" w16du:dateUtc="2026-01-07T15:18:00Z">
        <w:r w:rsidR="002E26C1">
          <w:t xml:space="preserve"> to base sample size calculations upon</w:t>
        </w:r>
      </w:ins>
    </w:p>
    <w:p w14:paraId="087808EF" w14:textId="4F8F689B" w:rsidR="00EF0900" w:rsidDel="00C46BE4" w:rsidRDefault="004B7273">
      <w:pPr>
        <w:pStyle w:val="Listenabsatz"/>
        <w:numPr>
          <w:ilvl w:val="0"/>
          <w:numId w:val="22"/>
        </w:numPr>
        <w:pPrChange w:id="177" w:author="Milo Alan Puhan" w:date="2026-01-07T16:35:00Z" w16du:dateUtc="2026-01-07T15:35:00Z">
          <w:pPr>
            <w:pStyle w:val="Listenabsatz"/>
            <w:numPr>
              <w:numId w:val="17"/>
            </w:numPr>
            <w:ind w:hanging="360"/>
          </w:pPr>
        </w:pPrChange>
      </w:pPr>
      <w:ins w:id="178" w:author="Milo Alan Puhan" w:date="2026-01-07T16:37:00Z" w16du:dateUtc="2026-01-07T15:37:00Z">
        <w:r>
          <w:lastRenderedPageBreak/>
          <w:t>Consideration of</w:t>
        </w:r>
      </w:ins>
      <w:ins w:id="179" w:author="Milo Alan Puhan" w:date="2026-01-07T16:19:00Z" w16du:dateUtc="2026-01-07T15:19:00Z">
        <w:r w:rsidR="00EF0900">
          <w:t xml:space="preserve"> the clinical relevance of results, e.g. using a MID or if </w:t>
        </w:r>
        <w:r w:rsidR="00EF0900" w:rsidRPr="001640C5">
          <w:t>(authors use</w:t>
        </w:r>
        <w:r w:rsidR="00EF0900">
          <w:t>d</w:t>
        </w:r>
        <w:r w:rsidR="00EF0900" w:rsidRPr="001640C5">
          <w:t xml:space="preserve"> terms associated with “clinical” or “patient” to discuss results for primary </w:t>
        </w:r>
      </w:ins>
      <w:ins w:id="180" w:author="Milo Alan Puhan" w:date="2026-01-07T16:20:00Z" w16du:dateUtc="2026-01-07T15:20:00Z">
        <w:r w:rsidR="00EF0900">
          <w:t xml:space="preserve">and/or secondary </w:t>
        </w:r>
      </w:ins>
      <w:ins w:id="181" w:author="Milo Alan Puhan" w:date="2026-01-07T16:19:00Z" w16du:dateUtc="2026-01-07T15:19:00Z">
        <w:r w:rsidR="00EF0900" w:rsidRPr="001640C5">
          <w:t>endpoint</w:t>
        </w:r>
      </w:ins>
      <w:ins w:id="182" w:author="Milo Alan Puhan" w:date="2026-01-07T16:20:00Z" w16du:dateUtc="2026-01-07T15:20:00Z">
        <w:r w:rsidR="00EF0900">
          <w:t>s</w:t>
        </w:r>
      </w:ins>
      <w:ins w:id="183" w:author="Milo Alan Puhan" w:date="2026-01-07T16:19:00Z" w16du:dateUtc="2026-01-07T15:19:00Z">
        <w:r w:rsidR="00EF0900" w:rsidRPr="001640C5">
          <w:t>)</w:t>
        </w:r>
      </w:ins>
    </w:p>
    <w:p w14:paraId="5B905632" w14:textId="77777777" w:rsidR="00E7162A" w:rsidRDefault="00E7162A">
      <w:pPr>
        <w:rPr>
          <w:ins w:id="184" w:author="Milo Alan Puhan" w:date="2026-01-07T16:32:00Z" w16du:dateUtc="2026-01-07T15:32:00Z"/>
          <w:b/>
          <w:bCs/>
          <w:highlight w:val="yellow"/>
        </w:rPr>
      </w:pPr>
    </w:p>
    <w:p w14:paraId="0D2311AF" w14:textId="0921957A" w:rsidR="00772056" w:rsidRPr="00772056" w:rsidRDefault="00772056">
      <w:pPr>
        <w:rPr>
          <w:ins w:id="185" w:author="Milo Alan Puhan" w:date="2026-01-07T16:32:00Z" w16du:dateUtc="2026-01-07T15:32:00Z"/>
          <w:rPrChange w:id="186" w:author="Milo Alan Puhan" w:date="2026-01-07T16:33:00Z" w16du:dateUtc="2026-01-07T15:33:00Z">
            <w:rPr>
              <w:ins w:id="187" w:author="Milo Alan Puhan" w:date="2026-01-07T16:32:00Z" w16du:dateUtc="2026-01-07T15:32:00Z"/>
              <w:b/>
              <w:bCs/>
              <w:highlight w:val="yellow"/>
            </w:rPr>
          </w:rPrChange>
        </w:rPr>
      </w:pPr>
      <w:ins w:id="188" w:author="Milo Alan Puhan" w:date="2026-01-07T16:33:00Z" w16du:dateUtc="2026-01-07T15:33:00Z">
        <w:r w:rsidRPr="00772056">
          <w:rPr>
            <w:rPrChange w:id="189" w:author="Milo Alan Puhan" w:date="2026-01-07T16:33:00Z" w16du:dateUtc="2026-01-07T15:33:00Z">
              <w:rPr>
                <w:b/>
                <w:bCs/>
                <w:highlight w:val="yellow"/>
              </w:rPr>
            </w:rPrChange>
          </w:rPr>
          <w:t xml:space="preserve">Based on these outcomes </w:t>
        </w:r>
      </w:ins>
      <w:ins w:id="190" w:author="Milo Alan Puhan" w:date="2026-01-07T16:34:00Z" w16du:dateUtc="2026-01-07T15:34:00Z">
        <w:r w:rsidR="00052335">
          <w:t xml:space="preserve">we defined </w:t>
        </w:r>
        <w:r w:rsidR="002F2BC7">
          <w:t xml:space="preserve">a RCT to meaningfully inform practice if it </w:t>
        </w:r>
      </w:ins>
      <w:ins w:id="191" w:author="Milo Alan Puhan" w:date="2026-01-07T16:35:00Z" w16du:dateUtc="2026-01-07T15:35:00Z">
        <w:r w:rsidR="002F2BC7">
          <w:t xml:space="preserve">reported on the </w:t>
        </w:r>
        <w:r w:rsidR="00BE22B3">
          <w:t>(1)</w:t>
        </w:r>
      </w:ins>
      <w:ins w:id="192" w:author="Milo Alan Puhan" w:date="2026-01-07T16:39:00Z" w16du:dateUtc="2026-01-07T15:39:00Z">
        <w:r w:rsidR="002D121B">
          <w:t xml:space="preserve"> primary outcome (</w:t>
        </w:r>
        <w:r w:rsidR="00A84DE0">
          <w:t xml:space="preserve">characteristic </w:t>
        </w:r>
        <w:r w:rsidR="002D121B">
          <w:t>2 above), (2)</w:t>
        </w:r>
      </w:ins>
      <w:ins w:id="193" w:author="Milo Alan Puhan" w:date="2026-01-07T16:35:00Z" w16du:dateUtc="2026-01-07T15:35:00Z">
        <w:r w:rsidR="00BE22B3">
          <w:t xml:space="preserve"> </w:t>
        </w:r>
        <w:r w:rsidR="002F2BC7">
          <w:t xml:space="preserve">aim of a </w:t>
        </w:r>
        <w:r w:rsidR="002F2BC7" w:rsidRPr="001640C5">
          <w:t>trial</w:t>
        </w:r>
        <w:r w:rsidR="00BE22B3">
          <w:t xml:space="preserve"> and/or the design</w:t>
        </w:r>
      </w:ins>
      <w:ins w:id="194" w:author="Milo Alan Puhan" w:date="2026-01-07T16:38:00Z" w16du:dateUtc="2026-01-07T15:38:00Z">
        <w:r w:rsidR="004B7273">
          <w:t xml:space="preserve"> (i.e. </w:t>
        </w:r>
      </w:ins>
      <w:ins w:id="195" w:author="Milo Alan Puhan" w:date="2026-01-07T16:39:00Z" w16du:dateUtc="2026-01-07T15:39:00Z">
        <w:r w:rsidR="00A84DE0">
          <w:t xml:space="preserve">characteristic </w:t>
        </w:r>
      </w:ins>
      <w:ins w:id="196" w:author="Milo Alan Puhan" w:date="2026-01-07T16:38:00Z" w16du:dateUtc="2026-01-07T15:38:00Z">
        <w:r w:rsidR="004B7273">
          <w:t>1 and/or 3 above) AND (</w:t>
        </w:r>
      </w:ins>
      <w:ins w:id="197" w:author="Milo Alan Puhan" w:date="2026-01-07T16:40:00Z" w16du:dateUtc="2026-01-07T15:40:00Z">
        <w:r w:rsidR="00A84DE0">
          <w:t>3</w:t>
        </w:r>
      </w:ins>
      <w:ins w:id="198" w:author="Milo Alan Puhan" w:date="2026-01-07T16:38:00Z" w16du:dateUtc="2026-01-07T15:38:00Z">
        <w:r w:rsidR="004B7273">
          <w:t xml:space="preserve">) </w:t>
        </w:r>
        <w:r w:rsidR="00162B50">
          <w:t xml:space="preserve">on the sample size calculation based on a </w:t>
        </w:r>
      </w:ins>
      <w:ins w:id="199" w:author="Milo Alan Puhan" w:date="2026-01-07T16:39:00Z" w16du:dateUtc="2026-01-07T15:39:00Z">
        <w:r w:rsidR="00162B50">
          <w:t xml:space="preserve">clinically relevant </w:t>
        </w:r>
        <w:commentRangeStart w:id="200"/>
        <w:r w:rsidR="00162B50">
          <w:t>effect</w:t>
        </w:r>
      </w:ins>
      <w:commentRangeEnd w:id="200"/>
      <w:ins w:id="201" w:author="Milo Alan Puhan" w:date="2026-01-07T16:41:00Z" w16du:dateUtc="2026-01-07T15:41:00Z">
        <w:r w:rsidR="00B1730E">
          <w:rPr>
            <w:rStyle w:val="Kommentarzeichen"/>
          </w:rPr>
          <w:commentReference w:id="200"/>
        </w:r>
      </w:ins>
      <w:ins w:id="202" w:author="Milo Alan Puhan" w:date="2026-01-07T16:39:00Z" w16du:dateUtc="2026-01-07T15:39:00Z">
        <w:r w:rsidR="00162B50">
          <w:t xml:space="preserve"> (</w:t>
        </w:r>
      </w:ins>
      <w:ins w:id="203" w:author="Milo Alan Puhan" w:date="2026-01-07T16:40:00Z" w16du:dateUtc="2026-01-07T15:40:00Z">
        <w:r w:rsidR="00A84DE0">
          <w:t xml:space="preserve">characteristic </w:t>
        </w:r>
      </w:ins>
      <w:ins w:id="204" w:author="Milo Alan Puhan" w:date="2026-01-07T16:39:00Z" w16du:dateUtc="2026-01-07T15:39:00Z">
        <w:r w:rsidR="00162B50">
          <w:t>5)</w:t>
        </w:r>
        <w:r w:rsidR="002D121B">
          <w:t xml:space="preserve"> </w:t>
        </w:r>
      </w:ins>
      <w:ins w:id="205" w:author="Milo Alan Puhan" w:date="2026-01-07T16:40:00Z" w16du:dateUtc="2026-01-07T15:40:00Z">
        <w:r w:rsidR="00A84DE0">
          <w:t>AND if the trial discussed the clinical relevance (characteristic 6).</w:t>
        </w:r>
      </w:ins>
    </w:p>
    <w:p w14:paraId="0F15F86B" w14:textId="77777777" w:rsidR="00772056" w:rsidRPr="001640C5" w:rsidRDefault="00772056">
      <w:pPr>
        <w:rPr>
          <w:b/>
          <w:bCs/>
          <w:highlight w:val="yellow"/>
        </w:rPr>
      </w:pPr>
    </w:p>
    <w:p w14:paraId="1D8CFE0E" w14:textId="208D2D67" w:rsidR="00E7162A" w:rsidRPr="001640C5" w:rsidDel="008D7270" w:rsidRDefault="00772056">
      <w:pPr>
        <w:rPr>
          <w:del w:id="206" w:author="Milo Alan Puhan" w:date="2026-01-07T16:18:00Z" w16du:dateUtc="2026-01-07T15:18:00Z"/>
          <w:b/>
          <w:bCs/>
          <w:highlight w:val="yellow"/>
        </w:rPr>
      </w:pPr>
      <w:ins w:id="207" w:author="Milo Alan Puhan" w:date="2026-01-07T16:32:00Z" w16du:dateUtc="2026-01-07T15:32:00Z">
        <w:r>
          <w:rPr>
            <w:b/>
            <w:bCs/>
            <w:highlight w:val="yellow"/>
          </w:rPr>
          <w:t>((</w:t>
        </w:r>
      </w:ins>
      <w:del w:id="208" w:author="Milo Alan Puhan" w:date="2026-01-07T16:18:00Z" w16du:dateUtc="2026-01-07T15:18:00Z">
        <w:r w:rsidR="00AE512F" w:rsidRPr="001640C5" w:rsidDel="008D7270">
          <w:rPr>
            <w:b/>
            <w:bCs/>
            <w:highlight w:val="yellow"/>
          </w:rPr>
          <w:delText>Secondary outcome</w:delText>
        </w:r>
        <w:r w:rsidR="003D58CD" w:rsidRPr="001640C5" w:rsidDel="008D7270">
          <w:rPr>
            <w:b/>
            <w:bCs/>
            <w:highlight w:val="yellow"/>
          </w:rPr>
          <w:delText xml:space="preserve">s </w:delText>
        </w:r>
      </w:del>
    </w:p>
    <w:p w14:paraId="2AF02060" w14:textId="0F175051" w:rsidR="00E838BB" w:rsidRPr="001640C5" w:rsidRDefault="005644FF" w:rsidP="00E7162A">
      <w:pPr>
        <w:pStyle w:val="Listenabsatz"/>
        <w:numPr>
          <w:ilvl w:val="0"/>
          <w:numId w:val="17"/>
        </w:numPr>
      </w:pPr>
      <w:r w:rsidRPr="001640C5">
        <w:t>Consideration of c</w:t>
      </w:r>
      <w:r w:rsidR="00E838BB" w:rsidRPr="001640C5">
        <w:t>linical</w:t>
      </w:r>
      <w:r w:rsidRPr="001640C5">
        <w:t xml:space="preserve"> </w:t>
      </w:r>
      <w:r w:rsidR="00E838BB" w:rsidRPr="001640C5">
        <w:t>relevance</w:t>
      </w:r>
      <w:r w:rsidRPr="001640C5">
        <w:t xml:space="preserve"> in planning (binary outcome), measured by</w:t>
      </w:r>
      <w:r w:rsidR="00E838BB" w:rsidRPr="001640C5">
        <w:t xml:space="preserve"> </w:t>
      </w:r>
      <w:r w:rsidRPr="001640C5">
        <w:t xml:space="preserve">the proportion of </w:t>
      </w:r>
      <w:commentRangeStart w:id="209"/>
      <w:r w:rsidRPr="001640C5">
        <w:t xml:space="preserve">RCTs </w:t>
      </w:r>
      <w:commentRangeEnd w:id="209"/>
      <w:r w:rsidRPr="001640C5">
        <w:rPr>
          <w:rStyle w:val="Kommentarzeichen"/>
          <w:sz w:val="22"/>
          <w:szCs w:val="22"/>
        </w:rPr>
        <w:commentReference w:id="209"/>
      </w:r>
      <w:r w:rsidRPr="001640C5">
        <w:t>aiming for a M</w:t>
      </w:r>
      <w:del w:id="210" w:author="Milo Alan Puhan" w:date="2026-01-07T16:15:00Z" w16du:dateUtc="2026-01-07T15:15:00Z">
        <w:r w:rsidRPr="001640C5" w:rsidDel="00345CA1">
          <w:delText>C</w:delText>
        </w:r>
      </w:del>
      <w:r w:rsidRPr="001640C5">
        <w:t>ID for the effect size for the sample size calculation (authors use terms associated with “clinical” or “patient” to define the targeted size effect)</w:t>
      </w:r>
    </w:p>
    <w:p w14:paraId="36A64515" w14:textId="37A0C0D3" w:rsidR="005644FF" w:rsidRPr="001640C5" w:rsidRDefault="005644FF" w:rsidP="00E7162A">
      <w:pPr>
        <w:pStyle w:val="Listenabsatz"/>
        <w:numPr>
          <w:ilvl w:val="0"/>
          <w:numId w:val="17"/>
        </w:numPr>
      </w:pPr>
      <w:r w:rsidRPr="001640C5">
        <w:t>Consideration of clinical relevance in results interpretation (binary outcome), measured by the proportion of RCTs with statistically significant results addressing their importance in the clinical setting (authors use terms associated with “clinical” or “patient” to discuss results for primary endpoint)</w:t>
      </w:r>
    </w:p>
    <w:p w14:paraId="2748622F" w14:textId="77777777" w:rsidR="00E7162A" w:rsidRPr="001640C5" w:rsidRDefault="00E7162A" w:rsidP="005644FF"/>
    <w:p w14:paraId="0000007A" w14:textId="77777777" w:rsidR="002069D8" w:rsidRPr="001640C5" w:rsidRDefault="00AE512F">
      <w:pPr>
        <w:rPr>
          <w:b/>
          <w:bCs/>
          <w:highlight w:val="yellow"/>
        </w:rPr>
      </w:pPr>
      <w:r w:rsidRPr="001640C5">
        <w:rPr>
          <w:b/>
          <w:bCs/>
          <w:highlight w:val="yellow"/>
        </w:rPr>
        <w:t>Additional outcome(s)</w:t>
      </w:r>
    </w:p>
    <w:p w14:paraId="56D18398" w14:textId="4F142221" w:rsidR="00E838BB" w:rsidRPr="001640C5" w:rsidRDefault="00E7162A" w:rsidP="00E7162A">
      <w:pPr>
        <w:pStyle w:val="Listenabsatz"/>
        <w:numPr>
          <w:ilvl w:val="0"/>
          <w:numId w:val="18"/>
        </w:numPr>
        <w:rPr>
          <w:rFonts w:eastAsia="Times New Roman"/>
          <w:lang w:eastAsia="de-DE"/>
        </w:rPr>
      </w:pPr>
      <w:r w:rsidRPr="001640C5">
        <w:rPr>
          <w:rFonts w:eastAsia="Times New Roman"/>
          <w:lang w:eastAsia="de-DE"/>
        </w:rPr>
        <w:t>S</w:t>
      </w:r>
      <w:r w:rsidR="00E838BB" w:rsidRPr="001640C5">
        <w:rPr>
          <w:rFonts w:eastAsia="Times New Roman"/>
          <w:lang w:eastAsia="de-DE"/>
        </w:rPr>
        <w:t>tudy design</w:t>
      </w:r>
      <w:r w:rsidRPr="001640C5">
        <w:rPr>
          <w:rFonts w:eastAsia="Times New Roman"/>
          <w:lang w:eastAsia="de-DE"/>
        </w:rPr>
        <w:t xml:space="preserve">, i.e., </w:t>
      </w:r>
      <w:r w:rsidR="00E838BB" w:rsidRPr="001640C5">
        <w:rPr>
          <w:rFonts w:eastAsia="Times New Roman"/>
          <w:lang w:eastAsia="de-DE"/>
        </w:rPr>
        <w:t xml:space="preserve">superiority, </w:t>
      </w:r>
      <w:commentRangeStart w:id="211"/>
      <w:r w:rsidR="00E838BB" w:rsidRPr="001640C5">
        <w:rPr>
          <w:rFonts w:eastAsia="Times New Roman"/>
          <w:lang w:eastAsia="de-DE"/>
        </w:rPr>
        <w:t>non</w:t>
      </w:r>
      <w:commentRangeEnd w:id="211"/>
      <w:r w:rsidR="00D7745D">
        <w:rPr>
          <w:rStyle w:val="Kommentarzeichen"/>
        </w:rPr>
        <w:commentReference w:id="211"/>
      </w:r>
      <w:r w:rsidR="00E838BB" w:rsidRPr="001640C5">
        <w:rPr>
          <w:rFonts w:eastAsia="Times New Roman"/>
          <w:lang w:eastAsia="de-DE"/>
        </w:rPr>
        <w:t>-inferiority</w:t>
      </w:r>
      <w:r w:rsidRPr="001640C5">
        <w:rPr>
          <w:rFonts w:eastAsia="Times New Roman"/>
          <w:lang w:eastAsia="de-DE"/>
        </w:rPr>
        <w:t xml:space="preserve"> or</w:t>
      </w:r>
      <w:r w:rsidR="00E838BB" w:rsidRPr="001640C5">
        <w:rPr>
          <w:rFonts w:eastAsia="Times New Roman"/>
          <w:lang w:eastAsia="de-DE"/>
        </w:rPr>
        <w:t xml:space="preserve"> equivalence</w:t>
      </w:r>
      <w:r w:rsidRPr="001640C5">
        <w:rPr>
          <w:rFonts w:eastAsia="Times New Roman"/>
          <w:lang w:eastAsia="de-DE"/>
        </w:rPr>
        <w:t xml:space="preserve"> (</w:t>
      </w:r>
      <w:r w:rsidR="00E838BB" w:rsidRPr="001640C5">
        <w:rPr>
          <w:rFonts w:eastAsia="Times New Roman"/>
          <w:lang w:eastAsia="de-DE"/>
        </w:rPr>
        <w:t>categorical outcome</w:t>
      </w:r>
      <w:r w:rsidRPr="001640C5">
        <w:rPr>
          <w:rFonts w:eastAsia="Times New Roman"/>
          <w:lang w:eastAsia="de-DE"/>
        </w:rPr>
        <w:t>)</w:t>
      </w:r>
      <w:r w:rsidR="00E838BB" w:rsidRPr="001640C5">
        <w:rPr>
          <w:rFonts w:eastAsia="Times New Roman"/>
          <w:lang w:eastAsia="de-DE"/>
        </w:rPr>
        <w:t xml:space="preserve">, </w:t>
      </w:r>
      <w:r w:rsidRPr="001640C5">
        <w:rPr>
          <w:rFonts w:eastAsia="Times New Roman"/>
          <w:lang w:eastAsia="de-DE"/>
        </w:rPr>
        <w:t>measured by the proportion of RCTs aiming for superiority, non-inferiority or equivalent results for the primary endpoint (comprehensive definition, not based on reporting)</w:t>
      </w:r>
    </w:p>
    <w:p w14:paraId="526B9784" w14:textId="773E68EC" w:rsidR="00E7162A" w:rsidRPr="001640C5" w:rsidRDefault="00E7162A" w:rsidP="00E7162A">
      <w:pPr>
        <w:pStyle w:val="Listenabsatz"/>
        <w:numPr>
          <w:ilvl w:val="0"/>
          <w:numId w:val="18"/>
        </w:numPr>
        <w:rPr>
          <w:rFonts w:eastAsia="Times New Roman"/>
          <w:lang w:eastAsia="de-DE"/>
        </w:rPr>
      </w:pPr>
      <w:r w:rsidRPr="001640C5">
        <w:rPr>
          <w:rFonts w:eastAsia="Times New Roman"/>
          <w:lang w:eastAsia="de-DE"/>
        </w:rPr>
        <w:t xml:space="preserve">Primary and secondary </w:t>
      </w:r>
      <w:commentRangeStart w:id="212"/>
      <w:r w:rsidRPr="001640C5">
        <w:rPr>
          <w:rFonts w:eastAsia="Times New Roman"/>
          <w:lang w:eastAsia="de-DE"/>
        </w:rPr>
        <w:t>endpoints</w:t>
      </w:r>
      <w:commentRangeEnd w:id="212"/>
      <w:r w:rsidR="00AF5DEB">
        <w:rPr>
          <w:rStyle w:val="Kommentarzeichen"/>
        </w:rPr>
        <w:commentReference w:id="212"/>
      </w:r>
      <w:r w:rsidRPr="001640C5">
        <w:rPr>
          <w:rFonts w:eastAsia="Times New Roman"/>
          <w:lang w:eastAsia="de-DE"/>
        </w:rPr>
        <w:t xml:space="preserve"> chosen (categorical outcome), measured by the proportion of RCTs with such endpoints.</w:t>
      </w:r>
      <w:ins w:id="213" w:author="Milo Alan Puhan" w:date="2026-01-07T16:33:00Z" w16du:dateUtc="2026-01-07T15:33:00Z">
        <w:r w:rsidR="00772056">
          <w:rPr>
            <w:rFonts w:eastAsia="Times New Roman"/>
            <w:lang w:eastAsia="de-DE"/>
          </w:rPr>
          <w:t>))</w:t>
        </w:r>
      </w:ins>
    </w:p>
    <w:p w14:paraId="56F7F5BA" w14:textId="77777777" w:rsidR="00550067" w:rsidRPr="001640C5" w:rsidRDefault="00550067" w:rsidP="00E838BB"/>
    <w:p w14:paraId="0000007D" w14:textId="74A12F06" w:rsidR="002069D8" w:rsidRDefault="00AE512F">
      <w:pPr>
        <w:pStyle w:val="berschrift2"/>
      </w:pPr>
      <w:r>
        <w:t>Data collection (selection and coding)</w:t>
      </w:r>
    </w:p>
    <w:p w14:paraId="0D8EAD28" w14:textId="02CF8C5F" w:rsidR="00DD3797" w:rsidRPr="001640C5" w:rsidRDefault="00AE512F">
      <w:pPr>
        <w:ind w:right="34"/>
      </w:pPr>
      <w:r w:rsidRPr="001640C5">
        <w:t>Studies will be screened independently by two people (</w:t>
      </w:r>
      <w:r w:rsidR="00307C82" w:rsidRPr="001640C5">
        <w:t xml:space="preserve">JRR, </w:t>
      </w:r>
      <w:r w:rsidR="00011E0A">
        <w:t>JP</w:t>
      </w:r>
      <w:r w:rsidRPr="001640C5">
        <w:t>)</w:t>
      </w:r>
      <w:r w:rsidR="00581717" w:rsidRPr="001640C5">
        <w:t xml:space="preserve"> through the online software Rayyan®</w:t>
      </w:r>
      <w:r w:rsidRPr="001640C5">
        <w:t>, and any discrepancies will be resolved by involving a third person (</w:t>
      </w:r>
      <w:r w:rsidR="00307C82" w:rsidRPr="001640C5">
        <w:t>FA</w:t>
      </w:r>
      <w:r w:rsidRPr="001640C5">
        <w:t xml:space="preserve">), if needed. </w:t>
      </w:r>
      <w:r w:rsidR="00581717" w:rsidRPr="001640C5">
        <w:t>Data will also be extracted independently by two people (</w:t>
      </w:r>
      <w:r w:rsidR="00307C82" w:rsidRPr="001640C5">
        <w:t>JRR, FA</w:t>
      </w:r>
      <w:r w:rsidR="00581717" w:rsidRPr="001640C5">
        <w:t>), and any discrepancies will be resolved by involving a third person (</w:t>
      </w:r>
      <w:r w:rsidR="00307C82" w:rsidRPr="001640C5">
        <w:t>MP</w:t>
      </w:r>
      <w:r w:rsidR="00581717" w:rsidRPr="001640C5">
        <w:t xml:space="preserve">) if needed. We </w:t>
      </w:r>
      <w:r w:rsidRPr="001640C5">
        <w:t xml:space="preserve">will </w:t>
      </w:r>
      <w:r w:rsidR="00581717" w:rsidRPr="001640C5">
        <w:t>use</w:t>
      </w:r>
      <w:r w:rsidRPr="001640C5">
        <w:t xml:space="preserve"> </w:t>
      </w:r>
      <w:r w:rsidR="00581717" w:rsidRPr="001640C5">
        <w:t>the online software Covidence® for data collection</w:t>
      </w:r>
      <w:r w:rsidR="0027781B" w:rsidRPr="001640C5">
        <w:t xml:space="preserve"> through</w:t>
      </w:r>
      <w:r w:rsidR="000538B8" w:rsidRPr="001640C5">
        <w:t xml:space="preserve"> a</w:t>
      </w:r>
      <w:r w:rsidR="0027781B" w:rsidRPr="001640C5">
        <w:t xml:space="preserve"> data extraction template</w:t>
      </w:r>
      <w:r w:rsidRPr="001640C5">
        <w:t xml:space="preserve">, and </w:t>
      </w:r>
      <w:r w:rsidR="00581717" w:rsidRPr="001640C5">
        <w:t>dataset tables will be exported in a csv format</w:t>
      </w:r>
      <w:r w:rsidR="000538B8" w:rsidRPr="001640C5">
        <w:t xml:space="preserve"> for subsequent analyses</w:t>
      </w:r>
      <w:r w:rsidR="00581717" w:rsidRPr="001640C5">
        <w:t xml:space="preserve">. </w:t>
      </w:r>
    </w:p>
    <w:p w14:paraId="37CCDE79" w14:textId="1E63C556" w:rsidR="00E2249F" w:rsidRPr="001640C5" w:rsidRDefault="00E2249F">
      <w:pPr>
        <w:ind w:right="34"/>
      </w:pPr>
      <w:r w:rsidRPr="001640C5">
        <w:t>We will extract the following predefined d</w:t>
      </w:r>
      <w:r w:rsidR="00AE512F" w:rsidRPr="001640C5">
        <w:t>ata</w:t>
      </w:r>
      <w:r w:rsidRPr="001640C5">
        <w:t xml:space="preserve"> for each study:</w:t>
      </w:r>
      <w:r w:rsidR="00AE512F" w:rsidRPr="001640C5">
        <w:t xml:space="preserve"> </w:t>
      </w:r>
    </w:p>
    <w:p w14:paraId="53084C24" w14:textId="002B9A5D" w:rsidR="00147819" w:rsidRPr="001640C5" w:rsidRDefault="00147819" w:rsidP="006D1F9B">
      <w:pPr>
        <w:pStyle w:val="Listenabsatz"/>
        <w:numPr>
          <w:ilvl w:val="0"/>
          <w:numId w:val="5"/>
        </w:numPr>
        <w:ind w:right="34"/>
      </w:pPr>
      <w:r w:rsidRPr="001640C5">
        <w:rPr>
          <w:b/>
          <w:bCs/>
        </w:rPr>
        <w:t xml:space="preserve">General </w:t>
      </w:r>
      <w:r w:rsidR="00AE512F" w:rsidRPr="001640C5">
        <w:rPr>
          <w:b/>
          <w:bCs/>
        </w:rPr>
        <w:t>information</w:t>
      </w:r>
      <w:r w:rsidR="006D1F9B" w:rsidRPr="001640C5">
        <w:t>:</w:t>
      </w:r>
      <w:r w:rsidRPr="001640C5">
        <w:t xml:space="preserve"> first author, country, year of </w:t>
      </w:r>
      <w:proofErr w:type="gramStart"/>
      <w:r w:rsidRPr="001640C5">
        <w:t>publication</w:t>
      </w:r>
      <w:r w:rsidR="002D29D8" w:rsidRPr="001640C5">
        <w:t>;</w:t>
      </w:r>
      <w:proofErr w:type="gramEnd"/>
    </w:p>
    <w:p w14:paraId="4FFE04A8" w14:textId="4E39B81A" w:rsidR="00147819" w:rsidRPr="001640C5" w:rsidRDefault="002D29D8" w:rsidP="00E2249F">
      <w:pPr>
        <w:pStyle w:val="Listenabsatz"/>
        <w:numPr>
          <w:ilvl w:val="0"/>
          <w:numId w:val="5"/>
        </w:numPr>
        <w:ind w:right="34"/>
      </w:pPr>
      <w:commentRangeStart w:id="214"/>
      <w:r w:rsidRPr="001640C5">
        <w:rPr>
          <w:b/>
          <w:bCs/>
        </w:rPr>
        <w:t>Study</w:t>
      </w:r>
      <w:commentRangeEnd w:id="214"/>
      <w:r w:rsidR="00B1730E">
        <w:rPr>
          <w:rStyle w:val="Kommentarzeichen"/>
        </w:rPr>
        <w:commentReference w:id="214"/>
      </w:r>
      <w:r w:rsidR="006D1F9B" w:rsidRPr="001640C5">
        <w:t>:</w:t>
      </w:r>
      <w:r w:rsidR="00147819" w:rsidRPr="001640C5">
        <w:t xml:space="preserve"> </w:t>
      </w:r>
      <w:r w:rsidRPr="001640C5">
        <w:t xml:space="preserve">design, </w:t>
      </w:r>
      <w:commentRangeStart w:id="215"/>
      <w:commentRangeStart w:id="216"/>
      <w:commentRangeStart w:id="217"/>
      <w:r w:rsidRPr="001640C5">
        <w:t>primary and secondary outcomes</w:t>
      </w:r>
      <w:commentRangeEnd w:id="215"/>
      <w:r w:rsidR="00BE5728">
        <w:rPr>
          <w:rStyle w:val="Kommentarzeichen"/>
        </w:rPr>
        <w:commentReference w:id="215"/>
      </w:r>
      <w:commentRangeEnd w:id="216"/>
      <w:r w:rsidR="00011E0A">
        <w:rPr>
          <w:rStyle w:val="Kommentarzeichen"/>
        </w:rPr>
        <w:commentReference w:id="216"/>
      </w:r>
      <w:commentRangeEnd w:id="217"/>
      <w:r w:rsidR="008E34AD">
        <w:rPr>
          <w:rStyle w:val="Kommentarzeichen"/>
        </w:rPr>
        <w:commentReference w:id="217"/>
      </w:r>
      <w:r w:rsidRPr="001640C5">
        <w:t xml:space="preserve">, outcome(s) and </w:t>
      </w:r>
      <w:commentRangeStart w:id="218"/>
      <w:commentRangeStart w:id="219"/>
      <w:r w:rsidRPr="001640C5">
        <w:t>size</w:t>
      </w:r>
      <w:commentRangeEnd w:id="218"/>
      <w:r w:rsidR="00352BBC" w:rsidRPr="001640C5">
        <w:rPr>
          <w:rStyle w:val="Kommentarzeichen"/>
          <w:sz w:val="22"/>
          <w:szCs w:val="22"/>
        </w:rPr>
        <w:commentReference w:id="218"/>
      </w:r>
      <w:commentRangeEnd w:id="219"/>
      <w:r w:rsidR="00DA1016" w:rsidRPr="001640C5">
        <w:rPr>
          <w:rStyle w:val="Kommentarzeichen"/>
          <w:sz w:val="22"/>
          <w:szCs w:val="22"/>
        </w:rPr>
        <w:commentReference w:id="219"/>
      </w:r>
      <w:r w:rsidRPr="001640C5">
        <w:t xml:space="preserve"> effect(s) used for sample size </w:t>
      </w:r>
      <w:proofErr w:type="gramStart"/>
      <w:r w:rsidRPr="001640C5">
        <w:t>calculation</w:t>
      </w:r>
      <w:r w:rsidR="00147819" w:rsidRPr="001640C5">
        <w:t>;</w:t>
      </w:r>
      <w:proofErr w:type="gramEnd"/>
    </w:p>
    <w:p w14:paraId="40DDC17F" w14:textId="52DFBBC5" w:rsidR="00DE217E" w:rsidRPr="001640C5" w:rsidRDefault="002D29D8" w:rsidP="00DE217E">
      <w:pPr>
        <w:pStyle w:val="Listenabsatz"/>
        <w:numPr>
          <w:ilvl w:val="0"/>
          <w:numId w:val="5"/>
        </w:numPr>
        <w:ind w:right="34"/>
        <w:rPr>
          <w:ins w:id="220" w:author="Joana Rodrigues Ribeiro" w:date="2026-01-05T12:58:00Z" w16du:dateUtc="2026-01-05T11:58:00Z"/>
        </w:rPr>
      </w:pPr>
      <w:r w:rsidRPr="001640C5">
        <w:rPr>
          <w:b/>
          <w:bCs/>
        </w:rPr>
        <w:t xml:space="preserve">Clinical consideration in </w:t>
      </w:r>
      <w:r w:rsidR="00DE217E">
        <w:rPr>
          <w:b/>
          <w:bCs/>
        </w:rPr>
        <w:t>M</w:t>
      </w:r>
      <w:r w:rsidRPr="001640C5">
        <w:rPr>
          <w:b/>
          <w:bCs/>
        </w:rPr>
        <w:t>ethods</w:t>
      </w:r>
      <w:r w:rsidR="00DE217E">
        <w:rPr>
          <w:b/>
          <w:bCs/>
        </w:rPr>
        <w:t xml:space="preserve"> </w:t>
      </w:r>
      <w:r w:rsidR="00DE217E" w:rsidRPr="00DE217E">
        <w:rPr>
          <w:b/>
          <w:bCs/>
        </w:rPr>
        <w:t>section</w:t>
      </w:r>
      <w:r w:rsidRPr="001640C5">
        <w:rPr>
          <w:b/>
          <w:bCs/>
        </w:rPr>
        <w:t xml:space="preserve">: </w:t>
      </w:r>
      <w:ins w:id="221" w:author="Joana Rodrigues Ribeiro" w:date="2026-01-05T12:58:00Z" w16du:dateUtc="2026-01-05T11:58:00Z">
        <w:r w:rsidR="00DE217E">
          <w:t xml:space="preserve">whether authors </w:t>
        </w:r>
        <w:r w:rsidR="00DE217E" w:rsidRPr="00DE217E">
          <w:t xml:space="preserve">explicitly addressed the clinical relevance of their findings in the </w:t>
        </w:r>
        <w:r w:rsidR="00DE217E">
          <w:t>methods for the sample size calculation</w:t>
        </w:r>
        <w:r w:rsidR="00DE217E" w:rsidRPr="00DE217E" w:rsidDel="00DE217E">
          <w:t xml:space="preserve"> </w:t>
        </w:r>
        <w:r w:rsidR="00DE217E">
          <w:t>(</w:t>
        </w:r>
        <w:commentRangeStart w:id="222"/>
        <w:r w:rsidR="00DE217E" w:rsidRPr="00DE217E">
          <w:t>independent</w:t>
        </w:r>
      </w:ins>
      <w:commentRangeEnd w:id="222"/>
      <w:r w:rsidR="00523733">
        <w:rPr>
          <w:rStyle w:val="Kommentarzeichen"/>
        </w:rPr>
        <w:commentReference w:id="222"/>
      </w:r>
      <w:ins w:id="223" w:author="Joana Rodrigues Ribeiro" w:date="2026-01-05T12:58:00Z" w16du:dateUtc="2026-01-05T11:58:00Z">
        <w:r w:rsidR="00DE217E" w:rsidRPr="00DE217E">
          <w:t xml:space="preserve"> assessment by two reviewers</w:t>
        </w:r>
        <w:r w:rsidR="00DE217E" w:rsidRPr="00DE217E" w:rsidDel="00DE217E">
          <w:t xml:space="preserve"> </w:t>
        </w:r>
        <w:r w:rsidR="00DE217E">
          <w:t>JRR and FA, disagreements resolved by consensus or third party, MP</w:t>
        </w:r>
        <w:proofErr w:type="gramStart"/>
        <w:r w:rsidR="00DE217E">
          <w:t>);</w:t>
        </w:r>
        <w:proofErr w:type="gramEnd"/>
      </w:ins>
    </w:p>
    <w:p w14:paraId="34A452A1" w14:textId="2FE2B7AC" w:rsidR="002D29D8" w:rsidRPr="001640C5" w:rsidDel="00DE217E" w:rsidRDefault="002D29D8" w:rsidP="00E2249F">
      <w:pPr>
        <w:pStyle w:val="Listenabsatz"/>
        <w:numPr>
          <w:ilvl w:val="0"/>
          <w:numId w:val="5"/>
        </w:numPr>
        <w:ind w:right="34"/>
        <w:rPr>
          <w:del w:id="224" w:author="Joana Rodrigues Ribeiro" w:date="2026-01-05T12:58:00Z" w16du:dateUtc="2026-01-05T11:58:00Z"/>
        </w:rPr>
      </w:pPr>
      <w:del w:id="225" w:author="Joana Rodrigues Ribeiro" w:date="2026-01-05T12:58:00Z" w16du:dateUtc="2026-01-05T11:58:00Z">
        <w:r w:rsidRPr="001640C5" w:rsidDel="00DE217E">
          <w:delText xml:space="preserve">report of </w:delText>
        </w:r>
        <w:r w:rsidR="00846191" w:rsidRPr="001640C5" w:rsidDel="00DE217E">
          <w:delText>“</w:delText>
        </w:r>
        <w:r w:rsidRPr="001640C5" w:rsidDel="00DE217E">
          <w:delText>clinical</w:delText>
        </w:r>
        <w:r w:rsidR="00846191" w:rsidRPr="001640C5" w:rsidDel="00DE217E">
          <w:delText>”</w:delText>
        </w:r>
        <w:r w:rsidRPr="001640C5" w:rsidDel="00DE217E">
          <w:delText xml:space="preserve"> or </w:delText>
        </w:r>
        <w:r w:rsidR="00846191" w:rsidRPr="001640C5" w:rsidDel="00DE217E">
          <w:delText>“</w:delText>
        </w:r>
        <w:r w:rsidRPr="001640C5" w:rsidDel="00DE217E">
          <w:delText>patient</w:delText>
        </w:r>
        <w:r w:rsidR="00846191" w:rsidRPr="001640C5" w:rsidDel="00DE217E">
          <w:delText>”</w:delText>
        </w:r>
        <w:r w:rsidRPr="001640C5" w:rsidDel="00DE217E">
          <w:delText xml:space="preserve"> in the methods (outcome(s) and size effect(s) used for sample size calculation)</w:delText>
        </w:r>
      </w:del>
    </w:p>
    <w:p w14:paraId="23B9C540" w14:textId="77777777" w:rsidR="00EF4355" w:rsidRPr="001640C5" w:rsidRDefault="00EF4355" w:rsidP="00EF4355">
      <w:pPr>
        <w:pStyle w:val="Listenabsatz"/>
        <w:numPr>
          <w:ilvl w:val="0"/>
          <w:numId w:val="5"/>
        </w:numPr>
        <w:ind w:right="34"/>
        <w:rPr>
          <w:moveTo w:id="226" w:author="Milo Alan Puhan" w:date="2026-01-07T16:28:00Z" w16du:dateUtc="2026-01-07T15:28:00Z"/>
        </w:rPr>
      </w:pPr>
      <w:moveToRangeStart w:id="227" w:author="Milo Alan Puhan" w:date="2026-01-07T16:28:00Z" w:name="move218695714"/>
      <w:commentRangeStart w:id="228"/>
      <w:moveTo w:id="229" w:author="Milo Alan Puhan" w:date="2026-01-07T16:28:00Z" w16du:dateUtc="2026-01-07T15:28:00Z">
        <w:r w:rsidRPr="001640C5">
          <w:rPr>
            <w:b/>
            <w:bCs/>
          </w:rPr>
          <w:t>Results</w:t>
        </w:r>
      </w:moveTo>
      <w:commentRangeEnd w:id="228"/>
      <w:r>
        <w:rPr>
          <w:rStyle w:val="Kommentarzeichen"/>
        </w:rPr>
        <w:commentReference w:id="228"/>
      </w:r>
      <w:moveTo w:id="230" w:author="Milo Alan Puhan" w:date="2026-01-07T16:28:00Z" w16du:dateUtc="2026-01-07T15:28:00Z">
        <w:r w:rsidRPr="001640C5">
          <w:rPr>
            <w:b/>
            <w:bCs/>
          </w:rPr>
          <w:t>:</w:t>
        </w:r>
        <w:r w:rsidRPr="00011E0A">
          <w:t xml:space="preserve"> whether the result met the prespecified criterion (p-value ≤ 0.05, non-inferiority margin, or equivalence interval</w:t>
        </w:r>
        <w:proofErr w:type="gramStart"/>
        <w:r w:rsidRPr="00011E0A">
          <w:t>)</w:t>
        </w:r>
        <w:r w:rsidRPr="00011E0A">
          <w:rPr>
            <w:color w:val="212529"/>
            <w:shd w:val="clear" w:color="auto" w:fill="FFFFFF"/>
          </w:rPr>
          <w:t>;</w:t>
        </w:r>
        <w:proofErr w:type="gramEnd"/>
      </w:moveTo>
    </w:p>
    <w:moveToRangeEnd w:id="227"/>
    <w:p w14:paraId="6FF391C1" w14:textId="6ABC7E1E" w:rsidR="00147819" w:rsidRPr="001640C5" w:rsidRDefault="002D29D8" w:rsidP="00E2249F">
      <w:pPr>
        <w:pStyle w:val="Listenabsatz"/>
        <w:numPr>
          <w:ilvl w:val="0"/>
          <w:numId w:val="5"/>
        </w:numPr>
        <w:ind w:right="34"/>
      </w:pPr>
      <w:commentRangeStart w:id="231"/>
      <w:commentRangeStart w:id="232"/>
      <w:r w:rsidRPr="001640C5">
        <w:rPr>
          <w:b/>
          <w:bCs/>
        </w:rPr>
        <w:lastRenderedPageBreak/>
        <w:t xml:space="preserve">Clinical consideration in </w:t>
      </w:r>
      <w:r w:rsidR="00DE217E">
        <w:rPr>
          <w:b/>
          <w:bCs/>
        </w:rPr>
        <w:t>D</w:t>
      </w:r>
      <w:r w:rsidRPr="001640C5">
        <w:rPr>
          <w:b/>
          <w:bCs/>
        </w:rPr>
        <w:t>iscussion</w:t>
      </w:r>
      <w:r w:rsidR="00DE217E">
        <w:rPr>
          <w:b/>
          <w:bCs/>
        </w:rPr>
        <w:t xml:space="preserve"> section</w:t>
      </w:r>
      <w:r w:rsidR="006D1F9B" w:rsidRPr="001640C5">
        <w:rPr>
          <w:b/>
          <w:bCs/>
        </w:rPr>
        <w:t>:</w:t>
      </w:r>
      <w:r w:rsidR="00147819" w:rsidRPr="001640C5">
        <w:t xml:space="preserve"> </w:t>
      </w:r>
      <w:ins w:id="233" w:author="Joana Rodrigues Ribeiro" w:date="2026-01-05T12:56:00Z" w16du:dateUtc="2026-01-05T11:56:00Z">
        <w:r w:rsidR="00DE217E">
          <w:t xml:space="preserve">whether authors </w:t>
        </w:r>
        <w:r w:rsidR="00DE217E" w:rsidRPr="00DE217E">
          <w:t>explicitly addressed the clinical relevance of their findings in the discussion or conclusions</w:t>
        </w:r>
        <w:r w:rsidR="00DE217E" w:rsidRPr="00DE217E" w:rsidDel="00DE217E">
          <w:t xml:space="preserve"> </w:t>
        </w:r>
      </w:ins>
      <w:ins w:id="234" w:author="Joana Rodrigues Ribeiro" w:date="2026-01-05T12:57:00Z" w16du:dateUtc="2026-01-05T11:57:00Z">
        <w:r w:rsidR="00DE217E">
          <w:t>(</w:t>
        </w:r>
        <w:r w:rsidR="00DE217E" w:rsidRPr="00DE217E">
          <w:t>independent assessment by two reviewers</w:t>
        </w:r>
        <w:r w:rsidR="00DE217E" w:rsidRPr="00DE217E" w:rsidDel="00DE217E">
          <w:t xml:space="preserve"> </w:t>
        </w:r>
        <w:r w:rsidR="00DE217E">
          <w:t>JRR and FA, disagreements resolved by consensus or third party, MP)</w:t>
        </w:r>
      </w:ins>
      <w:del w:id="235" w:author="Joana Rodrigues Ribeiro" w:date="2026-01-05T12:56:00Z" w16du:dateUtc="2026-01-05T11:56:00Z">
        <w:r w:rsidRPr="001640C5" w:rsidDel="00DE217E">
          <w:delText xml:space="preserve">report of </w:delText>
        </w:r>
        <w:r w:rsidR="00846191" w:rsidRPr="001640C5" w:rsidDel="00DE217E">
          <w:delText>“</w:delText>
        </w:r>
        <w:r w:rsidRPr="001640C5" w:rsidDel="00DE217E">
          <w:delText>clinical</w:delText>
        </w:r>
        <w:r w:rsidR="00846191" w:rsidRPr="001640C5" w:rsidDel="00DE217E">
          <w:delText>”</w:delText>
        </w:r>
        <w:r w:rsidRPr="001640C5" w:rsidDel="00DE217E">
          <w:delText xml:space="preserve"> or </w:delText>
        </w:r>
        <w:r w:rsidR="00846191" w:rsidRPr="001640C5" w:rsidDel="00DE217E">
          <w:delText>“</w:delText>
        </w:r>
        <w:r w:rsidRPr="001640C5" w:rsidDel="00DE217E">
          <w:delText>patient</w:delText>
        </w:r>
        <w:r w:rsidR="00846191" w:rsidRPr="001640C5" w:rsidDel="00DE217E">
          <w:delText>”</w:delText>
        </w:r>
        <w:r w:rsidRPr="001640C5" w:rsidDel="00DE217E">
          <w:delText xml:space="preserve"> in the interpretation of results</w:delText>
        </w:r>
        <w:commentRangeEnd w:id="231"/>
        <w:r w:rsidR="00BE5728" w:rsidDel="00DE217E">
          <w:rPr>
            <w:rStyle w:val="Kommentarzeichen"/>
          </w:rPr>
          <w:commentReference w:id="231"/>
        </w:r>
      </w:del>
      <w:commentRangeEnd w:id="232"/>
      <w:r w:rsidR="00DE217E">
        <w:rPr>
          <w:rStyle w:val="Kommentarzeichen"/>
        </w:rPr>
        <w:commentReference w:id="232"/>
      </w:r>
    </w:p>
    <w:p w14:paraId="750F1BBB" w14:textId="1502B3D6" w:rsidR="00825E4B" w:rsidRPr="001640C5" w:rsidDel="00EF4355" w:rsidRDefault="002D29D8" w:rsidP="00E2249F">
      <w:pPr>
        <w:pStyle w:val="Listenabsatz"/>
        <w:numPr>
          <w:ilvl w:val="0"/>
          <w:numId w:val="5"/>
        </w:numPr>
        <w:ind w:right="34"/>
        <w:rPr>
          <w:moveFrom w:id="236" w:author="Milo Alan Puhan" w:date="2026-01-07T16:28:00Z" w16du:dateUtc="2026-01-07T15:28:00Z"/>
        </w:rPr>
      </w:pPr>
      <w:moveFromRangeStart w:id="237" w:author="Milo Alan Puhan" w:date="2026-01-07T16:28:00Z" w:name="move218695714"/>
      <w:moveFrom w:id="238" w:author="Milo Alan Puhan" w:date="2026-01-07T16:28:00Z" w16du:dateUtc="2026-01-07T15:28:00Z">
        <w:r w:rsidRPr="001640C5" w:rsidDel="00EF4355">
          <w:rPr>
            <w:b/>
            <w:bCs/>
          </w:rPr>
          <w:t>Results</w:t>
        </w:r>
        <w:r w:rsidR="000538B8" w:rsidRPr="001640C5" w:rsidDel="00EF4355">
          <w:rPr>
            <w:b/>
            <w:bCs/>
          </w:rPr>
          <w:t>:</w:t>
        </w:r>
        <w:r w:rsidR="00011E0A" w:rsidRPr="00011E0A" w:rsidDel="00EF4355">
          <w:t xml:space="preserve"> whether the result met the prespecified criterion (p-value ≤ 0.05, non-inferiority margin, or equivalence interval)</w:t>
        </w:r>
        <w:r w:rsidR="00FD6547" w:rsidRPr="00011E0A" w:rsidDel="00EF4355">
          <w:rPr>
            <w:color w:val="212529"/>
            <w:shd w:val="clear" w:color="auto" w:fill="FFFFFF"/>
          </w:rPr>
          <w:t>;</w:t>
        </w:r>
      </w:moveFrom>
    </w:p>
    <w:moveFromRangeEnd w:id="237"/>
    <w:p w14:paraId="3235D96E" w14:textId="5EE9AE47" w:rsidR="00A44527" w:rsidRPr="001640C5" w:rsidRDefault="00A44527" w:rsidP="00E2249F">
      <w:pPr>
        <w:pStyle w:val="Listenabsatz"/>
        <w:numPr>
          <w:ilvl w:val="0"/>
          <w:numId w:val="5"/>
        </w:numPr>
        <w:ind w:right="34"/>
      </w:pPr>
      <w:r w:rsidRPr="001640C5">
        <w:rPr>
          <w:b/>
          <w:bCs/>
        </w:rPr>
        <w:t xml:space="preserve">Pretrial document: </w:t>
      </w:r>
      <w:r w:rsidRPr="001640C5">
        <w:t xml:space="preserve">report of </w:t>
      </w:r>
      <w:r w:rsidR="00846191" w:rsidRPr="001640C5">
        <w:t>“</w:t>
      </w:r>
      <w:r w:rsidRPr="001640C5">
        <w:t>clinical</w:t>
      </w:r>
      <w:r w:rsidR="00846191" w:rsidRPr="001640C5">
        <w:t>”</w:t>
      </w:r>
      <w:r w:rsidRPr="001640C5">
        <w:t xml:space="preserve"> or </w:t>
      </w:r>
      <w:r w:rsidR="00846191" w:rsidRPr="001640C5">
        <w:t>“</w:t>
      </w:r>
      <w:r w:rsidRPr="001640C5">
        <w:t>patient</w:t>
      </w:r>
      <w:r w:rsidR="00846191" w:rsidRPr="001640C5">
        <w:t>”</w:t>
      </w:r>
      <w:r w:rsidRPr="001640C5">
        <w:t xml:space="preserve"> in the methods or discussion</w:t>
      </w:r>
    </w:p>
    <w:p w14:paraId="00000082" w14:textId="77777777" w:rsidR="002069D8" w:rsidRDefault="00AE512F">
      <w:pPr>
        <w:pStyle w:val="berschrift2"/>
      </w:pPr>
      <w:r>
        <w:t>Data management</w:t>
      </w:r>
    </w:p>
    <w:p w14:paraId="00000083" w14:textId="33DDB8F9" w:rsidR="002069D8" w:rsidRPr="001640C5" w:rsidRDefault="00AE512F">
      <w:pPr>
        <w:ind w:right="34"/>
      </w:pPr>
      <w:r w:rsidRPr="001640C5">
        <w:t xml:space="preserve">The repository will be </w:t>
      </w:r>
      <w:r w:rsidR="00CA6513" w:rsidRPr="001640C5">
        <w:t>primarily managed and edited by the authors and accessible</w:t>
      </w:r>
      <w:r w:rsidRPr="001640C5">
        <w:t xml:space="preserve"> for </w:t>
      </w:r>
      <w:r w:rsidR="00CA6513" w:rsidRPr="001640C5">
        <w:t>the public.</w:t>
      </w:r>
    </w:p>
    <w:p w14:paraId="00000084" w14:textId="77777777" w:rsidR="002069D8" w:rsidRDefault="00AE512F">
      <w:pPr>
        <w:pStyle w:val="berschrift2"/>
      </w:pPr>
      <w:r>
        <w:t>Statistical methods</w:t>
      </w:r>
    </w:p>
    <w:p w14:paraId="02C9B10A" w14:textId="1D2B03C9" w:rsidR="00A44527" w:rsidRPr="001640C5" w:rsidRDefault="00D1206F">
      <w:r w:rsidRPr="001640C5">
        <w:t xml:space="preserve">All analyses </w:t>
      </w:r>
      <w:r w:rsidR="007F5FEA" w:rsidRPr="001640C5">
        <w:t xml:space="preserve">will be conducted and all plots </w:t>
      </w:r>
      <w:r w:rsidRPr="001640C5">
        <w:t xml:space="preserve">will be </w:t>
      </w:r>
      <w:r w:rsidR="007F5FEA" w:rsidRPr="001640C5">
        <w:t>generated</w:t>
      </w:r>
      <w:r w:rsidRPr="001640C5">
        <w:t xml:space="preserve"> with</w:t>
      </w:r>
      <w:r w:rsidR="00147819" w:rsidRPr="001640C5">
        <w:t xml:space="preserve"> </w:t>
      </w:r>
      <w:r w:rsidR="007F5FEA" w:rsidRPr="001640C5">
        <w:t xml:space="preserve">RStudio® statistical software package version </w:t>
      </w:r>
      <w:r w:rsidR="00A072F1" w:rsidRPr="001640C5">
        <w:t>2025.09.2+418</w:t>
      </w:r>
      <w:r w:rsidR="007F5FEA" w:rsidRPr="001640C5">
        <w:fldChar w:fldCharType="begin"/>
      </w:r>
      <w:r w:rsidR="00675068" w:rsidRPr="001640C5">
        <w:instrText xml:space="preserve"> ADDIN ZOTERO_ITEM CSL_CITATION {"citationID":"IoPxh9Vy","properties":{"formattedCitation":"[3]","plainCitation":"[3]","noteIndex":0},"citationItems":[{"id":22074,"uris":["http://zotero.org/groups/5983724/items/2YIBDFRN"],"itemData":{"id":22074,"type":"software","note":"volume: 2024.12.0+467","publisher":"RStudio, PBC","title":"RStudio: Integrated Development Environment for R","URL":"https://posit.co/download/rstudio-desktop/","author":[{"literal":"RStudio Team"}],"issued":{"date-parts":[["2024"]]}}}],"schema":"https://github.com/citation-style-language/schema/raw/master/csl-citation.json"} </w:instrText>
      </w:r>
      <w:r w:rsidR="007F5FEA" w:rsidRPr="001640C5">
        <w:fldChar w:fldCharType="separate"/>
      </w:r>
      <w:r w:rsidR="00675068" w:rsidRPr="001640C5">
        <w:rPr>
          <w:noProof/>
        </w:rPr>
        <w:t>[3]</w:t>
      </w:r>
      <w:r w:rsidR="007F5FEA" w:rsidRPr="001640C5">
        <w:fldChar w:fldCharType="end"/>
      </w:r>
      <w:r w:rsidR="00307C82" w:rsidRPr="001640C5">
        <w:t>.</w:t>
      </w:r>
    </w:p>
    <w:p w14:paraId="781C0F5D" w14:textId="63E5EF91" w:rsidR="00A44527" w:rsidRPr="001640C5" w:rsidRDefault="00A44527">
      <w:r w:rsidRPr="001640C5">
        <w:t xml:space="preserve">We will use number and proportions to summarize </w:t>
      </w:r>
      <w:r w:rsidR="00307C82" w:rsidRPr="001640C5">
        <w:t xml:space="preserve">categorical </w:t>
      </w:r>
      <w:r w:rsidRPr="001640C5">
        <w:t>data</w:t>
      </w:r>
      <w:r w:rsidR="00307C82" w:rsidRPr="001640C5">
        <w:t xml:space="preserve"> and means and 95%CI for continuous data.</w:t>
      </w:r>
    </w:p>
    <w:p w14:paraId="16FE832C" w14:textId="7573BBAA" w:rsidR="00307C82" w:rsidRDefault="00307C82" w:rsidP="00307C82">
      <w:pPr>
        <w:pStyle w:val="berschrift2"/>
      </w:pPr>
      <w:r>
        <w:t>Sample size</w:t>
      </w:r>
    </w:p>
    <w:p w14:paraId="1D61BB0A" w14:textId="595E7279" w:rsidR="00307C82" w:rsidRPr="001640C5" w:rsidRDefault="00307C82">
      <w:r w:rsidRPr="001640C5">
        <w:t xml:space="preserve">We calculated the sample size based on </w:t>
      </w:r>
      <w:r w:rsidR="004C67A1">
        <w:t xml:space="preserve">precision for the </w:t>
      </w:r>
      <w:del w:id="239" w:author="Milo Alan Puhan" w:date="2026-01-07T16:42:00Z" w16du:dateUtc="2026-01-07T15:42:00Z">
        <w:r w:rsidR="004C67A1" w:rsidDel="00B1730E">
          <w:delText xml:space="preserve">primary </w:delText>
        </w:r>
      </w:del>
      <w:ins w:id="240" w:author="Milo Alan Puhan" w:date="2026-01-07T16:43:00Z" w16du:dateUtc="2026-01-07T15:43:00Z">
        <w:r w:rsidR="00020295">
          <w:t xml:space="preserve"> estimate on the % of trials that </w:t>
        </w:r>
        <w:r w:rsidR="004430A0">
          <w:t xml:space="preserve">that fulfil the four criteria for RCTs to meaningfully inform practice. Based on our pilot </w:t>
        </w:r>
      </w:ins>
      <w:ins w:id="241" w:author="Milo Alan Puhan" w:date="2026-01-07T16:44:00Z" w16du:dateUtc="2026-01-07T15:44:00Z">
        <w:r w:rsidR="004430A0">
          <w:t xml:space="preserve">x% fulfill </w:t>
        </w:r>
      </w:ins>
      <w:ins w:id="242" w:author="Milo Alan Puhan" w:date="2026-01-07T16:43:00Z" w16du:dateUtc="2026-01-07T15:43:00Z">
        <w:r w:rsidR="004430A0">
          <w:t xml:space="preserve"> </w:t>
        </w:r>
      </w:ins>
      <w:ins w:id="243" w:author="Milo Alan Puhan" w:date="2026-01-07T16:44:00Z" w16du:dateUtc="2026-01-07T15:44:00Z">
        <w:r w:rsidR="004430A0">
          <w:t>the four criteria.</w:t>
        </w:r>
      </w:ins>
      <w:del w:id="244" w:author="Milo Alan Puhan" w:date="2026-01-07T16:43:00Z" w16du:dateUtc="2026-01-07T15:43:00Z">
        <w:r w:rsidR="004C67A1" w:rsidDel="00020295">
          <w:delText>outcome</w:delText>
        </w:r>
      </w:del>
      <w:del w:id="245" w:author="Milo Alan Puhan" w:date="2026-01-07T16:44:00Z" w16du:dateUtc="2026-01-07T15:44:00Z">
        <w:r w:rsidR="004C67A1" w:rsidDel="004430A0">
          <w:delText xml:space="preserve">: the presence of the three reported items in the RCT. In </w:delText>
        </w:r>
        <w:r w:rsidRPr="001640C5" w:rsidDel="004430A0">
          <w:delText>the pilot phase</w:delText>
        </w:r>
      </w:del>
      <w:ins w:id="246" w:author="Joana Rodrigues Ribeiro" w:date="2026-01-05T13:31:00Z" w16du:dateUtc="2026-01-05T12:31:00Z">
        <w:del w:id="247" w:author="Milo Alan Puhan" w:date="2026-01-07T16:44:00Z" w16du:dateUtc="2026-01-07T15:44:00Z">
          <w:r w:rsidR="004C67A1" w:rsidDel="004430A0">
            <w:delText xml:space="preserve"> </w:delText>
          </w:r>
        </w:del>
      </w:ins>
      <w:del w:id="248" w:author="Milo Alan Puhan" w:date="2026-01-07T16:44:00Z" w16du:dateUtc="2026-01-07T15:44:00Z">
        <w:r w:rsidRPr="001640C5" w:rsidDel="004430A0">
          <w:delText xml:space="preserve">we observed </w:delText>
        </w:r>
        <w:r w:rsidR="004C67A1" w:rsidDel="004430A0">
          <w:delText xml:space="preserve">that </w:delText>
        </w:r>
      </w:del>
      <w:del w:id="249" w:author="Milo Alan Puhan" w:date="2026-01-07T16:28:00Z" w16du:dateUtc="2026-01-07T15:28:00Z">
        <w:r w:rsidR="004C67A1" w:rsidDel="0061588B">
          <w:delText xml:space="preserve">only </w:delText>
        </w:r>
      </w:del>
      <w:del w:id="250" w:author="Milo Alan Puhan" w:date="2026-01-07T16:44:00Z" w16du:dateUtc="2026-01-07T15:44:00Z">
        <w:r w:rsidR="00945359" w:rsidDel="004430A0">
          <w:delText>35.6</w:delText>
        </w:r>
        <w:r w:rsidR="004C67A1" w:rsidDel="004430A0">
          <w:delText xml:space="preserve">% of </w:delText>
        </w:r>
        <w:r w:rsidR="0058413D" w:rsidRPr="001640C5" w:rsidDel="004430A0">
          <w:delText xml:space="preserve">final </w:delText>
        </w:r>
        <w:r w:rsidR="004C67A1" w:rsidDel="004430A0">
          <w:delText>publications (</w:delText>
        </w:r>
        <w:r w:rsidR="00945359" w:rsidDel="004430A0">
          <w:delText>31</w:delText>
        </w:r>
        <w:r w:rsidR="004C67A1" w:rsidDel="004430A0">
          <w:delText>/8</w:delText>
        </w:r>
        <w:r w:rsidR="00945359" w:rsidDel="004430A0">
          <w:delText>7</w:delText>
        </w:r>
        <w:r w:rsidR="004C67A1" w:rsidDel="004430A0">
          <w:delText xml:space="preserve">) </w:delText>
        </w:r>
        <w:r w:rsidRPr="001640C5" w:rsidDel="004430A0">
          <w:delText xml:space="preserve">had </w:delText>
        </w:r>
        <w:r w:rsidR="0058413D" w:rsidRPr="001640C5" w:rsidDel="004430A0">
          <w:delText>reported all three core elements</w:delText>
        </w:r>
      </w:del>
      <w:r w:rsidR="004C67A1">
        <w:t xml:space="preserve">. We </w:t>
      </w:r>
      <w:del w:id="251" w:author="Milo Alan Puhan" w:date="2026-01-07T16:28:00Z" w16du:dateUtc="2026-01-07T15:28:00Z">
        <w:r w:rsidR="004C67A1" w:rsidDel="0061588B">
          <w:delText xml:space="preserve">considered </w:delText>
        </w:r>
      </w:del>
      <w:ins w:id="252" w:author="Milo Alan Puhan" w:date="2026-01-07T16:28:00Z" w16du:dateUtc="2026-01-07T15:28:00Z">
        <w:r w:rsidR="0061588B">
          <w:t>expected a lower %</w:t>
        </w:r>
      </w:ins>
      <w:ins w:id="253" w:author="Milo Alan Puhan" w:date="2026-01-07T16:44:00Z" w16du:dateUtc="2026-01-07T15:44:00Z">
        <w:r w:rsidR="004430A0">
          <w:t xml:space="preserve"> for this study</w:t>
        </w:r>
      </w:ins>
      <w:ins w:id="254" w:author="Milo Alan Puhan" w:date="2026-01-07T16:28:00Z" w16du:dateUtc="2026-01-07T15:28:00Z">
        <w:r w:rsidR="0061588B">
          <w:t xml:space="preserve"> since the se</w:t>
        </w:r>
      </w:ins>
      <w:ins w:id="255" w:author="Milo Alan Puhan" w:date="2026-01-07T16:29:00Z" w16du:dateUtc="2026-01-07T15:29:00Z">
        <w:r w:rsidR="0061588B">
          <w:t>arch is broader than in the pilot study where RCTs were likely of higher quality</w:t>
        </w:r>
      </w:ins>
      <w:ins w:id="256" w:author="Milo Alan Puhan" w:date="2026-01-07T16:44:00Z" w16du:dateUtc="2026-01-07T15:44:00Z">
        <w:r w:rsidR="004430A0">
          <w:t xml:space="preserve"> since their selection was based on using the CCI</w:t>
        </w:r>
      </w:ins>
      <w:ins w:id="257" w:author="Milo Alan Puhan" w:date="2026-01-07T16:29:00Z" w16du:dateUtc="2026-01-07T15:29:00Z">
        <w:r w:rsidR="0061588B">
          <w:t>. Thus we expect</w:t>
        </w:r>
      </w:ins>
      <w:ins w:id="258" w:author="Milo Alan Puhan" w:date="2026-01-07T16:44:00Z" w16du:dateUtc="2026-01-07T15:44:00Z">
        <w:r w:rsidR="004430A0">
          <w:t xml:space="preserve">ed </w:t>
        </w:r>
      </w:ins>
      <w:ins w:id="259" w:author="Milo Alan Puhan" w:date="2026-01-07T16:28:00Z" w16du:dateUtc="2026-01-07T15:28:00Z">
        <w:r w:rsidR="0061588B">
          <w:t xml:space="preserve"> </w:t>
        </w:r>
      </w:ins>
      <w:del w:id="260" w:author="Milo Alan Puhan" w:date="2026-01-07T16:44:00Z" w16du:dateUtc="2026-01-07T15:44:00Z">
        <w:r w:rsidR="004C67A1" w:rsidDel="004430A0">
          <w:delText xml:space="preserve">pertinent to aim for an even lower value of </w:delText>
        </w:r>
        <w:commentRangeStart w:id="261"/>
        <w:r w:rsidR="00945359" w:rsidDel="004430A0">
          <w:delText>2</w:delText>
        </w:r>
        <w:r w:rsidR="004C67A1" w:rsidDel="004430A0">
          <w:delText>0</w:delText>
        </w:r>
      </w:del>
      <w:ins w:id="262" w:author="Milo Alan Puhan" w:date="2026-01-07T16:44:00Z" w16du:dateUtc="2026-01-07T15:44:00Z">
        <w:r w:rsidR="004430A0">
          <w:t>x</w:t>
        </w:r>
      </w:ins>
      <w:commentRangeEnd w:id="261"/>
      <w:ins w:id="263" w:author="Milo Alan Puhan" w:date="2026-01-07T16:45:00Z" w16du:dateUtc="2026-01-07T15:45:00Z">
        <w:r w:rsidR="0037405A">
          <w:rPr>
            <w:rStyle w:val="Kommentarzeichen"/>
          </w:rPr>
          <w:commentReference w:id="261"/>
        </w:r>
      </w:ins>
      <w:r w:rsidR="004C67A1">
        <w:t xml:space="preserve">% with a width of the confidence interval of 10%. With the </w:t>
      </w:r>
      <w:proofErr w:type="spellStart"/>
      <w:r w:rsidR="004C67A1" w:rsidRPr="004C67A1">
        <w:t>prec_prop</w:t>
      </w:r>
      <w:proofErr w:type="spellEnd"/>
      <w:r w:rsidR="004C67A1">
        <w:t xml:space="preserve"> package</w:t>
      </w:r>
      <w:r w:rsidR="007657EB">
        <w:fldChar w:fldCharType="begin"/>
      </w:r>
      <w:r w:rsidR="007657EB">
        <w:instrText xml:space="preserve"> ADDIN ZOTERO_ITEM CSL_CITATION {"citationID":"PdC7NKXf","properties":{"formattedCitation":"[4]","plainCitation":"[4]","noteIndex":0},"citationItems":[{"id":186235,"uris":["http://zotero.org/users/6583603/items/BDDFPQFI"],"itemData":{"id":186235,"type":"software","publisher":"R package","title":"presize: Sample size and precision for clinical trials (R package)","URL":"https://ctu-bern.r-universe.dev/presize","author":[{"family":"Jaeschke","given":"Anja"},{"family":"Haller","given":"Beat"},{"family":"Egger","given":"Matthias"}],"issued":{"date-parts":[["2025"]]}}}],"schema":"https://github.com/citation-style-language/schema/raw/master/csl-citation.json"} </w:instrText>
      </w:r>
      <w:r w:rsidR="007657EB">
        <w:fldChar w:fldCharType="separate"/>
      </w:r>
      <w:r w:rsidR="007657EB">
        <w:rPr>
          <w:noProof/>
        </w:rPr>
        <w:t>[4]</w:t>
      </w:r>
      <w:r w:rsidR="007657EB">
        <w:fldChar w:fldCharType="end"/>
      </w:r>
      <w:r w:rsidR="004C67A1">
        <w:t xml:space="preserve">, we obtained a sample of 245. In the pilot phase, from 1612 records we </w:t>
      </w:r>
      <w:r w:rsidR="00FA0942">
        <w:t xml:space="preserve">identified 136 RCTs, including 87 “final publications”. For 245 </w:t>
      </w:r>
      <w:commentRangeStart w:id="264"/>
      <w:r w:rsidR="00FA0942">
        <w:t>RCTs</w:t>
      </w:r>
      <w:commentRangeEnd w:id="264"/>
      <w:r w:rsidR="00FA0942">
        <w:rPr>
          <w:rStyle w:val="Kommentarzeichen"/>
        </w:rPr>
        <w:commentReference w:id="264"/>
      </w:r>
      <w:r w:rsidR="00FA0942">
        <w:t xml:space="preserve">, we calculated that </w:t>
      </w:r>
      <w:r w:rsidR="00FA0942" w:rsidRPr="00FA0942">
        <w:t>290</w:t>
      </w:r>
      <w:r w:rsidR="00FA0942">
        <w:t xml:space="preserve">4 records would be needed (or 4540 if we only consider “final publications”). We considered that due to our relatively permissive search strategy (versus for the pilot phase) we would not need to consider more than a 10% interval, i.e. ±291 (or 454). </w:t>
      </w:r>
    </w:p>
    <w:p w14:paraId="00000093" w14:textId="77777777" w:rsidR="002069D8" w:rsidRDefault="00AE512F">
      <w:pPr>
        <w:pStyle w:val="berschrift2"/>
      </w:pPr>
      <w:r>
        <w:t xml:space="preserve">Sensitivity analyses </w:t>
      </w:r>
    </w:p>
    <w:p w14:paraId="6C60A4AE" w14:textId="761B16FE" w:rsidR="00A44527" w:rsidRPr="001640C5" w:rsidRDefault="00307C82" w:rsidP="00307C82">
      <w:r w:rsidRPr="001640C5">
        <w:t>None.</w:t>
      </w:r>
    </w:p>
    <w:p w14:paraId="0000009B" w14:textId="4CDD99C3" w:rsidR="002069D8" w:rsidRDefault="00AE512F">
      <w:pPr>
        <w:pStyle w:val="berschrift2"/>
      </w:pPr>
      <w:r>
        <w:t>Data summary and certainty of evidence assessment</w:t>
      </w:r>
    </w:p>
    <w:p w14:paraId="0000009E" w14:textId="193228F4" w:rsidR="002069D8" w:rsidRPr="001640C5" w:rsidRDefault="00307C82">
      <w:bookmarkStart w:id="265" w:name="_heading=h.rbqjz3u6igr1" w:colFirst="0" w:colLast="0"/>
      <w:bookmarkEnd w:id="265"/>
      <w:r w:rsidRPr="001640C5">
        <w:t>None.</w:t>
      </w:r>
    </w:p>
    <w:p w14:paraId="0000009F" w14:textId="77777777" w:rsidR="002069D8" w:rsidRDefault="00AE512F">
      <w:pPr>
        <w:pStyle w:val="berschrift1"/>
      </w:pPr>
      <w:r>
        <w:t>Ethics</w:t>
      </w:r>
    </w:p>
    <w:p w14:paraId="000000A0" w14:textId="77777777" w:rsidR="002069D8" w:rsidRPr="001640C5" w:rsidRDefault="00AE512F" w:rsidP="001640C5">
      <w:pPr>
        <w:spacing w:after="189" w:line="269" w:lineRule="auto"/>
      </w:pPr>
      <w:r w:rsidRPr="001640C5">
        <w:rPr>
          <w:color w:val="333333"/>
        </w:rPr>
        <w:t>No ethical approval was required.</w:t>
      </w:r>
    </w:p>
    <w:p w14:paraId="000000A1" w14:textId="77777777" w:rsidR="002069D8" w:rsidRDefault="00AE512F">
      <w:pPr>
        <w:pStyle w:val="berschrift1"/>
      </w:pPr>
      <w:r>
        <w:br w:type="page"/>
      </w:r>
    </w:p>
    <w:p w14:paraId="000000A2" w14:textId="77777777" w:rsidR="002069D8" w:rsidRPr="00250A94" w:rsidRDefault="00AE512F">
      <w:pPr>
        <w:pStyle w:val="berschrift1"/>
        <w:rPr>
          <w:lang w:val="fr-CH"/>
          <w:rPrChange w:id="266" w:author="Milo Alan Puhan" w:date="2026-01-07T15:24:00Z" w16du:dateUtc="2026-01-07T14:24:00Z">
            <w:rPr>
              <w:lang w:val="de-CH"/>
            </w:rPr>
          </w:rPrChange>
        </w:rPr>
      </w:pPr>
      <w:r w:rsidRPr="00250A94">
        <w:rPr>
          <w:lang w:val="fr-CH"/>
          <w:rPrChange w:id="267" w:author="Milo Alan Puhan" w:date="2026-01-07T15:24:00Z" w16du:dateUtc="2026-01-07T14:24:00Z">
            <w:rPr>
              <w:lang w:val="de-CH"/>
            </w:rPr>
          </w:rPrChange>
        </w:rPr>
        <w:lastRenderedPageBreak/>
        <w:t>Bibliography</w:t>
      </w:r>
    </w:p>
    <w:p w14:paraId="339879DC" w14:textId="77777777" w:rsidR="007657EB" w:rsidRPr="00250A94" w:rsidRDefault="00013262" w:rsidP="007657EB">
      <w:pPr>
        <w:pStyle w:val="Literaturverzeichnis"/>
        <w:rPr>
          <w:color w:val="auto"/>
          <w:sz w:val="22"/>
          <w:lang w:val="fr-CH"/>
          <w:rPrChange w:id="268" w:author="Milo Alan Puhan" w:date="2026-01-07T15:24:00Z" w16du:dateUtc="2026-01-07T14:24:00Z">
            <w:rPr>
              <w:color w:val="auto"/>
              <w:sz w:val="22"/>
              <w:lang w:val="en-US"/>
            </w:rPr>
          </w:rPrChange>
        </w:rPr>
      </w:pPr>
      <w:r>
        <w:fldChar w:fldCharType="begin"/>
      </w:r>
      <w:r w:rsidR="007657EB" w:rsidRPr="00250A94">
        <w:rPr>
          <w:lang w:val="fr-CH"/>
          <w:rPrChange w:id="269" w:author="Milo Alan Puhan" w:date="2026-01-07T15:24:00Z" w16du:dateUtc="2026-01-07T14:24:00Z">
            <w:rPr>
              <w:lang w:val="de-CH"/>
            </w:rPr>
          </w:rPrChange>
        </w:rPr>
        <w:instrText xml:space="preserve"> ADDIN ZOTERO_BIBL {"uncited":[],"omitted":[],"custom":[]} CSL_BIBLIOGRAPHY </w:instrText>
      </w:r>
      <w:r>
        <w:fldChar w:fldCharType="separate"/>
      </w:r>
      <w:r w:rsidR="007657EB" w:rsidRPr="00250A94">
        <w:rPr>
          <w:color w:val="auto"/>
          <w:sz w:val="22"/>
          <w:lang w:val="fr-CH"/>
          <w:rPrChange w:id="270" w:author="Milo Alan Puhan" w:date="2026-01-07T15:24:00Z" w16du:dateUtc="2026-01-07T14:24:00Z">
            <w:rPr>
              <w:color w:val="auto"/>
              <w:sz w:val="22"/>
              <w:lang w:val="en-US"/>
            </w:rPr>
          </w:rPrChange>
        </w:rPr>
        <w:t>[1]</w:t>
      </w:r>
      <w:r w:rsidR="007657EB" w:rsidRPr="00250A94">
        <w:rPr>
          <w:color w:val="auto"/>
          <w:sz w:val="22"/>
          <w:lang w:val="fr-CH"/>
          <w:rPrChange w:id="271" w:author="Milo Alan Puhan" w:date="2026-01-07T15:24:00Z" w16du:dateUtc="2026-01-07T14:24:00Z">
            <w:rPr>
              <w:color w:val="auto"/>
              <w:sz w:val="22"/>
              <w:lang w:val="en-US"/>
            </w:rPr>
          </w:rPrChange>
        </w:rPr>
        <w:tab/>
        <w:t xml:space="preserve">Abbassi F, Pfister M, Braun J, et al. </w:t>
      </w:r>
      <w:r w:rsidR="007657EB" w:rsidRPr="007657EB">
        <w:rPr>
          <w:color w:val="auto"/>
          <w:sz w:val="22"/>
          <w:lang w:val="en-US"/>
        </w:rPr>
        <w:t xml:space="preserve">Beyond P Values : Novel Minimal Important Difference of the Comprehensive Complication Index That Reflects a Meaningful Outcome for Patients Undergoing Major Abdominal Surgery. </w:t>
      </w:r>
      <w:r w:rsidR="007657EB" w:rsidRPr="00250A94">
        <w:rPr>
          <w:color w:val="auto"/>
          <w:sz w:val="22"/>
          <w:lang w:val="fr-CH"/>
          <w:rPrChange w:id="272" w:author="Milo Alan Puhan" w:date="2026-01-07T15:24:00Z" w16du:dateUtc="2026-01-07T14:24:00Z">
            <w:rPr>
              <w:color w:val="auto"/>
              <w:sz w:val="22"/>
              <w:lang w:val="en-US"/>
            </w:rPr>
          </w:rPrChange>
        </w:rPr>
        <w:t>Ann Surg 2025;282:670–7. https://doi.org/10.1097/SLA.0000000000006877.</w:t>
      </w:r>
    </w:p>
    <w:p w14:paraId="7B87BC6B" w14:textId="77777777" w:rsidR="007657EB" w:rsidRPr="007657EB" w:rsidRDefault="007657EB" w:rsidP="007657EB">
      <w:pPr>
        <w:pStyle w:val="Literaturverzeichnis"/>
        <w:rPr>
          <w:color w:val="auto"/>
          <w:sz w:val="22"/>
          <w:lang w:val="en-US"/>
        </w:rPr>
      </w:pPr>
      <w:r w:rsidRPr="00250A94">
        <w:rPr>
          <w:color w:val="auto"/>
          <w:sz w:val="22"/>
          <w:lang w:val="fr-CH"/>
          <w:rPrChange w:id="273" w:author="Milo Alan Puhan" w:date="2026-01-07T15:24:00Z" w16du:dateUtc="2026-01-07T14:24:00Z">
            <w:rPr>
              <w:color w:val="auto"/>
              <w:sz w:val="22"/>
              <w:lang w:val="en-US"/>
            </w:rPr>
          </w:rPrChange>
        </w:rPr>
        <w:t>[2]</w:t>
      </w:r>
      <w:r w:rsidRPr="00250A94">
        <w:rPr>
          <w:color w:val="auto"/>
          <w:sz w:val="22"/>
          <w:lang w:val="fr-CH"/>
          <w:rPrChange w:id="274" w:author="Milo Alan Puhan" w:date="2026-01-07T15:24:00Z" w16du:dateUtc="2026-01-07T14:24:00Z">
            <w:rPr>
              <w:color w:val="auto"/>
              <w:sz w:val="22"/>
              <w:lang w:val="en-US"/>
            </w:rPr>
          </w:rPrChange>
        </w:rPr>
        <w:tab/>
        <w:t xml:space="preserve">Abbassi F, Pfister M, Domenghino A, et al. </w:t>
      </w:r>
      <w:r w:rsidRPr="007657EB">
        <w:rPr>
          <w:color w:val="auto"/>
          <w:sz w:val="22"/>
          <w:lang w:val="en-US"/>
        </w:rPr>
        <w:t>Surgical Outcome Reporting. Moving From a Comic to a Tragic Opera? Ann Surg 2024;280:248–52. https://doi.org/10.1097/SLA.0000000000006226.</w:t>
      </w:r>
    </w:p>
    <w:p w14:paraId="21544A5C" w14:textId="77777777" w:rsidR="007657EB" w:rsidRPr="007657EB" w:rsidRDefault="007657EB" w:rsidP="007657EB">
      <w:pPr>
        <w:pStyle w:val="Literaturverzeichnis"/>
        <w:rPr>
          <w:color w:val="auto"/>
          <w:sz w:val="22"/>
          <w:lang w:val="en-US"/>
        </w:rPr>
      </w:pPr>
      <w:r w:rsidRPr="007657EB">
        <w:rPr>
          <w:color w:val="auto"/>
          <w:sz w:val="22"/>
          <w:lang w:val="en-US"/>
        </w:rPr>
        <w:t>[3]</w:t>
      </w:r>
      <w:r w:rsidRPr="007657EB">
        <w:rPr>
          <w:color w:val="auto"/>
          <w:sz w:val="22"/>
          <w:lang w:val="en-US"/>
        </w:rPr>
        <w:tab/>
        <w:t>RStudio Team. RStudio: Integrated Development Environment for R 2024;2024.12.0+467.</w:t>
      </w:r>
    </w:p>
    <w:p w14:paraId="39B57E12" w14:textId="77777777" w:rsidR="007657EB" w:rsidRPr="007657EB" w:rsidRDefault="007657EB" w:rsidP="007657EB">
      <w:pPr>
        <w:pStyle w:val="Literaturverzeichnis"/>
        <w:rPr>
          <w:color w:val="auto"/>
          <w:sz w:val="22"/>
          <w:lang w:val="en-US"/>
        </w:rPr>
      </w:pPr>
      <w:r w:rsidRPr="007657EB">
        <w:rPr>
          <w:color w:val="auto"/>
          <w:sz w:val="22"/>
          <w:lang w:val="en-US"/>
        </w:rPr>
        <w:t>[4]</w:t>
      </w:r>
      <w:r w:rsidRPr="007657EB">
        <w:rPr>
          <w:color w:val="auto"/>
          <w:sz w:val="22"/>
          <w:lang w:val="en-US"/>
        </w:rPr>
        <w:tab/>
        <w:t>Jaeschke A, Haller B, Egger M. presize: Sample size and precision for clinical trials (R package) 2025.</w:t>
      </w:r>
    </w:p>
    <w:p w14:paraId="000000AD" w14:textId="02B2396E" w:rsidR="002069D8" w:rsidRDefault="00013262" w:rsidP="007657EB">
      <w:pPr>
        <w:pStyle w:val="Literaturverzeichnis"/>
      </w:pPr>
      <w:r>
        <w:fldChar w:fldCharType="end"/>
      </w:r>
    </w:p>
    <w:p w14:paraId="673AB7DE" w14:textId="77777777" w:rsidR="00A072F1" w:rsidRPr="001640C5" w:rsidRDefault="00A072F1" w:rsidP="00A072F1"/>
    <w:p w14:paraId="1B5EE115" w14:textId="091A91FB" w:rsidR="00A072F1" w:rsidRPr="001640C5" w:rsidRDefault="00A072F1" w:rsidP="00A072F1">
      <w:pPr>
        <w:sectPr w:rsidR="00A072F1" w:rsidRPr="001640C5">
          <w:pgSz w:w="12240" w:h="15840"/>
          <w:pgMar w:top="1440" w:right="1440" w:bottom="1440" w:left="1440" w:header="720" w:footer="720" w:gutter="0"/>
          <w:pgNumType w:start="1"/>
          <w:cols w:space="720"/>
        </w:sectPr>
      </w:pPr>
    </w:p>
    <w:p w14:paraId="0680156B" w14:textId="743D370D" w:rsidR="00F61D16" w:rsidRDefault="00F61D16" w:rsidP="00F61D16">
      <w:pPr>
        <w:pStyle w:val="berschrift1"/>
      </w:pPr>
      <w:r>
        <w:lastRenderedPageBreak/>
        <w:t>Search strategy 1</w:t>
      </w:r>
    </w:p>
    <w:p w14:paraId="7AC25002" w14:textId="77777777" w:rsidR="00F61D16" w:rsidRPr="001640C5" w:rsidRDefault="00F61D16" w:rsidP="00F61D16">
      <w:r w:rsidRPr="001640C5">
        <w:t>We performed the following search on PubMed, on December 10, 2025:</w:t>
      </w:r>
    </w:p>
    <w:p w14:paraId="12D97FC3" w14:textId="77777777" w:rsidR="002F71EC" w:rsidRPr="001640C5" w:rsidRDefault="002F71EC" w:rsidP="00F61D16">
      <w:r w:rsidRPr="001640C5">
        <w:t xml:space="preserve">(survey OR consensus) AND </w:t>
      </w:r>
    </w:p>
    <w:p w14:paraId="551F6E5C" w14:textId="075D2889" w:rsidR="002F71EC" w:rsidRPr="001640C5" w:rsidRDefault="002F71EC" w:rsidP="00F61D16">
      <w:r w:rsidRPr="001640C5">
        <w:t xml:space="preserve">(CRLM[Title/Abstract] OR "colorectal liver </w:t>
      </w:r>
      <w:proofErr w:type="spellStart"/>
      <w:r w:rsidRPr="001640C5">
        <w:t>metastas</w:t>
      </w:r>
      <w:proofErr w:type="spellEnd"/>
      <w:r w:rsidRPr="001640C5">
        <w:t xml:space="preserve">*"[Title/Abstract]) AND </w:t>
      </w:r>
    </w:p>
    <w:p w14:paraId="4DB0A160" w14:textId="77777777" w:rsidR="002F71EC" w:rsidRPr="001640C5" w:rsidRDefault="002F71EC" w:rsidP="00F61D16">
      <w:r w:rsidRPr="001640C5">
        <w:t xml:space="preserve">(hepatectomy OR resection) AND </w:t>
      </w:r>
    </w:p>
    <w:p w14:paraId="405ECDE4" w14:textId="6CF2758E" w:rsidR="002F71EC" w:rsidRPr="001640C5" w:rsidRDefault="002F71EC" w:rsidP="00F61D16">
      <w:r w:rsidRPr="001640C5">
        <w:t xml:space="preserve">(survival OR </w:t>
      </w:r>
      <w:r w:rsidR="00846191" w:rsidRPr="001640C5">
        <w:t>“</w:t>
      </w:r>
      <w:r w:rsidRPr="001640C5">
        <w:t>overall survival</w:t>
      </w:r>
      <w:r w:rsidR="00846191" w:rsidRPr="001640C5">
        <w:t>”</w:t>
      </w:r>
      <w:r w:rsidRPr="001640C5">
        <w:t>)</w:t>
      </w:r>
    </w:p>
    <w:p w14:paraId="4770A8A2" w14:textId="77777777" w:rsidR="002F71EC" w:rsidRPr="001640C5" w:rsidRDefault="002F71EC" w:rsidP="00F61D16"/>
    <w:p w14:paraId="205B93AE" w14:textId="79DCC251" w:rsidR="00F61D16" w:rsidRPr="001640C5" w:rsidRDefault="00823C09" w:rsidP="00F61D16">
      <w:r w:rsidRPr="001640C5">
        <w:sym w:font="Wingdings" w:char="F0E8"/>
      </w:r>
      <w:r w:rsidRPr="001640C5">
        <w:t xml:space="preserve"> </w:t>
      </w:r>
      <w:r w:rsidR="00F61D16" w:rsidRPr="001640C5">
        <w:t xml:space="preserve">This yielded to </w:t>
      </w:r>
      <w:r w:rsidR="002F71EC" w:rsidRPr="001640C5">
        <w:t>112</w:t>
      </w:r>
      <w:r w:rsidR="00F61D16" w:rsidRPr="001640C5">
        <w:t xml:space="preserve"> results</w:t>
      </w:r>
      <w:r w:rsidRPr="001640C5">
        <w:t>.</w:t>
      </w:r>
    </w:p>
    <w:p w14:paraId="1CD539F9" w14:textId="00019CF7" w:rsidR="00F61D16" w:rsidRPr="001640C5" w:rsidRDefault="00F61D16" w:rsidP="00F61D16">
      <w:pPr>
        <w:sectPr w:rsidR="00F61D16" w:rsidRPr="001640C5">
          <w:pgSz w:w="12240" w:h="15840"/>
          <w:pgMar w:top="1440" w:right="1440" w:bottom="1440" w:left="1440" w:header="720" w:footer="720" w:gutter="0"/>
          <w:pgNumType w:start="1"/>
          <w:cols w:space="720"/>
        </w:sectPr>
      </w:pPr>
    </w:p>
    <w:p w14:paraId="466E9535" w14:textId="5F355A47" w:rsidR="00A072F1" w:rsidRDefault="00F61D16" w:rsidP="00A072F1">
      <w:pPr>
        <w:pStyle w:val="berschrift1"/>
      </w:pPr>
      <w:r>
        <w:lastRenderedPageBreak/>
        <w:t>S</w:t>
      </w:r>
      <w:r w:rsidR="00A072F1">
        <w:t>earch</w:t>
      </w:r>
      <w:r>
        <w:t xml:space="preserve"> strategy 2</w:t>
      </w:r>
    </w:p>
    <w:p w14:paraId="48631769" w14:textId="0BF774CB" w:rsidR="00A072F1" w:rsidRPr="001640C5" w:rsidRDefault="00A072F1" w:rsidP="00A072F1">
      <w:r w:rsidRPr="001640C5">
        <w:t>We performed the following search on Pub</w:t>
      </w:r>
      <w:r w:rsidR="004167D6" w:rsidRPr="001640C5">
        <w:t>M</w:t>
      </w:r>
      <w:r w:rsidRPr="001640C5">
        <w:t>ed, on December 10, 2025:</w:t>
      </w:r>
    </w:p>
    <w:p w14:paraId="256107BB" w14:textId="16209676" w:rsidR="00A072F1" w:rsidRPr="001640C5" w:rsidRDefault="00291D48" w:rsidP="00A072F1">
      <w:r w:rsidRPr="001640C5">
        <w:t>(</w:t>
      </w:r>
      <w:r w:rsidR="00A072F1" w:rsidRPr="001640C5">
        <w:t xml:space="preserve">non-inferior* OR "non-inferior*" OR "non inferior*") AND </w:t>
      </w:r>
    </w:p>
    <w:p w14:paraId="3B6642E8" w14:textId="43501974" w:rsidR="00A072F1" w:rsidRPr="001640C5" w:rsidRDefault="00A072F1" w:rsidP="00A072F1">
      <w:r w:rsidRPr="001640C5">
        <w:t xml:space="preserve">(CRLM[Title/Abstract] OR (colorectal[Title/Abstract] AND (liver[Title/Abstract] OR hepatic[Title/Abstract]) AND </w:t>
      </w:r>
      <w:proofErr w:type="spellStart"/>
      <w:r w:rsidRPr="001640C5">
        <w:t>metastas</w:t>
      </w:r>
      <w:proofErr w:type="spellEnd"/>
      <w:r w:rsidRPr="001640C5">
        <w:t>*[Title/Abstract])</w:t>
      </w:r>
      <w:r w:rsidR="00291D48" w:rsidRPr="001640C5">
        <w:t>)</w:t>
      </w:r>
      <w:r w:rsidR="00F61D16" w:rsidRPr="001640C5">
        <w:t xml:space="preserve"> AND</w:t>
      </w:r>
    </w:p>
    <w:p w14:paraId="3B0470DE" w14:textId="77777777" w:rsidR="00F61D16" w:rsidRPr="001640C5" w:rsidRDefault="00A072F1" w:rsidP="00A072F1">
      <w:r w:rsidRPr="001640C5">
        <w:t>(</w:t>
      </w:r>
      <w:proofErr w:type="spellStart"/>
      <w:r w:rsidRPr="001640C5">
        <w:t>hepatectom</w:t>
      </w:r>
      <w:proofErr w:type="spellEnd"/>
      <w:r w:rsidRPr="001640C5">
        <w:t xml:space="preserve">*[Title/Abstract] OR </w:t>
      </w:r>
      <w:r w:rsidR="00291D48" w:rsidRPr="001640C5">
        <w:t>“</w:t>
      </w:r>
      <w:r w:rsidRPr="001640C5">
        <w:t>resect*</w:t>
      </w:r>
      <w:r w:rsidR="00291D48" w:rsidRPr="001640C5">
        <w:t>”</w:t>
      </w:r>
      <w:r w:rsidRPr="001640C5">
        <w:t xml:space="preserve">[Title/Abstract]) AND </w:t>
      </w:r>
    </w:p>
    <w:p w14:paraId="75D4F2FB" w14:textId="08A848FB" w:rsidR="00A072F1" w:rsidRPr="001640C5" w:rsidRDefault="00A072F1" w:rsidP="00A072F1">
      <w:r w:rsidRPr="001640C5">
        <w:t>survival[Title/Abstract]</w:t>
      </w:r>
    </w:p>
    <w:p w14:paraId="03EDD9C0" w14:textId="77777777" w:rsidR="00C7191F" w:rsidRPr="001640C5" w:rsidRDefault="00C7191F" w:rsidP="00A072F1"/>
    <w:p w14:paraId="39BFD9D5" w14:textId="77777777" w:rsidR="002F71EC" w:rsidRPr="001640C5" w:rsidRDefault="002F71EC" w:rsidP="00A072F1"/>
    <w:p w14:paraId="7DEEA3AB" w14:textId="65EF2BD1" w:rsidR="007657EB" w:rsidRPr="007657EB" w:rsidRDefault="002F71EC" w:rsidP="007657EB">
      <w:pPr>
        <w:sectPr w:rsidR="007657EB" w:rsidRPr="007657EB">
          <w:pgSz w:w="12240" w:h="15840"/>
          <w:pgMar w:top="1440" w:right="1440" w:bottom="1440" w:left="1440" w:header="720" w:footer="720" w:gutter="0"/>
          <w:pgNumType w:start="1"/>
          <w:cols w:space="720"/>
        </w:sectPr>
      </w:pPr>
      <w:r w:rsidRPr="001640C5">
        <w:sym w:font="Wingdings" w:char="F0E8"/>
      </w:r>
      <w:r w:rsidRPr="001640C5">
        <w:t xml:space="preserve"> This yielded to 13 results</w:t>
      </w:r>
      <w:r w:rsidR="007657EB">
        <w:t>.</w:t>
      </w:r>
    </w:p>
    <w:p w14:paraId="5AEFE373" w14:textId="77777777" w:rsidR="004E37B3" w:rsidRDefault="004E37B3" w:rsidP="004E37B3">
      <w:pPr>
        <w:pStyle w:val="berschrift1"/>
      </w:pPr>
      <w:r>
        <w:lastRenderedPageBreak/>
        <w:t>Data Management Plan</w:t>
      </w:r>
    </w:p>
    <w:p w14:paraId="3FF593BC" w14:textId="77777777" w:rsidR="004E37B3" w:rsidRPr="001640C5" w:rsidRDefault="004E37B3" w:rsidP="004E37B3">
      <w:r w:rsidRPr="001640C5">
        <w:rPr>
          <w:b/>
          <w:bCs/>
        </w:rPr>
        <w:t>Project:</w:t>
      </w:r>
      <w:r w:rsidRPr="001640C5">
        <w:t xml:space="preserve"> Systematic review of published surgical randomized controlled trials (RCTs) on pretrial planning and the place of clinical relevance</w:t>
      </w:r>
    </w:p>
    <w:p w14:paraId="4B316EC9" w14:textId="77777777" w:rsidR="004E37B3" w:rsidRDefault="004E37B3" w:rsidP="004E37B3">
      <w:pPr>
        <w:pStyle w:val="berschrift2"/>
      </w:pPr>
      <w:r>
        <w:t xml:space="preserve">What data (types and formats) will/do you generate and re-use? </w:t>
      </w:r>
    </w:p>
    <w:p w14:paraId="4273E68B" w14:textId="77777777" w:rsidR="004E37B3" w:rsidRPr="001640C5" w:rsidRDefault="004E37B3" w:rsidP="004E37B3">
      <w:pPr>
        <w:rPr>
          <w:b/>
          <w:bCs/>
        </w:rPr>
      </w:pPr>
      <w:r w:rsidRPr="001640C5">
        <w:rPr>
          <w:b/>
          <w:bCs/>
        </w:rPr>
        <w:t>Generated data</w:t>
      </w:r>
    </w:p>
    <w:p w14:paraId="73602DF2" w14:textId="77777777" w:rsidR="004E37B3" w:rsidRPr="001640C5" w:rsidRDefault="004E37B3" w:rsidP="001640C5">
      <w:pPr>
        <w:pStyle w:val="Listenabsatz"/>
        <w:numPr>
          <w:ilvl w:val="0"/>
          <w:numId w:val="20"/>
        </w:numPr>
        <w:rPr>
          <w:sz w:val="36"/>
          <w:szCs w:val="36"/>
        </w:rPr>
      </w:pPr>
      <w:r>
        <w:t>text files (docx format) for the search strategy, PRISMA flow chart, manuscript</w:t>
      </w:r>
    </w:p>
    <w:p w14:paraId="4BCF99BF" w14:textId="77777777" w:rsidR="004E37B3" w:rsidRPr="001640C5" w:rsidRDefault="004E37B3" w:rsidP="001640C5">
      <w:pPr>
        <w:pStyle w:val="Listenabsatz"/>
        <w:numPr>
          <w:ilvl w:val="0"/>
          <w:numId w:val="20"/>
        </w:numPr>
        <w:rPr>
          <w:sz w:val="36"/>
          <w:szCs w:val="36"/>
        </w:rPr>
      </w:pPr>
      <w:r>
        <w:t>data tables (Excel and csv formats) for the data collection from Rayyan® (possibly Covidence®)</w:t>
      </w:r>
    </w:p>
    <w:p w14:paraId="7649FF63" w14:textId="77777777" w:rsidR="004E37B3" w:rsidRPr="001640C5" w:rsidRDefault="004E37B3" w:rsidP="001640C5">
      <w:pPr>
        <w:pStyle w:val="Listenabsatz"/>
        <w:numPr>
          <w:ilvl w:val="0"/>
          <w:numId w:val="20"/>
        </w:numPr>
        <w:rPr>
          <w:sz w:val="36"/>
          <w:szCs w:val="36"/>
        </w:rPr>
      </w:pPr>
      <w:r>
        <w:t>codes (RStudio®) to read, tidy and save tables, generate plots</w:t>
      </w:r>
    </w:p>
    <w:p w14:paraId="0FD7725A" w14:textId="77777777" w:rsidR="004E37B3" w:rsidRPr="001640C5" w:rsidRDefault="004E37B3" w:rsidP="001640C5">
      <w:pPr>
        <w:pStyle w:val="Listenabsatz"/>
        <w:numPr>
          <w:ilvl w:val="0"/>
          <w:numId w:val="20"/>
        </w:numPr>
        <w:rPr>
          <w:sz w:val="36"/>
          <w:szCs w:val="36"/>
        </w:rPr>
      </w:pPr>
      <w:r>
        <w:t>figures (mostly plots in tiff/ jpeg/</w:t>
      </w:r>
      <w:proofErr w:type="spellStart"/>
      <w:r>
        <w:t>png</w:t>
      </w:r>
      <w:proofErr w:type="spellEnd"/>
      <w:r>
        <w:t>/ pdf formats)</w:t>
      </w:r>
    </w:p>
    <w:p w14:paraId="574AA40F" w14:textId="77777777" w:rsidR="004E37B3" w:rsidRPr="001640C5" w:rsidRDefault="004E37B3" w:rsidP="004E37B3">
      <w:pPr>
        <w:rPr>
          <w:b/>
          <w:bCs/>
        </w:rPr>
      </w:pPr>
      <w:r w:rsidRPr="001640C5">
        <w:rPr>
          <w:b/>
          <w:bCs/>
        </w:rPr>
        <w:t>Re-use</w:t>
      </w:r>
    </w:p>
    <w:p w14:paraId="6584CA95" w14:textId="77777777" w:rsidR="004E37B3" w:rsidRPr="001640C5" w:rsidRDefault="004E37B3" w:rsidP="001640C5">
      <w:pPr>
        <w:pStyle w:val="Listenabsatz"/>
        <w:numPr>
          <w:ilvl w:val="0"/>
          <w:numId w:val="21"/>
        </w:numPr>
        <w:rPr>
          <w:sz w:val="36"/>
          <w:szCs w:val="36"/>
        </w:rPr>
      </w:pPr>
      <w:r>
        <w:t>text files (docx format) for the PRISMA flow chart</w:t>
      </w:r>
    </w:p>
    <w:p w14:paraId="325CAEFD" w14:textId="77777777" w:rsidR="004E37B3" w:rsidRPr="001640C5" w:rsidRDefault="004E37B3" w:rsidP="001640C5">
      <w:pPr>
        <w:pStyle w:val="Listenabsatz"/>
        <w:numPr>
          <w:ilvl w:val="0"/>
          <w:numId w:val="21"/>
        </w:numPr>
        <w:rPr>
          <w:sz w:val="36"/>
          <w:szCs w:val="36"/>
        </w:rPr>
      </w:pPr>
      <w:r>
        <w:t>codes (RStudio) to read, tidy and save tables, generate plots</w:t>
      </w:r>
    </w:p>
    <w:p w14:paraId="28B1F93A" w14:textId="77777777" w:rsidR="004E37B3" w:rsidRDefault="004E37B3" w:rsidP="004E37B3">
      <w:pPr>
        <w:pStyle w:val="berschrift2"/>
      </w:pPr>
      <w:r>
        <w:t xml:space="preserve">What is the expected size of the data that you generate or re-use? </w:t>
      </w:r>
    </w:p>
    <w:p w14:paraId="4EB2ED54" w14:textId="77777777" w:rsidR="004E37B3" w:rsidRPr="001640C5" w:rsidRDefault="004E37B3" w:rsidP="004E37B3">
      <w:r w:rsidRPr="001640C5">
        <w:t>No large files are expected besides the dataset and tables generated after extraction; I expect a total size of 1 to 10GB.</w:t>
      </w:r>
    </w:p>
    <w:p w14:paraId="41477F64" w14:textId="77777777" w:rsidR="004E37B3" w:rsidRDefault="004E37B3" w:rsidP="004E37B3">
      <w:pPr>
        <w:pStyle w:val="berschrift2"/>
      </w:pPr>
      <w:r>
        <w:t xml:space="preserve">What is the origin/provenance of the data you generate or re-use? </w:t>
      </w:r>
    </w:p>
    <w:p w14:paraId="6EEEEAEE" w14:textId="77777777" w:rsidR="004E37B3" w:rsidRPr="001640C5" w:rsidRDefault="004E37B3" w:rsidP="004E37B3">
      <w:r w:rsidRPr="001640C5">
        <w:t>The generate data come from both first authors (codes, search strategy, manuscript), websites (PRISMA flow chart template, Rayyan® (and eventually Covidence®), studies available in online databases (CENTRAL).</w:t>
      </w:r>
    </w:p>
    <w:p w14:paraId="5EB790DD" w14:textId="77777777" w:rsidR="004E37B3" w:rsidRPr="001640C5" w:rsidRDefault="004E37B3" w:rsidP="004E37B3">
      <w:r w:rsidRPr="001640C5">
        <w:t>The re-used data come from me (codes) and websites (PRISMA flow chart template, Rayyan®).</w:t>
      </w:r>
    </w:p>
    <w:p w14:paraId="433D5769" w14:textId="77777777" w:rsidR="004E37B3" w:rsidRDefault="004E37B3" w:rsidP="004E37B3">
      <w:pPr>
        <w:pStyle w:val="berschrift2"/>
      </w:pPr>
      <w:r>
        <w:t xml:space="preserve">To whom might your data be useful ('data utility')? </w:t>
      </w:r>
    </w:p>
    <w:p w14:paraId="234F2AEB" w14:textId="77777777" w:rsidR="004E37B3" w:rsidRPr="001640C5" w:rsidRDefault="004E37B3" w:rsidP="004E37B3">
      <w:r w:rsidRPr="001640C5">
        <w:t>To my co-authors and me to write the manuscript. We intend to submit this manuscript to a journal. The data we will generate may be useful for a future review in the same or a similar topic, to reassess the quality of pretrial planning of surgical RCTs.</w:t>
      </w:r>
    </w:p>
    <w:p w14:paraId="2F2E2FB2" w14:textId="77777777" w:rsidR="004E37B3" w:rsidRDefault="004E37B3" w:rsidP="004E37B3">
      <w:pPr>
        <w:pStyle w:val="berschrift2"/>
      </w:pPr>
      <w:r>
        <w:t xml:space="preserve">What is your strategy for data documentation? Will you follow any metadata standards or guidelines? </w:t>
      </w:r>
    </w:p>
    <w:p w14:paraId="19E88D98" w14:textId="77777777" w:rsidR="004E37B3" w:rsidRPr="001640C5" w:rsidRDefault="004E37B3" w:rsidP="004E37B3">
      <w:r w:rsidRPr="001640C5">
        <w:t xml:space="preserve">We will describe our approach in the methods of the manuscript and in the README file available in a publicly accessible </w:t>
      </w:r>
      <w:proofErr w:type="spellStart"/>
      <w:r w:rsidRPr="001640C5">
        <w:t>Github</w:t>
      </w:r>
      <w:proofErr w:type="spellEnd"/>
      <w:r w:rsidRPr="001640C5">
        <w:t xml:space="preserve">® repository and shared in a private Dropbox® folder. For this project, due to time limitations, we will not make metadata available before manuscript submission. </w:t>
      </w:r>
    </w:p>
    <w:p w14:paraId="098CB01A" w14:textId="77777777" w:rsidR="004E37B3" w:rsidRDefault="004E37B3" w:rsidP="004E37B3">
      <w:pPr>
        <w:pStyle w:val="berschrift2"/>
      </w:pPr>
      <w:r>
        <w:t xml:space="preserve">What is your strategy for sharing and/or archiving the data, and for long term preservation? </w:t>
      </w:r>
    </w:p>
    <w:p w14:paraId="754C8B8A" w14:textId="77777777" w:rsidR="004E37B3" w:rsidRPr="001640C5" w:rsidRDefault="004E37B3" w:rsidP="004E37B3">
      <w:r w:rsidRPr="001640C5">
        <w:t xml:space="preserve">Data are available in my </w:t>
      </w:r>
      <w:proofErr w:type="spellStart"/>
      <w:r w:rsidRPr="001640C5">
        <w:t>Github</w:t>
      </w:r>
      <w:proofErr w:type="spellEnd"/>
      <w:r w:rsidRPr="001640C5">
        <w:t>® repository. To export the project in the form of a doi will be considered after submission.</w:t>
      </w:r>
    </w:p>
    <w:p w14:paraId="149232E2" w14:textId="77777777" w:rsidR="004E37B3" w:rsidRPr="001640C5" w:rsidRDefault="004E37B3" w:rsidP="004E37B3">
      <w:r w:rsidRPr="001640C5">
        <w:t>Additionally, I will personally keep files in personal hardware disks (internal and external).</w:t>
      </w:r>
    </w:p>
    <w:p w14:paraId="71009B08" w14:textId="77777777" w:rsidR="00B42465" w:rsidRPr="001640C5" w:rsidRDefault="00B42465" w:rsidP="00B42465"/>
    <w:sectPr w:rsidR="00B42465" w:rsidRPr="001640C5" w:rsidSect="004E37B3">
      <w:headerReference w:type="default" r:id="rId16"/>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Milo Alan Puhan" w:date="2025-12-24T09:29:00Z" w:initials="MP">
    <w:p w14:paraId="6F402BFA" w14:textId="77777777" w:rsidR="00A07670" w:rsidRDefault="00A07670" w:rsidP="00A07670">
      <w:pPr>
        <w:pStyle w:val="Kommentartext"/>
      </w:pPr>
      <w:r>
        <w:rPr>
          <w:rStyle w:val="Kommentarzeichen"/>
        </w:rPr>
        <w:annotationRef/>
      </w:r>
      <w:r>
        <w:t>Is this a standard term in PROSPEO?</w:t>
      </w:r>
    </w:p>
  </w:comment>
  <w:comment w:id="2" w:author="Joana Rodrigues Ribeiro" w:date="2025-12-24T15:19:00Z" w:initials="JRR">
    <w:p w14:paraId="76CC1D2F" w14:textId="77777777" w:rsidR="000266AE" w:rsidRDefault="000266AE" w:rsidP="000266AE">
      <w:r>
        <w:rPr>
          <w:rStyle w:val="Kommentarzeichen"/>
        </w:rPr>
        <w:annotationRef/>
      </w:r>
      <w:r>
        <w:rPr>
          <w:sz w:val="20"/>
          <w:szCs w:val="20"/>
        </w:rPr>
        <w:t>I did not know if PROSPERO would accept a protocol for a metaresearch paper (hence the OSF/Prospero). I even found 1 metaresearch article which wrote in methods that they had regitered in PROPERO but "</w:t>
      </w:r>
      <w:r>
        <w:rPr>
          <w:color w:val="1A1A1A"/>
          <w:sz w:val="20"/>
          <w:szCs w:val="20"/>
        </w:rPr>
        <w:t>The protocol for the literature search was pre-specified and registration of the protocol was initiated with PROSPERO on 2 March 2019. However, the PROSPERO administrators replied on 19 March 2019 that the protocol could not be registered due to lack of at least one outcome of direct patient or clinical relevance. Since it is an overview of published systematic reviews, ethics approval was not required.</w:t>
      </w:r>
      <w:r>
        <w:rPr>
          <w:sz w:val="20"/>
          <w:szCs w:val="20"/>
        </w:rPr>
        <w:t xml:space="preserve">" </w:t>
      </w:r>
      <w:hyperlink r:id="rId1" w:history="1">
        <w:r w:rsidRPr="00B50326">
          <w:rPr>
            <w:rStyle w:val="Hyperlink"/>
            <w:sz w:val="20"/>
            <w:szCs w:val="20"/>
          </w:rPr>
          <w:t>https://pmc.ncbi.nlm.nih.gov/articles/PMC7753002/</w:t>
        </w:r>
      </w:hyperlink>
      <w:r>
        <w:rPr>
          <w:sz w:val="20"/>
          <w:szCs w:val="20"/>
        </w:rPr>
        <w:t xml:space="preserve">  Therefore, it may be more acceptable to preregister it in OSF (I started going through the form)</w:t>
      </w:r>
    </w:p>
  </w:comment>
  <w:comment w:id="3" w:author="Milo Alan Puhan" w:date="2026-01-07T16:47:00Z" w:initials="MP">
    <w:p w14:paraId="28242A81" w14:textId="77777777" w:rsidR="00B02F94" w:rsidRDefault="00B02F94" w:rsidP="00B02F94">
      <w:pPr>
        <w:pStyle w:val="Kommentartext"/>
      </w:pPr>
      <w:r>
        <w:rPr>
          <w:rStyle w:val="Kommentarzeichen"/>
        </w:rPr>
        <w:annotationRef/>
      </w:r>
      <w:r>
        <w:t>Fine to be provocative in a paper when you know the results. But try to be more neutral for a protocol</w:t>
      </w:r>
    </w:p>
  </w:comment>
  <w:comment w:id="4" w:author="Joana Rodrigues Ribeiro" w:date="2025-12-30T12:16:00Z" w:initials="JRR">
    <w:p w14:paraId="5943C750" w14:textId="15E18C55" w:rsidR="00FE5DB4" w:rsidRDefault="00FE5DB4" w:rsidP="00FE5DB4">
      <w:r>
        <w:rPr>
          <w:rStyle w:val="Kommentarzeichen"/>
        </w:rPr>
        <w:annotationRef/>
      </w:r>
      <w:r>
        <w:rPr>
          <w:sz w:val="20"/>
          <w:szCs w:val="20"/>
        </w:rPr>
        <w:t>what about this?</w:t>
      </w:r>
    </w:p>
  </w:comment>
  <w:comment w:id="50" w:author="Milo Alan Puhan" w:date="2025-12-24T09:18:00Z" w:initials="MP">
    <w:p w14:paraId="1690E39F" w14:textId="7A76BDDD" w:rsidR="00A35207" w:rsidRDefault="00A35207" w:rsidP="00A35207">
      <w:pPr>
        <w:pStyle w:val="Kommentartext"/>
      </w:pPr>
      <w:r>
        <w:rPr>
          <w:rStyle w:val="Kommentarzeichen"/>
        </w:rPr>
        <w:annotationRef/>
      </w:r>
      <w:r>
        <w:t>In general the intro is fine but try to stay closter to the story line of the ESA abstract. There is not reason to be more generic, I would just follow that</w:t>
      </w:r>
    </w:p>
  </w:comment>
  <w:comment w:id="51" w:author="fariba abbassi" w:date="2026-01-05T11:07:00Z" w:initials="fa">
    <w:p w14:paraId="0F1B3499" w14:textId="77777777" w:rsidR="00BE5728" w:rsidRDefault="00BE5728" w:rsidP="00BE5728">
      <w:r>
        <w:rPr>
          <w:rStyle w:val="Kommentarzeichen"/>
        </w:rPr>
        <w:annotationRef/>
      </w:r>
      <w:r>
        <w:rPr>
          <w:sz w:val="20"/>
          <w:szCs w:val="20"/>
        </w:rPr>
        <w:t>I agree. For me too much theory.</w:t>
      </w:r>
    </w:p>
  </w:comment>
  <w:comment w:id="98" w:author="Milo Alan Puhan" w:date="2025-12-24T09:19:00Z" w:initials="MP">
    <w:p w14:paraId="5B973107" w14:textId="779D557F" w:rsidR="00274386" w:rsidRDefault="00274386" w:rsidP="00274386">
      <w:pPr>
        <w:pStyle w:val="Kommentartext"/>
      </w:pPr>
      <w:r>
        <w:rPr>
          <w:rStyle w:val="Kommentarzeichen"/>
        </w:rPr>
        <w:annotationRef/>
      </w:r>
      <w:r>
        <w:t>Back to the abstract, please also mention the role of secondary outcomes (see also our lecture from intro to epi about this)</w:t>
      </w:r>
    </w:p>
  </w:comment>
  <w:comment w:id="111" w:author="Milo Alan Puhan" w:date="2026-01-07T16:06:00Z" w:initials="MP">
    <w:p w14:paraId="415E0AA3" w14:textId="77777777" w:rsidR="006448DB" w:rsidRDefault="006448DB" w:rsidP="006448DB">
      <w:pPr>
        <w:pStyle w:val="Kommentartext"/>
      </w:pPr>
      <w:r>
        <w:rPr>
          <w:rStyle w:val="Kommentarzeichen"/>
        </w:rPr>
        <w:annotationRef/>
      </w:r>
      <w:r>
        <w:t xml:space="preserve">Try not to pack too many ideas into the same para </w:t>
      </w:r>
    </w:p>
  </w:comment>
  <w:comment w:id="117" w:author="Milo Alan Puhan" w:date="2026-01-07T16:09:00Z" w:initials="MP">
    <w:p w14:paraId="070B3641" w14:textId="77777777" w:rsidR="000F1801" w:rsidRDefault="000F1801" w:rsidP="000F1801">
      <w:pPr>
        <w:pStyle w:val="Kommentartext"/>
      </w:pPr>
      <w:r>
        <w:rPr>
          <w:rStyle w:val="Kommentarzeichen"/>
        </w:rPr>
        <w:annotationRef/>
      </w:r>
      <w:r>
        <w:t>I stopped here with revising. It is all good but does not flow yet. I would define what idea comes into what para and then stick to that and not be repetitive. What is missing but could follow here is the sup and non-inf aims and design with some examples that makes it clear.</w:t>
      </w:r>
    </w:p>
  </w:comment>
  <w:comment w:id="119" w:author="Milo Alan Puhan" w:date="2026-01-07T16:10:00Z" w:initials="MP">
    <w:p w14:paraId="7A6BCFB3" w14:textId="77777777" w:rsidR="004D5015" w:rsidRDefault="004D5015" w:rsidP="004D5015">
      <w:pPr>
        <w:pStyle w:val="Kommentartext"/>
      </w:pPr>
      <w:r>
        <w:rPr>
          <w:rStyle w:val="Kommentarzeichen"/>
        </w:rPr>
        <w:annotationRef/>
      </w:r>
      <w:r>
        <w:t>Let‘s stick to MID, do you know the famous paper about the C in that is then suggested to be dropped (Schunemann, Guyatt)?</w:t>
      </w:r>
    </w:p>
  </w:comment>
  <w:comment w:id="121" w:author="Milo Alan Puhan" w:date="2026-01-07T16:12:00Z" w:initials="MP">
    <w:p w14:paraId="49F3059A" w14:textId="77777777" w:rsidR="00754139" w:rsidRDefault="00754139" w:rsidP="00754139">
      <w:pPr>
        <w:pStyle w:val="Kommentartext"/>
      </w:pPr>
      <w:r>
        <w:rPr>
          <w:rStyle w:val="Kommentarzeichen"/>
        </w:rPr>
        <w:annotationRef/>
      </w:r>
      <w:r>
        <w:t>This needs to be more precise. And don‘t refer to shrotcomings since this takes away the results which you do not know yet. See in the abstract how this could be formulated more precisely but also more open in terms of the result</w:t>
      </w:r>
    </w:p>
  </w:comment>
  <w:comment w:id="122" w:author="Milo Alan Puhan" w:date="2025-12-24T09:21:00Z" w:initials="MP">
    <w:p w14:paraId="12275FF3" w14:textId="1A31CAD7" w:rsidR="00F55B9E" w:rsidRDefault="00F55B9E" w:rsidP="00F55B9E">
      <w:pPr>
        <w:pStyle w:val="Kommentartext"/>
      </w:pPr>
      <w:r>
        <w:rPr>
          <w:rStyle w:val="Kommentarzeichen"/>
        </w:rPr>
        <w:annotationRef/>
      </w:r>
      <w:r>
        <w:t>Too unspecific, please add</w:t>
      </w:r>
    </w:p>
  </w:comment>
  <w:comment w:id="124" w:author="Milo Alan Puhan" w:date="2026-01-07T16:13:00Z" w:initials="MP">
    <w:p w14:paraId="27E61B3F" w14:textId="77777777" w:rsidR="006465B4" w:rsidRDefault="006465B4" w:rsidP="006465B4">
      <w:pPr>
        <w:pStyle w:val="Kommentartext"/>
      </w:pPr>
      <w:r>
        <w:rPr>
          <w:rStyle w:val="Kommentarzeichen"/>
        </w:rPr>
        <w:annotationRef/>
      </w:r>
      <w:r>
        <w:t xml:space="preserve">I would still call it a survey rather since we look at a selection from 2024. A systematic review implies all studies </w:t>
      </w:r>
    </w:p>
  </w:comment>
  <w:comment w:id="127" w:author="Milo Alan Puhan" w:date="2026-01-07T16:49:00Z" w:initials="MP">
    <w:p w14:paraId="72E3D84F" w14:textId="77777777" w:rsidR="00464ED6" w:rsidRDefault="00464ED6" w:rsidP="00464ED6">
      <w:pPr>
        <w:pStyle w:val="Kommentartext"/>
      </w:pPr>
      <w:r>
        <w:rPr>
          <w:rStyle w:val="Kommentarzeichen"/>
        </w:rPr>
        <w:annotationRef/>
      </w:r>
      <w:r>
        <w:t>I would start in Jan and then just go as far as needed. Thereby, we have a consecutive sample and no control over which trials we (arbtrarily) select from 2024</w:t>
      </w:r>
    </w:p>
  </w:comment>
  <w:comment w:id="140" w:author="Joana Rodrigues Ribeiro" w:date="2025-12-26T13:28:00Z" w:initials="JRR">
    <w:p w14:paraId="68DCDA84" w14:textId="311310D3" w:rsidR="00447856" w:rsidRDefault="00C46BE4" w:rsidP="00447856">
      <w:r>
        <w:rPr>
          <w:rStyle w:val="Kommentarzeichen"/>
        </w:rPr>
        <w:annotationRef/>
      </w:r>
      <w:r w:rsidR="00447856">
        <w:rPr>
          <w:sz w:val="20"/>
          <w:szCs w:val="20"/>
        </w:rPr>
        <w:t xml:space="preserve">I did not specify if we only define this based </w:t>
      </w:r>
    </w:p>
    <w:p w14:paraId="7BB7E94B" w14:textId="77777777" w:rsidR="00447856" w:rsidRDefault="00447856" w:rsidP="00447856">
      <w:r>
        <w:rPr>
          <w:sz w:val="20"/>
          <w:szCs w:val="20"/>
        </w:rPr>
        <w:t xml:space="preserve">a) on the final RCT only or </w:t>
      </w:r>
    </w:p>
    <w:p w14:paraId="597DDF4D" w14:textId="77777777" w:rsidR="00447856" w:rsidRDefault="00447856" w:rsidP="00447856">
      <w:r>
        <w:rPr>
          <w:sz w:val="20"/>
          <w:szCs w:val="20"/>
        </w:rPr>
        <w:t xml:space="preserve">b) based either on the pretrial documentation or the final RCT. </w:t>
      </w:r>
    </w:p>
    <w:p w14:paraId="4CEC6CF5" w14:textId="77777777" w:rsidR="00447856" w:rsidRDefault="00447856" w:rsidP="00447856"/>
    <w:p w14:paraId="65AA7838" w14:textId="77777777" w:rsidR="00447856" w:rsidRDefault="00447856" w:rsidP="00447856">
      <w:r>
        <w:rPr>
          <w:sz w:val="20"/>
          <w:szCs w:val="20"/>
        </w:rPr>
        <w:t>The second option would result in a higher % of reported items of course... However, what would be more appropriate?</w:t>
      </w:r>
    </w:p>
  </w:comment>
  <w:comment w:id="141" w:author="Joana Rodrigues Ribeiro" w:date="2025-12-26T13:32:00Z" w:initials="JRR">
    <w:p w14:paraId="26BB90CB" w14:textId="5B16C138" w:rsidR="005644FF" w:rsidRDefault="005644FF" w:rsidP="005644FF">
      <w:r>
        <w:rPr>
          <w:rStyle w:val="Kommentarzeichen"/>
        </w:rPr>
        <w:annotationRef/>
      </w:r>
      <w:r>
        <w:rPr>
          <w:sz w:val="20"/>
          <w:szCs w:val="20"/>
        </w:rPr>
        <w:t>to define if we define our measurement tool of quality of planning based on all three elements. or if we just say we have 3 measurements and would consider them independently. The advantage to define quality as reporting all 3 elements is to have a more robust definition and easier interpretation of our results.</w:t>
      </w:r>
    </w:p>
  </w:comment>
  <w:comment w:id="142" w:author="fariba abbassi" w:date="2026-01-05T11:17:00Z" w:initials="fa">
    <w:p w14:paraId="37EF7E90" w14:textId="77777777" w:rsidR="00BE5728" w:rsidRDefault="00BE5728" w:rsidP="00BE5728">
      <w:r>
        <w:rPr>
          <w:rStyle w:val="Kommentarzeichen"/>
        </w:rPr>
        <w:annotationRef/>
      </w:r>
      <w:r>
        <w:rPr>
          <w:sz w:val="20"/>
          <w:szCs w:val="20"/>
        </w:rPr>
        <w:t>i would report all elements separately.</w:t>
      </w:r>
    </w:p>
  </w:comment>
  <w:comment w:id="143" w:author="Joana Rodrigues Ribeiro" w:date="2026-01-05T12:37:00Z" w:initials="JRR">
    <w:p w14:paraId="4138886D" w14:textId="77777777" w:rsidR="00447856" w:rsidRDefault="00447856" w:rsidP="00447856">
      <w:r>
        <w:rPr>
          <w:rStyle w:val="Kommentarzeichen"/>
        </w:rPr>
        <w:annotationRef/>
      </w:r>
      <w:r>
        <w:rPr>
          <w:sz w:val="20"/>
          <w:szCs w:val="20"/>
        </w:rPr>
        <w:t xml:space="preserve">I did not formulate my question in a good way. I meant that we would only consider a trial "well reported" (call it a composite outcome) if </w:t>
      </w:r>
      <w:r>
        <w:rPr>
          <w:b/>
          <w:bCs/>
          <w:sz w:val="20"/>
          <w:szCs w:val="20"/>
        </w:rPr>
        <w:t xml:space="preserve">all three </w:t>
      </w:r>
      <w:r>
        <w:rPr>
          <w:sz w:val="20"/>
          <w:szCs w:val="20"/>
        </w:rPr>
        <w:t>elements are present. However, we would report them seperately in the table.</w:t>
      </w:r>
    </w:p>
  </w:comment>
  <w:comment w:id="148" w:author="Milo Alan Puhan" w:date="2026-01-07T16:16:00Z" w:initials="MP">
    <w:p w14:paraId="1093E6F9" w14:textId="77777777" w:rsidR="00E041B6" w:rsidRDefault="00E028F2" w:rsidP="00E041B6">
      <w:pPr>
        <w:pStyle w:val="Kommentartext"/>
      </w:pPr>
      <w:r>
        <w:rPr>
          <w:rStyle w:val="Kommentarzeichen"/>
        </w:rPr>
        <w:annotationRef/>
      </w:r>
      <w:r w:rsidR="00E041B6">
        <w:rPr>
          <w:lang w:val="en-US"/>
        </w:rPr>
        <w:t>In my view it does not make sense to specifiy primary and secondary outcomes but I see that we need it somehow for interpretation and sample size. I would first list the outcomes and the define the primary outcome</w:t>
      </w:r>
    </w:p>
  </w:comment>
  <w:comment w:id="200" w:author="Milo Alan Puhan" w:date="2026-01-07T16:41:00Z" w:initials="MP">
    <w:p w14:paraId="3E69BAE9" w14:textId="77777777" w:rsidR="00B1730E" w:rsidRDefault="00B1730E" w:rsidP="00B1730E">
      <w:pPr>
        <w:pStyle w:val="Kommentartext"/>
      </w:pPr>
      <w:r>
        <w:rPr>
          <w:rStyle w:val="Kommentarzeichen"/>
        </w:rPr>
        <w:annotationRef/>
      </w:r>
      <w:r>
        <w:t>Maybe 4 is too many but they are all important. If we want to go beyond the usual reporting stuff (like primary outcome, sample size) and really address clinical relevalce we need to take aims and MID into account</w:t>
      </w:r>
    </w:p>
  </w:comment>
  <w:comment w:id="209" w:author="Joana Rodrigues Ribeiro" w:date="2025-12-26T13:28:00Z" w:initials="JRR">
    <w:p w14:paraId="586BCF02" w14:textId="5EDE6D27" w:rsidR="00447856" w:rsidRDefault="005644FF" w:rsidP="00447856">
      <w:r>
        <w:rPr>
          <w:rStyle w:val="Kommentarzeichen"/>
        </w:rPr>
        <w:annotationRef/>
      </w:r>
      <w:r w:rsidR="00447856">
        <w:rPr>
          <w:sz w:val="20"/>
          <w:szCs w:val="20"/>
        </w:rPr>
        <w:t>Same comment and question than for the primary outcome...</w:t>
      </w:r>
    </w:p>
    <w:p w14:paraId="3AF1658E" w14:textId="77777777" w:rsidR="00447856" w:rsidRDefault="00447856" w:rsidP="00447856">
      <w:r>
        <w:rPr>
          <w:sz w:val="20"/>
          <w:szCs w:val="20"/>
        </w:rPr>
        <w:t xml:space="preserve">I did not specify if we only define this based </w:t>
      </w:r>
    </w:p>
    <w:p w14:paraId="59D1CCA7" w14:textId="77777777" w:rsidR="00447856" w:rsidRDefault="00447856" w:rsidP="00447856">
      <w:r>
        <w:rPr>
          <w:sz w:val="20"/>
          <w:szCs w:val="20"/>
        </w:rPr>
        <w:t xml:space="preserve">a) on the final RCT only or </w:t>
      </w:r>
    </w:p>
    <w:p w14:paraId="60A51B3A" w14:textId="77777777" w:rsidR="00447856" w:rsidRDefault="00447856" w:rsidP="00447856">
      <w:r>
        <w:rPr>
          <w:sz w:val="20"/>
          <w:szCs w:val="20"/>
        </w:rPr>
        <w:t xml:space="preserve">b) based either on the pretrial documentation or the final RCT. </w:t>
      </w:r>
    </w:p>
    <w:p w14:paraId="391263E0" w14:textId="77777777" w:rsidR="00447856" w:rsidRDefault="00447856" w:rsidP="00447856"/>
    <w:p w14:paraId="10F77CA5" w14:textId="77777777" w:rsidR="00447856" w:rsidRDefault="00447856" w:rsidP="00447856">
      <w:r>
        <w:rPr>
          <w:sz w:val="20"/>
          <w:szCs w:val="20"/>
        </w:rPr>
        <w:t>The second option would result in a higher % of reported items of course... However, what would be more appropriate?</w:t>
      </w:r>
    </w:p>
  </w:comment>
  <w:comment w:id="211" w:author="Milo Alan Puhan" w:date="2026-01-07T16:22:00Z" w:initials="MP">
    <w:p w14:paraId="0B271B2A" w14:textId="77777777" w:rsidR="00D7745D" w:rsidRDefault="00D7745D" w:rsidP="00D7745D">
      <w:pPr>
        <w:pStyle w:val="Kommentartext"/>
      </w:pPr>
      <w:r>
        <w:rPr>
          <w:rStyle w:val="Kommentarzeichen"/>
        </w:rPr>
        <w:annotationRef/>
      </w:r>
      <w:r>
        <w:t>See above, this is a criticial outcome and should not just come under additional outcomes</w:t>
      </w:r>
    </w:p>
  </w:comment>
  <w:comment w:id="212" w:author="Milo Alan Puhan" w:date="2026-01-07T16:20:00Z" w:initials="MP">
    <w:p w14:paraId="02FAE7DD" w14:textId="385161FF" w:rsidR="00AF5DEB" w:rsidRDefault="00AF5DEB" w:rsidP="00AF5DEB">
      <w:pPr>
        <w:pStyle w:val="Kommentartext"/>
      </w:pPr>
      <w:r>
        <w:rPr>
          <w:rStyle w:val="Kommentarzeichen"/>
        </w:rPr>
        <w:annotationRef/>
      </w:r>
      <w:r>
        <w:t>I don‘t understand this outcome</w:t>
      </w:r>
    </w:p>
  </w:comment>
  <w:comment w:id="214" w:author="Milo Alan Puhan" w:date="2026-01-07T16:42:00Z" w:initials="MP">
    <w:p w14:paraId="7C757981" w14:textId="77777777" w:rsidR="00B1730E" w:rsidRDefault="00B1730E" w:rsidP="00B1730E">
      <w:pPr>
        <w:pStyle w:val="Kommentartext"/>
      </w:pPr>
      <w:r>
        <w:rPr>
          <w:rStyle w:val="Kommentarzeichen"/>
        </w:rPr>
        <w:annotationRef/>
      </w:r>
      <w:r>
        <w:t>I would go stricly accorsding to the outcome s above and use the exact same wording</w:t>
      </w:r>
    </w:p>
  </w:comment>
  <w:comment w:id="215" w:author="fariba abbassi" w:date="2026-01-05T11:20:00Z" w:initials="fa">
    <w:p w14:paraId="4B23F41F" w14:textId="290F597D" w:rsidR="00BE5728" w:rsidRDefault="00BE5728" w:rsidP="00BE5728">
      <w:r>
        <w:rPr>
          <w:rStyle w:val="Kommentarzeichen"/>
        </w:rPr>
        <w:annotationRef/>
      </w:r>
      <w:r>
        <w:rPr>
          <w:sz w:val="20"/>
          <w:szCs w:val="20"/>
        </w:rPr>
        <w:t>do we create categories? otherwise we risk to have 100 different primary endpoints</w:t>
      </w:r>
    </w:p>
  </w:comment>
  <w:comment w:id="216" w:author="Joana Rodrigues Ribeiro" w:date="2026-01-05T12:47:00Z" w:initials="JRR">
    <w:p w14:paraId="0F02AC24" w14:textId="77777777" w:rsidR="00011E0A" w:rsidRDefault="00011E0A" w:rsidP="00011E0A">
      <w:r>
        <w:rPr>
          <w:rStyle w:val="Kommentarzeichen"/>
        </w:rPr>
        <w:annotationRef/>
      </w:r>
      <w:r>
        <w:rPr>
          <w:sz w:val="20"/>
          <w:szCs w:val="20"/>
        </w:rPr>
        <w:t>It is a very pertinent question... if we want to also extract the size effect (∆) used for SS calculation we should also keep the raw endpoint. However, if we just extract for the SS calculation some of the 3 following items, it would make sense to only extract categories indeed:</w:t>
      </w:r>
    </w:p>
    <w:p w14:paraId="7492A5B6" w14:textId="77777777" w:rsidR="00011E0A" w:rsidRDefault="00011E0A" w:rsidP="00011E0A">
      <w:r>
        <w:rPr>
          <w:sz w:val="20"/>
          <w:szCs w:val="20"/>
        </w:rPr>
        <w:t>1) whether a clinically significant size effect (MID) was considered</w:t>
      </w:r>
    </w:p>
    <w:p w14:paraId="38EC1FA5" w14:textId="77777777" w:rsidR="00011E0A" w:rsidRDefault="00011E0A" w:rsidP="00011E0A">
      <w:r>
        <w:rPr>
          <w:sz w:val="20"/>
          <w:szCs w:val="20"/>
        </w:rPr>
        <w:t>2) which type of variable was used (ratio/ %/ absolute difference)</w:t>
      </w:r>
    </w:p>
    <w:p w14:paraId="5586BF67" w14:textId="77777777" w:rsidR="00011E0A" w:rsidRDefault="00011E0A" w:rsidP="00011E0A">
      <w:r>
        <w:rPr>
          <w:sz w:val="20"/>
          <w:szCs w:val="20"/>
        </w:rPr>
        <w:t>3) which category of outcome was used (infection/ complication/ urinary function/...).</w:t>
      </w:r>
    </w:p>
    <w:p w14:paraId="2D69B0AE" w14:textId="77777777" w:rsidR="00011E0A" w:rsidRDefault="00011E0A" w:rsidP="00011E0A"/>
    <w:p w14:paraId="09B0ABBB" w14:textId="77777777" w:rsidR="00011E0A" w:rsidRDefault="00011E0A" w:rsidP="00011E0A">
      <w:r>
        <w:rPr>
          <w:sz w:val="20"/>
          <w:szCs w:val="20"/>
        </w:rPr>
        <w:t>What would be the more appropriate?</w:t>
      </w:r>
    </w:p>
  </w:comment>
  <w:comment w:id="217" w:author="Milo Alan Puhan" w:date="2026-01-07T16:27:00Z" w:initials="MP">
    <w:p w14:paraId="41769940" w14:textId="77777777" w:rsidR="008E34AD" w:rsidRDefault="008E34AD" w:rsidP="008E34AD">
      <w:pPr>
        <w:pStyle w:val="Kommentartext"/>
      </w:pPr>
      <w:r>
        <w:rPr>
          <w:rStyle w:val="Kommentarzeichen"/>
        </w:rPr>
        <w:annotationRef/>
      </w:r>
      <w:r>
        <w:t>Keep it simple, and only 1) tells if a clinical consideration was used for sample size calcualtion, can be a MID, an effect by the authors, also someting like 0.5 Cohen effect size</w:t>
      </w:r>
    </w:p>
  </w:comment>
  <w:comment w:id="218" w:author="Milo Alan Puhan" w:date="2025-12-24T09:27:00Z" w:initials="MP">
    <w:p w14:paraId="7414D4D4" w14:textId="18DCC838" w:rsidR="00352BBC" w:rsidRDefault="00352BBC" w:rsidP="00352BBC">
      <w:pPr>
        <w:pStyle w:val="Kommentartext"/>
      </w:pPr>
      <w:r>
        <w:rPr>
          <w:rStyle w:val="Kommentarzeichen"/>
        </w:rPr>
        <w:annotationRef/>
      </w:r>
      <w:r>
        <w:t>What is meant here? The MID?</w:t>
      </w:r>
    </w:p>
  </w:comment>
  <w:comment w:id="219" w:author="Joana Rodrigues Ribeiro" w:date="2025-12-26T14:01:00Z" w:initials="JRR">
    <w:p w14:paraId="2D088213" w14:textId="77777777" w:rsidR="0058413D" w:rsidRDefault="00DA1016" w:rsidP="0058413D">
      <w:r>
        <w:rPr>
          <w:rStyle w:val="Kommentarzeichen"/>
        </w:rPr>
        <w:annotationRef/>
      </w:r>
      <w:r w:rsidR="0058413D">
        <w:rPr>
          <w:sz w:val="20"/>
          <w:szCs w:val="20"/>
        </w:rPr>
        <w:t xml:space="preserve">No, the targeted size effect or the primary endpoint defined by authors. For good RCTs is corresponds to the M(C)ID; however, some authors might just take the Minimal Detectable Difference... or any number found statistically different. It might even be in %... Extracting this size effect is a suggestion though (as it may be time-consuming to report this in a classified manner). What do you think, Fariba? I </w:t>
      </w:r>
    </w:p>
  </w:comment>
  <w:comment w:id="222" w:author="Milo Alan Puhan" w:date="2026-01-07T16:27:00Z" w:initials="MP">
    <w:p w14:paraId="22528AF1" w14:textId="77777777" w:rsidR="00523733" w:rsidRDefault="00523733" w:rsidP="00523733">
      <w:pPr>
        <w:pStyle w:val="Kommentartext"/>
      </w:pPr>
      <w:r>
        <w:rPr>
          <w:rStyle w:val="Kommentarzeichen"/>
        </w:rPr>
        <w:annotationRef/>
      </w:r>
      <w:r>
        <w:t>How does this differ from the above?</w:t>
      </w:r>
    </w:p>
  </w:comment>
  <w:comment w:id="228" w:author="Milo Alan Puhan" w:date="2026-01-07T16:28:00Z" w:initials="MP">
    <w:p w14:paraId="2D7B6A76" w14:textId="77777777" w:rsidR="00EF4355" w:rsidRDefault="00EF4355" w:rsidP="00EF4355">
      <w:pPr>
        <w:pStyle w:val="Kommentartext"/>
      </w:pPr>
      <w:r>
        <w:rPr>
          <w:rStyle w:val="Kommentarzeichen"/>
        </w:rPr>
        <w:annotationRef/>
      </w:r>
      <w:r>
        <w:t>Must come before discussion section</w:t>
      </w:r>
    </w:p>
  </w:comment>
  <w:comment w:id="231" w:author="fariba abbassi" w:date="2026-01-05T11:22:00Z" w:initials="fa">
    <w:p w14:paraId="74BD5B13" w14:textId="196869AA" w:rsidR="00BE5728" w:rsidRDefault="00BE5728" w:rsidP="00BE5728">
      <w:r>
        <w:rPr>
          <w:rStyle w:val="Kommentarzeichen"/>
        </w:rPr>
        <w:annotationRef/>
      </w:r>
      <w:r>
        <w:rPr>
          <w:sz w:val="20"/>
          <w:szCs w:val="20"/>
        </w:rPr>
        <w:t>not sure whether this is enough to search only for these two terms when we would like to assess consideration of clinical relevance...</w:t>
      </w:r>
    </w:p>
  </w:comment>
  <w:comment w:id="232" w:author="Joana Rodrigues Ribeiro" w:date="2026-01-05T12:57:00Z" w:initials="JRR">
    <w:p w14:paraId="488704A3" w14:textId="77777777" w:rsidR="00DE217E" w:rsidRDefault="00DE217E" w:rsidP="00DE217E">
      <w:r>
        <w:rPr>
          <w:rStyle w:val="Kommentarzeichen"/>
        </w:rPr>
        <w:annotationRef/>
      </w:r>
      <w:r>
        <w:rPr>
          <w:sz w:val="20"/>
          <w:szCs w:val="20"/>
        </w:rPr>
        <w:t>Does it sound better?</w:t>
      </w:r>
    </w:p>
  </w:comment>
  <w:comment w:id="261" w:author="Milo Alan Puhan" w:date="2026-01-07T16:45:00Z" w:initials="MP">
    <w:p w14:paraId="026ECE15" w14:textId="77777777" w:rsidR="0037405A" w:rsidRDefault="0037405A" w:rsidP="0037405A">
      <w:pPr>
        <w:pStyle w:val="Kommentartext"/>
      </w:pPr>
      <w:r>
        <w:rPr>
          <w:rStyle w:val="Kommentarzeichen"/>
        </w:rPr>
        <w:annotationRef/>
      </w:r>
      <w:r>
        <w:t>Likely need to revise this</w:t>
      </w:r>
    </w:p>
  </w:comment>
  <w:comment w:id="264" w:author="Joana Rodrigues Ribeiro" w:date="2026-01-05T13:36:00Z" w:initials="JRR">
    <w:p w14:paraId="23586BCA" w14:textId="3D7DE183" w:rsidR="00FA0942" w:rsidRDefault="00FA0942" w:rsidP="00FA0942">
      <w:r>
        <w:rPr>
          <w:rStyle w:val="Kommentarzeichen"/>
        </w:rPr>
        <w:annotationRef/>
      </w:r>
      <w:r>
        <w:rPr>
          <w:sz w:val="20"/>
          <w:szCs w:val="20"/>
        </w:rPr>
        <w:t>Should we aim for RCTs or only final publication? depends on the resource(s) we use for the primary and secondary endpoints...</w:t>
      </w:r>
    </w:p>
    <w:p w14:paraId="6524263E" w14:textId="77777777" w:rsidR="00FA0942" w:rsidRDefault="00FA0942" w:rsidP="00FA0942"/>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F402BFA" w15:done="0"/>
  <w15:commentEx w15:paraId="76CC1D2F" w15:paraIdParent="6F402BFA" w15:done="0"/>
  <w15:commentEx w15:paraId="28242A81" w15:done="0"/>
  <w15:commentEx w15:paraId="5943C750" w15:done="0"/>
  <w15:commentEx w15:paraId="1690E39F" w15:done="0"/>
  <w15:commentEx w15:paraId="0F1B3499" w15:paraIdParent="1690E39F" w15:done="0"/>
  <w15:commentEx w15:paraId="5B973107" w15:done="0"/>
  <w15:commentEx w15:paraId="415E0AA3" w15:done="0"/>
  <w15:commentEx w15:paraId="070B3641" w15:done="0"/>
  <w15:commentEx w15:paraId="7A6BCFB3" w15:done="0"/>
  <w15:commentEx w15:paraId="49F3059A" w15:done="0"/>
  <w15:commentEx w15:paraId="12275FF3" w15:done="0"/>
  <w15:commentEx w15:paraId="27E61B3F" w15:done="0"/>
  <w15:commentEx w15:paraId="72E3D84F" w15:done="0"/>
  <w15:commentEx w15:paraId="65AA7838" w15:done="0"/>
  <w15:commentEx w15:paraId="26BB90CB" w15:done="0"/>
  <w15:commentEx w15:paraId="37EF7E90" w15:paraIdParent="26BB90CB" w15:done="0"/>
  <w15:commentEx w15:paraId="4138886D" w15:paraIdParent="26BB90CB" w15:done="0"/>
  <w15:commentEx w15:paraId="1093E6F9" w15:done="0"/>
  <w15:commentEx w15:paraId="3E69BAE9" w15:done="0"/>
  <w15:commentEx w15:paraId="10F77CA5" w15:done="0"/>
  <w15:commentEx w15:paraId="0B271B2A" w15:done="0"/>
  <w15:commentEx w15:paraId="02FAE7DD" w15:done="0"/>
  <w15:commentEx w15:paraId="7C757981" w15:done="0"/>
  <w15:commentEx w15:paraId="4B23F41F" w15:done="0"/>
  <w15:commentEx w15:paraId="09B0ABBB" w15:paraIdParent="4B23F41F" w15:done="0"/>
  <w15:commentEx w15:paraId="41769940" w15:paraIdParent="4B23F41F" w15:done="0"/>
  <w15:commentEx w15:paraId="7414D4D4" w15:done="0"/>
  <w15:commentEx w15:paraId="2D088213" w15:paraIdParent="7414D4D4" w15:done="0"/>
  <w15:commentEx w15:paraId="22528AF1" w15:done="0"/>
  <w15:commentEx w15:paraId="2D7B6A76" w15:done="0"/>
  <w15:commentEx w15:paraId="74BD5B13" w15:done="0"/>
  <w15:commentEx w15:paraId="488704A3" w15:paraIdParent="74BD5B13" w15:done="0"/>
  <w15:commentEx w15:paraId="026ECE15" w15:done="0"/>
  <w15:commentEx w15:paraId="6524263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685B9EB" w16cex:dateUtc="2025-12-24T08:29:00Z"/>
  <w16cex:commentExtensible w16cex:durableId="47D663DF" w16cex:dateUtc="2025-12-24T14:19:00Z"/>
  <w16cex:commentExtensible w16cex:durableId="648CD08E" w16cex:dateUtc="2026-01-07T15:47:00Z"/>
  <w16cex:commentExtensible w16cex:durableId="750A5D5A" w16cex:dateUtc="2025-12-30T11:16:00Z"/>
  <w16cex:commentExtensible w16cex:durableId="3A3D53D7" w16cex:dateUtc="2025-12-24T08:18:00Z">
    <w16cex:extLst>
      <w16:ext w16:uri="{CE6994B0-6A32-4C9F-8C6B-6E91EDA988CE}">
        <cr:reactions xmlns:cr="http://schemas.microsoft.com/office/comments/2020/reactions">
          <cr:reaction reactionType="1">
            <cr:reactionInfo dateUtc="2025-12-30T10:39:08Z">
              <cr:user userId="S::joana.rodriguesribeiro@uzh.ch::499380a5-f773-4f1f-a8cf-83b4ebcd6ac4" userProvider="AD" userName="Joana Rodrigues Ribeiro"/>
            </cr:reactionInfo>
          </cr:reaction>
        </cr:reactions>
      </w16:ext>
    </w16cex:extLst>
  </w16cex:commentExtensible>
  <w16cex:commentExtensible w16cex:durableId="6F4FF434" w16cex:dateUtc="2026-01-05T10:07:00Z"/>
  <w16cex:commentExtensible w16cex:durableId="736FA27D" w16cex:dateUtc="2025-12-24T08:19:00Z">
    <w16cex:extLst>
      <w16:ext w16:uri="{CE6994B0-6A32-4C9F-8C6B-6E91EDA988CE}">
        <cr:reactions xmlns:cr="http://schemas.microsoft.com/office/comments/2020/reactions">
          <cr:reaction reactionType="1">
            <cr:reactionInfo dateUtc="2025-12-30T11:06:53Z">
              <cr:user userId="S::joana.rodriguesribeiro@uzh.ch::499380a5-f773-4f1f-a8cf-83b4ebcd6ac4" userProvider="AD" userName="Joana Rodrigues Ribeiro"/>
            </cr:reactionInfo>
          </cr:reaction>
        </cr:reactions>
      </w16:ext>
    </w16cex:extLst>
  </w16cex:commentExtensible>
  <w16cex:commentExtensible w16cex:durableId="4D0C71E4" w16cex:dateUtc="2026-01-07T15:06:00Z"/>
  <w16cex:commentExtensible w16cex:durableId="08975264" w16cex:dateUtc="2026-01-07T15:09:00Z"/>
  <w16cex:commentExtensible w16cex:durableId="0B6C76D6" w16cex:dateUtc="2026-01-07T15:10:00Z"/>
  <w16cex:commentExtensible w16cex:durableId="1B33BB9F" w16cex:dateUtc="2026-01-07T15:12:00Z"/>
  <w16cex:commentExtensible w16cex:durableId="42556020" w16cex:dateUtc="2025-12-24T08:21:00Z">
    <w16cex:extLst>
      <w16:ext w16:uri="{CE6994B0-6A32-4C9F-8C6B-6E91EDA988CE}">
        <cr:reactions xmlns:cr="http://schemas.microsoft.com/office/comments/2020/reactions">
          <cr:reaction reactionType="1">
            <cr:reactionInfo dateUtc="2025-12-30T10:39:01Z">
              <cr:user userId="S::joana.rodriguesribeiro@uzh.ch::499380a5-f773-4f1f-a8cf-83b4ebcd6ac4" userProvider="AD" userName="Joana Rodrigues Ribeiro"/>
            </cr:reactionInfo>
          </cr:reaction>
        </cr:reactions>
      </w16:ext>
    </w16cex:extLst>
  </w16cex:commentExtensible>
  <w16cex:commentExtensible w16cex:durableId="7C3CA7E9" w16cex:dateUtc="2026-01-07T15:13:00Z"/>
  <w16cex:commentExtensible w16cex:durableId="028B9600" w16cex:dateUtc="2026-01-07T15:49:00Z"/>
  <w16cex:commentExtensible w16cex:durableId="118995D7" w16cex:dateUtc="2025-12-26T12:28:00Z"/>
  <w16cex:commentExtensible w16cex:durableId="1C067988" w16cex:dateUtc="2025-12-26T12:32:00Z"/>
  <w16cex:commentExtensible w16cex:durableId="55F935CD" w16cex:dateUtc="2026-01-05T10:17:00Z"/>
  <w16cex:commentExtensible w16cex:durableId="26C803D2" w16cex:dateUtc="2026-01-05T11:37:00Z"/>
  <w16cex:commentExtensible w16cex:durableId="62E0FA11" w16cex:dateUtc="2026-01-07T15:16:00Z"/>
  <w16cex:commentExtensible w16cex:durableId="5E3B0A59" w16cex:dateUtc="2026-01-07T15:41:00Z"/>
  <w16cex:commentExtensible w16cex:durableId="77588C11" w16cex:dateUtc="2025-12-26T12:28:00Z"/>
  <w16cex:commentExtensible w16cex:durableId="22062F2D" w16cex:dateUtc="2026-01-07T15:22:00Z"/>
  <w16cex:commentExtensible w16cex:durableId="4193C79A" w16cex:dateUtc="2026-01-07T15:20:00Z"/>
  <w16cex:commentExtensible w16cex:durableId="378D78A0" w16cex:dateUtc="2026-01-07T15:42:00Z"/>
  <w16cex:commentExtensible w16cex:durableId="4CBE1761" w16cex:dateUtc="2026-01-05T10:20:00Z"/>
  <w16cex:commentExtensible w16cex:durableId="226482B3" w16cex:dateUtc="2026-01-05T11:47:00Z"/>
  <w16cex:commentExtensible w16cex:durableId="0B20B71A" w16cex:dateUtc="2026-01-07T15:27:00Z"/>
  <w16cex:commentExtensible w16cex:durableId="38536BB6" w16cex:dateUtc="2025-12-24T08:27:00Z"/>
  <w16cex:commentExtensible w16cex:durableId="7EBE9332" w16cex:dateUtc="2025-12-26T13:01:00Z"/>
  <w16cex:commentExtensible w16cex:durableId="0BA2DB45" w16cex:dateUtc="2026-01-07T15:27:00Z"/>
  <w16cex:commentExtensible w16cex:durableId="52363700" w16cex:dateUtc="2026-01-07T15:28:00Z"/>
  <w16cex:commentExtensible w16cex:durableId="5A8B822C" w16cex:dateUtc="2026-01-05T10:22:00Z">
    <w16cex:extLst>
      <w16:ext w16:uri="{CE6994B0-6A32-4C9F-8C6B-6E91EDA988CE}">
        <cr:reactions xmlns:cr="http://schemas.microsoft.com/office/comments/2020/reactions">
          <cr:reaction reactionType="1">
            <cr:reactionInfo dateUtc="2026-01-05T11:57:43Z">
              <cr:user userId="S::joana.rodriguesribeiro@uzh.ch::499380a5-f773-4f1f-a8cf-83b4ebcd6ac4" userProvider="AD" userName="Joana Rodrigues Ribeiro"/>
            </cr:reactionInfo>
          </cr:reaction>
        </cr:reactions>
      </w16:ext>
    </w16cex:extLst>
  </w16cex:commentExtensible>
  <w16cex:commentExtensible w16cex:durableId="1C579982" w16cex:dateUtc="2026-01-05T11:57:00Z"/>
  <w16cex:commentExtensible w16cex:durableId="2AA481C9" w16cex:dateUtc="2026-01-07T15:45:00Z"/>
  <w16cex:commentExtensible w16cex:durableId="085420C6" w16cex:dateUtc="2026-01-05T12:3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F402BFA" w16cid:durableId="6685B9EB"/>
  <w16cid:commentId w16cid:paraId="76CC1D2F" w16cid:durableId="47D663DF"/>
  <w16cid:commentId w16cid:paraId="28242A81" w16cid:durableId="648CD08E"/>
  <w16cid:commentId w16cid:paraId="5943C750" w16cid:durableId="750A5D5A"/>
  <w16cid:commentId w16cid:paraId="1690E39F" w16cid:durableId="3A3D53D7"/>
  <w16cid:commentId w16cid:paraId="0F1B3499" w16cid:durableId="6F4FF434"/>
  <w16cid:commentId w16cid:paraId="5B973107" w16cid:durableId="736FA27D"/>
  <w16cid:commentId w16cid:paraId="415E0AA3" w16cid:durableId="4D0C71E4"/>
  <w16cid:commentId w16cid:paraId="070B3641" w16cid:durableId="08975264"/>
  <w16cid:commentId w16cid:paraId="7A6BCFB3" w16cid:durableId="0B6C76D6"/>
  <w16cid:commentId w16cid:paraId="49F3059A" w16cid:durableId="1B33BB9F"/>
  <w16cid:commentId w16cid:paraId="12275FF3" w16cid:durableId="42556020"/>
  <w16cid:commentId w16cid:paraId="27E61B3F" w16cid:durableId="7C3CA7E9"/>
  <w16cid:commentId w16cid:paraId="72E3D84F" w16cid:durableId="028B9600"/>
  <w16cid:commentId w16cid:paraId="65AA7838" w16cid:durableId="118995D7"/>
  <w16cid:commentId w16cid:paraId="26BB90CB" w16cid:durableId="1C067988"/>
  <w16cid:commentId w16cid:paraId="37EF7E90" w16cid:durableId="55F935CD"/>
  <w16cid:commentId w16cid:paraId="4138886D" w16cid:durableId="26C803D2"/>
  <w16cid:commentId w16cid:paraId="1093E6F9" w16cid:durableId="62E0FA11"/>
  <w16cid:commentId w16cid:paraId="3E69BAE9" w16cid:durableId="5E3B0A59"/>
  <w16cid:commentId w16cid:paraId="10F77CA5" w16cid:durableId="77588C11"/>
  <w16cid:commentId w16cid:paraId="0B271B2A" w16cid:durableId="22062F2D"/>
  <w16cid:commentId w16cid:paraId="02FAE7DD" w16cid:durableId="4193C79A"/>
  <w16cid:commentId w16cid:paraId="7C757981" w16cid:durableId="378D78A0"/>
  <w16cid:commentId w16cid:paraId="4B23F41F" w16cid:durableId="4CBE1761"/>
  <w16cid:commentId w16cid:paraId="09B0ABBB" w16cid:durableId="226482B3"/>
  <w16cid:commentId w16cid:paraId="41769940" w16cid:durableId="0B20B71A"/>
  <w16cid:commentId w16cid:paraId="7414D4D4" w16cid:durableId="38536BB6"/>
  <w16cid:commentId w16cid:paraId="2D088213" w16cid:durableId="7EBE9332"/>
  <w16cid:commentId w16cid:paraId="22528AF1" w16cid:durableId="0BA2DB45"/>
  <w16cid:commentId w16cid:paraId="2D7B6A76" w16cid:durableId="52363700"/>
  <w16cid:commentId w16cid:paraId="74BD5B13" w16cid:durableId="5A8B822C"/>
  <w16cid:commentId w16cid:paraId="488704A3" w16cid:durableId="1C579982"/>
  <w16cid:commentId w16cid:paraId="026ECE15" w16cid:durableId="2AA481C9"/>
  <w16cid:commentId w16cid:paraId="6524263E" w16cid:durableId="085420C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9E19CB" w14:textId="77777777" w:rsidR="00F65D09" w:rsidRDefault="00F65D09">
      <w:pPr>
        <w:spacing w:before="0" w:after="0"/>
      </w:pPr>
      <w:r>
        <w:separator/>
      </w:r>
    </w:p>
  </w:endnote>
  <w:endnote w:type="continuationSeparator" w:id="0">
    <w:p w14:paraId="498126AF" w14:textId="77777777" w:rsidR="00F65D09" w:rsidRDefault="00F65D09">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embedRegular r:id="rId1" w:fontKey="{EC028C4E-6A21-204F-AFA7-90BDCCFD7738}"/>
  </w:font>
  <w:font w:name="Times New Roman">
    <w:panose1 w:val="02020603050405020304"/>
    <w:charset w:val="00"/>
    <w:family w:val="roman"/>
    <w:pitch w:val="variable"/>
    <w:sig w:usb0="E0002EFF" w:usb1="C000785B" w:usb2="00000009" w:usb3="00000000" w:csb0="000001FF" w:csb1="00000000"/>
    <w:embedRegular r:id="rId2" w:fontKey="{8B73350F-8FDC-0147-9315-3DE9CB5BFA34}"/>
    <w:embedBold r:id="rId3" w:fontKey="{EB723D49-984D-CE40-BFEC-BEC75485F570}"/>
    <w:embedItalic r:id="rId4" w:fontKey="{5C5E40CB-9074-4444-9628-A7DC3693ED42}"/>
  </w:font>
  <w:font w:name="Courier New">
    <w:panose1 w:val="02070309020205020404"/>
    <w:charset w:val="00"/>
    <w:family w:val="modern"/>
    <w:pitch w:val="fixed"/>
    <w:sig w:usb0="E0002EFF" w:usb1="C0007843" w:usb2="00000009" w:usb3="00000000" w:csb0="000001FF" w:csb1="00000000"/>
    <w:embedRegular r:id="rId5" w:fontKey="{4CD85512-E5FE-2E40-B899-D34F15BAD139}"/>
  </w:font>
  <w:font w:name="Wingdings">
    <w:panose1 w:val="05000000000000000000"/>
    <w:charset w:val="4D"/>
    <w:family w:val="decorative"/>
    <w:pitch w:val="variable"/>
    <w:sig w:usb0="00000003" w:usb1="00000000" w:usb2="00000000" w:usb3="00000000" w:csb0="80000001" w:csb1="00000000"/>
    <w:embedRegular r:id="rId6" w:fontKey="{DB84C76E-3FCE-1F43-98F1-FF295A1EF592}"/>
  </w:font>
  <w:font w:name="Arial">
    <w:panose1 w:val="020B0604020202020204"/>
    <w:charset w:val="00"/>
    <w:family w:val="swiss"/>
    <w:pitch w:val="variable"/>
    <w:sig w:usb0="E0002AFF" w:usb1="C0007843" w:usb2="00000009" w:usb3="00000000" w:csb0="000001FF" w:csb1="00000000"/>
    <w:embedRegular r:id="rId7" w:fontKey="{78D2F85E-4069-CF4D-9797-2D21B39BCD00}"/>
    <w:embedBold r:id="rId8" w:fontKey="{97BE8334-E683-8F4C-8010-4ECAA3643F0F}"/>
    <w:embedItalic r:id="rId9" w:fontKey="{5B481547-2C8E-8B4B-87BC-368325B2170C}"/>
  </w:font>
  <w:font w:name="Noto Sans Symbols">
    <w:altName w:val="Calibri"/>
    <w:panose1 w:val="020B0604020202020204"/>
    <w:charset w:val="00"/>
    <w:family w:val="auto"/>
    <w:pitch w:val="default"/>
  </w:font>
  <w:font w:name="Play">
    <w:altName w:val="Calibri"/>
    <w:panose1 w:val="040506030A0602020202"/>
    <w:charset w:val="00"/>
    <w:family w:val="auto"/>
    <w:pitch w:val="default"/>
    <w:embedBold r:id="rId11" w:fontKey="{F6C3C67C-4224-7245-AEC2-A608920786C0}"/>
  </w:font>
  <w:font w:name="Aptos">
    <w:panose1 w:val="020B0004020202020204"/>
    <w:charset w:val="00"/>
    <w:family w:val="swiss"/>
    <w:pitch w:val="variable"/>
    <w:sig w:usb0="20000287" w:usb1="00000003" w:usb2="00000000" w:usb3="00000000" w:csb0="0000019F" w:csb1="00000000"/>
    <w:embedRegular r:id="rId12" w:fontKey="{ACD3487F-2D00-CB42-9B87-58E94EC19198}"/>
    <w:embedItalic r:id="rId13" w:fontKey="{AB58970B-B602-8946-84EF-ED2D609EDEC6}"/>
  </w:font>
  <w:font w:name="Times New Roman (Body CS)">
    <w:altName w:val="Times New Roman"/>
    <w:panose1 w:val="020B0604020202020204"/>
    <w:charset w:val="00"/>
    <w:family w:val="roman"/>
    <w:notTrueType/>
    <w:pitch w:val="default"/>
  </w:font>
  <w:font w:name="Aptos Display">
    <w:panose1 w:val="020B0004020202020204"/>
    <w:charset w:val="00"/>
    <w:family w:val="swiss"/>
    <w:pitch w:val="variable"/>
    <w:sig w:usb0="20000287" w:usb1="00000003" w:usb2="00000000" w:usb3="00000000" w:csb0="0000019F" w:csb1="00000000"/>
    <w:embedRegular r:id="rId15" w:fontKey="{9979B87D-E376-0541-BAD5-B00663EDA894}"/>
    <w:embedBold r:id="rId16" w:fontKey="{34CF3E5D-D4E9-A84F-A776-C3C44B039C19}"/>
  </w:font>
  <w:font w:name="Helvetica">
    <w:panose1 w:val="00000000000000000000"/>
    <w:charset w:val="00"/>
    <w:family w:val="auto"/>
    <w:pitch w:val="variable"/>
    <w:sig w:usb0="E00002FF" w:usb1="5000785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AE" w14:textId="0CF514D8" w:rsidR="002069D8" w:rsidRDefault="00AE512F">
    <w:pPr>
      <w:pBdr>
        <w:top w:val="nil"/>
        <w:left w:val="nil"/>
        <w:bottom w:val="nil"/>
        <w:right w:val="nil"/>
        <w:between w:val="nil"/>
      </w:pBdr>
      <w:tabs>
        <w:tab w:val="center" w:pos="4680"/>
        <w:tab w:val="right" w:pos="9360"/>
      </w:tabs>
      <w:spacing w:before="0" w:after="0"/>
      <w:jc w:val="right"/>
      <w:rPr>
        <w:color w:val="000000"/>
      </w:rPr>
    </w:pPr>
    <w:r>
      <w:rPr>
        <w:color w:val="000000"/>
      </w:rPr>
      <w:fldChar w:fldCharType="begin"/>
    </w:r>
    <w:r>
      <w:rPr>
        <w:color w:val="000000"/>
      </w:rPr>
      <w:instrText>PAGE</w:instrText>
    </w:r>
    <w:r>
      <w:rPr>
        <w:color w:val="000000"/>
      </w:rPr>
      <w:fldChar w:fldCharType="separate"/>
    </w:r>
    <w:r w:rsidR="00C46BE4">
      <w:rPr>
        <w:noProof/>
        <w:color w:val="000000"/>
      </w:rPr>
      <w:t>1</w:t>
    </w:r>
    <w:r>
      <w:rPr>
        <w:color w:val="000000"/>
      </w:rPr>
      <w:fldChar w:fldCharType="end"/>
    </w:r>
  </w:p>
  <w:p w14:paraId="000000AF" w14:textId="77777777" w:rsidR="002069D8" w:rsidRDefault="002069D8">
    <w:pPr>
      <w:pBdr>
        <w:top w:val="nil"/>
        <w:left w:val="nil"/>
        <w:bottom w:val="nil"/>
        <w:right w:val="nil"/>
        <w:between w:val="nil"/>
      </w:pBdr>
      <w:tabs>
        <w:tab w:val="center" w:pos="4680"/>
        <w:tab w:val="right" w:pos="9360"/>
      </w:tabs>
      <w:spacing w:before="0" w:after="0"/>
      <w:ind w:right="360"/>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B0" w14:textId="60CC323B" w:rsidR="002069D8" w:rsidRDefault="00AE512F">
    <w:pPr>
      <w:pBdr>
        <w:top w:val="nil"/>
        <w:left w:val="nil"/>
        <w:bottom w:val="nil"/>
        <w:right w:val="nil"/>
        <w:between w:val="nil"/>
      </w:pBdr>
      <w:tabs>
        <w:tab w:val="center" w:pos="4680"/>
        <w:tab w:val="right" w:pos="9360"/>
      </w:tabs>
      <w:spacing w:before="0" w:after="0"/>
      <w:jc w:val="right"/>
      <w:rPr>
        <w:color w:val="000000"/>
      </w:rPr>
    </w:pPr>
    <w:r>
      <w:rPr>
        <w:color w:val="000000"/>
      </w:rPr>
      <w:fldChar w:fldCharType="begin"/>
    </w:r>
    <w:r>
      <w:rPr>
        <w:color w:val="000000"/>
      </w:rPr>
      <w:instrText>PAGE</w:instrText>
    </w:r>
    <w:r>
      <w:rPr>
        <w:color w:val="000000"/>
      </w:rPr>
      <w:fldChar w:fldCharType="separate"/>
    </w:r>
    <w:r w:rsidR="00E30F34">
      <w:rPr>
        <w:noProof/>
        <w:color w:val="000000"/>
      </w:rPr>
      <w:t>1</w:t>
    </w:r>
    <w:r>
      <w:rPr>
        <w:color w:val="000000"/>
      </w:rPr>
      <w:fldChar w:fldCharType="end"/>
    </w:r>
  </w:p>
  <w:p w14:paraId="000000B1" w14:textId="76B2C36B" w:rsidR="002069D8" w:rsidRDefault="00AE512F">
    <w:pPr>
      <w:pBdr>
        <w:top w:val="nil"/>
        <w:left w:val="nil"/>
        <w:bottom w:val="nil"/>
        <w:right w:val="nil"/>
        <w:between w:val="nil"/>
      </w:pBdr>
      <w:tabs>
        <w:tab w:val="center" w:pos="4680"/>
        <w:tab w:val="right" w:pos="9360"/>
      </w:tabs>
      <w:spacing w:before="0" w:after="0"/>
      <w:ind w:right="360"/>
      <w:rPr>
        <w:color w:val="000000"/>
      </w:rPr>
    </w:pPr>
    <w:r>
      <w:rPr>
        <w:color w:val="000000"/>
      </w:rPr>
      <w:t xml:space="preserve">Version 1.0, last update </w:t>
    </w:r>
    <w:proofErr w:type="gramStart"/>
    <w:r>
      <w:rPr>
        <w:color w:val="000000"/>
      </w:rPr>
      <w:t>in</w:t>
    </w:r>
    <w:proofErr w:type="gramEnd"/>
    <w:r>
      <w:rPr>
        <w:color w:val="000000"/>
      </w:rPr>
      <w:t xml:space="preserve"> </w:t>
    </w:r>
    <w:r w:rsidR="00BD5055">
      <w:rPr>
        <w:color w:val="000000"/>
      </w:rPr>
      <w:t>December</w:t>
    </w:r>
    <w:r>
      <w:rPr>
        <w:color w:val="000000"/>
      </w:rPr>
      <w:t xml:space="preserve"> </w:t>
    </w:r>
    <w:r w:rsidR="00AD0E0C">
      <w:t>1</w:t>
    </w:r>
    <w:r w:rsidR="00796DDA">
      <w:t>5</w:t>
    </w:r>
    <w:r>
      <w:rPr>
        <w:color w:val="000000"/>
      </w:rPr>
      <w:t>, 2025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E171F5" w14:textId="77777777" w:rsidR="00F65D09" w:rsidRDefault="00F65D09">
      <w:pPr>
        <w:spacing w:before="0" w:after="0"/>
      </w:pPr>
      <w:r>
        <w:separator/>
      </w:r>
    </w:p>
  </w:footnote>
  <w:footnote w:type="continuationSeparator" w:id="0">
    <w:p w14:paraId="3A24F4CD" w14:textId="77777777" w:rsidR="00F65D09" w:rsidRDefault="00F65D09">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B6C46B" w14:textId="77777777" w:rsidR="004E37B3" w:rsidRDefault="004E37B3">
    <w:pPr>
      <w:pStyle w:val="Kopfzeile"/>
    </w:pPr>
    <w:r>
      <w:t>2025-12-30</w:t>
    </w:r>
    <w:r>
      <w:tab/>
    </w:r>
    <w:r>
      <w:tab/>
      <w:t>Joana Rodrigues Ribeiro</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D1B0F"/>
    <w:multiLevelType w:val="hybridMultilevel"/>
    <w:tmpl w:val="690A13B4"/>
    <w:lvl w:ilvl="0" w:tplc="B62A156C">
      <w:start w:val="1"/>
      <w:numFmt w:val="bullet"/>
      <w:lvlText w:val=""/>
      <w:lvlJc w:val="left"/>
      <w:pPr>
        <w:ind w:left="720" w:hanging="360"/>
      </w:pPr>
      <w:rPr>
        <w:rFonts w:ascii="Symbol" w:hAnsi="Symbol" w:hint="default"/>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9727D9E"/>
    <w:multiLevelType w:val="hybridMultilevel"/>
    <w:tmpl w:val="8580221E"/>
    <w:lvl w:ilvl="0" w:tplc="7F182658">
      <w:start w:val="20"/>
      <w:numFmt w:val="bullet"/>
      <w:lvlText w:val="-"/>
      <w:lvlJc w:val="left"/>
      <w:pPr>
        <w:ind w:left="720" w:hanging="360"/>
      </w:pPr>
      <w:rPr>
        <w:rFonts w:ascii="Arial" w:eastAsia="Arial"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FB40F29"/>
    <w:multiLevelType w:val="hybridMultilevel"/>
    <w:tmpl w:val="62BC59BA"/>
    <w:lvl w:ilvl="0" w:tplc="C05621E4">
      <w:start w:val="1"/>
      <w:numFmt w:val="decimal"/>
      <w:lvlText w:val="%1."/>
      <w:lvlJc w:val="left"/>
      <w:pPr>
        <w:ind w:left="1080" w:hanging="360"/>
      </w:pPr>
      <w:rPr>
        <w:rFonts w:ascii="Arial" w:eastAsia="Arial" w:hAnsi="Arial" w:cs="Arial"/>
      </w:rPr>
    </w:lvl>
    <w:lvl w:ilvl="1" w:tplc="08070019" w:tentative="1">
      <w:start w:val="1"/>
      <w:numFmt w:val="lowerLetter"/>
      <w:lvlText w:val="%2."/>
      <w:lvlJc w:val="left"/>
      <w:pPr>
        <w:ind w:left="1800" w:hanging="360"/>
      </w:pPr>
    </w:lvl>
    <w:lvl w:ilvl="2" w:tplc="0807001B" w:tentative="1">
      <w:start w:val="1"/>
      <w:numFmt w:val="lowerRoman"/>
      <w:lvlText w:val="%3."/>
      <w:lvlJc w:val="right"/>
      <w:pPr>
        <w:ind w:left="2520" w:hanging="180"/>
      </w:pPr>
    </w:lvl>
    <w:lvl w:ilvl="3" w:tplc="0807000F" w:tentative="1">
      <w:start w:val="1"/>
      <w:numFmt w:val="decimal"/>
      <w:lvlText w:val="%4."/>
      <w:lvlJc w:val="left"/>
      <w:pPr>
        <w:ind w:left="3240" w:hanging="360"/>
      </w:pPr>
    </w:lvl>
    <w:lvl w:ilvl="4" w:tplc="08070019" w:tentative="1">
      <w:start w:val="1"/>
      <w:numFmt w:val="lowerLetter"/>
      <w:lvlText w:val="%5."/>
      <w:lvlJc w:val="left"/>
      <w:pPr>
        <w:ind w:left="3960" w:hanging="360"/>
      </w:pPr>
    </w:lvl>
    <w:lvl w:ilvl="5" w:tplc="0807001B" w:tentative="1">
      <w:start w:val="1"/>
      <w:numFmt w:val="lowerRoman"/>
      <w:lvlText w:val="%6."/>
      <w:lvlJc w:val="right"/>
      <w:pPr>
        <w:ind w:left="4680" w:hanging="180"/>
      </w:pPr>
    </w:lvl>
    <w:lvl w:ilvl="6" w:tplc="0807000F" w:tentative="1">
      <w:start w:val="1"/>
      <w:numFmt w:val="decimal"/>
      <w:lvlText w:val="%7."/>
      <w:lvlJc w:val="left"/>
      <w:pPr>
        <w:ind w:left="5400" w:hanging="360"/>
      </w:pPr>
    </w:lvl>
    <w:lvl w:ilvl="7" w:tplc="08070019" w:tentative="1">
      <w:start w:val="1"/>
      <w:numFmt w:val="lowerLetter"/>
      <w:lvlText w:val="%8."/>
      <w:lvlJc w:val="left"/>
      <w:pPr>
        <w:ind w:left="6120" w:hanging="360"/>
      </w:pPr>
    </w:lvl>
    <w:lvl w:ilvl="8" w:tplc="0807001B" w:tentative="1">
      <w:start w:val="1"/>
      <w:numFmt w:val="lowerRoman"/>
      <w:lvlText w:val="%9."/>
      <w:lvlJc w:val="right"/>
      <w:pPr>
        <w:ind w:left="6840" w:hanging="180"/>
      </w:pPr>
    </w:lvl>
  </w:abstractNum>
  <w:abstractNum w:abstractNumId="3" w15:restartNumberingAfterBreak="0">
    <w:nsid w:val="0FD93CF7"/>
    <w:multiLevelType w:val="hybridMultilevel"/>
    <w:tmpl w:val="4E1AC0A2"/>
    <w:lvl w:ilvl="0" w:tplc="FFFFFFFF">
      <w:start w:val="1"/>
      <w:numFmt w:val="decimal"/>
      <w:lvlText w:val="%1."/>
      <w:lvlJc w:val="left"/>
      <w:pPr>
        <w:ind w:left="720" w:hanging="360"/>
      </w:pPr>
      <w:rPr>
        <w:rFonts w:hint="default"/>
        <w:b/>
        <w:u w:val="single"/>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10001255"/>
    <w:multiLevelType w:val="hybridMultilevel"/>
    <w:tmpl w:val="026C55D6"/>
    <w:lvl w:ilvl="0" w:tplc="04090011">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14C91EAC"/>
    <w:multiLevelType w:val="hybridMultilevel"/>
    <w:tmpl w:val="A276063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54C2F3B"/>
    <w:multiLevelType w:val="hybridMultilevel"/>
    <w:tmpl w:val="58485586"/>
    <w:lvl w:ilvl="0" w:tplc="7994BD06">
      <w:start w:val="1"/>
      <w:numFmt w:val="bullet"/>
      <w:lvlText w:val=""/>
      <w:lvlJc w:val="left"/>
      <w:pPr>
        <w:ind w:left="1080" w:hanging="360"/>
      </w:pPr>
      <w:rPr>
        <w:rFonts w:ascii="Wingdings" w:eastAsia="Arial" w:hAnsi="Wingdings" w:cs="Arial" w:hint="default"/>
        <w:b w:val="0"/>
        <w:bCs w:val="0"/>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1C593352"/>
    <w:multiLevelType w:val="multilevel"/>
    <w:tmpl w:val="045EE9E4"/>
    <w:lvl w:ilvl="0">
      <w:start w:val="25"/>
      <w:numFmt w:val="bullet"/>
      <w:lvlText w:val="●"/>
      <w:lvlJc w:val="left"/>
      <w:pPr>
        <w:ind w:left="485" w:hanging="360"/>
      </w:pPr>
      <w:rPr>
        <w:rFonts w:ascii="Noto Sans Symbols" w:eastAsia="Noto Sans Symbols" w:hAnsi="Noto Sans Symbols" w:cs="Noto Sans Symbols"/>
      </w:rPr>
    </w:lvl>
    <w:lvl w:ilvl="1">
      <w:start w:val="1"/>
      <w:numFmt w:val="bullet"/>
      <w:lvlText w:val="o"/>
      <w:lvlJc w:val="left"/>
      <w:pPr>
        <w:ind w:left="1520" w:hanging="360"/>
      </w:pPr>
      <w:rPr>
        <w:rFonts w:ascii="Courier New" w:eastAsia="Courier New" w:hAnsi="Courier New" w:cs="Courier New"/>
      </w:rPr>
    </w:lvl>
    <w:lvl w:ilvl="2">
      <w:start w:val="1"/>
      <w:numFmt w:val="bullet"/>
      <w:lvlText w:val="▪"/>
      <w:lvlJc w:val="left"/>
      <w:pPr>
        <w:ind w:left="2240" w:hanging="360"/>
      </w:pPr>
      <w:rPr>
        <w:rFonts w:ascii="Noto Sans Symbols" w:eastAsia="Noto Sans Symbols" w:hAnsi="Noto Sans Symbols" w:cs="Noto Sans Symbols"/>
      </w:rPr>
    </w:lvl>
    <w:lvl w:ilvl="3">
      <w:start w:val="1"/>
      <w:numFmt w:val="bullet"/>
      <w:lvlText w:val="●"/>
      <w:lvlJc w:val="left"/>
      <w:pPr>
        <w:ind w:left="2960" w:hanging="360"/>
      </w:pPr>
      <w:rPr>
        <w:rFonts w:ascii="Noto Sans Symbols" w:eastAsia="Noto Sans Symbols" w:hAnsi="Noto Sans Symbols" w:cs="Noto Sans Symbols"/>
      </w:rPr>
    </w:lvl>
    <w:lvl w:ilvl="4">
      <w:start w:val="1"/>
      <w:numFmt w:val="bullet"/>
      <w:lvlText w:val="o"/>
      <w:lvlJc w:val="left"/>
      <w:pPr>
        <w:ind w:left="3680" w:hanging="360"/>
      </w:pPr>
      <w:rPr>
        <w:rFonts w:ascii="Courier New" w:eastAsia="Courier New" w:hAnsi="Courier New" w:cs="Courier New"/>
      </w:rPr>
    </w:lvl>
    <w:lvl w:ilvl="5">
      <w:start w:val="1"/>
      <w:numFmt w:val="bullet"/>
      <w:lvlText w:val="▪"/>
      <w:lvlJc w:val="left"/>
      <w:pPr>
        <w:ind w:left="4400" w:hanging="360"/>
      </w:pPr>
      <w:rPr>
        <w:rFonts w:ascii="Noto Sans Symbols" w:eastAsia="Noto Sans Symbols" w:hAnsi="Noto Sans Symbols" w:cs="Noto Sans Symbols"/>
      </w:rPr>
    </w:lvl>
    <w:lvl w:ilvl="6">
      <w:start w:val="1"/>
      <w:numFmt w:val="bullet"/>
      <w:lvlText w:val="●"/>
      <w:lvlJc w:val="left"/>
      <w:pPr>
        <w:ind w:left="5120" w:hanging="360"/>
      </w:pPr>
      <w:rPr>
        <w:rFonts w:ascii="Noto Sans Symbols" w:eastAsia="Noto Sans Symbols" w:hAnsi="Noto Sans Symbols" w:cs="Noto Sans Symbols"/>
      </w:rPr>
    </w:lvl>
    <w:lvl w:ilvl="7">
      <w:start w:val="1"/>
      <w:numFmt w:val="bullet"/>
      <w:lvlText w:val="o"/>
      <w:lvlJc w:val="left"/>
      <w:pPr>
        <w:ind w:left="5840" w:hanging="360"/>
      </w:pPr>
      <w:rPr>
        <w:rFonts w:ascii="Courier New" w:eastAsia="Courier New" w:hAnsi="Courier New" w:cs="Courier New"/>
      </w:rPr>
    </w:lvl>
    <w:lvl w:ilvl="8">
      <w:start w:val="1"/>
      <w:numFmt w:val="bullet"/>
      <w:lvlText w:val="▪"/>
      <w:lvlJc w:val="left"/>
      <w:pPr>
        <w:ind w:left="6560" w:hanging="360"/>
      </w:pPr>
      <w:rPr>
        <w:rFonts w:ascii="Noto Sans Symbols" w:eastAsia="Noto Sans Symbols" w:hAnsi="Noto Sans Symbols" w:cs="Noto Sans Symbols"/>
      </w:rPr>
    </w:lvl>
  </w:abstractNum>
  <w:abstractNum w:abstractNumId="8" w15:restartNumberingAfterBreak="0">
    <w:nsid w:val="1D4342BE"/>
    <w:multiLevelType w:val="hybridMultilevel"/>
    <w:tmpl w:val="85CC69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15F696B"/>
    <w:multiLevelType w:val="hybridMultilevel"/>
    <w:tmpl w:val="F544CB4A"/>
    <w:lvl w:ilvl="0" w:tplc="F6247480">
      <w:start w:val="20"/>
      <w:numFmt w:val="bullet"/>
      <w:lvlText w:val="-"/>
      <w:lvlJc w:val="left"/>
      <w:pPr>
        <w:ind w:left="720" w:hanging="360"/>
      </w:pPr>
      <w:rPr>
        <w:rFonts w:ascii="Arial" w:eastAsia="Arial"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2DC0296"/>
    <w:multiLevelType w:val="hybridMultilevel"/>
    <w:tmpl w:val="4E1AC0A2"/>
    <w:lvl w:ilvl="0" w:tplc="E5CE9C44">
      <w:start w:val="1"/>
      <w:numFmt w:val="decimal"/>
      <w:lvlText w:val="%1."/>
      <w:lvlJc w:val="left"/>
      <w:pPr>
        <w:ind w:left="720" w:hanging="360"/>
      </w:pPr>
      <w:rPr>
        <w:rFonts w:hint="default"/>
        <w:b/>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88124F0"/>
    <w:multiLevelType w:val="hybridMultilevel"/>
    <w:tmpl w:val="80C0C7C8"/>
    <w:lvl w:ilvl="0" w:tplc="B62A156C">
      <w:start w:val="1"/>
      <w:numFmt w:val="bullet"/>
      <w:lvlText w:val=""/>
      <w:lvlJc w:val="left"/>
      <w:pPr>
        <w:ind w:left="720" w:hanging="360"/>
      </w:pPr>
      <w:rPr>
        <w:rFonts w:ascii="Symbol" w:hAnsi="Symbol" w:hint="default"/>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C43548B"/>
    <w:multiLevelType w:val="hybridMultilevel"/>
    <w:tmpl w:val="617A2126"/>
    <w:lvl w:ilvl="0" w:tplc="B62A156C">
      <w:start w:val="1"/>
      <w:numFmt w:val="bullet"/>
      <w:lvlText w:val=""/>
      <w:lvlJc w:val="left"/>
      <w:pPr>
        <w:ind w:left="720" w:hanging="360"/>
      </w:pPr>
      <w:rPr>
        <w:rFonts w:ascii="Symbol" w:hAnsi="Symbol" w:hint="default"/>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D1E0A69"/>
    <w:multiLevelType w:val="hybridMultilevel"/>
    <w:tmpl w:val="FB6E4736"/>
    <w:lvl w:ilvl="0" w:tplc="B62A156C">
      <w:start w:val="1"/>
      <w:numFmt w:val="bullet"/>
      <w:lvlText w:val=""/>
      <w:lvlJc w:val="left"/>
      <w:pPr>
        <w:ind w:left="720" w:hanging="360"/>
      </w:pPr>
      <w:rPr>
        <w:rFonts w:ascii="Symbol" w:hAnsi="Symbol" w:hint="default"/>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B417F95"/>
    <w:multiLevelType w:val="hybridMultilevel"/>
    <w:tmpl w:val="B896C722"/>
    <w:lvl w:ilvl="0" w:tplc="4FAE26FA">
      <w:start w:val="1"/>
      <w:numFmt w:val="decimal"/>
      <w:lvlText w:val="%1."/>
      <w:lvlJc w:val="left"/>
      <w:pPr>
        <w:ind w:left="720" w:hanging="360"/>
      </w:pPr>
      <w:rPr>
        <w:rFonts w:hint="default"/>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3613144"/>
    <w:multiLevelType w:val="hybridMultilevel"/>
    <w:tmpl w:val="6356452C"/>
    <w:lvl w:ilvl="0" w:tplc="B62A156C">
      <w:start w:val="1"/>
      <w:numFmt w:val="bullet"/>
      <w:lvlText w:val=""/>
      <w:lvlJc w:val="left"/>
      <w:pPr>
        <w:ind w:left="720" w:hanging="360"/>
      </w:pPr>
      <w:rPr>
        <w:rFonts w:ascii="Symbol" w:hAnsi="Symbol" w:hint="default"/>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43B4799"/>
    <w:multiLevelType w:val="hybridMultilevel"/>
    <w:tmpl w:val="D234BECC"/>
    <w:lvl w:ilvl="0" w:tplc="7994BD06">
      <w:start w:val="1"/>
      <w:numFmt w:val="bullet"/>
      <w:lvlText w:val=""/>
      <w:lvlJc w:val="left"/>
      <w:pPr>
        <w:ind w:left="1080" w:hanging="360"/>
      </w:pPr>
      <w:rPr>
        <w:rFonts w:ascii="Wingdings" w:eastAsia="Arial" w:hAnsi="Wingdings" w:cs="Arial" w:hint="default"/>
        <w:b w:val="0"/>
        <w:bCs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925467D"/>
    <w:multiLevelType w:val="multilevel"/>
    <w:tmpl w:val="B37069BA"/>
    <w:lvl w:ilvl="0">
      <w:start w:val="1976"/>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8" w15:restartNumberingAfterBreak="0">
    <w:nsid w:val="52E155B5"/>
    <w:multiLevelType w:val="hybridMultilevel"/>
    <w:tmpl w:val="1C44BD42"/>
    <w:lvl w:ilvl="0" w:tplc="B62A156C">
      <w:start w:val="1"/>
      <w:numFmt w:val="bullet"/>
      <w:lvlText w:val=""/>
      <w:lvlJc w:val="left"/>
      <w:pPr>
        <w:ind w:left="720" w:hanging="360"/>
      </w:pPr>
      <w:rPr>
        <w:rFonts w:ascii="Symbol" w:hAnsi="Symbol" w:hint="default"/>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D956D61"/>
    <w:multiLevelType w:val="hybridMultilevel"/>
    <w:tmpl w:val="9664F4CA"/>
    <w:lvl w:ilvl="0" w:tplc="B62A156C">
      <w:start w:val="1"/>
      <w:numFmt w:val="bullet"/>
      <w:lvlText w:val=""/>
      <w:lvlJc w:val="left"/>
      <w:pPr>
        <w:ind w:left="720" w:hanging="360"/>
      </w:pPr>
      <w:rPr>
        <w:rFonts w:ascii="Symbol" w:hAnsi="Symbol" w:hint="default"/>
        <w:sz w:val="22"/>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F4216E5"/>
    <w:multiLevelType w:val="hybridMultilevel"/>
    <w:tmpl w:val="4E1AC0A2"/>
    <w:lvl w:ilvl="0" w:tplc="FFFFFFFF">
      <w:start w:val="1"/>
      <w:numFmt w:val="decimal"/>
      <w:lvlText w:val="%1."/>
      <w:lvlJc w:val="left"/>
      <w:pPr>
        <w:ind w:left="720" w:hanging="360"/>
      </w:pPr>
      <w:rPr>
        <w:rFonts w:hint="default"/>
        <w:b/>
        <w:u w:val="single"/>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71D078A5"/>
    <w:multiLevelType w:val="multilevel"/>
    <w:tmpl w:val="61EAED2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854491012">
    <w:abstractNumId w:val="7"/>
  </w:num>
  <w:num w:numId="2" w16cid:durableId="1056322780">
    <w:abstractNumId w:val="17"/>
  </w:num>
  <w:num w:numId="3" w16cid:durableId="973026582">
    <w:abstractNumId w:val="21"/>
  </w:num>
  <w:num w:numId="4" w16cid:durableId="711539533">
    <w:abstractNumId w:val="14"/>
  </w:num>
  <w:num w:numId="5" w16cid:durableId="863521766">
    <w:abstractNumId w:val="4"/>
  </w:num>
  <w:num w:numId="6" w16cid:durableId="1311206799">
    <w:abstractNumId w:val="5"/>
  </w:num>
  <w:num w:numId="7" w16cid:durableId="1139810092">
    <w:abstractNumId w:val="8"/>
  </w:num>
  <w:num w:numId="8" w16cid:durableId="189877265">
    <w:abstractNumId w:val="10"/>
  </w:num>
  <w:num w:numId="9" w16cid:durableId="1155338982">
    <w:abstractNumId w:val="6"/>
  </w:num>
  <w:num w:numId="10" w16cid:durableId="92363106">
    <w:abstractNumId w:val="3"/>
  </w:num>
  <w:num w:numId="11" w16cid:durableId="376704129">
    <w:abstractNumId w:val="20"/>
  </w:num>
  <w:num w:numId="12" w16cid:durableId="512038150">
    <w:abstractNumId w:val="16"/>
  </w:num>
  <w:num w:numId="13" w16cid:durableId="263533362">
    <w:abstractNumId w:val="15"/>
  </w:num>
  <w:num w:numId="14" w16cid:durableId="1724908525">
    <w:abstractNumId w:val="1"/>
  </w:num>
  <w:num w:numId="15" w16cid:durableId="1488978469">
    <w:abstractNumId w:val="9"/>
  </w:num>
  <w:num w:numId="16" w16cid:durableId="1503470438">
    <w:abstractNumId w:val="13"/>
  </w:num>
  <w:num w:numId="17" w16cid:durableId="647442235">
    <w:abstractNumId w:val="18"/>
  </w:num>
  <w:num w:numId="18" w16cid:durableId="1668753800">
    <w:abstractNumId w:val="0"/>
  </w:num>
  <w:num w:numId="19" w16cid:durableId="682781128">
    <w:abstractNumId w:val="19"/>
  </w:num>
  <w:num w:numId="20" w16cid:durableId="2106143284">
    <w:abstractNumId w:val="12"/>
  </w:num>
  <w:num w:numId="21" w16cid:durableId="1196117878">
    <w:abstractNumId w:val="11"/>
  </w:num>
  <w:num w:numId="22" w16cid:durableId="395738627">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oana Rodrigues Ribeiro">
    <w15:presenceInfo w15:providerId="AD" w15:userId="S::joana.rodriguesribeiro@uzh.ch::499380a5-f773-4f1f-a8cf-83b4ebcd6ac4"/>
  </w15:person>
  <w15:person w15:author="Milo Alan Puhan">
    <w15:presenceInfo w15:providerId="AD" w15:userId="S::miloalan.puhan@uzh.ch::f7c67eeb-100a-4a00-a77c-7e2ae2a8c130"/>
  </w15:person>
  <w15:person w15:author="fariba abbassi">
    <w15:presenceInfo w15:providerId="Windows Live" w15:userId="343280d3660d6dc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TrueTypeFonts/>
  <w:proofState w:spelling="clean" w:grammar="clean"/>
  <w:trackRevision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069D8"/>
    <w:rsid w:val="00007E76"/>
    <w:rsid w:val="00011E0A"/>
    <w:rsid w:val="00013262"/>
    <w:rsid w:val="00020295"/>
    <w:rsid w:val="00024FD7"/>
    <w:rsid w:val="000266AE"/>
    <w:rsid w:val="0004460F"/>
    <w:rsid w:val="00052335"/>
    <w:rsid w:val="000538B8"/>
    <w:rsid w:val="00065BB3"/>
    <w:rsid w:val="0006758A"/>
    <w:rsid w:val="00080D5E"/>
    <w:rsid w:val="000A5762"/>
    <w:rsid w:val="000B05D9"/>
    <w:rsid w:val="000B3F3A"/>
    <w:rsid w:val="000C628C"/>
    <w:rsid w:val="000C6952"/>
    <w:rsid w:val="000F1801"/>
    <w:rsid w:val="000F39DD"/>
    <w:rsid w:val="001142CE"/>
    <w:rsid w:val="00125014"/>
    <w:rsid w:val="00130527"/>
    <w:rsid w:val="0014063A"/>
    <w:rsid w:val="00143C0B"/>
    <w:rsid w:val="00147819"/>
    <w:rsid w:val="00157F21"/>
    <w:rsid w:val="00162B50"/>
    <w:rsid w:val="001640C5"/>
    <w:rsid w:val="001829E1"/>
    <w:rsid w:val="00184B10"/>
    <w:rsid w:val="001D7A6B"/>
    <w:rsid w:val="001E0B71"/>
    <w:rsid w:val="001E3099"/>
    <w:rsid w:val="001E3646"/>
    <w:rsid w:val="00205F8E"/>
    <w:rsid w:val="0020613C"/>
    <w:rsid w:val="002069D8"/>
    <w:rsid w:val="00225DFD"/>
    <w:rsid w:val="00250A94"/>
    <w:rsid w:val="00252C9E"/>
    <w:rsid w:val="00271117"/>
    <w:rsid w:val="00274386"/>
    <w:rsid w:val="0027781B"/>
    <w:rsid w:val="0028577C"/>
    <w:rsid w:val="00291D48"/>
    <w:rsid w:val="002B2795"/>
    <w:rsid w:val="002C148B"/>
    <w:rsid w:val="002C5C6E"/>
    <w:rsid w:val="002D121B"/>
    <w:rsid w:val="002D29D8"/>
    <w:rsid w:val="002E26C1"/>
    <w:rsid w:val="002F2BC7"/>
    <w:rsid w:val="002F71EC"/>
    <w:rsid w:val="003079B5"/>
    <w:rsid w:val="00307C82"/>
    <w:rsid w:val="003215D2"/>
    <w:rsid w:val="003263F4"/>
    <w:rsid w:val="003268F3"/>
    <w:rsid w:val="00345CA1"/>
    <w:rsid w:val="00350AB2"/>
    <w:rsid w:val="00352BBC"/>
    <w:rsid w:val="0037405A"/>
    <w:rsid w:val="0037501A"/>
    <w:rsid w:val="003808F4"/>
    <w:rsid w:val="003816A7"/>
    <w:rsid w:val="00392CA1"/>
    <w:rsid w:val="003958A6"/>
    <w:rsid w:val="003C1F4F"/>
    <w:rsid w:val="003C4954"/>
    <w:rsid w:val="003D58CD"/>
    <w:rsid w:val="003E5B3D"/>
    <w:rsid w:val="003F2CAA"/>
    <w:rsid w:val="0041516F"/>
    <w:rsid w:val="004167D6"/>
    <w:rsid w:val="004222B4"/>
    <w:rsid w:val="0042308F"/>
    <w:rsid w:val="004430A0"/>
    <w:rsid w:val="00447856"/>
    <w:rsid w:val="004522B0"/>
    <w:rsid w:val="00464ED6"/>
    <w:rsid w:val="0046723A"/>
    <w:rsid w:val="00467455"/>
    <w:rsid w:val="004719AD"/>
    <w:rsid w:val="0047446B"/>
    <w:rsid w:val="004803F4"/>
    <w:rsid w:val="004B5097"/>
    <w:rsid w:val="004B7273"/>
    <w:rsid w:val="004C5288"/>
    <w:rsid w:val="004C67A1"/>
    <w:rsid w:val="004D5015"/>
    <w:rsid w:val="004E230A"/>
    <w:rsid w:val="004E37B3"/>
    <w:rsid w:val="005225F7"/>
    <w:rsid w:val="00523733"/>
    <w:rsid w:val="00533A98"/>
    <w:rsid w:val="00543301"/>
    <w:rsid w:val="00545492"/>
    <w:rsid w:val="00545834"/>
    <w:rsid w:val="00550067"/>
    <w:rsid w:val="00563F40"/>
    <w:rsid w:val="005644FF"/>
    <w:rsid w:val="0057330B"/>
    <w:rsid w:val="00581717"/>
    <w:rsid w:val="00582B2A"/>
    <w:rsid w:val="005831F3"/>
    <w:rsid w:val="0058413D"/>
    <w:rsid w:val="005A0B64"/>
    <w:rsid w:val="005D11F2"/>
    <w:rsid w:val="005D4763"/>
    <w:rsid w:val="005E4F1E"/>
    <w:rsid w:val="005F1619"/>
    <w:rsid w:val="0061588B"/>
    <w:rsid w:val="006221A0"/>
    <w:rsid w:val="006448DB"/>
    <w:rsid w:val="006465B4"/>
    <w:rsid w:val="00651080"/>
    <w:rsid w:val="00660FAD"/>
    <w:rsid w:val="00675068"/>
    <w:rsid w:val="0067638E"/>
    <w:rsid w:val="006820BD"/>
    <w:rsid w:val="0069556C"/>
    <w:rsid w:val="006D0526"/>
    <w:rsid w:val="006D1F9B"/>
    <w:rsid w:val="006F442C"/>
    <w:rsid w:val="00710A42"/>
    <w:rsid w:val="007473A3"/>
    <w:rsid w:val="00750DDD"/>
    <w:rsid w:val="00754139"/>
    <w:rsid w:val="007657EB"/>
    <w:rsid w:val="00771B82"/>
    <w:rsid w:val="00772056"/>
    <w:rsid w:val="0077538C"/>
    <w:rsid w:val="00786A44"/>
    <w:rsid w:val="00793B00"/>
    <w:rsid w:val="00795515"/>
    <w:rsid w:val="00796DDA"/>
    <w:rsid w:val="007A40A6"/>
    <w:rsid w:val="007A4A58"/>
    <w:rsid w:val="007D137F"/>
    <w:rsid w:val="007F4040"/>
    <w:rsid w:val="007F57CB"/>
    <w:rsid w:val="007F5FEA"/>
    <w:rsid w:val="00814C8C"/>
    <w:rsid w:val="00821B69"/>
    <w:rsid w:val="008224F2"/>
    <w:rsid w:val="00822A8F"/>
    <w:rsid w:val="00823C09"/>
    <w:rsid w:val="00825E4B"/>
    <w:rsid w:val="0084126E"/>
    <w:rsid w:val="00846191"/>
    <w:rsid w:val="00861A5E"/>
    <w:rsid w:val="00864C02"/>
    <w:rsid w:val="00865EC8"/>
    <w:rsid w:val="00867591"/>
    <w:rsid w:val="0088154E"/>
    <w:rsid w:val="00884F5B"/>
    <w:rsid w:val="008934E3"/>
    <w:rsid w:val="0089511C"/>
    <w:rsid w:val="008C03E7"/>
    <w:rsid w:val="008C4F6F"/>
    <w:rsid w:val="008C5DEF"/>
    <w:rsid w:val="008D3667"/>
    <w:rsid w:val="008D7270"/>
    <w:rsid w:val="008E34AD"/>
    <w:rsid w:val="008E6991"/>
    <w:rsid w:val="00912E65"/>
    <w:rsid w:val="00945359"/>
    <w:rsid w:val="00956E98"/>
    <w:rsid w:val="0097500E"/>
    <w:rsid w:val="00992090"/>
    <w:rsid w:val="00993F2B"/>
    <w:rsid w:val="009A721C"/>
    <w:rsid w:val="009B1781"/>
    <w:rsid w:val="009B299E"/>
    <w:rsid w:val="00A0180A"/>
    <w:rsid w:val="00A072F1"/>
    <w:rsid w:val="00A0745A"/>
    <w:rsid w:val="00A07670"/>
    <w:rsid w:val="00A35207"/>
    <w:rsid w:val="00A44527"/>
    <w:rsid w:val="00A452A4"/>
    <w:rsid w:val="00A54DBD"/>
    <w:rsid w:val="00A74518"/>
    <w:rsid w:val="00A84DE0"/>
    <w:rsid w:val="00AD0A7F"/>
    <w:rsid w:val="00AD0E0C"/>
    <w:rsid w:val="00AE512F"/>
    <w:rsid w:val="00AF455A"/>
    <w:rsid w:val="00AF4E5F"/>
    <w:rsid w:val="00AF5DEB"/>
    <w:rsid w:val="00B00B82"/>
    <w:rsid w:val="00B02F94"/>
    <w:rsid w:val="00B12B4F"/>
    <w:rsid w:val="00B1730E"/>
    <w:rsid w:val="00B2705B"/>
    <w:rsid w:val="00B42465"/>
    <w:rsid w:val="00B44E65"/>
    <w:rsid w:val="00B477CA"/>
    <w:rsid w:val="00B77092"/>
    <w:rsid w:val="00B84199"/>
    <w:rsid w:val="00BA30F5"/>
    <w:rsid w:val="00BA4F33"/>
    <w:rsid w:val="00BB125B"/>
    <w:rsid w:val="00BB5EBF"/>
    <w:rsid w:val="00BD5055"/>
    <w:rsid w:val="00BE21EB"/>
    <w:rsid w:val="00BE22B3"/>
    <w:rsid w:val="00BE5728"/>
    <w:rsid w:val="00BF5B0A"/>
    <w:rsid w:val="00C02BF3"/>
    <w:rsid w:val="00C165CA"/>
    <w:rsid w:val="00C2174F"/>
    <w:rsid w:val="00C46BE4"/>
    <w:rsid w:val="00C5682F"/>
    <w:rsid w:val="00C64D73"/>
    <w:rsid w:val="00C657C7"/>
    <w:rsid w:val="00C67843"/>
    <w:rsid w:val="00C7191F"/>
    <w:rsid w:val="00C7728E"/>
    <w:rsid w:val="00C81B29"/>
    <w:rsid w:val="00C86EAC"/>
    <w:rsid w:val="00CA6184"/>
    <w:rsid w:val="00CA6513"/>
    <w:rsid w:val="00CB29CF"/>
    <w:rsid w:val="00CB52D2"/>
    <w:rsid w:val="00CB6CEE"/>
    <w:rsid w:val="00CD2224"/>
    <w:rsid w:val="00CD7C3E"/>
    <w:rsid w:val="00CE0EEE"/>
    <w:rsid w:val="00CF410A"/>
    <w:rsid w:val="00D072BC"/>
    <w:rsid w:val="00D07C28"/>
    <w:rsid w:val="00D1206F"/>
    <w:rsid w:val="00D61066"/>
    <w:rsid w:val="00D7745D"/>
    <w:rsid w:val="00D92323"/>
    <w:rsid w:val="00DA1016"/>
    <w:rsid w:val="00DA2FC7"/>
    <w:rsid w:val="00DA7BF6"/>
    <w:rsid w:val="00DB3AE5"/>
    <w:rsid w:val="00DC11F0"/>
    <w:rsid w:val="00DC38BF"/>
    <w:rsid w:val="00DD3797"/>
    <w:rsid w:val="00DD4823"/>
    <w:rsid w:val="00DE217E"/>
    <w:rsid w:val="00DE6140"/>
    <w:rsid w:val="00DF5F2A"/>
    <w:rsid w:val="00E028F2"/>
    <w:rsid w:val="00E02E8E"/>
    <w:rsid w:val="00E041B6"/>
    <w:rsid w:val="00E13BCC"/>
    <w:rsid w:val="00E1467C"/>
    <w:rsid w:val="00E2249F"/>
    <w:rsid w:val="00E30F34"/>
    <w:rsid w:val="00E35C15"/>
    <w:rsid w:val="00E36B6C"/>
    <w:rsid w:val="00E4356E"/>
    <w:rsid w:val="00E4448F"/>
    <w:rsid w:val="00E54463"/>
    <w:rsid w:val="00E569AB"/>
    <w:rsid w:val="00E7162A"/>
    <w:rsid w:val="00E838BB"/>
    <w:rsid w:val="00EA4C32"/>
    <w:rsid w:val="00EE09DE"/>
    <w:rsid w:val="00EE2F48"/>
    <w:rsid w:val="00EE3D4A"/>
    <w:rsid w:val="00EE40BA"/>
    <w:rsid w:val="00EF0900"/>
    <w:rsid w:val="00EF10BC"/>
    <w:rsid w:val="00EF4355"/>
    <w:rsid w:val="00F03712"/>
    <w:rsid w:val="00F04DAD"/>
    <w:rsid w:val="00F173CD"/>
    <w:rsid w:val="00F25CFF"/>
    <w:rsid w:val="00F275F5"/>
    <w:rsid w:val="00F43B3C"/>
    <w:rsid w:val="00F44986"/>
    <w:rsid w:val="00F55B9E"/>
    <w:rsid w:val="00F560CA"/>
    <w:rsid w:val="00F61D16"/>
    <w:rsid w:val="00F65D09"/>
    <w:rsid w:val="00F72F7C"/>
    <w:rsid w:val="00F748A5"/>
    <w:rsid w:val="00F82BC1"/>
    <w:rsid w:val="00F914C5"/>
    <w:rsid w:val="00FA0942"/>
    <w:rsid w:val="00FB62B7"/>
    <w:rsid w:val="00FD0841"/>
    <w:rsid w:val="00FD3851"/>
    <w:rsid w:val="00FD6547"/>
    <w:rsid w:val="00FE5DB4"/>
    <w:rsid w:val="00FE75B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2E2C4F"/>
  <w15:docId w15:val="{D2ED2B0C-1DA7-624B-969D-DCF74B9572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before="40" w:after="1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205F8E"/>
  </w:style>
  <w:style w:type="paragraph" w:styleId="berschrift1">
    <w:name w:val="heading 1"/>
    <w:basedOn w:val="Standard"/>
    <w:next w:val="Standard"/>
    <w:link w:val="berschrift1Zchn"/>
    <w:uiPriority w:val="9"/>
    <w:qFormat/>
    <w:pPr>
      <w:spacing w:before="300" w:after="40" w:line="276" w:lineRule="auto"/>
      <w:outlineLvl w:val="0"/>
    </w:pPr>
    <w:rPr>
      <w:b/>
      <w:bCs/>
      <w:color w:val="156082"/>
      <w:sz w:val="32"/>
      <w:szCs w:val="32"/>
    </w:rPr>
  </w:style>
  <w:style w:type="paragraph" w:styleId="berschrift2">
    <w:name w:val="heading 2"/>
    <w:basedOn w:val="Standard"/>
    <w:next w:val="Standard"/>
    <w:link w:val="berschrift2Zchn"/>
    <w:uiPriority w:val="9"/>
    <w:unhideWhenUsed/>
    <w:qFormat/>
    <w:pPr>
      <w:keepNext/>
      <w:keepLines/>
      <w:spacing w:before="160" w:after="80"/>
      <w:outlineLvl w:val="1"/>
    </w:pPr>
    <w:rPr>
      <w:rFonts w:ascii="Play" w:eastAsia="Play" w:hAnsi="Play" w:cs="Play"/>
      <w:b/>
      <w:bCs/>
      <w:color w:val="0F4761"/>
      <w:sz w:val="28"/>
      <w:szCs w:val="28"/>
    </w:rPr>
  </w:style>
  <w:style w:type="paragraph" w:styleId="berschrift3">
    <w:name w:val="heading 3"/>
    <w:basedOn w:val="Standard"/>
    <w:next w:val="Standard"/>
    <w:link w:val="berschrift3Zchn"/>
    <w:uiPriority w:val="9"/>
    <w:unhideWhenUsed/>
    <w:qFormat/>
    <w:pPr>
      <w:keepNext/>
      <w:keepLines/>
      <w:spacing w:before="160" w:after="80"/>
      <w:outlineLvl w:val="2"/>
    </w:pPr>
    <w:rPr>
      <w:i/>
      <w:iCs/>
      <w:color w:val="0F4761"/>
      <w:sz w:val="24"/>
      <w:szCs w:val="24"/>
    </w:rPr>
  </w:style>
  <w:style w:type="paragraph" w:styleId="berschrift4">
    <w:name w:val="heading 4"/>
    <w:basedOn w:val="Standard"/>
    <w:next w:val="Standard"/>
    <w:link w:val="berschrift4Zchn"/>
    <w:uiPriority w:val="9"/>
    <w:semiHidden/>
    <w:unhideWhenUsed/>
    <w:qFormat/>
    <w:pPr>
      <w:keepNext/>
      <w:keepLines/>
      <w:spacing w:before="80" w:after="40"/>
      <w:outlineLvl w:val="3"/>
    </w:pPr>
    <w:rPr>
      <w:rFonts w:ascii="Aptos" w:eastAsia="Aptos" w:hAnsi="Aptos" w:cs="Aptos"/>
      <w:i/>
      <w:iCs/>
      <w:color w:val="0F4761"/>
    </w:rPr>
  </w:style>
  <w:style w:type="paragraph" w:styleId="berschrift5">
    <w:name w:val="heading 5"/>
    <w:basedOn w:val="Standard"/>
    <w:next w:val="Standard"/>
    <w:link w:val="berschrift5Zchn"/>
    <w:uiPriority w:val="9"/>
    <w:semiHidden/>
    <w:unhideWhenUsed/>
    <w:qFormat/>
    <w:pPr>
      <w:keepNext/>
      <w:keepLines/>
      <w:spacing w:before="80" w:after="40"/>
      <w:outlineLvl w:val="4"/>
    </w:pPr>
    <w:rPr>
      <w:rFonts w:ascii="Aptos" w:eastAsia="Aptos" w:hAnsi="Aptos" w:cs="Aptos"/>
      <w:color w:val="0F4761"/>
    </w:rPr>
  </w:style>
  <w:style w:type="paragraph" w:styleId="berschrift6">
    <w:name w:val="heading 6"/>
    <w:basedOn w:val="Standard"/>
    <w:next w:val="Standard"/>
    <w:link w:val="berschrift6Zchn"/>
    <w:uiPriority w:val="9"/>
    <w:semiHidden/>
    <w:unhideWhenUsed/>
    <w:qFormat/>
    <w:pPr>
      <w:keepNext/>
      <w:keepLines/>
      <w:spacing w:after="0"/>
      <w:outlineLvl w:val="5"/>
    </w:pPr>
    <w:rPr>
      <w:rFonts w:ascii="Aptos" w:eastAsia="Aptos" w:hAnsi="Aptos" w:cs="Aptos"/>
      <w:i/>
      <w:iCs/>
      <w:color w:val="595959"/>
    </w:rPr>
  </w:style>
  <w:style w:type="paragraph" w:styleId="berschrift7">
    <w:name w:val="heading 7"/>
    <w:basedOn w:val="Standard"/>
    <w:next w:val="Standard"/>
    <w:link w:val="berschrift7Zchn"/>
    <w:uiPriority w:val="9"/>
    <w:semiHidden/>
    <w:unhideWhenUsed/>
    <w:qFormat/>
    <w:rsid w:val="00684289"/>
    <w:pPr>
      <w:keepNext/>
      <w:keepLines/>
      <w:spacing w:after="0"/>
      <w:outlineLvl w:val="6"/>
    </w:pPr>
    <w:rPr>
      <w:rFonts w:asciiTheme="minorHAnsi" w:eastAsiaTheme="majorEastAsia" w:hAnsiTheme="minorHAnsi" w:cstheme="majorBidi"/>
      <w:color w:val="595959" w:themeColor="text1" w:themeTint="A6"/>
    </w:rPr>
  </w:style>
  <w:style w:type="paragraph" w:styleId="berschrift8">
    <w:name w:val="heading 8"/>
    <w:basedOn w:val="Standard"/>
    <w:next w:val="Standard"/>
    <w:link w:val="berschrift8Zchn"/>
    <w:uiPriority w:val="9"/>
    <w:semiHidden/>
    <w:unhideWhenUsed/>
    <w:qFormat/>
    <w:rsid w:val="00684289"/>
    <w:pPr>
      <w:keepNext/>
      <w:keepLines/>
      <w:spacing w:before="0" w:after="0"/>
      <w:outlineLvl w:val="7"/>
    </w:pPr>
    <w:rPr>
      <w:rFonts w:asciiTheme="minorHAnsi" w:eastAsiaTheme="majorEastAsia" w:hAnsiTheme="minorHAnsi"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684289"/>
    <w:pPr>
      <w:keepNext/>
      <w:keepLines/>
      <w:spacing w:before="0" w:after="0"/>
      <w:outlineLvl w:val="8"/>
    </w:pPr>
    <w:rPr>
      <w:rFonts w:asciiTheme="minorHAnsi" w:eastAsiaTheme="majorEastAsia" w:hAnsiTheme="minorHAnsi"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itel">
    <w:name w:val="Title"/>
    <w:basedOn w:val="Standard"/>
    <w:next w:val="Standard"/>
    <w:link w:val="TitelZchn"/>
    <w:uiPriority w:val="10"/>
    <w:qFormat/>
    <w:pPr>
      <w:spacing w:before="120"/>
      <w:jc w:val="center"/>
    </w:pPr>
    <w:rPr>
      <w:b/>
      <w:bCs/>
      <w:color w:val="212529"/>
      <w:sz w:val="40"/>
      <w:szCs w:val="40"/>
      <w:highlight w:val="white"/>
    </w:rPr>
  </w:style>
  <w:style w:type="character" w:customStyle="1" w:styleId="berschrift1Zchn">
    <w:name w:val="Überschrift 1 Zchn"/>
    <w:basedOn w:val="Absatz-Standardschriftart"/>
    <w:link w:val="berschrift1"/>
    <w:uiPriority w:val="9"/>
    <w:rsid w:val="00AC28FB"/>
    <w:rPr>
      <w:rFonts w:ascii="Arial" w:hAnsi="Arial" w:cs="Times New Roman (Body CS)"/>
      <w:b/>
      <w:color w:val="156082" w:themeColor="accent1"/>
      <w:spacing w:val="5"/>
      <w:sz w:val="32"/>
      <w:szCs w:val="32"/>
    </w:rPr>
  </w:style>
  <w:style w:type="character" w:customStyle="1" w:styleId="TitelZchn">
    <w:name w:val="Titel Zchn"/>
    <w:basedOn w:val="Absatz-Standardschriftart"/>
    <w:link w:val="Titel"/>
    <w:uiPriority w:val="10"/>
    <w:rsid w:val="00684289"/>
    <w:rPr>
      <w:rFonts w:ascii="Arial" w:eastAsiaTheme="majorEastAsia" w:hAnsi="Arial" w:cs="Arial"/>
      <w:b/>
      <w:color w:val="212529"/>
      <w:spacing w:val="-10"/>
      <w:kern w:val="28"/>
      <w:sz w:val="40"/>
      <w:szCs w:val="23"/>
    </w:rPr>
  </w:style>
  <w:style w:type="character" w:customStyle="1" w:styleId="berschrift2Zchn">
    <w:name w:val="Überschrift 2 Zchn"/>
    <w:basedOn w:val="Absatz-Standardschriftart"/>
    <w:link w:val="berschrift2"/>
    <w:uiPriority w:val="9"/>
    <w:rsid w:val="005F5E58"/>
    <w:rPr>
      <w:rFonts w:asciiTheme="majorHAnsi" w:eastAsiaTheme="majorEastAsia" w:hAnsiTheme="majorHAnsi" w:cstheme="majorBidi"/>
      <w:b/>
      <w:color w:val="0F4761" w:themeColor="accent1" w:themeShade="BF"/>
      <w:kern w:val="0"/>
      <w:sz w:val="28"/>
      <w:szCs w:val="32"/>
    </w:rPr>
  </w:style>
  <w:style w:type="character" w:customStyle="1" w:styleId="berschrift3Zchn">
    <w:name w:val="Überschrift 3 Zchn"/>
    <w:basedOn w:val="Absatz-Standardschriftart"/>
    <w:link w:val="berschrift3"/>
    <w:uiPriority w:val="9"/>
    <w:rsid w:val="00595AAA"/>
    <w:rPr>
      <w:rFonts w:ascii="Arial" w:eastAsiaTheme="majorEastAsia" w:hAnsi="Arial" w:cstheme="majorBidi"/>
      <w:i/>
      <w:color w:val="0F4761" w:themeColor="accent1" w:themeShade="BF"/>
      <w:szCs w:val="28"/>
    </w:rPr>
  </w:style>
  <w:style w:type="character" w:customStyle="1" w:styleId="berschrift4Zchn">
    <w:name w:val="Überschrift 4 Zchn"/>
    <w:basedOn w:val="Absatz-Standardschriftart"/>
    <w:link w:val="berschrift4"/>
    <w:uiPriority w:val="9"/>
    <w:semiHidden/>
    <w:rsid w:val="00684289"/>
    <w:rPr>
      <w:rFonts w:eastAsiaTheme="majorEastAsia" w:cstheme="majorBidi"/>
      <w:i/>
      <w:iCs/>
      <w:color w:val="0F4761" w:themeColor="accent1" w:themeShade="BF"/>
      <w:kern w:val="0"/>
      <w:sz w:val="22"/>
    </w:rPr>
  </w:style>
  <w:style w:type="character" w:customStyle="1" w:styleId="berschrift5Zchn">
    <w:name w:val="Überschrift 5 Zchn"/>
    <w:basedOn w:val="Absatz-Standardschriftart"/>
    <w:link w:val="berschrift5"/>
    <w:uiPriority w:val="9"/>
    <w:semiHidden/>
    <w:rsid w:val="00684289"/>
    <w:rPr>
      <w:rFonts w:eastAsiaTheme="majorEastAsia" w:cstheme="majorBidi"/>
      <w:color w:val="0F4761" w:themeColor="accent1" w:themeShade="BF"/>
      <w:kern w:val="0"/>
      <w:sz w:val="22"/>
    </w:rPr>
  </w:style>
  <w:style w:type="character" w:customStyle="1" w:styleId="berschrift6Zchn">
    <w:name w:val="Überschrift 6 Zchn"/>
    <w:basedOn w:val="Absatz-Standardschriftart"/>
    <w:link w:val="berschrift6"/>
    <w:uiPriority w:val="9"/>
    <w:semiHidden/>
    <w:rsid w:val="00684289"/>
    <w:rPr>
      <w:rFonts w:eastAsiaTheme="majorEastAsia" w:cstheme="majorBidi"/>
      <w:i/>
      <w:iCs/>
      <w:color w:val="595959" w:themeColor="text1" w:themeTint="A6"/>
      <w:kern w:val="0"/>
      <w:sz w:val="22"/>
    </w:rPr>
  </w:style>
  <w:style w:type="character" w:customStyle="1" w:styleId="berschrift7Zchn">
    <w:name w:val="Überschrift 7 Zchn"/>
    <w:basedOn w:val="Absatz-Standardschriftart"/>
    <w:link w:val="berschrift7"/>
    <w:uiPriority w:val="9"/>
    <w:semiHidden/>
    <w:rsid w:val="00684289"/>
    <w:rPr>
      <w:rFonts w:eastAsiaTheme="majorEastAsia" w:cstheme="majorBidi"/>
      <w:color w:val="595959" w:themeColor="text1" w:themeTint="A6"/>
      <w:kern w:val="0"/>
      <w:sz w:val="22"/>
    </w:rPr>
  </w:style>
  <w:style w:type="character" w:customStyle="1" w:styleId="berschrift8Zchn">
    <w:name w:val="Überschrift 8 Zchn"/>
    <w:basedOn w:val="Absatz-Standardschriftart"/>
    <w:link w:val="berschrift8"/>
    <w:uiPriority w:val="9"/>
    <w:semiHidden/>
    <w:rsid w:val="00684289"/>
    <w:rPr>
      <w:rFonts w:eastAsiaTheme="majorEastAsia" w:cstheme="majorBidi"/>
      <w:i/>
      <w:iCs/>
      <w:color w:val="272727" w:themeColor="text1" w:themeTint="D8"/>
      <w:kern w:val="0"/>
      <w:sz w:val="22"/>
    </w:rPr>
  </w:style>
  <w:style w:type="character" w:customStyle="1" w:styleId="berschrift9Zchn">
    <w:name w:val="Überschrift 9 Zchn"/>
    <w:basedOn w:val="Absatz-Standardschriftart"/>
    <w:link w:val="berschrift9"/>
    <w:uiPriority w:val="9"/>
    <w:semiHidden/>
    <w:rsid w:val="00684289"/>
    <w:rPr>
      <w:rFonts w:eastAsiaTheme="majorEastAsia" w:cstheme="majorBidi"/>
      <w:color w:val="272727" w:themeColor="text1" w:themeTint="D8"/>
      <w:kern w:val="0"/>
      <w:sz w:val="22"/>
    </w:rPr>
  </w:style>
  <w:style w:type="character" w:customStyle="1" w:styleId="UntertitelZchn">
    <w:name w:val="Untertitel Zchn"/>
    <w:basedOn w:val="Absatz-Standardschriftart"/>
    <w:link w:val="Untertitel"/>
    <w:uiPriority w:val="11"/>
    <w:rsid w:val="00684289"/>
    <w:rPr>
      <w:rFonts w:eastAsiaTheme="majorEastAsia" w:cstheme="majorBidi"/>
      <w:color w:val="595959" w:themeColor="text1" w:themeTint="A6"/>
      <w:spacing w:val="15"/>
      <w:kern w:val="0"/>
      <w:sz w:val="28"/>
      <w:szCs w:val="28"/>
    </w:rPr>
  </w:style>
  <w:style w:type="paragraph" w:styleId="Zitat">
    <w:name w:val="Quote"/>
    <w:basedOn w:val="Standard"/>
    <w:next w:val="Standard"/>
    <w:link w:val="ZitatZchn"/>
    <w:uiPriority w:val="29"/>
    <w:qFormat/>
    <w:rsid w:val="00684289"/>
    <w:pPr>
      <w:spacing w:before="160" w:after="160"/>
      <w:jc w:val="center"/>
    </w:pPr>
    <w:rPr>
      <w:i/>
      <w:iCs/>
      <w:color w:val="404040" w:themeColor="text1" w:themeTint="BF"/>
    </w:rPr>
  </w:style>
  <w:style w:type="character" w:customStyle="1" w:styleId="ZitatZchn">
    <w:name w:val="Zitat Zchn"/>
    <w:basedOn w:val="Absatz-Standardschriftart"/>
    <w:link w:val="Zitat"/>
    <w:uiPriority w:val="29"/>
    <w:rsid w:val="00684289"/>
    <w:rPr>
      <w:rFonts w:ascii="Arial" w:hAnsi="Arial" w:cs="Times New Roman"/>
      <w:i/>
      <w:iCs/>
      <w:color w:val="404040" w:themeColor="text1" w:themeTint="BF"/>
      <w:kern w:val="0"/>
      <w:sz w:val="22"/>
    </w:rPr>
  </w:style>
  <w:style w:type="paragraph" w:styleId="Listenabsatz">
    <w:name w:val="List Paragraph"/>
    <w:basedOn w:val="Standard"/>
    <w:uiPriority w:val="34"/>
    <w:qFormat/>
    <w:rsid w:val="00684289"/>
    <w:pPr>
      <w:ind w:left="720"/>
      <w:contextualSpacing/>
    </w:pPr>
  </w:style>
  <w:style w:type="character" w:styleId="IntensiveHervorhebung">
    <w:name w:val="Intense Emphasis"/>
    <w:basedOn w:val="Absatz-Standardschriftart"/>
    <w:uiPriority w:val="21"/>
    <w:qFormat/>
    <w:rsid w:val="00684289"/>
    <w:rPr>
      <w:i/>
      <w:iCs/>
      <w:color w:val="0F4761" w:themeColor="accent1" w:themeShade="BF"/>
    </w:rPr>
  </w:style>
  <w:style w:type="paragraph" w:styleId="IntensivesZitat">
    <w:name w:val="Intense Quote"/>
    <w:basedOn w:val="Standard"/>
    <w:next w:val="Standard"/>
    <w:link w:val="IntensivesZitatZchn"/>
    <w:uiPriority w:val="30"/>
    <w:qFormat/>
    <w:rsid w:val="0068428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684289"/>
    <w:rPr>
      <w:rFonts w:ascii="Arial" w:hAnsi="Arial" w:cs="Times New Roman"/>
      <w:i/>
      <w:iCs/>
      <w:color w:val="0F4761" w:themeColor="accent1" w:themeShade="BF"/>
      <w:kern w:val="0"/>
      <w:sz w:val="22"/>
    </w:rPr>
  </w:style>
  <w:style w:type="character" w:styleId="IntensiverVerweis">
    <w:name w:val="Intense Reference"/>
    <w:basedOn w:val="Absatz-Standardschriftart"/>
    <w:uiPriority w:val="32"/>
    <w:qFormat/>
    <w:rsid w:val="00684289"/>
    <w:rPr>
      <w:b/>
      <w:bCs/>
      <w:smallCaps/>
      <w:color w:val="0F4761" w:themeColor="accent1" w:themeShade="BF"/>
      <w:spacing w:val="5"/>
    </w:rPr>
  </w:style>
  <w:style w:type="paragraph" w:styleId="Kopfzeile">
    <w:name w:val="header"/>
    <w:basedOn w:val="Standard"/>
    <w:link w:val="KopfzeileZchn"/>
    <w:uiPriority w:val="99"/>
    <w:unhideWhenUsed/>
    <w:rsid w:val="00684289"/>
    <w:pPr>
      <w:tabs>
        <w:tab w:val="center" w:pos="4680"/>
        <w:tab w:val="right" w:pos="9360"/>
      </w:tabs>
      <w:spacing w:before="0" w:after="0"/>
    </w:pPr>
  </w:style>
  <w:style w:type="character" w:customStyle="1" w:styleId="KopfzeileZchn">
    <w:name w:val="Kopfzeile Zchn"/>
    <w:basedOn w:val="Absatz-Standardschriftart"/>
    <w:link w:val="Kopfzeile"/>
    <w:uiPriority w:val="99"/>
    <w:rsid w:val="00684289"/>
    <w:rPr>
      <w:rFonts w:ascii="Arial" w:hAnsi="Arial" w:cs="Times New Roman"/>
      <w:kern w:val="0"/>
      <w:sz w:val="22"/>
    </w:rPr>
  </w:style>
  <w:style w:type="paragraph" w:styleId="Fuzeile">
    <w:name w:val="footer"/>
    <w:basedOn w:val="Standard"/>
    <w:link w:val="FuzeileZchn"/>
    <w:uiPriority w:val="99"/>
    <w:unhideWhenUsed/>
    <w:rsid w:val="00684289"/>
    <w:pPr>
      <w:tabs>
        <w:tab w:val="center" w:pos="4680"/>
        <w:tab w:val="right" w:pos="9360"/>
      </w:tabs>
      <w:spacing w:before="0" w:after="0"/>
    </w:pPr>
  </w:style>
  <w:style w:type="character" w:customStyle="1" w:styleId="FuzeileZchn">
    <w:name w:val="Fußzeile Zchn"/>
    <w:basedOn w:val="Absatz-Standardschriftart"/>
    <w:link w:val="Fuzeile"/>
    <w:uiPriority w:val="99"/>
    <w:rsid w:val="00684289"/>
    <w:rPr>
      <w:rFonts w:ascii="Arial" w:hAnsi="Arial" w:cs="Times New Roman"/>
      <w:kern w:val="0"/>
      <w:sz w:val="22"/>
    </w:rPr>
  </w:style>
  <w:style w:type="paragraph" w:styleId="Literaturverzeichnis">
    <w:name w:val="Bibliography"/>
    <w:basedOn w:val="Standard"/>
    <w:next w:val="Standard"/>
    <w:uiPriority w:val="37"/>
    <w:unhideWhenUsed/>
    <w:rsid w:val="00FF6DAC"/>
    <w:pPr>
      <w:tabs>
        <w:tab w:val="left" w:pos="380"/>
        <w:tab w:val="left" w:pos="500"/>
      </w:tabs>
      <w:spacing w:before="80" w:after="0"/>
      <w:ind w:left="504" w:hanging="504"/>
    </w:pPr>
    <w:rPr>
      <w:color w:val="666666"/>
      <w:kern w:val="2"/>
      <w:sz w:val="18"/>
    </w:rPr>
  </w:style>
  <w:style w:type="table" w:customStyle="1" w:styleId="TableGrid">
    <w:name w:val="TableGrid"/>
    <w:rsid w:val="00FF6DAC"/>
    <w:pPr>
      <w:spacing w:after="0"/>
    </w:pPr>
    <w:rPr>
      <w:rFonts w:eastAsiaTheme="minorEastAsia"/>
    </w:rPr>
    <w:tblPr>
      <w:tblCellMar>
        <w:top w:w="0" w:type="dxa"/>
        <w:left w:w="0" w:type="dxa"/>
        <w:bottom w:w="0" w:type="dxa"/>
        <w:right w:w="0" w:type="dxa"/>
      </w:tblCellMar>
    </w:tblPr>
  </w:style>
  <w:style w:type="character" w:styleId="Hyperlink">
    <w:name w:val="Hyperlink"/>
    <w:basedOn w:val="Absatz-Standardschriftart"/>
    <w:uiPriority w:val="99"/>
    <w:unhideWhenUsed/>
    <w:rsid w:val="00FF6DAC"/>
    <w:rPr>
      <w:color w:val="467886" w:themeColor="hyperlink"/>
      <w:u w:val="single"/>
    </w:rPr>
  </w:style>
  <w:style w:type="character" w:styleId="Seitenzahl">
    <w:name w:val="page number"/>
    <w:basedOn w:val="Absatz-Standardschriftart"/>
    <w:uiPriority w:val="99"/>
    <w:semiHidden/>
    <w:unhideWhenUsed/>
    <w:rsid w:val="001450E2"/>
  </w:style>
  <w:style w:type="character" w:styleId="NichtaufgelsteErwhnung">
    <w:name w:val="Unresolved Mention"/>
    <w:basedOn w:val="Absatz-Standardschriftart"/>
    <w:uiPriority w:val="99"/>
    <w:semiHidden/>
    <w:unhideWhenUsed/>
    <w:rsid w:val="00135644"/>
    <w:rPr>
      <w:color w:val="605E5C"/>
      <w:shd w:val="clear" w:color="auto" w:fill="E1DFDD"/>
    </w:rPr>
  </w:style>
  <w:style w:type="paragraph" w:styleId="StandardWeb">
    <w:name w:val="Normal (Web)"/>
    <w:basedOn w:val="Standard"/>
    <w:uiPriority w:val="99"/>
    <w:semiHidden/>
    <w:unhideWhenUsed/>
    <w:rsid w:val="006C327A"/>
    <w:pPr>
      <w:spacing w:before="100" w:beforeAutospacing="1" w:after="100" w:afterAutospacing="1"/>
    </w:pPr>
    <w:rPr>
      <w:rFonts w:ascii="Times New Roman" w:hAnsi="Times New Roman"/>
      <w:sz w:val="24"/>
    </w:rPr>
  </w:style>
  <w:style w:type="character" w:styleId="Kommentarzeichen">
    <w:name w:val="annotation reference"/>
    <w:basedOn w:val="Absatz-Standardschriftart"/>
    <w:uiPriority w:val="99"/>
    <w:semiHidden/>
    <w:unhideWhenUsed/>
    <w:rsid w:val="008E3D11"/>
    <w:rPr>
      <w:sz w:val="16"/>
      <w:szCs w:val="16"/>
    </w:rPr>
  </w:style>
  <w:style w:type="paragraph" w:styleId="Kommentartext">
    <w:name w:val="annotation text"/>
    <w:basedOn w:val="Standard"/>
    <w:link w:val="KommentartextZchn"/>
    <w:uiPriority w:val="99"/>
    <w:unhideWhenUsed/>
    <w:rsid w:val="008E3D11"/>
    <w:rPr>
      <w:sz w:val="20"/>
      <w:szCs w:val="20"/>
    </w:rPr>
  </w:style>
  <w:style w:type="character" w:customStyle="1" w:styleId="KommentartextZchn">
    <w:name w:val="Kommentartext Zchn"/>
    <w:basedOn w:val="Absatz-Standardschriftart"/>
    <w:link w:val="Kommentartext"/>
    <w:uiPriority w:val="99"/>
    <w:rsid w:val="008E3D11"/>
    <w:rPr>
      <w:rFonts w:ascii="Arial" w:hAnsi="Arial" w:cs="Times New Roman"/>
      <w:kern w:val="0"/>
      <w:sz w:val="20"/>
      <w:szCs w:val="20"/>
    </w:rPr>
  </w:style>
  <w:style w:type="paragraph" w:styleId="Kommentarthema">
    <w:name w:val="annotation subject"/>
    <w:basedOn w:val="Kommentartext"/>
    <w:next w:val="Kommentartext"/>
    <w:link w:val="KommentarthemaZchn"/>
    <w:uiPriority w:val="99"/>
    <w:semiHidden/>
    <w:unhideWhenUsed/>
    <w:rsid w:val="008E3D11"/>
    <w:rPr>
      <w:b/>
      <w:bCs/>
    </w:rPr>
  </w:style>
  <w:style w:type="character" w:customStyle="1" w:styleId="KommentarthemaZchn">
    <w:name w:val="Kommentarthema Zchn"/>
    <w:basedOn w:val="KommentartextZchn"/>
    <w:link w:val="Kommentarthema"/>
    <w:uiPriority w:val="99"/>
    <w:semiHidden/>
    <w:rsid w:val="008E3D11"/>
    <w:rPr>
      <w:rFonts w:ascii="Arial" w:hAnsi="Arial" w:cs="Times New Roman"/>
      <w:b/>
      <w:bCs/>
      <w:kern w:val="0"/>
      <w:sz w:val="20"/>
      <w:szCs w:val="20"/>
    </w:rPr>
  </w:style>
  <w:style w:type="paragraph" w:styleId="Untertitel">
    <w:name w:val="Subtitle"/>
    <w:basedOn w:val="Standard"/>
    <w:next w:val="Standard"/>
    <w:link w:val="UntertitelZchn"/>
    <w:uiPriority w:val="11"/>
    <w:qFormat/>
    <w:pPr>
      <w:spacing w:after="160"/>
    </w:pPr>
    <w:rPr>
      <w:rFonts w:ascii="Aptos" w:eastAsia="Aptos" w:hAnsi="Aptos" w:cs="Aptos"/>
      <w:color w:val="595959"/>
      <w:sz w:val="28"/>
      <w:szCs w:val="28"/>
    </w:rPr>
  </w:style>
  <w:style w:type="table" w:customStyle="1" w:styleId="a">
    <w:basedOn w:val="NormaleTabelle"/>
    <w:pPr>
      <w:spacing w:after="0"/>
    </w:pPr>
    <w:tblPr>
      <w:tblStyleRowBandSize w:val="1"/>
      <w:tblStyleColBandSize w:val="1"/>
      <w:tblCellMar>
        <w:left w:w="0" w:type="dxa"/>
        <w:right w:w="0" w:type="dxa"/>
      </w:tblCellMar>
    </w:tblPr>
  </w:style>
  <w:style w:type="paragraph" w:styleId="berarbeitung">
    <w:name w:val="Revision"/>
    <w:hidden/>
    <w:uiPriority w:val="99"/>
    <w:semiHidden/>
    <w:rsid w:val="0046723A"/>
    <w:pPr>
      <w:spacing w:before="0" w:after="0"/>
    </w:pPr>
  </w:style>
  <w:style w:type="character" w:customStyle="1" w:styleId="apple-converted-space">
    <w:name w:val="apple-converted-space"/>
    <w:basedOn w:val="Absatz-Standardschriftart"/>
    <w:rsid w:val="00E36B6C"/>
  </w:style>
  <w:style w:type="character" w:styleId="Platzhaltertext">
    <w:name w:val="Placeholder Text"/>
    <w:basedOn w:val="Absatz-Standardschriftart"/>
    <w:uiPriority w:val="99"/>
    <w:semiHidden/>
    <w:rsid w:val="00BB5EBF"/>
    <w:rPr>
      <w:color w:val="666666"/>
    </w:rPr>
  </w:style>
  <w:style w:type="character" w:styleId="Fett">
    <w:name w:val="Strong"/>
    <w:basedOn w:val="Absatz-Standardschriftart"/>
    <w:uiPriority w:val="22"/>
    <w:qFormat/>
    <w:rsid w:val="006D1F9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comments.xml.rels><?xml version="1.0" encoding="UTF-8" standalone="yes"?>
<Relationships xmlns="http://schemas.openxmlformats.org/package/2006/relationships"><Relationship Id="rId1" Type="http://schemas.openxmlformats.org/officeDocument/2006/relationships/hyperlink" Target="https://pmc.ncbi.nlm.nih.gov/articles/PMC7753002/" TargetMode="External"/></Relationship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mailto:joana.rodriguesribeiro@uzh.ch" TargetMode="External"/><Relationship Id="rId18" Type="http://schemas.microsoft.com/office/2011/relationships/people" Target="people.xml"/><Relationship Id="rId3" Type="http://schemas.openxmlformats.org/officeDocument/2006/relationships/numbering" Target="numbering.xml"/><Relationship Id="rId7" Type="http://schemas.openxmlformats.org/officeDocument/2006/relationships/footnotes" Target="footnotes.xml"/><Relationship Id="rId12" Type="http://schemas.microsoft.com/office/2018/08/relationships/commentsExtensible" Target="commentsExtensible.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webSettings" Target="webSettings.xml"/><Relationship Id="rId11" Type="http://schemas.microsoft.com/office/2016/09/relationships/commentsIds" Target="commentsIds.xml"/><Relationship Id="rId5" Type="http://schemas.openxmlformats.org/officeDocument/2006/relationships/settings" Target="settings.xml"/><Relationship Id="rId15" Type="http://schemas.openxmlformats.org/officeDocument/2006/relationships/footer" Target="footer2.xml"/><Relationship Id="rId10" Type="http://schemas.microsoft.com/office/2011/relationships/commentsExtended" Target="commentsExtended.xml"/><Relationship Id="rId19" Type="http://schemas.openxmlformats.org/officeDocument/2006/relationships/theme" Target="theme/theme1.xml"/><Relationship Id="rId4" Type="http://schemas.openxmlformats.org/officeDocument/2006/relationships/styles" Target="styles.xml"/><Relationship Id="rId9" Type="http://schemas.openxmlformats.org/officeDocument/2006/relationships/comments" Target="comments.xml"/><Relationship Id="rId14" Type="http://schemas.openxmlformats.org/officeDocument/2006/relationships/footer" Target="foot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17" Type="http://schemas.openxmlformats.org/officeDocument/2006/relationships/font" Target="fonts/font17.odttf"/><Relationship Id="rId2" Type="http://schemas.openxmlformats.org/officeDocument/2006/relationships/font" Target="fonts/font2.odttf"/><Relationship Id="rId16" Type="http://schemas.openxmlformats.org/officeDocument/2006/relationships/font" Target="fonts/font16.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B7EC392F-98D1-4B46-8FA0-BADD953435B6}">
  <we:reference id="f518cb36-c901-4d52-a9e7-4331342e485d" version="1.2.0.0" store="EXCatalog" storeType="EXCatalog"/>
  <we:alternateReferences>
    <we:reference id="WA200001011" version="1.2.0.0" store="de-CH"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gp4Rtn7+NswFMbmkONqcQXSk+w==">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</go:docsCustomData>
</go:gDocsCustomXmlDataStorage>
</file>

<file path=customXml/itemProps1.xml><?xml version="1.0" encoding="utf-8"?>
<ds:datastoreItem xmlns:ds="http://schemas.openxmlformats.org/officeDocument/2006/customXml" ds:itemID="{D3207FFD-11CD-A24A-8EFC-E0907CACFB9E}">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11</Pages>
  <Words>3453</Words>
  <Characters>21760</Characters>
  <Application>Microsoft Office Word</Application>
  <DocSecurity>0</DocSecurity>
  <Lines>181</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25163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Joana Rodrigues Ribeiro</dc:creator>
  <cp:lastModifiedBy>fariba abbassi</cp:lastModifiedBy>
  <cp:revision>55</cp:revision>
  <dcterms:created xsi:type="dcterms:W3CDTF">2026-01-07T14:23:00Z</dcterms:created>
  <dcterms:modified xsi:type="dcterms:W3CDTF">2026-01-07T19:56:00Z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zotero-version="7.0.30"&gt;&lt;session id="m6VTMP8u"/&gt;&lt;style id="http://www.zotero.org/styles/elsevier-vancouver-short-author-list" hasBibliography="1" bibliographyStyleHasBeenSet="1"/&gt;&lt;prefs&gt;&lt;pref name="fieldType" value="Field"/&gt;&lt;/prefs&gt;</vt:lpwstr>
  </property>
  <property fmtid="{D5CDD505-2E9C-101B-9397-08002B2CF9AE}" pid="3" name="ZOTERO_PREF_2">
    <vt:lpwstr>&lt;/data&gt;</vt:lpwstr>
  </property>
  <property fmtid="{D5CDD505-2E9C-101B-9397-08002B2CF9AE}" pid="4" name="grammarly_documentId">
    <vt:lpwstr>documentId_7117</vt:lpwstr>
  </property>
  <property fmtid="{D5CDD505-2E9C-101B-9397-08002B2CF9AE}" pid="5" name="grammarly_documentContext">
    <vt:lpwstr>{"goals":[],"domain":"general","emotions":[],"dialect":"american"}</vt:lpwstr>
  </property>
</Properties>
</file>