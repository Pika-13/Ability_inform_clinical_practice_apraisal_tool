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9434" w14:textId="77777777" w:rsidR="00507EF0" w:rsidRPr="00F65C41" w:rsidRDefault="00507EF0" w:rsidP="00507EF0">
      <w:pPr>
        <w:contextualSpacing/>
        <w:rPr>
          <w:rFonts w:ascii="Arial" w:eastAsia="Arial" w:hAnsi="Arial" w:cs="Arial"/>
          <w:szCs w:val="22"/>
          <w:lang w:val="fr-CH"/>
        </w:rPr>
      </w:pPr>
      <w:r w:rsidRPr="00F65C41">
        <w:rPr>
          <w:rFonts w:ascii="Arial" w:eastAsia="Arial" w:hAnsi="Arial" w:cs="Arial"/>
          <w:szCs w:val="22"/>
          <w:lang w:val="fr-CH"/>
        </w:rPr>
        <w:t>Prof. Pierre-Alain Clavien</w:t>
      </w:r>
    </w:p>
    <w:p w14:paraId="38AC3C86" w14:textId="77777777" w:rsidR="00507EF0" w:rsidRPr="00F65C41" w:rsidRDefault="00507EF0" w:rsidP="00507EF0">
      <w:pPr>
        <w:contextualSpacing/>
        <w:rPr>
          <w:rFonts w:ascii="Arial" w:eastAsia="Arial" w:hAnsi="Arial" w:cs="Arial"/>
          <w:szCs w:val="22"/>
          <w:lang w:val="fr-CH"/>
        </w:rPr>
      </w:pPr>
      <w:proofErr w:type="spellStart"/>
      <w:r w:rsidRPr="00F65C41">
        <w:rPr>
          <w:rFonts w:ascii="Arial" w:eastAsia="Arial" w:hAnsi="Arial" w:cs="Arial"/>
          <w:szCs w:val="22"/>
          <w:lang w:val="fr-CH"/>
        </w:rPr>
        <w:t>Toblerstrasse</w:t>
      </w:r>
      <w:proofErr w:type="spellEnd"/>
      <w:r w:rsidRPr="00F65C41">
        <w:rPr>
          <w:rFonts w:ascii="Arial" w:eastAsia="Arial" w:hAnsi="Arial" w:cs="Arial"/>
          <w:szCs w:val="22"/>
          <w:lang w:val="fr-CH"/>
        </w:rPr>
        <w:t xml:space="preserve"> 51</w:t>
      </w:r>
    </w:p>
    <w:p w14:paraId="429AABE8" w14:textId="77777777" w:rsidR="00507EF0" w:rsidRPr="00F65C41" w:rsidRDefault="00507EF0" w:rsidP="00507EF0">
      <w:pPr>
        <w:contextualSpacing/>
        <w:rPr>
          <w:rFonts w:ascii="Arial" w:eastAsia="Arial" w:hAnsi="Arial" w:cs="Arial"/>
          <w:szCs w:val="22"/>
          <w:lang w:val="de-DE"/>
        </w:rPr>
      </w:pPr>
      <w:r w:rsidRPr="00F65C41">
        <w:rPr>
          <w:rFonts w:ascii="Arial" w:eastAsia="Arial" w:hAnsi="Arial" w:cs="Arial"/>
          <w:szCs w:val="22"/>
          <w:lang w:val="de-DE"/>
        </w:rPr>
        <w:t xml:space="preserve">8044 </w:t>
      </w:r>
      <w:proofErr w:type="spellStart"/>
      <w:r w:rsidRPr="00F65C41">
        <w:rPr>
          <w:rFonts w:ascii="Arial" w:eastAsia="Arial" w:hAnsi="Arial" w:cs="Arial"/>
          <w:szCs w:val="22"/>
          <w:lang w:val="de-DE"/>
        </w:rPr>
        <w:t>Zurich</w:t>
      </w:r>
      <w:proofErr w:type="spellEnd"/>
      <w:r w:rsidRPr="00F65C41">
        <w:rPr>
          <w:rFonts w:ascii="Arial" w:eastAsia="Arial" w:hAnsi="Arial" w:cs="Arial"/>
          <w:szCs w:val="22"/>
          <w:lang w:val="de-DE"/>
        </w:rPr>
        <w:t xml:space="preserve">, </w:t>
      </w:r>
      <w:proofErr w:type="spellStart"/>
      <w:r w:rsidRPr="00F65C41">
        <w:rPr>
          <w:rFonts w:ascii="Arial" w:eastAsia="Arial" w:hAnsi="Arial" w:cs="Arial"/>
          <w:szCs w:val="22"/>
          <w:lang w:val="de-DE"/>
        </w:rPr>
        <w:t>Switzerland</w:t>
      </w:r>
      <w:proofErr w:type="spellEnd"/>
    </w:p>
    <w:p w14:paraId="42C1CB35" w14:textId="77777777" w:rsidR="00507EF0" w:rsidRPr="00F65C41" w:rsidRDefault="00507EF0" w:rsidP="00507EF0">
      <w:pPr>
        <w:contextualSpacing/>
        <w:rPr>
          <w:rFonts w:ascii="Arial" w:eastAsia="Arial" w:hAnsi="Arial" w:cs="Arial"/>
          <w:szCs w:val="22"/>
          <w:lang w:val="de-DE"/>
        </w:rPr>
      </w:pPr>
      <w:r w:rsidRPr="00F65C41">
        <w:rPr>
          <w:rFonts w:ascii="Arial" w:eastAsia="Arial" w:hAnsi="Arial" w:cs="Arial"/>
          <w:szCs w:val="22"/>
          <w:lang w:val="de-DE"/>
        </w:rPr>
        <w:t>clavien@access.uzh.ch</w:t>
      </w:r>
    </w:p>
    <w:p w14:paraId="2FCFA330" w14:textId="1F9D879F" w:rsidR="002405D7" w:rsidRDefault="00507EF0" w:rsidP="00507EF0">
      <w:pPr>
        <w:contextualSpacing/>
        <w:rPr>
          <w:rFonts w:ascii="Arial" w:eastAsia="Arial" w:hAnsi="Arial" w:cs="Arial"/>
          <w:szCs w:val="22"/>
        </w:rPr>
      </w:pPr>
      <w:r w:rsidRPr="00507EF0">
        <w:rPr>
          <w:rFonts w:ascii="Arial" w:eastAsia="Arial" w:hAnsi="Arial" w:cs="Arial"/>
          <w:szCs w:val="22"/>
        </w:rPr>
        <w:t>+41 43 268 28 80</w:t>
      </w:r>
    </w:p>
    <w:p w14:paraId="4880D45D" w14:textId="77777777" w:rsidR="00507EF0" w:rsidRDefault="00507EF0" w:rsidP="00507EF0">
      <w:pPr>
        <w:contextualSpacing/>
        <w:rPr>
          <w:rFonts w:ascii="Arial" w:eastAsia="Arial" w:hAnsi="Arial" w:cs="Arial"/>
          <w:szCs w:val="22"/>
        </w:rPr>
      </w:pPr>
    </w:p>
    <w:p w14:paraId="2488577A" w14:textId="77777777" w:rsidR="00507EF0" w:rsidRPr="00D30961" w:rsidRDefault="00507EF0" w:rsidP="00507EF0">
      <w:pPr>
        <w:contextualSpacing/>
        <w:rPr>
          <w:rFonts w:ascii="Arial" w:eastAsia="Arial" w:hAnsi="Arial" w:cs="Arial"/>
          <w:szCs w:val="22"/>
        </w:rPr>
      </w:pPr>
    </w:p>
    <w:p w14:paraId="4BB4267A" w14:textId="0B7F77F0" w:rsidR="002405D7" w:rsidRPr="00D30961" w:rsidRDefault="002405D7" w:rsidP="32D09366">
      <w:pPr>
        <w:spacing w:after="0"/>
        <w:rPr>
          <w:rFonts w:ascii="Arial" w:eastAsia="Arial" w:hAnsi="Arial" w:cs="Arial"/>
          <w:szCs w:val="22"/>
        </w:rPr>
      </w:pPr>
      <w:r w:rsidRPr="00D30961">
        <w:rPr>
          <w:rFonts w:ascii="Arial" w:eastAsia="Arial" w:hAnsi="Arial" w:cs="Arial"/>
          <w:szCs w:val="22"/>
        </w:rPr>
        <w:t xml:space="preserve">Dr. </w:t>
      </w:r>
      <w:r w:rsidR="00D30961" w:rsidRPr="00D30961">
        <w:rPr>
          <w:rFonts w:ascii="Arial" w:eastAsia="Arial" w:hAnsi="Arial" w:cs="Arial"/>
          <w:szCs w:val="22"/>
        </w:rPr>
        <w:t>Melina R. Kibbe</w:t>
      </w:r>
      <w:r w:rsidRPr="00D30961">
        <w:rPr>
          <w:rFonts w:ascii="Arial" w:eastAsia="Arial" w:hAnsi="Arial" w:cs="Arial"/>
          <w:szCs w:val="22"/>
        </w:rPr>
        <w:t>, MD</w:t>
      </w:r>
    </w:p>
    <w:p w14:paraId="61388C2F" w14:textId="5F457FD8" w:rsidR="002405D7" w:rsidRPr="00D30961" w:rsidRDefault="002405D7" w:rsidP="32D09366">
      <w:pPr>
        <w:rPr>
          <w:rFonts w:ascii="Arial" w:eastAsia="Arial" w:hAnsi="Arial" w:cs="Arial"/>
          <w:i/>
          <w:iCs/>
          <w:szCs w:val="22"/>
        </w:rPr>
      </w:pPr>
      <w:r w:rsidRPr="00D30961">
        <w:rPr>
          <w:rFonts w:ascii="Arial" w:eastAsia="Arial" w:hAnsi="Arial" w:cs="Arial"/>
          <w:i/>
          <w:iCs/>
          <w:szCs w:val="22"/>
        </w:rPr>
        <w:t xml:space="preserve">Editor-in-Chief, </w:t>
      </w:r>
      <w:r w:rsidR="00D30961" w:rsidRPr="00D30961">
        <w:rPr>
          <w:rFonts w:ascii="Arial" w:eastAsia="Arial" w:hAnsi="Arial" w:cs="Arial"/>
          <w:i/>
          <w:iCs/>
          <w:szCs w:val="22"/>
        </w:rPr>
        <w:t>JAMA</w:t>
      </w:r>
      <w:r w:rsidRPr="00D30961">
        <w:rPr>
          <w:rFonts w:ascii="Arial" w:eastAsia="Arial" w:hAnsi="Arial" w:cs="Arial"/>
          <w:i/>
          <w:iCs/>
          <w:szCs w:val="22"/>
        </w:rPr>
        <w:t xml:space="preserve"> Surgery</w:t>
      </w:r>
    </w:p>
    <w:p w14:paraId="5166C3C3" w14:textId="77777777" w:rsidR="002405D7" w:rsidRPr="00D30961" w:rsidRDefault="002405D7" w:rsidP="32D09366">
      <w:pPr>
        <w:rPr>
          <w:rFonts w:ascii="Arial" w:eastAsia="Arial" w:hAnsi="Arial" w:cs="Arial"/>
          <w:szCs w:val="22"/>
        </w:rPr>
      </w:pPr>
    </w:p>
    <w:p w14:paraId="6E70DDC3" w14:textId="5AEBB732" w:rsidR="002405D7" w:rsidRPr="00D30961" w:rsidRDefault="00D30961" w:rsidP="32D09366">
      <w:pPr>
        <w:rPr>
          <w:rFonts w:ascii="Arial" w:eastAsia="Arial" w:hAnsi="Arial" w:cs="Arial"/>
          <w:szCs w:val="22"/>
        </w:rPr>
      </w:pPr>
      <w:r w:rsidRPr="00D30961">
        <w:rPr>
          <w:rFonts w:ascii="Arial" w:eastAsia="Arial" w:hAnsi="Arial" w:cs="Arial"/>
          <w:szCs w:val="22"/>
        </w:rPr>
        <w:t>June</w:t>
      </w:r>
      <w:r w:rsidR="002405D7" w:rsidRPr="00D30961">
        <w:rPr>
          <w:rFonts w:ascii="Arial" w:eastAsia="Arial" w:hAnsi="Arial" w:cs="Arial"/>
          <w:szCs w:val="22"/>
        </w:rPr>
        <w:t xml:space="preserve"> </w:t>
      </w:r>
      <w:r w:rsidR="00022426">
        <w:rPr>
          <w:rFonts w:ascii="Arial" w:eastAsia="Arial" w:hAnsi="Arial" w:cs="Arial"/>
          <w:szCs w:val="22"/>
        </w:rPr>
        <w:t>12</w:t>
      </w:r>
      <w:r w:rsidR="002405D7" w:rsidRPr="00D30961">
        <w:rPr>
          <w:rFonts w:ascii="Arial" w:eastAsia="Arial" w:hAnsi="Arial" w:cs="Arial"/>
          <w:szCs w:val="22"/>
        </w:rPr>
        <w:t>, 2026</w:t>
      </w:r>
    </w:p>
    <w:p w14:paraId="7AF87E71" w14:textId="77777777" w:rsidR="002405D7" w:rsidRPr="00D30961" w:rsidRDefault="002405D7" w:rsidP="32D09366">
      <w:pPr>
        <w:rPr>
          <w:rFonts w:ascii="Arial" w:eastAsia="Arial" w:hAnsi="Arial" w:cs="Arial"/>
          <w:szCs w:val="22"/>
        </w:rPr>
      </w:pPr>
    </w:p>
    <w:p w14:paraId="63990F38" w14:textId="0B86D93F" w:rsidR="007924AF" w:rsidRPr="00D30961" w:rsidRDefault="00D30961" w:rsidP="32D09366">
      <w:pPr>
        <w:pStyle w:val="s5"/>
        <w:spacing w:before="60" w:beforeAutospacing="0" w:after="90" w:afterAutospacing="0"/>
        <w:rPr>
          <w:rFonts w:ascii="Arial" w:eastAsia="Arial" w:hAnsi="Arial" w:cs="Arial"/>
          <w:color w:val="000000"/>
          <w:szCs w:val="22"/>
        </w:rPr>
      </w:pPr>
      <w:r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>M</w:t>
      </w:r>
      <w:r w:rsidR="007924AF"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>anuscript submission</w:t>
      </w:r>
    </w:p>
    <w:p w14:paraId="01E9BA07" w14:textId="6BF70164" w:rsidR="007924AF" w:rsidRPr="00D30961" w:rsidRDefault="007924AF" w:rsidP="205A4AA1">
      <w:pPr>
        <w:pStyle w:val="s5"/>
        <w:spacing w:before="60" w:beforeAutospacing="0" w:after="90" w:afterAutospacing="0"/>
        <w:rPr>
          <w:rFonts w:ascii="Arial" w:eastAsia="Arial" w:hAnsi="Arial" w:cs="Arial"/>
          <w:color w:val="000000"/>
          <w:szCs w:val="22"/>
        </w:rPr>
      </w:pPr>
      <w:r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 xml:space="preserve">Manuscript title: </w:t>
      </w:r>
      <w:r w:rsidR="00D30961"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 xml:space="preserve">Assessing the Ability of Randomized </w:t>
      </w:r>
      <w:r w:rsidR="00B267FB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>Controlled</w:t>
      </w:r>
      <w:r w:rsidR="00B267FB"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 xml:space="preserve"> </w:t>
      </w:r>
      <w:r w:rsidR="00D30961"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>Trials to Inform Clinical Practice in Surgery</w:t>
      </w:r>
    </w:p>
    <w:p w14:paraId="65AB9DD7" w14:textId="77777777" w:rsidR="002405D7" w:rsidRPr="00D30961" w:rsidRDefault="002405D7" w:rsidP="32D09366">
      <w:pPr>
        <w:rPr>
          <w:rFonts w:ascii="Arial" w:eastAsia="Arial" w:hAnsi="Arial" w:cs="Arial"/>
          <w:szCs w:val="22"/>
        </w:rPr>
      </w:pPr>
    </w:p>
    <w:p w14:paraId="03D33F10" w14:textId="7DE3B6D5" w:rsidR="002405D7" w:rsidRPr="00D30961" w:rsidRDefault="7FD64747" w:rsidP="32D09366">
      <w:pPr>
        <w:rPr>
          <w:rFonts w:ascii="Arial" w:eastAsia="Arial" w:hAnsi="Arial" w:cs="Arial"/>
          <w:szCs w:val="22"/>
        </w:rPr>
      </w:pPr>
      <w:r w:rsidRPr="00D30961">
        <w:rPr>
          <w:rFonts w:ascii="Arial" w:eastAsia="Arial" w:hAnsi="Arial" w:cs="Arial"/>
          <w:szCs w:val="22"/>
        </w:rPr>
        <w:t xml:space="preserve">Dear </w:t>
      </w:r>
      <w:r w:rsidR="00D30961" w:rsidRPr="00D30961">
        <w:rPr>
          <w:rFonts w:ascii="Arial" w:eastAsia="Arial" w:hAnsi="Arial" w:cs="Arial"/>
          <w:szCs w:val="22"/>
        </w:rPr>
        <w:t>Prof. Kibbe,</w:t>
      </w:r>
      <w:r w:rsidR="00F65C41">
        <w:rPr>
          <w:rFonts w:ascii="Arial" w:eastAsia="Arial" w:hAnsi="Arial" w:cs="Arial"/>
          <w:szCs w:val="22"/>
        </w:rPr>
        <w:t xml:space="preserve"> Dear Melina,</w:t>
      </w:r>
    </w:p>
    <w:p w14:paraId="5A270940" w14:textId="77777777" w:rsidR="002405D7" w:rsidRPr="00D30961" w:rsidRDefault="002405D7" w:rsidP="32D09366">
      <w:pPr>
        <w:rPr>
          <w:rFonts w:ascii="Arial" w:eastAsia="Arial" w:hAnsi="Arial" w:cs="Arial"/>
          <w:szCs w:val="22"/>
        </w:rPr>
      </w:pPr>
    </w:p>
    <w:p w14:paraId="3C844D49" w14:textId="76BD55BF" w:rsidR="00D30961" w:rsidRDefault="00D30961" w:rsidP="00F65C41">
      <w:pPr>
        <w:pStyle w:val="s9"/>
        <w:spacing w:before="0" w:beforeAutospacing="0" w:after="90" w:afterAutospacing="0"/>
        <w:rPr>
          <w:rStyle w:val="s2"/>
          <w:rFonts w:ascii="Arial" w:hAnsi="Arial" w:cs="Arial"/>
          <w:color w:val="000000"/>
          <w:sz w:val="22"/>
          <w:szCs w:val="22"/>
        </w:rPr>
      </w:pPr>
      <w:r w:rsidRPr="00D30961">
        <w:rPr>
          <w:rStyle w:val="s2"/>
          <w:rFonts w:ascii="Arial" w:hAnsi="Arial" w:cs="Arial"/>
          <w:color w:val="000000"/>
          <w:sz w:val="22"/>
          <w:szCs w:val="22"/>
        </w:rPr>
        <w:t>We</w:t>
      </w:r>
      <w:r w:rsidRPr="00D3096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D30961">
        <w:rPr>
          <w:rStyle w:val="s2"/>
          <w:rFonts w:ascii="Arial" w:hAnsi="Arial" w:cs="Arial"/>
          <w:color w:val="000000"/>
          <w:sz w:val="22"/>
          <w:szCs w:val="22"/>
        </w:rPr>
        <w:t>are</w:t>
      </w:r>
      <w:r w:rsidRPr="00D3096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D30961">
        <w:rPr>
          <w:rStyle w:val="s2"/>
          <w:rFonts w:ascii="Arial" w:hAnsi="Arial" w:cs="Arial"/>
          <w:color w:val="000000"/>
          <w:sz w:val="22"/>
          <w:szCs w:val="22"/>
        </w:rPr>
        <w:t>pleased to submit our manuscript entitled</w:t>
      </w:r>
      <w:r w:rsidRPr="00D3096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D30961">
        <w:rPr>
          <w:rStyle w:val="s4"/>
          <w:rFonts w:ascii="Arial" w:hAnsi="Arial" w:cs="Arial"/>
          <w:i/>
          <w:iCs/>
          <w:color w:val="000000"/>
          <w:sz w:val="22"/>
          <w:szCs w:val="22"/>
        </w:rPr>
        <w:t xml:space="preserve">“Assessing the Ability of Randomized </w:t>
      </w:r>
      <w:r w:rsidR="00B267FB">
        <w:rPr>
          <w:rStyle w:val="s4"/>
          <w:rFonts w:ascii="Arial" w:hAnsi="Arial" w:cs="Arial"/>
          <w:i/>
          <w:iCs/>
          <w:color w:val="000000"/>
          <w:sz w:val="22"/>
          <w:szCs w:val="22"/>
        </w:rPr>
        <w:t>Controlled</w:t>
      </w:r>
      <w:r w:rsidR="00B267FB" w:rsidRPr="00D30961">
        <w:rPr>
          <w:rStyle w:val="s4"/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r w:rsidRPr="00D30961">
        <w:rPr>
          <w:rStyle w:val="s4"/>
          <w:rFonts w:ascii="Arial" w:hAnsi="Arial" w:cs="Arial"/>
          <w:i/>
          <w:iCs/>
          <w:color w:val="000000"/>
          <w:sz w:val="22"/>
          <w:szCs w:val="22"/>
        </w:rPr>
        <w:t>Trials to Inform Clinical Practice in Surgery”</w:t>
      </w:r>
      <w:r w:rsidRPr="00D3096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D30961">
        <w:rPr>
          <w:rStyle w:val="s2"/>
          <w:rFonts w:ascii="Arial" w:hAnsi="Arial" w:cs="Arial"/>
          <w:color w:val="000000"/>
          <w:sz w:val="22"/>
          <w:szCs w:val="22"/>
        </w:rPr>
        <w:t>for consideration for publication in</w:t>
      </w:r>
      <w:r w:rsidRPr="00D3096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>
        <w:rPr>
          <w:rStyle w:val="s4"/>
          <w:rFonts w:ascii="Arial" w:hAnsi="Arial" w:cs="Arial"/>
          <w:i/>
          <w:iCs/>
          <w:color w:val="000000"/>
          <w:sz w:val="22"/>
          <w:szCs w:val="22"/>
        </w:rPr>
        <w:t>JAMA</w:t>
      </w:r>
      <w:r w:rsidRPr="00D30961">
        <w:rPr>
          <w:rStyle w:val="s4"/>
          <w:rFonts w:ascii="Arial" w:hAnsi="Arial" w:cs="Arial"/>
          <w:i/>
          <w:iCs/>
          <w:color w:val="000000"/>
          <w:sz w:val="22"/>
          <w:szCs w:val="22"/>
        </w:rPr>
        <w:t xml:space="preserve"> Surgery</w:t>
      </w:r>
      <w:r w:rsidRPr="00D30961">
        <w:rPr>
          <w:rStyle w:val="s2"/>
          <w:rFonts w:ascii="Arial" w:hAnsi="Arial" w:cs="Arial"/>
          <w:color w:val="000000"/>
          <w:sz w:val="22"/>
          <w:szCs w:val="22"/>
        </w:rPr>
        <w:t>.</w:t>
      </w:r>
    </w:p>
    <w:p w14:paraId="0C8B31D8" w14:textId="77777777" w:rsidR="00F65C41" w:rsidRPr="00D30961" w:rsidRDefault="00F65C41" w:rsidP="000B6FD6">
      <w:pPr>
        <w:pStyle w:val="s9"/>
        <w:spacing w:before="0" w:beforeAutospacing="0" w:after="90" w:afterAutospacing="0"/>
        <w:rPr>
          <w:rFonts w:ascii="Arial" w:hAnsi="Arial" w:cs="Arial"/>
          <w:color w:val="000000"/>
          <w:sz w:val="22"/>
          <w:szCs w:val="22"/>
        </w:rPr>
      </w:pPr>
    </w:p>
    <w:p w14:paraId="1DA85B47" w14:textId="77CC39C4" w:rsidR="00D30961" w:rsidRDefault="156D7A90" w:rsidP="74EFD574">
      <w:pPr>
        <w:pStyle w:val="s9"/>
        <w:spacing w:before="0" w:beforeAutospacing="0" w:after="90" w:afterAutospacing="0"/>
        <w:rPr>
          <w:rStyle w:val="s2"/>
          <w:rFonts w:ascii="Arial" w:hAnsi="Arial" w:cs="Arial"/>
          <w:color w:val="000000"/>
          <w:sz w:val="22"/>
          <w:szCs w:val="22"/>
        </w:rPr>
      </w:pPr>
      <w:r w:rsidRPr="74EFD574">
        <w:rPr>
          <w:rStyle w:val="s2"/>
          <w:rFonts w:ascii="Arial" w:hAnsi="Arial" w:cs="Arial"/>
          <w:color w:val="000000" w:themeColor="text1"/>
          <w:sz w:val="22"/>
          <w:szCs w:val="22"/>
        </w:rPr>
        <w:t xml:space="preserve">The novelty of this </w:t>
      </w:r>
      <w:r w:rsidR="55792ED8" w:rsidRPr="74EFD574">
        <w:rPr>
          <w:rStyle w:val="s2"/>
          <w:rFonts w:ascii="Arial" w:hAnsi="Arial" w:cs="Arial"/>
          <w:color w:val="000000" w:themeColor="text1"/>
          <w:sz w:val="22"/>
          <w:szCs w:val="22"/>
        </w:rPr>
        <w:t>cross-sectional study</w:t>
      </w:r>
      <w:r w:rsidR="55792ED8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> </w:t>
      </w:r>
      <w:r w:rsidR="24D1CB6B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is the development and </w:t>
      </w:r>
      <w:del w:id="0" w:author="Joana Rodrigues Ribeiro" w:date="2026-06-12T14:06:00Z" w16du:dateUtc="2026-06-12T12:06:00Z">
        <w:r w:rsidR="24D1CB6B" w:rsidRPr="74EFD574" w:rsidDel="00022426">
          <w:rPr>
            <w:rStyle w:val="apple-converted-space"/>
            <w:rFonts w:ascii="Arial" w:hAnsi="Arial" w:cs="Arial"/>
            <w:color w:val="000000" w:themeColor="text1"/>
            <w:sz w:val="22"/>
            <w:szCs w:val="22"/>
          </w:rPr>
          <w:delText xml:space="preserve">validation </w:delText>
        </w:r>
      </w:del>
      <w:ins w:id="1" w:author="Joana Rodrigues Ribeiro" w:date="2026-06-12T14:07:00Z" w16du:dateUtc="2026-06-12T12:07:00Z">
        <w:r w:rsidR="00022426">
          <w:rPr>
            <w:rStyle w:val="apple-converted-space"/>
            <w:rFonts w:ascii="Arial" w:hAnsi="Arial" w:cs="Arial"/>
            <w:color w:val="000000" w:themeColor="text1"/>
            <w:sz w:val="22"/>
            <w:szCs w:val="22"/>
          </w:rPr>
          <w:t>use</w:t>
        </w:r>
      </w:ins>
      <w:ins w:id="2" w:author="Joana Rodrigues Ribeiro" w:date="2026-06-12T14:06:00Z" w16du:dateUtc="2026-06-12T12:06:00Z">
        <w:r w:rsidR="00022426" w:rsidRPr="74EFD574">
          <w:rPr>
            <w:rStyle w:val="apple-converted-space"/>
            <w:rFonts w:ascii="Arial" w:hAnsi="Arial" w:cs="Arial"/>
            <w:color w:val="000000" w:themeColor="text1"/>
            <w:sz w:val="22"/>
            <w:szCs w:val="22"/>
          </w:rPr>
          <w:t xml:space="preserve"> </w:t>
        </w:r>
      </w:ins>
      <w:r w:rsidR="24D1CB6B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of an appraisal tool designed to assess the ability of </w:t>
      </w:r>
      <w:r w:rsidR="0071021A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>RCTs</w:t>
      </w:r>
      <w:r w:rsidR="24D1CB6B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 to inform clinical practice. Existing frameworks primarily evaluate reporting quality and internal validity but do not address whether trial findings are clinically actionable. Using </w:t>
      </w:r>
      <w:r w:rsidR="2D253F74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elements in trial design and results interpretation highly relevant for </w:t>
      </w:r>
      <w:r w:rsidR="24D1CB6B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clinical decision-making, we developed </w:t>
      </w:r>
      <w:ins w:id="3" w:author="Joana Rodrigues Ribeiro" w:date="2026-06-12T14:06:00Z" w16du:dateUtc="2026-06-12T12:06:00Z">
        <w:r w:rsidR="00022426">
          <w:rPr>
            <w:rStyle w:val="apple-converted-space"/>
            <w:rFonts w:ascii="Arial" w:hAnsi="Arial" w:cs="Arial"/>
            <w:color w:val="000000" w:themeColor="text1"/>
            <w:sz w:val="22"/>
            <w:szCs w:val="22"/>
          </w:rPr>
          <w:t xml:space="preserve">and applied </w:t>
        </w:r>
      </w:ins>
      <w:del w:id="4" w:author="Joana Rodrigues Ribeiro" w:date="2026-06-12T14:06:00Z" w16du:dateUtc="2026-06-12T12:06:00Z">
        <w:r w:rsidR="24D1CB6B" w:rsidRPr="74EFD574" w:rsidDel="00022426">
          <w:rPr>
            <w:rStyle w:val="apple-converted-space"/>
            <w:rFonts w:ascii="Arial" w:hAnsi="Arial" w:cs="Arial"/>
            <w:color w:val="000000" w:themeColor="text1"/>
            <w:sz w:val="22"/>
            <w:szCs w:val="22"/>
          </w:rPr>
          <w:delText xml:space="preserve">and validated </w:delText>
        </w:r>
      </w:del>
      <w:r w:rsidR="24D1CB6B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>a</w:t>
      </w:r>
      <w:r w:rsidR="7FA85A7C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>n original</w:t>
      </w:r>
      <w:r w:rsidR="18225FAA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 </w:t>
      </w:r>
      <w:r w:rsidR="24D1CB6B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>appraisal tool in an unselected consecutive sample of surgical randomized clinical trials published in 2024. These findings may inform the appraisal, interpretation, and design of future clinical trials.</w:t>
      </w:r>
    </w:p>
    <w:p w14:paraId="07BF927F" w14:textId="77777777" w:rsidR="00F65C41" w:rsidRPr="00D30961" w:rsidRDefault="00F65C41" w:rsidP="000B6FD6">
      <w:pPr>
        <w:pStyle w:val="s9"/>
        <w:spacing w:before="0" w:beforeAutospacing="0" w:after="90" w:afterAutospacing="0"/>
        <w:rPr>
          <w:rFonts w:ascii="Arial" w:hAnsi="Arial" w:cs="Arial"/>
          <w:color w:val="000000"/>
          <w:sz w:val="22"/>
          <w:szCs w:val="22"/>
        </w:rPr>
      </w:pPr>
    </w:p>
    <w:p w14:paraId="5EC27DDF" w14:textId="4631764D" w:rsidR="00D30961" w:rsidRPr="00D30961" w:rsidRDefault="00D30961" w:rsidP="000B6FD6">
      <w:pPr>
        <w:pStyle w:val="s9"/>
        <w:spacing w:before="0" w:beforeAutospacing="0" w:after="90" w:afterAutospacing="0"/>
        <w:rPr>
          <w:rFonts w:ascii="Arial" w:hAnsi="Arial" w:cs="Arial"/>
          <w:color w:val="000000"/>
          <w:sz w:val="22"/>
          <w:szCs w:val="22"/>
        </w:rPr>
      </w:pPr>
      <w:r w:rsidRPr="00D30961">
        <w:rPr>
          <w:rStyle w:val="s2"/>
          <w:rFonts w:ascii="Arial" w:hAnsi="Arial" w:cs="Arial"/>
          <w:color w:val="000000"/>
          <w:sz w:val="22"/>
          <w:szCs w:val="22"/>
        </w:rPr>
        <w:t>This manuscript is original</w:t>
      </w:r>
      <w:r w:rsidR="00997A8D">
        <w:rPr>
          <w:rStyle w:val="s2"/>
          <w:rFonts w:ascii="Arial" w:hAnsi="Arial" w:cs="Arial"/>
          <w:color w:val="000000"/>
          <w:sz w:val="22"/>
          <w:szCs w:val="22"/>
        </w:rPr>
        <w:t xml:space="preserve"> and has not been published previously. The manuscript is not </w:t>
      </w:r>
      <w:r w:rsidRPr="00D30961">
        <w:rPr>
          <w:rStyle w:val="s2"/>
          <w:rFonts w:ascii="Arial" w:hAnsi="Arial" w:cs="Arial"/>
          <w:color w:val="000000"/>
          <w:sz w:val="22"/>
          <w:szCs w:val="22"/>
        </w:rPr>
        <w:t>under consideration elsewhere. All authors have reviewed and approved the final version, and we declare no conflicts of interest.</w:t>
      </w:r>
    </w:p>
    <w:p w14:paraId="6663AE00" w14:textId="77777777" w:rsidR="00D30961" w:rsidRPr="00D30961" w:rsidRDefault="00D30961" w:rsidP="000B6FD6">
      <w:pPr>
        <w:pStyle w:val="s9"/>
        <w:spacing w:before="0" w:beforeAutospacing="0" w:after="90" w:afterAutospacing="0"/>
        <w:rPr>
          <w:rFonts w:ascii="Arial" w:hAnsi="Arial" w:cs="Arial"/>
          <w:color w:val="000000"/>
          <w:sz w:val="22"/>
          <w:szCs w:val="22"/>
        </w:rPr>
      </w:pPr>
      <w:r w:rsidRPr="00D30961">
        <w:rPr>
          <w:rFonts w:ascii="Arial" w:hAnsi="Arial" w:cs="Arial"/>
          <w:color w:val="000000"/>
          <w:sz w:val="22"/>
          <w:szCs w:val="22"/>
        </w:rPr>
        <w:t> </w:t>
      </w:r>
    </w:p>
    <w:p w14:paraId="1917159C" w14:textId="77777777" w:rsidR="00D30961" w:rsidRPr="00D30961" w:rsidRDefault="00D30961" w:rsidP="000B6FD6">
      <w:pPr>
        <w:pStyle w:val="s9"/>
        <w:spacing w:before="0" w:beforeAutospacing="0" w:after="90" w:afterAutospacing="0"/>
        <w:rPr>
          <w:rFonts w:ascii="Arial" w:hAnsi="Arial" w:cs="Arial"/>
          <w:color w:val="000000"/>
          <w:sz w:val="22"/>
          <w:szCs w:val="22"/>
        </w:rPr>
      </w:pPr>
      <w:r w:rsidRPr="00D30961">
        <w:rPr>
          <w:rStyle w:val="s2"/>
          <w:rFonts w:ascii="Arial" w:hAnsi="Arial" w:cs="Arial"/>
          <w:color w:val="000000"/>
          <w:sz w:val="22"/>
          <w:szCs w:val="22"/>
        </w:rPr>
        <w:t>We thank you for considering our work and look forward to the opportunity to contribute to your journal.</w:t>
      </w:r>
    </w:p>
    <w:p w14:paraId="04306CAF" w14:textId="77777777" w:rsidR="007924AF" w:rsidRPr="00D30961" w:rsidRDefault="007924AF" w:rsidP="00F65C41">
      <w:pPr>
        <w:pStyle w:val="s3"/>
        <w:spacing w:before="0" w:beforeAutospacing="0" w:after="0" w:afterAutospacing="0"/>
        <w:rPr>
          <w:rFonts w:ascii="Arial" w:eastAsia="Arial" w:hAnsi="Arial" w:cs="Arial"/>
          <w:color w:val="000000"/>
          <w:szCs w:val="22"/>
        </w:rPr>
      </w:pPr>
      <w:r w:rsidRPr="00D30961">
        <w:rPr>
          <w:rFonts w:ascii="Arial" w:eastAsia="Arial" w:hAnsi="Arial" w:cs="Arial"/>
          <w:color w:val="000000" w:themeColor="text1"/>
          <w:szCs w:val="22"/>
        </w:rPr>
        <w:t> </w:t>
      </w:r>
    </w:p>
    <w:p w14:paraId="459CFB02" w14:textId="77777777" w:rsidR="002D2F6C" w:rsidRPr="00D30961" w:rsidRDefault="002D2F6C" w:rsidP="00F65C41">
      <w:pPr>
        <w:pStyle w:val="s3"/>
        <w:spacing w:before="0" w:beforeAutospacing="0" w:after="0" w:afterAutospacing="0"/>
        <w:rPr>
          <w:rStyle w:val="s2"/>
          <w:rFonts w:ascii="Arial" w:eastAsia="Arial" w:hAnsi="Arial" w:cs="Arial"/>
          <w:color w:val="000000"/>
          <w:szCs w:val="22"/>
        </w:rPr>
      </w:pPr>
    </w:p>
    <w:p w14:paraId="50C62D3F" w14:textId="1D32EC39" w:rsidR="007924AF" w:rsidRPr="00D30961" w:rsidRDefault="007924AF" w:rsidP="00F65C41">
      <w:pPr>
        <w:pStyle w:val="s3"/>
        <w:spacing w:before="0" w:beforeAutospacing="0" w:after="0" w:afterAutospacing="0"/>
        <w:rPr>
          <w:rFonts w:ascii="Arial" w:eastAsia="Arial" w:hAnsi="Arial" w:cs="Arial"/>
          <w:color w:val="000000"/>
          <w:szCs w:val="22"/>
        </w:rPr>
      </w:pPr>
      <w:r w:rsidRPr="00D30961">
        <w:rPr>
          <w:rStyle w:val="s2"/>
          <w:rFonts w:ascii="Arial" w:eastAsia="Arial" w:hAnsi="Arial" w:cs="Arial"/>
          <w:color w:val="000000" w:themeColor="text1"/>
          <w:szCs w:val="22"/>
        </w:rPr>
        <w:t>Sincerely,</w:t>
      </w:r>
    </w:p>
    <w:p w14:paraId="5DC2A227" w14:textId="77777777" w:rsidR="007924AF" w:rsidRPr="00D30961" w:rsidRDefault="53E1DFAD" w:rsidP="32D09366">
      <w:pPr>
        <w:pStyle w:val="s3"/>
        <w:spacing w:before="0" w:beforeAutospacing="0" w:after="0" w:afterAutospacing="0"/>
        <w:rPr>
          <w:rFonts w:ascii="Arial" w:eastAsia="Arial" w:hAnsi="Arial" w:cs="Arial"/>
          <w:color w:val="000000"/>
          <w:szCs w:val="22"/>
        </w:rPr>
      </w:pPr>
      <w:r w:rsidRPr="00D30961">
        <w:rPr>
          <w:rFonts w:ascii="Arial" w:eastAsia="Arial" w:hAnsi="Arial" w:cs="Arial"/>
          <w:color w:val="000000" w:themeColor="text1"/>
          <w:szCs w:val="22"/>
        </w:rPr>
        <w:t> </w:t>
      </w:r>
    </w:p>
    <w:p w14:paraId="0FA4729E" w14:textId="2286EC5C" w:rsidR="1826440F" w:rsidRPr="00D30961" w:rsidRDefault="1826440F" w:rsidP="32D09366">
      <w:pPr>
        <w:pStyle w:val="s3"/>
        <w:spacing w:before="0" w:beforeAutospacing="0" w:after="0" w:afterAutospacing="0"/>
        <w:rPr>
          <w:rFonts w:ascii="Arial" w:eastAsia="Arial" w:hAnsi="Arial" w:cs="Arial"/>
          <w:color w:val="000000" w:themeColor="text1"/>
          <w:szCs w:val="22"/>
        </w:rPr>
      </w:pPr>
    </w:p>
    <w:p w14:paraId="608ED22C" w14:textId="1816C2C6" w:rsidR="00AC0A69" w:rsidRPr="00997A8D" w:rsidRDefault="38E62179" w:rsidP="74EFD574">
      <w:pPr>
        <w:pStyle w:val="s3"/>
        <w:spacing w:before="0" w:beforeAutospacing="0" w:after="0" w:afterAutospacing="0"/>
        <w:rPr>
          <w:rFonts w:ascii="Arial" w:eastAsia="Arial" w:hAnsi="Arial" w:cs="Arial"/>
          <w:color w:val="000000"/>
          <w:lang w:val="pt-BR"/>
        </w:rPr>
      </w:pPr>
      <w:r w:rsidRPr="74EFD574">
        <w:rPr>
          <w:rStyle w:val="s2"/>
          <w:rFonts w:ascii="Arial" w:eastAsia="Arial" w:hAnsi="Arial" w:cs="Arial"/>
          <w:color w:val="000000" w:themeColor="text1"/>
          <w:lang w:val="pt-BR"/>
        </w:rPr>
        <w:t>Joana Rodrigues Ribeiro</w:t>
      </w:r>
      <w:r w:rsidR="5422331C" w:rsidRPr="74EFD574">
        <w:rPr>
          <w:rStyle w:val="s2"/>
          <w:rFonts w:ascii="Arial" w:eastAsia="Arial" w:hAnsi="Arial" w:cs="Arial"/>
          <w:color w:val="000000" w:themeColor="text1"/>
          <w:lang w:val="pt-BR"/>
        </w:rPr>
        <w:t>,</w:t>
      </w:r>
      <w:r w:rsidR="2E7F1626" w:rsidRPr="74EFD574">
        <w:rPr>
          <w:rStyle w:val="s2"/>
          <w:rFonts w:ascii="Arial" w:eastAsia="Arial" w:hAnsi="Arial" w:cs="Arial"/>
          <w:color w:val="000000" w:themeColor="text1"/>
          <w:lang w:val="pt-BR"/>
        </w:rPr>
        <w:t xml:space="preserve"> Fariba Abbassi,</w:t>
      </w:r>
      <w:r w:rsidR="5422331C" w:rsidRPr="74EFD574">
        <w:rPr>
          <w:rStyle w:val="s2"/>
          <w:rFonts w:ascii="Arial" w:eastAsia="Arial" w:hAnsi="Arial" w:cs="Arial"/>
          <w:color w:val="000000" w:themeColor="text1"/>
          <w:lang w:val="pt-BR"/>
        </w:rPr>
        <w:t xml:space="preserve"> Milo Puhan, Pierre-A</w:t>
      </w:r>
      <w:r w:rsidR="5C4B0236" w:rsidRPr="74EFD574">
        <w:rPr>
          <w:rStyle w:val="s2"/>
          <w:rFonts w:ascii="Arial" w:eastAsia="Arial" w:hAnsi="Arial" w:cs="Arial"/>
          <w:color w:val="000000" w:themeColor="text1"/>
          <w:lang w:val="pt-BR"/>
        </w:rPr>
        <w:t>lain</w:t>
      </w:r>
      <w:r w:rsidR="5422331C" w:rsidRPr="74EFD574">
        <w:rPr>
          <w:rStyle w:val="s2"/>
          <w:rFonts w:ascii="Arial" w:eastAsia="Arial" w:hAnsi="Arial" w:cs="Arial"/>
          <w:color w:val="000000" w:themeColor="text1"/>
          <w:lang w:val="pt-BR"/>
        </w:rPr>
        <w:t xml:space="preserve"> Clavien</w:t>
      </w:r>
    </w:p>
    <w:sectPr w:rsidR="00AC0A69" w:rsidRPr="00997A8D" w:rsidSect="002405D7">
      <w:pgSz w:w="12240" w:h="15840" w:code="1"/>
      <w:pgMar w:top="1276" w:right="720" w:bottom="1080" w:left="1080" w:header="274" w:footer="2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4019"/>
    <w:multiLevelType w:val="multilevel"/>
    <w:tmpl w:val="D2FA7B8A"/>
    <w:lvl w:ilvl="0">
      <w:start w:val="1"/>
      <w:numFmt w:val="decimal"/>
      <w:lvlText w:val="%1."/>
      <w:lvlJc w:val="left"/>
      <w:pPr>
        <w:ind w:left="360" w:hanging="360"/>
      </w:pPr>
      <w:rPr>
        <w:rFonts w:eastAsiaTheme="minorHAnsi" w:cstheme="minorBidi" w:hint="default"/>
        <w:color w:val="auto"/>
        <w:sz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eastAsiaTheme="minorHAnsi" w:cstheme="minorBidi" w:hint="default"/>
        <w:b/>
        <w:bCs w:val="0"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eastAsiaTheme="minorHAnsi" w:cstheme="minorBidi"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eastAsiaTheme="minorHAnsi" w:cstheme="minorBidi" w:hint="default"/>
        <w:b w:val="0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eastAsiaTheme="minorHAnsi" w:cstheme="minorBidi" w:hint="default"/>
        <w:b w:val="0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eastAsiaTheme="minorHAnsi" w:cstheme="minorBidi" w:hint="default"/>
        <w:b w:val="0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eastAsiaTheme="minorHAnsi" w:cstheme="minorBidi" w:hint="default"/>
        <w:b w:val="0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eastAsiaTheme="minorHAnsi" w:cstheme="minorBidi" w:hint="default"/>
        <w:b w:val="0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eastAsiaTheme="minorHAnsi" w:cstheme="minorBidi" w:hint="default"/>
        <w:b w:val="0"/>
        <w:color w:val="auto"/>
      </w:rPr>
    </w:lvl>
  </w:abstractNum>
  <w:abstractNum w:abstractNumId="1" w15:restartNumberingAfterBreak="0">
    <w:nsid w:val="3A8D6C3C"/>
    <w:multiLevelType w:val="hybridMultilevel"/>
    <w:tmpl w:val="364EB4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113519">
    <w:abstractNumId w:val="1"/>
  </w:num>
  <w:num w:numId="2" w16cid:durableId="154143498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ana Rodrigues Ribeiro">
    <w15:presenceInfo w15:providerId="AD" w15:userId="S::joana.rodriguesribeiro@uzh.ch::499380a5-f773-4f1f-a8cf-83b4ebcd6a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D7"/>
    <w:rsid w:val="00000A91"/>
    <w:rsid w:val="000206CB"/>
    <w:rsid w:val="00022426"/>
    <w:rsid w:val="00045226"/>
    <w:rsid w:val="00074DE4"/>
    <w:rsid w:val="0008190C"/>
    <w:rsid w:val="00091C9B"/>
    <w:rsid w:val="000A4C6F"/>
    <w:rsid w:val="000A7605"/>
    <w:rsid w:val="000B6FD6"/>
    <w:rsid w:val="000CDFE4"/>
    <w:rsid w:val="000D011A"/>
    <w:rsid w:val="00123610"/>
    <w:rsid w:val="00147C38"/>
    <w:rsid w:val="0015632D"/>
    <w:rsid w:val="00177247"/>
    <w:rsid w:val="001A50CE"/>
    <w:rsid w:val="001F7666"/>
    <w:rsid w:val="0021099A"/>
    <w:rsid w:val="00225A79"/>
    <w:rsid w:val="00226005"/>
    <w:rsid w:val="002405D7"/>
    <w:rsid w:val="00277270"/>
    <w:rsid w:val="00292600"/>
    <w:rsid w:val="002A61FC"/>
    <w:rsid w:val="002B29D4"/>
    <w:rsid w:val="002C0E41"/>
    <w:rsid w:val="002D2F6C"/>
    <w:rsid w:val="002E04BA"/>
    <w:rsid w:val="0034742A"/>
    <w:rsid w:val="00384EA0"/>
    <w:rsid w:val="00391DA6"/>
    <w:rsid w:val="00392DA7"/>
    <w:rsid w:val="003A71CE"/>
    <w:rsid w:val="003C48D7"/>
    <w:rsid w:val="0040020F"/>
    <w:rsid w:val="0044119D"/>
    <w:rsid w:val="00495E89"/>
    <w:rsid w:val="004A2331"/>
    <w:rsid w:val="004A265B"/>
    <w:rsid w:val="004A54D3"/>
    <w:rsid w:val="004C490A"/>
    <w:rsid w:val="00507EF0"/>
    <w:rsid w:val="0058765C"/>
    <w:rsid w:val="00587A18"/>
    <w:rsid w:val="0059269F"/>
    <w:rsid w:val="00592B8E"/>
    <w:rsid w:val="00595AAA"/>
    <w:rsid w:val="005D231A"/>
    <w:rsid w:val="005E7F3F"/>
    <w:rsid w:val="005F5E58"/>
    <w:rsid w:val="005F7E03"/>
    <w:rsid w:val="00627057"/>
    <w:rsid w:val="00632EB7"/>
    <w:rsid w:val="00635892"/>
    <w:rsid w:val="00661CC7"/>
    <w:rsid w:val="00662ECC"/>
    <w:rsid w:val="006667BF"/>
    <w:rsid w:val="006E0DCA"/>
    <w:rsid w:val="006F481F"/>
    <w:rsid w:val="007050CB"/>
    <w:rsid w:val="0071021A"/>
    <w:rsid w:val="00733990"/>
    <w:rsid w:val="00740E00"/>
    <w:rsid w:val="00742B37"/>
    <w:rsid w:val="00755BC4"/>
    <w:rsid w:val="00757CAE"/>
    <w:rsid w:val="007924AF"/>
    <w:rsid w:val="007F28C6"/>
    <w:rsid w:val="008015FF"/>
    <w:rsid w:val="00804D5D"/>
    <w:rsid w:val="008302DA"/>
    <w:rsid w:val="00845A00"/>
    <w:rsid w:val="0086529C"/>
    <w:rsid w:val="008C0651"/>
    <w:rsid w:val="009011BA"/>
    <w:rsid w:val="009548A9"/>
    <w:rsid w:val="00997A8D"/>
    <w:rsid w:val="009A531E"/>
    <w:rsid w:val="009B1510"/>
    <w:rsid w:val="009E0DEA"/>
    <w:rsid w:val="009E184A"/>
    <w:rsid w:val="00A23C56"/>
    <w:rsid w:val="00A56703"/>
    <w:rsid w:val="00A8767A"/>
    <w:rsid w:val="00AC0A69"/>
    <w:rsid w:val="00AF5D9C"/>
    <w:rsid w:val="00B03A4C"/>
    <w:rsid w:val="00B267FB"/>
    <w:rsid w:val="00B41BD1"/>
    <w:rsid w:val="00B61043"/>
    <w:rsid w:val="00B631E4"/>
    <w:rsid w:val="00BA3950"/>
    <w:rsid w:val="00BF1D11"/>
    <w:rsid w:val="00BF6E12"/>
    <w:rsid w:val="00C021DE"/>
    <w:rsid w:val="00C1103A"/>
    <w:rsid w:val="00C37C45"/>
    <w:rsid w:val="00C463AB"/>
    <w:rsid w:val="00C470E2"/>
    <w:rsid w:val="00C72363"/>
    <w:rsid w:val="00C92247"/>
    <w:rsid w:val="00CA1B8F"/>
    <w:rsid w:val="00CC34A8"/>
    <w:rsid w:val="00CD0842"/>
    <w:rsid w:val="00CE0AAA"/>
    <w:rsid w:val="00D139CC"/>
    <w:rsid w:val="00D30961"/>
    <w:rsid w:val="00D8001A"/>
    <w:rsid w:val="00D81AB4"/>
    <w:rsid w:val="00D840B9"/>
    <w:rsid w:val="00DA2F82"/>
    <w:rsid w:val="00DA5E9E"/>
    <w:rsid w:val="00DCBF96"/>
    <w:rsid w:val="00E00EF3"/>
    <w:rsid w:val="00E303B6"/>
    <w:rsid w:val="00E37BE7"/>
    <w:rsid w:val="00E9129F"/>
    <w:rsid w:val="00E91312"/>
    <w:rsid w:val="00EB66C3"/>
    <w:rsid w:val="00ED6CF6"/>
    <w:rsid w:val="00EE15A0"/>
    <w:rsid w:val="00F354F9"/>
    <w:rsid w:val="00F454B9"/>
    <w:rsid w:val="00F515AA"/>
    <w:rsid w:val="00F65C41"/>
    <w:rsid w:val="00FA7004"/>
    <w:rsid w:val="00FB459B"/>
    <w:rsid w:val="00FF30F3"/>
    <w:rsid w:val="0121A028"/>
    <w:rsid w:val="01223E5E"/>
    <w:rsid w:val="01BECE95"/>
    <w:rsid w:val="023D2E88"/>
    <w:rsid w:val="025D8936"/>
    <w:rsid w:val="0322FEF2"/>
    <w:rsid w:val="033052B7"/>
    <w:rsid w:val="03A2E5BD"/>
    <w:rsid w:val="03C06A59"/>
    <w:rsid w:val="0432E207"/>
    <w:rsid w:val="04DB486A"/>
    <w:rsid w:val="04FAF924"/>
    <w:rsid w:val="057DA642"/>
    <w:rsid w:val="064F39E6"/>
    <w:rsid w:val="0673A7ED"/>
    <w:rsid w:val="06C80389"/>
    <w:rsid w:val="06FB915A"/>
    <w:rsid w:val="0725EF11"/>
    <w:rsid w:val="0739A05C"/>
    <w:rsid w:val="080615CF"/>
    <w:rsid w:val="0914547E"/>
    <w:rsid w:val="0934A9F6"/>
    <w:rsid w:val="0B5C72D8"/>
    <w:rsid w:val="0B6E9D15"/>
    <w:rsid w:val="0BB98771"/>
    <w:rsid w:val="0BD4CCC2"/>
    <w:rsid w:val="0BFEC7DC"/>
    <w:rsid w:val="0C04C3E1"/>
    <w:rsid w:val="0CB84CB3"/>
    <w:rsid w:val="0CC5016E"/>
    <w:rsid w:val="0CEDBBDD"/>
    <w:rsid w:val="0D533922"/>
    <w:rsid w:val="0D8D1429"/>
    <w:rsid w:val="0D92A916"/>
    <w:rsid w:val="0DD0E68D"/>
    <w:rsid w:val="0E7FB7AF"/>
    <w:rsid w:val="0EFD63DC"/>
    <w:rsid w:val="0F9D5F52"/>
    <w:rsid w:val="0FCE7F03"/>
    <w:rsid w:val="100C5D08"/>
    <w:rsid w:val="113AC699"/>
    <w:rsid w:val="11837BF2"/>
    <w:rsid w:val="11B8254D"/>
    <w:rsid w:val="11B84ED3"/>
    <w:rsid w:val="11CE7F4F"/>
    <w:rsid w:val="12684E4E"/>
    <w:rsid w:val="12C5A774"/>
    <w:rsid w:val="13A30D20"/>
    <w:rsid w:val="13A9963F"/>
    <w:rsid w:val="13C5E9A2"/>
    <w:rsid w:val="14BE27BA"/>
    <w:rsid w:val="15453073"/>
    <w:rsid w:val="156D7A90"/>
    <w:rsid w:val="15D77343"/>
    <w:rsid w:val="16CDBA5F"/>
    <w:rsid w:val="175F21DE"/>
    <w:rsid w:val="176C2CE5"/>
    <w:rsid w:val="17B786E2"/>
    <w:rsid w:val="17EC7B78"/>
    <w:rsid w:val="181C0CE2"/>
    <w:rsid w:val="18225FAA"/>
    <w:rsid w:val="1826440F"/>
    <w:rsid w:val="182C75C3"/>
    <w:rsid w:val="185CDB95"/>
    <w:rsid w:val="1879FC6C"/>
    <w:rsid w:val="19AD4D8B"/>
    <w:rsid w:val="19FD9E4F"/>
    <w:rsid w:val="1A2F882C"/>
    <w:rsid w:val="1A5C000E"/>
    <w:rsid w:val="1B4960F4"/>
    <w:rsid w:val="1B6DBCA7"/>
    <w:rsid w:val="1B8502A8"/>
    <w:rsid w:val="1BB3B558"/>
    <w:rsid w:val="1BC87C9B"/>
    <w:rsid w:val="1C07E1A3"/>
    <w:rsid w:val="1C5D9E37"/>
    <w:rsid w:val="1CF3B9CF"/>
    <w:rsid w:val="1D0469E6"/>
    <w:rsid w:val="1D2FBC6B"/>
    <w:rsid w:val="1D7B29C0"/>
    <w:rsid w:val="1E31A2AD"/>
    <w:rsid w:val="1E959047"/>
    <w:rsid w:val="1EC7AF4D"/>
    <w:rsid w:val="1F0FB8B6"/>
    <w:rsid w:val="1F586AEA"/>
    <w:rsid w:val="1F994842"/>
    <w:rsid w:val="205A4AA1"/>
    <w:rsid w:val="209D3E75"/>
    <w:rsid w:val="210B21B6"/>
    <w:rsid w:val="21444CE8"/>
    <w:rsid w:val="216132D1"/>
    <w:rsid w:val="227F2622"/>
    <w:rsid w:val="22EB852C"/>
    <w:rsid w:val="23001E2D"/>
    <w:rsid w:val="2381DC44"/>
    <w:rsid w:val="23905526"/>
    <w:rsid w:val="23B59266"/>
    <w:rsid w:val="242171A8"/>
    <w:rsid w:val="24319901"/>
    <w:rsid w:val="2448566D"/>
    <w:rsid w:val="245C52A8"/>
    <w:rsid w:val="24CF0425"/>
    <w:rsid w:val="24D1CB6B"/>
    <w:rsid w:val="24F70CF1"/>
    <w:rsid w:val="25F9EF2D"/>
    <w:rsid w:val="263D24B6"/>
    <w:rsid w:val="26494AA6"/>
    <w:rsid w:val="26580284"/>
    <w:rsid w:val="269E7DA5"/>
    <w:rsid w:val="26C6056A"/>
    <w:rsid w:val="27664729"/>
    <w:rsid w:val="27FBF5C3"/>
    <w:rsid w:val="28AF3DC4"/>
    <w:rsid w:val="28B7BCE2"/>
    <w:rsid w:val="296B46AD"/>
    <w:rsid w:val="299D16A6"/>
    <w:rsid w:val="2A05D544"/>
    <w:rsid w:val="2A39887B"/>
    <w:rsid w:val="2AAF8FF1"/>
    <w:rsid w:val="2B3EBB53"/>
    <w:rsid w:val="2B8C52DD"/>
    <w:rsid w:val="2BC244D3"/>
    <w:rsid w:val="2BD75A3C"/>
    <w:rsid w:val="2C0AC515"/>
    <w:rsid w:val="2C2B4A81"/>
    <w:rsid w:val="2C31E97A"/>
    <w:rsid w:val="2C7F3A1F"/>
    <w:rsid w:val="2CD3D66C"/>
    <w:rsid w:val="2D253F74"/>
    <w:rsid w:val="2E2D7B72"/>
    <w:rsid w:val="2E49E208"/>
    <w:rsid w:val="2E7F1626"/>
    <w:rsid w:val="2E804CBE"/>
    <w:rsid w:val="2F08F63E"/>
    <w:rsid w:val="300321EA"/>
    <w:rsid w:val="308BBB44"/>
    <w:rsid w:val="30D46275"/>
    <w:rsid w:val="311D9086"/>
    <w:rsid w:val="31343758"/>
    <w:rsid w:val="31362A83"/>
    <w:rsid w:val="316A6138"/>
    <w:rsid w:val="31C21B07"/>
    <w:rsid w:val="31EDA259"/>
    <w:rsid w:val="328FD125"/>
    <w:rsid w:val="32B10EA1"/>
    <w:rsid w:val="32BEC2FA"/>
    <w:rsid w:val="32D09366"/>
    <w:rsid w:val="3306A5CB"/>
    <w:rsid w:val="3395A9FD"/>
    <w:rsid w:val="33D5B661"/>
    <w:rsid w:val="341862EE"/>
    <w:rsid w:val="344E652C"/>
    <w:rsid w:val="34B83C4B"/>
    <w:rsid w:val="34FABC52"/>
    <w:rsid w:val="3516F3B7"/>
    <w:rsid w:val="36189CB3"/>
    <w:rsid w:val="36226EC7"/>
    <w:rsid w:val="3697B0BA"/>
    <w:rsid w:val="37036BC8"/>
    <w:rsid w:val="3796CC34"/>
    <w:rsid w:val="37F8D942"/>
    <w:rsid w:val="3852451B"/>
    <w:rsid w:val="387D343B"/>
    <w:rsid w:val="38E62179"/>
    <w:rsid w:val="3923BDB2"/>
    <w:rsid w:val="3948FC49"/>
    <w:rsid w:val="3962E918"/>
    <w:rsid w:val="3A143D59"/>
    <w:rsid w:val="3A944906"/>
    <w:rsid w:val="3AC96B25"/>
    <w:rsid w:val="3ACA188B"/>
    <w:rsid w:val="3AE83D9A"/>
    <w:rsid w:val="3B235C6C"/>
    <w:rsid w:val="3B747516"/>
    <w:rsid w:val="3B9C9D0F"/>
    <w:rsid w:val="3BD5F64C"/>
    <w:rsid w:val="3C134BDC"/>
    <w:rsid w:val="3C77A47C"/>
    <w:rsid w:val="3CBC7D7F"/>
    <w:rsid w:val="3D288EB8"/>
    <w:rsid w:val="3D64BCDF"/>
    <w:rsid w:val="3D833431"/>
    <w:rsid w:val="3E0F1631"/>
    <w:rsid w:val="3E1F1791"/>
    <w:rsid w:val="3E8FDED7"/>
    <w:rsid w:val="3E90D669"/>
    <w:rsid w:val="3EF39F2C"/>
    <w:rsid w:val="3F017BDF"/>
    <w:rsid w:val="3F04E467"/>
    <w:rsid w:val="3F1AC549"/>
    <w:rsid w:val="3F1B5A6E"/>
    <w:rsid w:val="3F6359BD"/>
    <w:rsid w:val="3FB63610"/>
    <w:rsid w:val="3FED36C2"/>
    <w:rsid w:val="40405583"/>
    <w:rsid w:val="409524FC"/>
    <w:rsid w:val="40B62B58"/>
    <w:rsid w:val="40CE7E40"/>
    <w:rsid w:val="40E0BE6B"/>
    <w:rsid w:val="4110423F"/>
    <w:rsid w:val="4159283E"/>
    <w:rsid w:val="415D42A4"/>
    <w:rsid w:val="41DD93B2"/>
    <w:rsid w:val="42C3ADE6"/>
    <w:rsid w:val="42EB5F95"/>
    <w:rsid w:val="431F8B75"/>
    <w:rsid w:val="43AA3D19"/>
    <w:rsid w:val="44153CB1"/>
    <w:rsid w:val="4461704B"/>
    <w:rsid w:val="44E617AA"/>
    <w:rsid w:val="44F06CBE"/>
    <w:rsid w:val="453D2A51"/>
    <w:rsid w:val="45FD93BE"/>
    <w:rsid w:val="46044DBA"/>
    <w:rsid w:val="46536EA3"/>
    <w:rsid w:val="4671C87A"/>
    <w:rsid w:val="46DEE752"/>
    <w:rsid w:val="46FF6479"/>
    <w:rsid w:val="4725C6C2"/>
    <w:rsid w:val="473F6F6E"/>
    <w:rsid w:val="474AFFB0"/>
    <w:rsid w:val="481271D4"/>
    <w:rsid w:val="4818424A"/>
    <w:rsid w:val="484E01D9"/>
    <w:rsid w:val="486A048F"/>
    <w:rsid w:val="48C461F3"/>
    <w:rsid w:val="49004186"/>
    <w:rsid w:val="4940901D"/>
    <w:rsid w:val="49AD7A96"/>
    <w:rsid w:val="49C346C4"/>
    <w:rsid w:val="4A516525"/>
    <w:rsid w:val="4A60D2F0"/>
    <w:rsid w:val="4B28FBC8"/>
    <w:rsid w:val="4B60C540"/>
    <w:rsid w:val="4C284897"/>
    <w:rsid w:val="4CE56980"/>
    <w:rsid w:val="4D0154AB"/>
    <w:rsid w:val="4D0960F9"/>
    <w:rsid w:val="4D41C117"/>
    <w:rsid w:val="4D85209B"/>
    <w:rsid w:val="4DA65215"/>
    <w:rsid w:val="4E3E672F"/>
    <w:rsid w:val="4E41C85A"/>
    <w:rsid w:val="4EB149E8"/>
    <w:rsid w:val="4F51EE88"/>
    <w:rsid w:val="4F745D0F"/>
    <w:rsid w:val="4F924AB8"/>
    <w:rsid w:val="4FD61978"/>
    <w:rsid w:val="50D0BC20"/>
    <w:rsid w:val="50F07AA7"/>
    <w:rsid w:val="51FE829C"/>
    <w:rsid w:val="5224E807"/>
    <w:rsid w:val="538BC717"/>
    <w:rsid w:val="53E1DFAD"/>
    <w:rsid w:val="5422331C"/>
    <w:rsid w:val="542E793C"/>
    <w:rsid w:val="5458237E"/>
    <w:rsid w:val="546C6008"/>
    <w:rsid w:val="5534A205"/>
    <w:rsid w:val="554BDA76"/>
    <w:rsid w:val="554CA9C5"/>
    <w:rsid w:val="55792ED8"/>
    <w:rsid w:val="55946B86"/>
    <w:rsid w:val="5609C008"/>
    <w:rsid w:val="56AB6E79"/>
    <w:rsid w:val="56CB9B6C"/>
    <w:rsid w:val="5747C705"/>
    <w:rsid w:val="578A018F"/>
    <w:rsid w:val="57C70C2C"/>
    <w:rsid w:val="57E784EC"/>
    <w:rsid w:val="58A366F0"/>
    <w:rsid w:val="595803DF"/>
    <w:rsid w:val="59ED348E"/>
    <w:rsid w:val="5A6980F3"/>
    <w:rsid w:val="5B0A387A"/>
    <w:rsid w:val="5B6F8ADC"/>
    <w:rsid w:val="5C4B0236"/>
    <w:rsid w:val="5C692165"/>
    <w:rsid w:val="5C7BDA45"/>
    <w:rsid w:val="5C9B1010"/>
    <w:rsid w:val="5E41C130"/>
    <w:rsid w:val="5ED013BC"/>
    <w:rsid w:val="5ED835F0"/>
    <w:rsid w:val="5EDFA1EF"/>
    <w:rsid w:val="5F0562CA"/>
    <w:rsid w:val="5FC7E030"/>
    <w:rsid w:val="5FC8B616"/>
    <w:rsid w:val="5FC94634"/>
    <w:rsid w:val="60078143"/>
    <w:rsid w:val="601471BF"/>
    <w:rsid w:val="602AF520"/>
    <w:rsid w:val="60689DE3"/>
    <w:rsid w:val="609504DF"/>
    <w:rsid w:val="61430BC1"/>
    <w:rsid w:val="6147638F"/>
    <w:rsid w:val="618B5BB7"/>
    <w:rsid w:val="61D67138"/>
    <w:rsid w:val="61F9564F"/>
    <w:rsid w:val="62198A1C"/>
    <w:rsid w:val="6223533C"/>
    <w:rsid w:val="6227B94C"/>
    <w:rsid w:val="6328AD6D"/>
    <w:rsid w:val="6358BB62"/>
    <w:rsid w:val="639DC4F4"/>
    <w:rsid w:val="63AD385F"/>
    <w:rsid w:val="63CCD52F"/>
    <w:rsid w:val="640129DA"/>
    <w:rsid w:val="64093C6A"/>
    <w:rsid w:val="640EF24F"/>
    <w:rsid w:val="64399E7D"/>
    <w:rsid w:val="64C7B239"/>
    <w:rsid w:val="6594E3D4"/>
    <w:rsid w:val="65990D7D"/>
    <w:rsid w:val="6698E0F0"/>
    <w:rsid w:val="66C1D9C1"/>
    <w:rsid w:val="67968104"/>
    <w:rsid w:val="67BD130F"/>
    <w:rsid w:val="67D6347F"/>
    <w:rsid w:val="67F98ECC"/>
    <w:rsid w:val="680B3EA3"/>
    <w:rsid w:val="68E8C0C1"/>
    <w:rsid w:val="68F35D99"/>
    <w:rsid w:val="69248EEA"/>
    <w:rsid w:val="6A0435D9"/>
    <w:rsid w:val="6A64A557"/>
    <w:rsid w:val="6A7C4BFA"/>
    <w:rsid w:val="6B0331DB"/>
    <w:rsid w:val="6B0E91EF"/>
    <w:rsid w:val="6B437F5B"/>
    <w:rsid w:val="6B44A306"/>
    <w:rsid w:val="6B47B5A9"/>
    <w:rsid w:val="6BE05B1B"/>
    <w:rsid w:val="6C7FF1EA"/>
    <w:rsid w:val="6C98DE65"/>
    <w:rsid w:val="6CD1690A"/>
    <w:rsid w:val="6D252D61"/>
    <w:rsid w:val="6DD5009F"/>
    <w:rsid w:val="6E34F8A3"/>
    <w:rsid w:val="6EFBAF5C"/>
    <w:rsid w:val="6F2FF355"/>
    <w:rsid w:val="6F71DE07"/>
    <w:rsid w:val="6FE34BC2"/>
    <w:rsid w:val="6FF0286E"/>
    <w:rsid w:val="70EB399E"/>
    <w:rsid w:val="713844CF"/>
    <w:rsid w:val="7172E8D6"/>
    <w:rsid w:val="71B1688A"/>
    <w:rsid w:val="72616571"/>
    <w:rsid w:val="729CC575"/>
    <w:rsid w:val="72AD3867"/>
    <w:rsid w:val="72CF3131"/>
    <w:rsid w:val="72E8A6A6"/>
    <w:rsid w:val="73633498"/>
    <w:rsid w:val="741417FB"/>
    <w:rsid w:val="7469A75C"/>
    <w:rsid w:val="74D1B99D"/>
    <w:rsid w:val="74D9E901"/>
    <w:rsid w:val="74EFD574"/>
    <w:rsid w:val="750B2661"/>
    <w:rsid w:val="7549CE68"/>
    <w:rsid w:val="7551A26C"/>
    <w:rsid w:val="76053D1A"/>
    <w:rsid w:val="7628A886"/>
    <w:rsid w:val="764C490E"/>
    <w:rsid w:val="7682C9F5"/>
    <w:rsid w:val="76AB4929"/>
    <w:rsid w:val="76E733A9"/>
    <w:rsid w:val="76FEF314"/>
    <w:rsid w:val="77542A1B"/>
    <w:rsid w:val="779F47AB"/>
    <w:rsid w:val="77CF9F87"/>
    <w:rsid w:val="780ED5D5"/>
    <w:rsid w:val="78428862"/>
    <w:rsid w:val="7886E485"/>
    <w:rsid w:val="789A6F61"/>
    <w:rsid w:val="78D16403"/>
    <w:rsid w:val="790428E5"/>
    <w:rsid w:val="79513750"/>
    <w:rsid w:val="79FDFC62"/>
    <w:rsid w:val="7B0A9E55"/>
    <w:rsid w:val="7B573047"/>
    <w:rsid w:val="7B9D3D62"/>
    <w:rsid w:val="7BF3821A"/>
    <w:rsid w:val="7CEA18FA"/>
    <w:rsid w:val="7DBBDD89"/>
    <w:rsid w:val="7DD9FD7D"/>
    <w:rsid w:val="7E0FCEE9"/>
    <w:rsid w:val="7E77D73F"/>
    <w:rsid w:val="7EE40517"/>
    <w:rsid w:val="7F020DC2"/>
    <w:rsid w:val="7F032292"/>
    <w:rsid w:val="7F058A78"/>
    <w:rsid w:val="7F09C598"/>
    <w:rsid w:val="7FA85A7C"/>
    <w:rsid w:val="7FCAA3D2"/>
    <w:rsid w:val="7FD64747"/>
    <w:rsid w:val="7FFBF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55772"/>
  <w15:chartTrackingRefBased/>
  <w15:docId w15:val="{003B8B5C-FE1F-402F-B004-22A6BA4A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0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A69"/>
    <w:pPr>
      <w:spacing w:after="120" w:line="240" w:lineRule="auto"/>
    </w:pPr>
    <w:rPr>
      <w:rFonts w:eastAsia="MS Mincho" w:cs="Times New Roman"/>
      <w:kern w:val="0"/>
      <w:sz w:val="22"/>
      <w14:ligatures w14:val="none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C470E2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aliases w:val="Heading 1.1.1"/>
    <w:basedOn w:val="Normal"/>
    <w:next w:val="Normal"/>
    <w:link w:val="Heading2Char"/>
    <w:autoRedefine/>
    <w:uiPriority w:val="9"/>
    <w:unhideWhenUsed/>
    <w:qFormat/>
    <w:rsid w:val="003A71CE"/>
    <w:pPr>
      <w:keepNext/>
      <w:keepLines/>
      <w:spacing w:before="160" w:after="80" w:line="360" w:lineRule="auto"/>
      <w:jc w:val="both"/>
      <w:outlineLvl w:val="1"/>
    </w:pPr>
    <w:rPr>
      <w:rFonts w:ascii="Arial" w:eastAsiaTheme="majorEastAsia" w:hAnsi="Arial" w:cstheme="majorBidi"/>
      <w:color w:val="0F4761" w:themeColor="accent1" w:themeShade="BF"/>
      <w:kern w:val="2"/>
      <w:sz w:val="28"/>
      <w:szCs w:val="32"/>
      <w14:ligatures w14:val="standardContextual"/>
    </w:rPr>
  </w:style>
  <w:style w:type="paragraph" w:styleId="Heading3">
    <w:name w:val="heading 3"/>
    <w:aliases w:val="Titre 3.1"/>
    <w:basedOn w:val="Normal"/>
    <w:next w:val="Normal"/>
    <w:link w:val="Heading3Char"/>
    <w:autoRedefine/>
    <w:uiPriority w:val="9"/>
    <w:unhideWhenUsed/>
    <w:qFormat/>
    <w:rsid w:val="0021099A"/>
    <w:pPr>
      <w:keepNext/>
      <w:keepLines/>
      <w:spacing w:before="120" w:after="160"/>
      <w:outlineLvl w:val="2"/>
    </w:pPr>
    <w:rPr>
      <w:rFonts w:ascii="Arial" w:eastAsiaTheme="majorEastAsia" w:hAnsi="Arial" w:cstheme="majorBidi"/>
      <w:color w:val="156082" w:themeColor="accen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5D7"/>
    <w:pPr>
      <w:keepNext/>
      <w:keepLines/>
      <w:spacing w:before="80" w:after="40" w:line="360" w:lineRule="auto"/>
      <w:jc w:val="both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5D7"/>
    <w:pPr>
      <w:keepNext/>
      <w:keepLines/>
      <w:spacing w:before="80" w:after="40" w:line="360" w:lineRule="auto"/>
      <w:jc w:val="both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5D7"/>
    <w:pPr>
      <w:keepNext/>
      <w:keepLines/>
      <w:spacing w:before="40" w:line="36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5D7"/>
    <w:pPr>
      <w:keepNext/>
      <w:keepLines/>
      <w:spacing w:before="40" w:line="360" w:lineRule="auto"/>
      <w:jc w:val="both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5D7"/>
    <w:pPr>
      <w:keepNext/>
      <w:keepLines/>
      <w:spacing w:line="36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5D7"/>
    <w:pPr>
      <w:keepNext/>
      <w:keepLines/>
      <w:spacing w:line="360" w:lineRule="auto"/>
      <w:jc w:val="both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C470E2"/>
    <w:pPr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kern w:val="2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Heading2Char">
    <w:name w:val="Heading 2 Char"/>
    <w:aliases w:val="Heading 1.1.1 Char"/>
    <w:basedOn w:val="DefaultParagraphFont"/>
    <w:link w:val="Heading2"/>
    <w:uiPriority w:val="9"/>
    <w:rsid w:val="003A71CE"/>
    <w:rPr>
      <w:rFonts w:ascii="Arial" w:eastAsiaTheme="majorEastAsia" w:hAnsi="Arial" w:cstheme="majorBidi"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3Char">
    <w:name w:val="Heading 3 Char"/>
    <w:aliases w:val="Titre 3.1 Char"/>
    <w:basedOn w:val="DefaultParagraphFont"/>
    <w:link w:val="Heading3"/>
    <w:uiPriority w:val="9"/>
    <w:rsid w:val="0021099A"/>
    <w:rPr>
      <w:rFonts w:ascii="Arial" w:eastAsiaTheme="majorEastAsia" w:hAnsi="Arial" w:cstheme="majorBidi"/>
      <w:color w:val="156082" w:themeColor="accent1"/>
      <w:kern w:val="0"/>
      <w:sz w:val="26"/>
      <w:szCs w:val="28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  <w:pPr>
      <w:spacing w:before="120" w:line="360" w:lineRule="auto"/>
      <w:jc w:val="both"/>
    </w:pPr>
    <w:rPr>
      <w:rFonts w:ascii="Arial" w:eastAsiaTheme="minorHAnsi" w:hAnsi="Arial" w:cstheme="minorBidi"/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paragraph" w:customStyle="1" w:styleId="Titre21">
    <w:name w:val="Titre 2.1"/>
    <w:basedOn w:val="Heading2"/>
    <w:next w:val="Normal"/>
    <w:link w:val="Titre21Char"/>
    <w:autoRedefine/>
    <w:qFormat/>
    <w:rsid w:val="00BF6E12"/>
    <w:pPr>
      <w:spacing w:before="240" w:after="240" w:line="480" w:lineRule="auto"/>
      <w:jc w:val="left"/>
    </w:pPr>
    <w:rPr>
      <w:rFonts w:asciiTheme="majorHAnsi" w:eastAsia="Calibri" w:hAnsiTheme="majorHAnsi" w:cs="Calibri"/>
      <w:b/>
      <w:bCs/>
      <w:i/>
      <w:iCs/>
      <w:kern w:val="0"/>
      <w:sz w:val="24"/>
      <w:szCs w:val="24"/>
      <w:lang w:eastAsia="de-DE"/>
      <w14:ligatures w14:val="none"/>
    </w:rPr>
  </w:style>
  <w:style w:type="character" w:customStyle="1" w:styleId="Titre21Char">
    <w:name w:val="Titre 2.1 Char"/>
    <w:basedOn w:val="DefaultParagraphFont"/>
    <w:link w:val="Titre21"/>
    <w:rsid w:val="00BF6E12"/>
    <w:rPr>
      <w:rFonts w:asciiTheme="majorHAnsi" w:eastAsia="Calibri" w:hAnsiTheme="majorHAnsi" w:cs="Calibri"/>
      <w:b/>
      <w:bCs/>
      <w:i/>
      <w:iCs/>
      <w:color w:val="0F4761" w:themeColor="accent1" w:themeShade="BF"/>
      <w:kern w:val="0"/>
      <w:lang w:eastAsia="de-DE"/>
      <w14:ligatures w14:val="none"/>
    </w:rPr>
  </w:style>
  <w:style w:type="paragraph" w:customStyle="1" w:styleId="Titre11">
    <w:name w:val="Titre 1.1"/>
    <w:basedOn w:val="Heading1"/>
    <w:next w:val="Titre21"/>
    <w:link w:val="Titre11Car"/>
    <w:autoRedefine/>
    <w:qFormat/>
    <w:rsid w:val="0021099A"/>
    <w:pPr>
      <w:spacing w:before="240" w:after="240" w:line="480" w:lineRule="auto"/>
      <w:ind w:left="850" w:hanging="850"/>
      <w:jc w:val="left"/>
    </w:pPr>
    <w:rPr>
      <w:rFonts w:eastAsia="Calibri" w:cs="Calibri"/>
      <w:bCs/>
      <w:iCs/>
      <w:smallCaps w:val="0"/>
      <w:color w:val="000000" w:themeColor="text1"/>
      <w:kern w:val="0"/>
      <w:sz w:val="28"/>
      <w:szCs w:val="28"/>
      <w:lang w:val="fr-CH"/>
      <w14:ligatures w14:val="none"/>
    </w:rPr>
  </w:style>
  <w:style w:type="character" w:customStyle="1" w:styleId="Titre11Car">
    <w:name w:val="Titre 1.1 Car"/>
    <w:basedOn w:val="DefaultParagraphFont"/>
    <w:link w:val="Titre11"/>
    <w:rsid w:val="0021099A"/>
    <w:rPr>
      <w:rFonts w:asciiTheme="majorHAnsi" w:eastAsia="Calibri" w:hAnsiTheme="majorHAnsi" w:cs="Calibri"/>
      <w:b/>
      <w:bCs/>
      <w:iCs/>
      <w:color w:val="000000" w:themeColor="text1"/>
      <w:kern w:val="0"/>
      <w:sz w:val="28"/>
      <w:szCs w:val="28"/>
      <w:lang w:val="fr-CH"/>
      <w14:ligatures w14:val="none"/>
    </w:rPr>
  </w:style>
  <w:style w:type="paragraph" w:customStyle="1" w:styleId="TableCaption">
    <w:name w:val="Table Caption"/>
    <w:basedOn w:val="Normal"/>
    <w:autoRedefine/>
    <w:qFormat/>
    <w:rsid w:val="0021099A"/>
    <w:pPr>
      <w:spacing w:line="360" w:lineRule="auto"/>
      <w:jc w:val="center"/>
    </w:pPr>
    <w:rPr>
      <w:rFonts w:eastAsia="Times New Roman" w:cstheme="minorBidi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5D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5D7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5D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5D7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5D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5D7"/>
    <w:rPr>
      <w:rFonts w:eastAsiaTheme="majorEastAsia" w:cstheme="majorBidi"/>
      <w:color w:val="272727" w:themeColor="text1" w:themeTint="D8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5D7"/>
    <w:pPr>
      <w:numPr>
        <w:ilvl w:val="1"/>
      </w:numPr>
      <w:spacing w:before="120" w:after="160" w:line="360" w:lineRule="auto"/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0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5D7"/>
    <w:pPr>
      <w:spacing w:before="160" w:after="160" w:line="360" w:lineRule="auto"/>
      <w:jc w:val="center"/>
    </w:pPr>
    <w:rPr>
      <w:rFonts w:ascii="Arial" w:eastAsiaTheme="minorHAnsi" w:hAnsi="Arial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05D7"/>
    <w:rPr>
      <w:rFonts w:ascii="Arial" w:hAnsi="Arial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qFormat/>
    <w:rsid w:val="002405D7"/>
    <w:pPr>
      <w:spacing w:before="120" w:line="360" w:lineRule="auto"/>
      <w:ind w:left="720"/>
      <w:contextualSpacing/>
      <w:jc w:val="both"/>
    </w:pPr>
    <w:rPr>
      <w:rFonts w:ascii="Arial" w:eastAsiaTheme="minorHAnsi" w:hAnsi="Arial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0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Arial" w:eastAsiaTheme="minorHAnsi" w:hAnsi="Arial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5D7"/>
    <w:rPr>
      <w:rFonts w:ascii="Arial" w:hAnsi="Arial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2405D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B29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29D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29D4"/>
    <w:rPr>
      <w:rFonts w:ascii="Cambria" w:eastAsia="MS Mincho" w:hAnsi="Cambria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29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29D4"/>
    <w:rPr>
      <w:rFonts w:ascii="Cambria" w:eastAsia="MS Mincho" w:hAnsi="Cambria" w:cs="Times New Roman"/>
      <w:b/>
      <w:bCs/>
      <w:kern w:val="0"/>
      <w:sz w:val="20"/>
      <w:szCs w:val="20"/>
      <w14:ligatures w14:val="none"/>
    </w:rPr>
  </w:style>
  <w:style w:type="paragraph" w:customStyle="1" w:styleId="s5">
    <w:name w:val="s5"/>
    <w:basedOn w:val="Normal"/>
    <w:rsid w:val="007924A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s2">
    <w:name w:val="s2"/>
    <w:basedOn w:val="DefaultParagraphFont"/>
    <w:rsid w:val="007924AF"/>
  </w:style>
  <w:style w:type="character" w:customStyle="1" w:styleId="apple-converted-space">
    <w:name w:val="apple-converted-space"/>
    <w:basedOn w:val="DefaultParagraphFont"/>
    <w:rsid w:val="007924AF"/>
  </w:style>
  <w:style w:type="character" w:customStyle="1" w:styleId="s6">
    <w:name w:val="s6"/>
    <w:basedOn w:val="DefaultParagraphFont"/>
    <w:rsid w:val="007924AF"/>
  </w:style>
  <w:style w:type="paragraph" w:customStyle="1" w:styleId="s3">
    <w:name w:val="s3"/>
    <w:basedOn w:val="Normal"/>
    <w:rsid w:val="007924A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AC0A6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DC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4742A"/>
    <w:pPr>
      <w:spacing w:after="0" w:line="240" w:lineRule="auto"/>
    </w:pPr>
    <w:rPr>
      <w:rFonts w:eastAsia="MS Mincho" w:cs="Times New Roman"/>
      <w:kern w:val="0"/>
      <w:sz w:val="22"/>
      <w14:ligatures w14:val="none"/>
    </w:rPr>
  </w:style>
  <w:style w:type="table" w:styleId="PlainTable5">
    <w:name w:val="Plain Table 5"/>
    <w:basedOn w:val="TableNormal"/>
    <w:rsid w:val="00BF6E1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9">
    <w:name w:val="s9"/>
    <w:basedOn w:val="Normal"/>
    <w:rsid w:val="00D30961"/>
    <w:pPr>
      <w:spacing w:before="100" w:beforeAutospacing="1" w:after="100" w:afterAutospacing="1"/>
    </w:pPr>
    <w:rPr>
      <w:rFonts w:ascii="Times New Roman" w:eastAsia="Times New Roman" w:hAnsi="Times New Roman"/>
      <w:sz w:val="24"/>
    </w:rPr>
  </w:style>
  <w:style w:type="character" w:customStyle="1" w:styleId="s4">
    <w:name w:val="s4"/>
    <w:basedOn w:val="DefaultParagraphFont"/>
    <w:rsid w:val="00D309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7F3E0B-7AFC-7D42-A386-3BF7AF897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2</cp:revision>
  <dcterms:created xsi:type="dcterms:W3CDTF">2026-06-12T12:08:00Z</dcterms:created>
  <dcterms:modified xsi:type="dcterms:W3CDTF">2026-06-12T12:08:00Z</dcterms:modified>
</cp:coreProperties>
</file>