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9C4A8E" w:rsidRDefault="00203336">
      <w:pPr>
        <w:spacing w:line="480" w:lineRule="auto"/>
        <w:jc w:val="left"/>
        <w:rPr>
          <w:rFonts w:ascii="Calibri" w:hAnsi="Calibri" w:cs="Calibri"/>
          <w:b/>
          <w:color w:val="000000" w:themeColor="text1"/>
          <w:sz w:val="24"/>
        </w:rPr>
        <w:pPrChange w:id="2" w:author="fariba abbassi" w:date="2026-02-06T11:54:00Z" w16du:dateUtc="2026-02-06T10:54:00Z">
          <w:pPr>
            <w:spacing w:line="480" w:lineRule="auto"/>
          </w:pPr>
        </w:pPrChange>
      </w:pPr>
    </w:p>
    <w:p w14:paraId="3799D07A" w14:textId="60B6BF45" w:rsidR="00F709D4" w:rsidRPr="009C4A8E" w:rsidRDefault="00F709D4">
      <w:pPr>
        <w:jc w:val="left"/>
        <w:rPr>
          <w:color w:val="000000" w:themeColor="text1"/>
          <w:sz w:val="28"/>
          <w:szCs w:val="28"/>
        </w:rPr>
        <w:pPrChange w:id="3" w:author="fariba abbassi" w:date="2026-02-06T11:54:00Z" w16du:dateUtc="2026-02-06T10:54:00Z">
          <w:pPr>
            <w:jc w:val="center"/>
          </w:pPr>
        </w:pPrChange>
      </w:pPr>
      <w:r w:rsidRPr="009C4A8E">
        <w:rPr>
          <w:rFonts w:ascii="Calibri" w:hAnsi="Calibri" w:cs="Calibri"/>
          <w:b/>
          <w:bCs/>
          <w:color w:val="000000" w:themeColor="text1"/>
          <w:sz w:val="28"/>
          <w:szCs w:val="28"/>
        </w:rPr>
        <w:t>Getting to the Root of the Proble</w:t>
      </w:r>
      <w:commentRangeStart w:id="4"/>
      <w:commentRangeStart w:id="5"/>
      <w:r w:rsidRPr="009C4A8E">
        <w:rPr>
          <w:rFonts w:ascii="Calibri" w:hAnsi="Calibri" w:cs="Calibri"/>
          <w:b/>
          <w:bCs/>
          <w:color w:val="000000" w:themeColor="text1"/>
          <w:sz w:val="28"/>
          <w:szCs w:val="28"/>
        </w:rPr>
        <w:t>m</w:t>
      </w:r>
      <w:commentRangeEnd w:id="4"/>
      <w:r w:rsidRPr="009C4A8E">
        <w:rPr>
          <w:rStyle w:val="Kommentarzeichen"/>
          <w:b/>
          <w:bCs/>
          <w:color w:val="000000" w:themeColor="text1"/>
          <w:sz w:val="28"/>
          <w:szCs w:val="28"/>
        </w:rPr>
        <w:commentReference w:id="4"/>
      </w:r>
      <w:commentRangeEnd w:id="5"/>
      <w:r w:rsidRPr="009C4A8E">
        <w:rPr>
          <w:rStyle w:val="Kommentarzeichen"/>
          <w:b/>
          <w:bCs/>
          <w:color w:val="000000" w:themeColor="text1"/>
          <w:sz w:val="28"/>
          <w:szCs w:val="28"/>
        </w:rPr>
        <w:commentReference w:id="5"/>
      </w:r>
      <w:r w:rsidRPr="009C4A8E">
        <w:rPr>
          <w:rFonts w:ascii="Calibri" w:hAnsi="Calibri" w:cs="Calibri"/>
          <w:b/>
          <w:bCs/>
          <w:color w:val="000000" w:themeColor="text1"/>
          <w:sz w:val="28"/>
          <w:szCs w:val="28"/>
        </w:rPr>
        <w:t>: Surgical RCTs Are Poorly Designed Preventing Conclusive Decision Making</w:t>
      </w:r>
    </w:p>
    <w:p w14:paraId="37503DFD" w14:textId="12F54B42" w:rsidR="00273C22" w:rsidRPr="009C4A8E" w:rsidRDefault="00203336">
      <w:pPr>
        <w:spacing w:line="480" w:lineRule="auto"/>
        <w:jc w:val="left"/>
        <w:rPr>
          <w:rFonts w:ascii="Calibri" w:hAnsi="Calibri" w:cs="Calibri"/>
          <w:color w:val="000000" w:themeColor="text1"/>
          <w:sz w:val="24"/>
        </w:rPr>
        <w:pPrChange w:id="6" w:author="fariba abbassi" w:date="2026-02-06T11:54:00Z" w16du:dateUtc="2026-02-06T10:54:00Z">
          <w:pPr>
            <w:spacing w:line="480" w:lineRule="auto"/>
            <w:jc w:val="center"/>
          </w:pPr>
        </w:pPrChange>
      </w:pPr>
      <w:r w:rsidRPr="009C4A8E">
        <w:rPr>
          <w:rFonts w:ascii="Calibri" w:eastAsia="Times New Roman" w:hAnsi="Calibri" w:cs="Calibri"/>
          <w:color w:val="000000" w:themeColor="text1"/>
          <w:sz w:val="24"/>
        </w:rPr>
        <w:t>Joana Rodrigues Ribeiro</w:t>
      </w:r>
      <w:r w:rsidR="004753FE" w:rsidRPr="009C4A8E">
        <w:rPr>
          <w:rFonts w:ascii="Calibri" w:eastAsia="Times New Roman" w:hAnsi="Calibri" w:cs="Calibri"/>
          <w:color w:val="000000" w:themeColor="text1"/>
          <w:sz w:val="24"/>
        </w:rPr>
        <w:t>, M</w:t>
      </w:r>
      <w:r w:rsidR="00EB64AC" w:rsidRPr="009C4A8E">
        <w:rPr>
          <w:rFonts w:ascii="Calibri" w:eastAsia="Times New Roman" w:hAnsi="Calibri" w:cs="Calibri"/>
          <w:color w:val="000000" w:themeColor="text1"/>
          <w:sz w:val="24"/>
        </w:rPr>
        <w:t>D</w:t>
      </w:r>
      <w:r w:rsidRPr="009C4A8E">
        <w:rPr>
          <w:rFonts w:ascii="Calibri" w:eastAsia="Times New Roman" w:hAnsi="Calibri" w:cs="Calibri"/>
          <w:color w:val="000000" w:themeColor="text1"/>
          <w:sz w:val="24"/>
          <w:vertAlign w:val="superscript"/>
        </w:rPr>
        <w:t>1</w:t>
      </w:r>
      <w:r w:rsidR="006D3C03" w:rsidRPr="009C4A8E">
        <w:rPr>
          <w:rFonts w:ascii="Calibri" w:eastAsia="Times New Roman" w:hAnsi="Calibri" w:cs="Calibri"/>
          <w:color w:val="000000" w:themeColor="text1"/>
          <w:sz w:val="24"/>
          <w:vertAlign w:val="superscript"/>
        </w:rPr>
        <w:t>,2</w:t>
      </w:r>
      <w:r w:rsidR="00750BCE" w:rsidRPr="009C4A8E">
        <w:rPr>
          <w:rFonts w:ascii="Calibri" w:eastAsia="Times New Roman" w:hAnsi="Calibri" w:cs="Calibri"/>
          <w:color w:val="000000" w:themeColor="text1"/>
          <w:sz w:val="24"/>
          <w:vertAlign w:val="superscript"/>
        </w:rPr>
        <w:t>,</w:t>
      </w:r>
      <w:r w:rsidR="00750BCE" w:rsidRPr="009C4A8E">
        <w:rPr>
          <w:rFonts w:ascii="Calibri" w:eastAsia="Times New Roman" w:hAnsi="Calibri" w:cs="Calibri"/>
          <w:color w:val="000000" w:themeColor="text1"/>
          <w:sz w:val="24"/>
        </w:rPr>
        <w:t>*</w:t>
      </w:r>
      <w:r w:rsidR="00273C22" w:rsidRPr="009C4A8E">
        <w:rPr>
          <w:rFonts w:ascii="Calibri" w:eastAsia="Times New Roman" w:hAnsi="Calibri" w:cs="Calibri"/>
          <w:color w:val="000000" w:themeColor="text1"/>
          <w:sz w:val="24"/>
        </w:rPr>
        <w:t>;</w:t>
      </w:r>
      <w:r w:rsidR="006D3C03" w:rsidRPr="009C4A8E">
        <w:rPr>
          <w:rFonts w:ascii="Calibri" w:eastAsia="Times New Roman" w:hAnsi="Calibri" w:cs="Calibri"/>
          <w:color w:val="000000" w:themeColor="text1"/>
          <w:sz w:val="24"/>
        </w:rPr>
        <w:t>Fariba Abbassi</w:t>
      </w:r>
      <w:r w:rsidR="004753FE" w:rsidRPr="009C4A8E">
        <w:rPr>
          <w:rFonts w:ascii="Calibri" w:eastAsia="Times New Roman" w:hAnsi="Calibri" w:cs="Calibri"/>
          <w:color w:val="000000" w:themeColor="text1"/>
          <w:sz w:val="24"/>
        </w:rPr>
        <w:t>, M</w:t>
      </w:r>
      <w:r w:rsidR="00EB64AC" w:rsidRPr="009C4A8E">
        <w:rPr>
          <w:rFonts w:ascii="Calibri" w:eastAsia="Times New Roman" w:hAnsi="Calibri" w:cs="Calibri"/>
          <w:color w:val="000000" w:themeColor="text1"/>
          <w:sz w:val="24"/>
        </w:rPr>
        <w:t>D</w:t>
      </w:r>
      <w:r w:rsidR="006D3C03" w:rsidRPr="009C4A8E">
        <w:rPr>
          <w:rFonts w:ascii="Calibri" w:eastAsia="Times New Roman" w:hAnsi="Calibri" w:cs="Calibri"/>
          <w:color w:val="000000" w:themeColor="text1"/>
          <w:sz w:val="24"/>
        </w:rPr>
        <w:t>, PhD</w:t>
      </w:r>
      <w:r w:rsidR="00F709D4" w:rsidRPr="009C4A8E">
        <w:rPr>
          <w:rFonts w:ascii="Calibri" w:eastAsia="Times New Roman" w:hAnsi="Calibri" w:cs="Calibri"/>
          <w:color w:val="000000" w:themeColor="text1"/>
          <w:sz w:val="24"/>
          <w:vertAlign w:val="superscript"/>
        </w:rPr>
        <w:t>1</w:t>
      </w:r>
      <w:r w:rsidR="006D3C03" w:rsidRPr="009C4A8E">
        <w:rPr>
          <w:rFonts w:ascii="Calibri" w:eastAsia="Times New Roman" w:hAnsi="Calibri" w:cs="Calibri"/>
          <w:color w:val="000000" w:themeColor="text1"/>
          <w:sz w:val="24"/>
          <w:vertAlign w:val="superscript"/>
        </w:rPr>
        <w:t>,</w:t>
      </w:r>
      <w:r w:rsidR="00F709D4" w:rsidRPr="009C4A8E">
        <w:rPr>
          <w:rFonts w:ascii="Calibri" w:eastAsia="Times New Roman" w:hAnsi="Calibri" w:cs="Calibri"/>
          <w:color w:val="000000" w:themeColor="text1"/>
          <w:sz w:val="24"/>
          <w:vertAlign w:val="superscript"/>
        </w:rPr>
        <w:t>3</w:t>
      </w:r>
      <w:r w:rsidR="00D7190A" w:rsidRPr="009C4A8E">
        <w:rPr>
          <w:rFonts w:ascii="Calibri" w:eastAsia="Times New Roman" w:hAnsi="Calibri" w:cs="Calibri"/>
          <w:color w:val="000000" w:themeColor="text1"/>
          <w:sz w:val="24"/>
          <w:vertAlign w:val="superscript"/>
        </w:rPr>
        <w:t>,</w:t>
      </w:r>
      <w:r w:rsidR="00750BCE" w:rsidRPr="009C4A8E">
        <w:rPr>
          <w:rFonts w:ascii="Calibri" w:eastAsia="Times New Roman" w:hAnsi="Calibri" w:cs="Calibri"/>
          <w:color w:val="000000" w:themeColor="text1"/>
          <w:sz w:val="24"/>
        </w:rPr>
        <w:t>*</w:t>
      </w:r>
      <w:r w:rsidR="00273C22" w:rsidRPr="009C4A8E">
        <w:rPr>
          <w:rFonts w:ascii="Calibri" w:eastAsia="Times New Roman" w:hAnsi="Calibri" w:cs="Calibri"/>
          <w:color w:val="000000" w:themeColor="text1"/>
          <w:sz w:val="24"/>
        </w:rPr>
        <w:t>;</w:t>
      </w:r>
      <w:r w:rsidRPr="009C4A8E">
        <w:rPr>
          <w:rFonts w:ascii="Calibri" w:eastAsia="Times New Roman" w:hAnsi="Calibri" w:cs="Calibri"/>
          <w:color w:val="000000" w:themeColor="text1"/>
          <w:sz w:val="24"/>
        </w:rPr>
        <w:t xml:space="preserve"> </w:t>
      </w:r>
      <w:r w:rsidR="00F709D4" w:rsidRPr="009C4A8E">
        <w:rPr>
          <w:rFonts w:ascii="Calibri" w:eastAsia="Times New Roman" w:hAnsi="Calibri" w:cs="Calibri"/>
          <w:color w:val="000000" w:themeColor="text1"/>
          <w:sz w:val="24"/>
        </w:rPr>
        <w:t>Matthias Pfister, MD</w:t>
      </w:r>
      <w:r w:rsidR="00F709D4" w:rsidRPr="009C4A8E">
        <w:rPr>
          <w:rFonts w:ascii="Calibri" w:eastAsia="Times New Roman" w:hAnsi="Calibri" w:cs="Calibri"/>
          <w:color w:val="000000" w:themeColor="text1"/>
          <w:sz w:val="24"/>
          <w:vertAlign w:val="superscript"/>
        </w:rPr>
        <w:t>2,4</w:t>
      </w:r>
      <w:r w:rsidR="00F709D4" w:rsidRPr="009C4A8E">
        <w:rPr>
          <w:rFonts w:ascii="Calibri" w:eastAsia="Times New Roman" w:hAnsi="Calibri" w:cs="Calibri"/>
          <w:color w:val="000000" w:themeColor="text1"/>
          <w:sz w:val="24"/>
        </w:rPr>
        <w:t xml:space="preserve">; </w:t>
      </w:r>
      <w:r w:rsidR="00F709D4" w:rsidRPr="009C4A8E">
        <w:rPr>
          <w:rFonts w:ascii="Calibri" w:eastAsia="Times New Roman" w:hAnsi="Calibri" w:cs="Calibri"/>
          <w:color w:val="000000" w:themeColor="text1"/>
          <w:sz w:val="24"/>
        </w:rPr>
        <w:br/>
      </w:r>
      <w:r w:rsidR="006D3C03" w:rsidRPr="009C4A8E">
        <w:rPr>
          <w:rFonts w:ascii="Calibri" w:eastAsia="Times New Roman" w:hAnsi="Calibri" w:cs="Calibri"/>
          <w:color w:val="000000" w:themeColor="text1"/>
          <w:sz w:val="24"/>
        </w:rPr>
        <w:t>Juliette Preisig</w:t>
      </w:r>
      <w:r w:rsidR="006D3C03" w:rsidRPr="009C4A8E">
        <w:rPr>
          <w:rFonts w:ascii="Calibri" w:eastAsia="Times New Roman" w:hAnsi="Calibri" w:cs="Calibri"/>
          <w:color w:val="000000" w:themeColor="text1"/>
          <w:sz w:val="24"/>
          <w:vertAlign w:val="superscript"/>
        </w:rPr>
        <w:t>1</w:t>
      </w:r>
      <w:r w:rsidR="004753FE" w:rsidRPr="009C4A8E">
        <w:rPr>
          <w:rFonts w:ascii="Calibri" w:eastAsia="Times New Roman" w:hAnsi="Calibri" w:cs="Calibri"/>
          <w:color w:val="000000" w:themeColor="text1"/>
          <w:sz w:val="24"/>
        </w:rPr>
        <w:t>, MSc</w:t>
      </w:r>
      <w:r w:rsidR="00273C22" w:rsidRPr="009C4A8E">
        <w:rPr>
          <w:rFonts w:ascii="Calibri" w:eastAsia="Times New Roman" w:hAnsi="Calibri" w:cs="Calibri"/>
          <w:color w:val="000000" w:themeColor="text1"/>
          <w:sz w:val="24"/>
        </w:rPr>
        <w:t>;</w:t>
      </w:r>
      <w:r w:rsidR="004753FE" w:rsidRPr="009C4A8E">
        <w:rPr>
          <w:rFonts w:ascii="Calibri" w:eastAsia="Times New Roman" w:hAnsi="Calibri" w:cs="Calibri"/>
          <w:color w:val="000000" w:themeColor="text1"/>
          <w:sz w:val="24"/>
        </w:rPr>
        <w:t xml:space="preserve"> </w:t>
      </w:r>
      <w:r w:rsidR="006D3C03" w:rsidRPr="009C4A8E">
        <w:rPr>
          <w:rFonts w:ascii="Calibri" w:eastAsia="Times New Roman" w:hAnsi="Calibri" w:cs="Calibri"/>
          <w:color w:val="000000" w:themeColor="text1"/>
          <w:sz w:val="24"/>
        </w:rPr>
        <w:t>Pierre-Alain Clavien</w:t>
      </w:r>
      <w:r w:rsidR="00273C22" w:rsidRPr="009C4A8E">
        <w:rPr>
          <w:rFonts w:ascii="Calibri" w:eastAsia="Times New Roman" w:hAnsi="Calibri" w:cs="Calibri"/>
          <w:color w:val="000000" w:themeColor="text1"/>
          <w:sz w:val="24"/>
        </w:rPr>
        <w:t>, MD, PhD</w:t>
      </w:r>
      <w:r w:rsidR="00273C22" w:rsidRPr="009C4A8E">
        <w:rPr>
          <w:rFonts w:ascii="Calibri" w:eastAsia="Times New Roman" w:hAnsi="Calibri" w:cs="Calibri"/>
          <w:color w:val="000000" w:themeColor="text1"/>
          <w:sz w:val="24"/>
          <w:vertAlign w:val="superscript"/>
        </w:rPr>
        <w:t xml:space="preserve"> </w:t>
      </w:r>
      <w:r w:rsidR="006F6E6E" w:rsidRPr="009C4A8E">
        <w:rPr>
          <w:rFonts w:ascii="Calibri" w:eastAsia="Times New Roman" w:hAnsi="Calibri" w:cs="Calibri"/>
          <w:color w:val="000000" w:themeColor="text1"/>
          <w:sz w:val="24"/>
          <w:vertAlign w:val="superscript"/>
        </w:rPr>
        <w:t>2</w:t>
      </w:r>
      <w:r w:rsidR="00BB5B1F" w:rsidRPr="009C4A8E">
        <w:rPr>
          <w:rFonts w:ascii="Calibri" w:eastAsia="Times New Roman" w:hAnsi="Calibri" w:cs="Calibri"/>
          <w:color w:val="000000" w:themeColor="text1"/>
          <w:sz w:val="24"/>
          <w:vertAlign w:val="superscript"/>
        </w:rPr>
        <w:t>,</w:t>
      </w:r>
      <w:r w:rsidR="00F709D4" w:rsidRPr="009C4A8E">
        <w:rPr>
          <w:rFonts w:ascii="Calibri" w:eastAsia="Times New Roman" w:hAnsi="Calibri" w:cs="Calibri"/>
          <w:color w:val="000000" w:themeColor="text1"/>
          <w:sz w:val="24"/>
          <w:vertAlign w:val="superscript"/>
        </w:rPr>
        <w:t>5</w:t>
      </w:r>
      <w:r w:rsidR="00750BCE" w:rsidRPr="009C4A8E">
        <w:rPr>
          <w:rFonts w:ascii="Calibri" w:eastAsia="Times New Roman" w:hAnsi="Calibri" w:cs="Calibri"/>
          <w:color w:val="000000" w:themeColor="text1"/>
          <w:sz w:val="24"/>
        </w:rPr>
        <w:t>**</w:t>
      </w:r>
      <w:r w:rsidR="00F709D4" w:rsidRPr="009C4A8E">
        <w:rPr>
          <w:rFonts w:ascii="Calibri" w:hAnsi="Calibri" w:cs="Calibri"/>
          <w:b/>
          <w:bCs/>
          <w:noProof/>
          <w:color w:val="000000" w:themeColor="text1"/>
        </w:rPr>
        <w:t xml:space="preserve"> </w:t>
      </w:r>
      <w:r w:rsidR="00F709D4" w:rsidRPr="009C4A8E">
        <w:rPr>
          <w:rFonts w:ascii="Calibri" w:hAnsi="Calibri" w:cs="Calibri"/>
          <w:b/>
          <w:bCs/>
          <w:noProof/>
          <w:color w:val="000000" w:themeColor="text1"/>
        </w:rPr>
        <w:drawing>
          <wp:inline distT="0" distB="0" distL="0" distR="0" wp14:anchorId="177E53B7" wp14:editId="645E4ED2">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273C22" w:rsidRPr="009C4A8E">
        <w:rPr>
          <w:rFonts w:ascii="Calibri" w:eastAsia="Times New Roman" w:hAnsi="Calibri" w:cs="Calibri"/>
          <w:color w:val="000000" w:themeColor="text1"/>
          <w:sz w:val="24"/>
        </w:rPr>
        <w:t>;</w:t>
      </w:r>
      <w:r w:rsidR="006D3C03" w:rsidRPr="009C4A8E">
        <w:rPr>
          <w:rFonts w:ascii="Calibri" w:eastAsia="Times New Roman" w:hAnsi="Calibri" w:cs="Calibri"/>
          <w:color w:val="000000" w:themeColor="text1"/>
          <w:sz w:val="24"/>
        </w:rPr>
        <w:t xml:space="preserve"> Milo Alan Puhan</w:t>
      </w:r>
      <w:r w:rsidR="00EB64AC" w:rsidRPr="009C4A8E">
        <w:rPr>
          <w:rFonts w:ascii="Calibri" w:eastAsia="Times New Roman" w:hAnsi="Calibri" w:cs="Calibri"/>
          <w:color w:val="000000" w:themeColor="text1"/>
          <w:sz w:val="24"/>
        </w:rPr>
        <w:t>, MD</w:t>
      </w:r>
      <w:r w:rsidR="006D3C03" w:rsidRPr="009C4A8E">
        <w:rPr>
          <w:rFonts w:ascii="Calibri" w:eastAsia="Times New Roman" w:hAnsi="Calibri" w:cs="Calibri"/>
          <w:color w:val="000000" w:themeColor="text1"/>
          <w:sz w:val="24"/>
        </w:rPr>
        <w:t xml:space="preserve">, </w:t>
      </w:r>
      <w:r w:rsidR="00EB64AC" w:rsidRPr="009C4A8E">
        <w:rPr>
          <w:rFonts w:ascii="Calibri" w:eastAsia="Times New Roman" w:hAnsi="Calibri" w:cs="Calibri"/>
          <w:color w:val="000000" w:themeColor="text1"/>
          <w:sz w:val="24"/>
        </w:rPr>
        <w:t>PhD</w:t>
      </w:r>
      <w:r w:rsidRPr="009C4A8E">
        <w:rPr>
          <w:rFonts w:ascii="Calibri" w:eastAsia="Times New Roman" w:hAnsi="Calibri" w:cs="Calibri"/>
          <w:color w:val="000000" w:themeColor="text1"/>
          <w:sz w:val="24"/>
          <w:vertAlign w:val="superscript"/>
        </w:rPr>
        <w:t>1</w:t>
      </w:r>
      <w:r w:rsidR="006F6E6E" w:rsidRPr="009C4A8E">
        <w:rPr>
          <w:rFonts w:ascii="Calibri" w:eastAsia="Times New Roman" w:hAnsi="Calibri" w:cs="Calibri"/>
          <w:color w:val="000000" w:themeColor="text1"/>
          <w:sz w:val="24"/>
          <w:vertAlign w:val="superscript"/>
        </w:rPr>
        <w:t>,2</w:t>
      </w:r>
      <w:r w:rsidR="00750BCE" w:rsidRPr="009C4A8E">
        <w:rPr>
          <w:rFonts w:ascii="Calibri" w:eastAsia="Times New Roman" w:hAnsi="Calibri" w:cs="Calibri"/>
          <w:color w:val="000000" w:themeColor="text1"/>
          <w:sz w:val="24"/>
          <w:vertAlign w:val="superscript"/>
        </w:rPr>
        <w:t>,</w:t>
      </w:r>
      <w:r w:rsidR="00750BCE" w:rsidRPr="009C4A8E">
        <w:rPr>
          <w:rFonts w:ascii="Calibri" w:eastAsia="Times New Roman" w:hAnsi="Calibri" w:cs="Calibri"/>
          <w:color w:val="000000" w:themeColor="text1"/>
          <w:sz w:val="24"/>
        </w:rPr>
        <w:t>**</w:t>
      </w:r>
      <w:r w:rsidR="00F709D4" w:rsidRPr="009C4A8E">
        <w:rPr>
          <w:rFonts w:ascii="Calibri" w:hAnsi="Calibri" w:cs="Calibri"/>
          <w:b/>
          <w:bCs/>
          <w:noProof/>
          <w:color w:val="000000" w:themeColor="text1"/>
        </w:rPr>
        <w:t xml:space="preserve"> </w:t>
      </w:r>
      <w:r w:rsidR="00F709D4" w:rsidRPr="009C4A8E">
        <w:rPr>
          <w:rFonts w:ascii="Calibri" w:hAnsi="Calibri" w:cs="Calibri"/>
          <w:b/>
          <w:bCs/>
          <w:noProof/>
          <w:color w:val="000000" w:themeColor="text1"/>
        </w:rPr>
        <w:drawing>
          <wp:inline distT="0" distB="0" distL="0" distR="0" wp14:anchorId="02B9E9F0" wp14:editId="315054E9">
            <wp:extent cx="166370" cy="166370"/>
            <wp:effectExtent l="0" t="0" r="5080" b="5080"/>
            <wp:docPr id="412153715"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19FDEDE3" w14:textId="77777777" w:rsidR="00203336" w:rsidRPr="009C4A8E" w:rsidRDefault="00203336">
      <w:pPr>
        <w:jc w:val="left"/>
        <w:rPr>
          <w:rFonts w:ascii="Calibri" w:hAnsi="Calibri" w:cs="Calibri"/>
          <w:color w:val="000000" w:themeColor="text1"/>
          <w:sz w:val="24"/>
        </w:rPr>
        <w:pPrChange w:id="7" w:author="fariba abbassi" w:date="2026-02-06T11:54:00Z" w16du:dateUtc="2026-02-06T10:54:00Z">
          <w:pPr>
            <w:jc w:val="center"/>
          </w:pPr>
        </w:pPrChange>
      </w:pPr>
    </w:p>
    <w:p w14:paraId="3D9BEDA3" w14:textId="51D3E44B" w:rsidR="00203336" w:rsidRPr="009C4A8E" w:rsidRDefault="00203336"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1)</w:t>
      </w:r>
      <w:r w:rsidR="006D3C03" w:rsidRPr="009C4A8E">
        <w:rPr>
          <w:rFonts w:ascii="Calibri" w:hAnsi="Calibri" w:cs="Calibri"/>
          <w:color w:val="000000" w:themeColor="text1"/>
          <w:sz w:val="24"/>
        </w:rPr>
        <w:t xml:space="preserve"> Epidemiology, Biostatistics and Prevention Institute</w:t>
      </w:r>
      <w:r w:rsidRPr="009C4A8E">
        <w:rPr>
          <w:rFonts w:ascii="Calibri" w:hAnsi="Calibri" w:cs="Calibri"/>
          <w:color w:val="000000" w:themeColor="text1"/>
          <w:sz w:val="24"/>
        </w:rPr>
        <w:t xml:space="preserve">, </w:t>
      </w:r>
      <w:r w:rsidR="006D3C03" w:rsidRPr="009C4A8E">
        <w:rPr>
          <w:rFonts w:ascii="Calibri" w:hAnsi="Calibri" w:cs="Calibri"/>
          <w:color w:val="000000" w:themeColor="text1"/>
          <w:sz w:val="24"/>
        </w:rPr>
        <w:t>University of Zurich,</w:t>
      </w:r>
      <w:r w:rsidRPr="009C4A8E">
        <w:rPr>
          <w:rFonts w:ascii="Calibri" w:hAnsi="Calibri" w:cs="Calibri"/>
          <w:color w:val="000000" w:themeColor="text1"/>
          <w:sz w:val="24"/>
        </w:rPr>
        <w:t xml:space="preserve"> </w:t>
      </w:r>
      <w:r w:rsidR="00273C22" w:rsidRPr="009C4A8E">
        <w:rPr>
          <w:rFonts w:ascii="Calibri" w:hAnsi="Calibri" w:cs="Calibri"/>
          <w:color w:val="000000" w:themeColor="text1"/>
          <w:sz w:val="24"/>
        </w:rPr>
        <w:t xml:space="preserve">Zurich, </w:t>
      </w:r>
      <w:r w:rsidRPr="009C4A8E">
        <w:rPr>
          <w:rFonts w:ascii="Calibri" w:hAnsi="Calibri" w:cs="Calibri"/>
          <w:color w:val="000000" w:themeColor="text1"/>
          <w:sz w:val="24"/>
        </w:rPr>
        <w:t>Switzerland</w:t>
      </w:r>
    </w:p>
    <w:p w14:paraId="0A730852" w14:textId="67EDBF59" w:rsidR="006D3C03" w:rsidRPr="009C4A8E" w:rsidRDefault="00203336"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2)</w:t>
      </w:r>
      <w:r w:rsidR="006D3C03" w:rsidRPr="009C4A8E">
        <w:rPr>
          <w:rFonts w:ascii="Calibri" w:hAnsi="Calibri" w:cs="Calibri"/>
          <w:color w:val="000000" w:themeColor="text1"/>
          <w:sz w:val="24"/>
        </w:rPr>
        <w:t xml:space="preserve"> Hub for Translational Research and Liver/GI Health, FZ-Healthcare Foundation, </w:t>
      </w:r>
      <w:r w:rsidR="00273C22" w:rsidRPr="009C4A8E">
        <w:rPr>
          <w:rFonts w:ascii="Calibri" w:hAnsi="Calibri" w:cs="Calibri"/>
          <w:color w:val="000000" w:themeColor="text1"/>
          <w:sz w:val="24"/>
        </w:rPr>
        <w:t xml:space="preserve">Zurich, </w:t>
      </w:r>
      <w:r w:rsidR="006D3C03" w:rsidRPr="009C4A8E">
        <w:rPr>
          <w:rFonts w:ascii="Calibri" w:hAnsi="Calibri" w:cs="Calibri"/>
          <w:color w:val="000000" w:themeColor="text1"/>
          <w:sz w:val="24"/>
        </w:rPr>
        <w:t>Switzerland</w:t>
      </w:r>
    </w:p>
    <w:p w14:paraId="54A5E4A6" w14:textId="6EBD50C9" w:rsidR="006D3C03" w:rsidRPr="009C4A8E" w:rsidRDefault="006D3C03"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3)</w:t>
      </w:r>
      <w:r w:rsidRPr="009C4A8E">
        <w:rPr>
          <w:rFonts w:ascii="Calibri" w:hAnsi="Calibri" w:cs="Calibri"/>
          <w:color w:val="000000" w:themeColor="text1"/>
          <w:sz w:val="24"/>
        </w:rPr>
        <w:t xml:space="preserve"> Department of Visceral and Thoracic Surgery, Cantonal Hospital Winterthur, </w:t>
      </w:r>
      <w:r w:rsidR="00273C22" w:rsidRPr="009C4A8E">
        <w:rPr>
          <w:rFonts w:ascii="Calibri" w:hAnsi="Calibri" w:cs="Calibri"/>
          <w:color w:val="000000" w:themeColor="text1"/>
          <w:sz w:val="24"/>
        </w:rPr>
        <w:t xml:space="preserve">Winterthur, </w:t>
      </w:r>
      <w:r w:rsidRPr="009C4A8E">
        <w:rPr>
          <w:rFonts w:ascii="Calibri" w:hAnsi="Calibri" w:cs="Calibri"/>
          <w:color w:val="000000" w:themeColor="text1"/>
          <w:sz w:val="24"/>
        </w:rPr>
        <w:t>Switzerland</w:t>
      </w:r>
    </w:p>
    <w:p w14:paraId="05B0F1A6" w14:textId="4D2267DF" w:rsidR="006D3C03" w:rsidRPr="009C4A8E" w:rsidRDefault="006D3C03" w:rsidP="00996943">
      <w:pPr>
        <w:jc w:val="left"/>
        <w:rPr>
          <w:rFonts w:ascii="Calibri" w:hAnsi="Calibri" w:cs="Calibri"/>
          <w:color w:val="000000" w:themeColor="text1"/>
          <w:sz w:val="24"/>
        </w:rPr>
      </w:pPr>
      <w:r w:rsidRPr="009C4A8E">
        <w:rPr>
          <w:rFonts w:ascii="Calibri" w:eastAsia="Times New Roman" w:hAnsi="Calibri" w:cs="Calibri"/>
          <w:color w:val="000000" w:themeColor="text1"/>
          <w:sz w:val="24"/>
          <w:vertAlign w:val="superscript"/>
        </w:rPr>
        <w:t>4)</w:t>
      </w:r>
      <w:r w:rsidRPr="009C4A8E">
        <w:rPr>
          <w:rFonts w:ascii="Calibri" w:eastAsia="Times New Roman" w:hAnsi="Calibri" w:cs="Calibri"/>
          <w:color w:val="000000" w:themeColor="text1"/>
          <w:sz w:val="24"/>
        </w:rPr>
        <w:t xml:space="preserve"> </w:t>
      </w:r>
      <w:r w:rsidR="00F709D4" w:rsidRPr="009C4A8E">
        <w:rPr>
          <w:rFonts w:ascii="Calibri" w:eastAsia="Times New Roman" w:hAnsi="Calibri" w:cs="Calibri"/>
          <w:color w:val="000000" w:themeColor="text1"/>
          <w:sz w:val="24"/>
        </w:rPr>
        <w:t>Department of Surgery, Spital Thurgau, Frauenfeld, Switzerland.</w:t>
      </w:r>
    </w:p>
    <w:p w14:paraId="0001FD6E" w14:textId="37A483C5" w:rsidR="00BB5B1F" w:rsidRPr="009C4A8E" w:rsidRDefault="00BB5B1F"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5)</w:t>
      </w:r>
      <w:r w:rsidRPr="009C4A8E">
        <w:rPr>
          <w:rFonts w:ascii="Calibri" w:hAnsi="Calibri" w:cs="Calibri"/>
          <w:color w:val="000000" w:themeColor="text1"/>
          <w:sz w:val="24"/>
        </w:rPr>
        <w:t xml:space="preserve">  Department of Surgery and Transplantation, University of Zurich, </w:t>
      </w:r>
      <w:r w:rsidR="00273C22" w:rsidRPr="009C4A8E">
        <w:rPr>
          <w:rFonts w:ascii="Calibri" w:hAnsi="Calibri" w:cs="Calibri"/>
          <w:color w:val="000000" w:themeColor="text1"/>
          <w:sz w:val="24"/>
        </w:rPr>
        <w:t xml:space="preserve">Zurich, </w:t>
      </w:r>
      <w:r w:rsidRPr="009C4A8E">
        <w:rPr>
          <w:rFonts w:ascii="Calibri" w:hAnsi="Calibri" w:cs="Calibri"/>
          <w:color w:val="000000" w:themeColor="text1"/>
          <w:sz w:val="24"/>
        </w:rPr>
        <w:t>Switzerland</w:t>
      </w:r>
    </w:p>
    <w:p w14:paraId="36DD10C7" w14:textId="77777777" w:rsidR="00203336" w:rsidRPr="009C4A8E" w:rsidRDefault="00203336">
      <w:pPr>
        <w:spacing w:line="480" w:lineRule="auto"/>
        <w:jc w:val="left"/>
        <w:rPr>
          <w:rFonts w:ascii="Calibri" w:hAnsi="Calibri" w:cs="Calibri"/>
          <w:color w:val="000000" w:themeColor="text1"/>
          <w:sz w:val="24"/>
        </w:rPr>
        <w:pPrChange w:id="8" w:author="fariba abbassi" w:date="2026-02-06T11:54:00Z" w16du:dateUtc="2026-02-06T10:54:00Z">
          <w:pPr>
            <w:spacing w:line="480" w:lineRule="auto"/>
          </w:pPr>
        </w:pPrChange>
      </w:pPr>
    </w:p>
    <w:p w14:paraId="23F02747" w14:textId="294CCBDF" w:rsidR="00750BCE" w:rsidRPr="009C4A8E" w:rsidRDefault="00750BCE">
      <w:pPr>
        <w:jc w:val="left"/>
        <w:rPr>
          <w:rFonts w:ascii="Calibri" w:eastAsia="Times New Roman" w:hAnsi="Calibri" w:cs="Calibri"/>
          <w:color w:val="000000" w:themeColor="text1"/>
          <w:sz w:val="24"/>
        </w:rPr>
        <w:pPrChange w:id="9" w:author="fariba abbassi" w:date="2026-02-06T11:54:00Z" w16du:dateUtc="2026-02-06T10:54:00Z">
          <w:pPr/>
        </w:pPrChange>
      </w:pPr>
      <w:r w:rsidRPr="009C4A8E">
        <w:rPr>
          <w:rFonts w:ascii="Calibri" w:eastAsia="Times New Roman" w:hAnsi="Calibri" w:cs="Calibri"/>
          <w:color w:val="000000" w:themeColor="text1"/>
          <w:sz w:val="24"/>
        </w:rPr>
        <w:t>*These authors contributed equally as first authors.</w:t>
      </w:r>
    </w:p>
    <w:p w14:paraId="53D79ED2" w14:textId="655CF313" w:rsidR="00750BCE" w:rsidRPr="009C4A8E" w:rsidRDefault="00750BCE">
      <w:pPr>
        <w:jc w:val="left"/>
        <w:rPr>
          <w:rFonts w:ascii="Calibri" w:hAnsi="Calibri" w:cs="Calibri"/>
          <w:color w:val="000000" w:themeColor="text1"/>
          <w:sz w:val="24"/>
        </w:rPr>
        <w:pPrChange w:id="10" w:author="fariba abbassi" w:date="2026-02-06T11:54:00Z" w16du:dateUtc="2026-02-06T10:54:00Z">
          <w:pPr/>
        </w:pPrChange>
      </w:pPr>
      <w:r w:rsidRPr="009C4A8E">
        <w:rPr>
          <w:rFonts w:ascii="Calibri" w:eastAsia="Times New Roman" w:hAnsi="Calibri" w:cs="Calibri"/>
          <w:color w:val="000000" w:themeColor="text1"/>
          <w:sz w:val="24"/>
        </w:rPr>
        <w:t>**These authors contributed equally as last authors.</w:t>
      </w:r>
    </w:p>
    <w:p w14:paraId="7E727A0C" w14:textId="77777777" w:rsidR="00750BCE" w:rsidRPr="009C4A8E" w:rsidRDefault="00750BCE">
      <w:pPr>
        <w:jc w:val="left"/>
        <w:rPr>
          <w:rFonts w:ascii="Calibri" w:hAnsi="Calibri" w:cs="Calibri"/>
          <w:color w:val="000000" w:themeColor="text1"/>
          <w:sz w:val="24"/>
        </w:rPr>
        <w:pPrChange w:id="11" w:author="fariba abbassi" w:date="2026-02-06T11:54:00Z" w16du:dateUtc="2026-02-06T10:54:00Z">
          <w:pPr/>
        </w:pPrChange>
      </w:pPr>
    </w:p>
    <w:p w14:paraId="59D97949" w14:textId="2D20B859" w:rsidR="00203336" w:rsidRPr="009C4A8E" w:rsidRDefault="00203336" w:rsidP="00996943">
      <w:pPr>
        <w:pStyle w:val="Listenabsatz"/>
        <w:numPr>
          <w:ilvl w:val="0"/>
          <w:numId w:val="2"/>
        </w:numPr>
        <w:tabs>
          <w:tab w:val="clear" w:pos="720"/>
        </w:tabs>
        <w:ind w:left="426" w:hanging="284"/>
        <w:rPr>
          <w:rFonts w:ascii="Calibri" w:hAnsi="Calibri" w:cs="Calibri"/>
          <w:b/>
          <w:color w:val="000000" w:themeColor="text1"/>
          <w:sz w:val="24"/>
        </w:rPr>
      </w:pPr>
      <w:r w:rsidRPr="009C4A8E">
        <w:rPr>
          <w:rFonts w:ascii="Calibri" w:hAnsi="Calibri" w:cs="Calibri"/>
          <w:b/>
          <w:color w:val="000000" w:themeColor="text1"/>
          <w:sz w:val="24"/>
        </w:rPr>
        <w:t>Corresponding author</w:t>
      </w:r>
      <w:r w:rsidR="00BB5B1F" w:rsidRPr="009C4A8E">
        <w:rPr>
          <w:rFonts w:ascii="Calibri" w:hAnsi="Calibri" w:cs="Calibri"/>
          <w:b/>
          <w:color w:val="000000" w:themeColor="text1"/>
          <w:sz w:val="24"/>
        </w:rPr>
        <w:t>s</w:t>
      </w:r>
      <w:r w:rsidRPr="009C4A8E">
        <w:rPr>
          <w:rFonts w:ascii="Calibri" w:hAnsi="Calibri" w:cs="Calibri"/>
          <w:b/>
          <w:color w:val="000000" w:themeColor="text1"/>
          <w:sz w:val="24"/>
        </w:rPr>
        <w:t>:</w:t>
      </w:r>
      <w:r w:rsidRPr="009C4A8E">
        <w:rPr>
          <w:rFonts w:ascii="Calibri" w:hAnsi="Calibri" w:cs="Calibri"/>
          <w:b/>
          <w:color w:val="000000" w:themeColor="text1"/>
          <w:sz w:val="24"/>
        </w:rPr>
        <w:tab/>
      </w:r>
    </w:p>
    <w:tbl>
      <w:tblPr>
        <w:tblStyle w:val="Tabellenrast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rsidRPr="009C4A8E" w14:paraId="7B10E777" w14:textId="77777777" w:rsidTr="00750BCE">
        <w:tc>
          <w:tcPr>
            <w:tcW w:w="5245" w:type="dxa"/>
          </w:tcPr>
          <w:p w14:paraId="1F965E72" w14:textId="3D75A9B5" w:rsidR="00750BCE" w:rsidRPr="009C4A8E" w:rsidRDefault="00750BCE">
            <w:pPr>
              <w:tabs>
                <w:tab w:val="left" w:pos="2970"/>
                <w:tab w:val="left" w:pos="4860"/>
              </w:tabs>
              <w:spacing w:before="0" w:after="0"/>
              <w:jc w:val="left"/>
              <w:rPr>
                <w:rFonts w:ascii="Calibri" w:hAnsi="Calibri" w:cs="Calibri"/>
                <w:color w:val="000000" w:themeColor="text1"/>
                <w:sz w:val="24"/>
              </w:rPr>
              <w:pPrChange w:id="12"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Prof. Milo Alan Puhan</w:t>
            </w:r>
            <w:r w:rsidRPr="009C4A8E">
              <w:rPr>
                <w:rFonts w:ascii="Calibri" w:hAnsi="Calibri" w:cs="Calibri"/>
                <w:color w:val="000000" w:themeColor="text1"/>
                <w:sz w:val="24"/>
              </w:rPr>
              <w:tab/>
            </w:r>
          </w:p>
          <w:p w14:paraId="66B1F93A" w14:textId="22FFDAEA" w:rsidR="00750BCE" w:rsidRPr="009C4A8E" w:rsidRDefault="00750BCE">
            <w:pPr>
              <w:tabs>
                <w:tab w:val="left" w:pos="2970"/>
                <w:tab w:val="left" w:pos="4860"/>
              </w:tabs>
              <w:spacing w:before="0" w:after="0"/>
              <w:jc w:val="left"/>
              <w:rPr>
                <w:rFonts w:ascii="Calibri" w:hAnsi="Calibri" w:cs="Calibri"/>
                <w:color w:val="000000" w:themeColor="text1"/>
                <w:sz w:val="24"/>
              </w:rPr>
              <w:pPrChange w:id="13"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Epidemiology, Biostatistics and Prevention Institute</w:t>
            </w:r>
          </w:p>
          <w:p w14:paraId="54B320A7" w14:textId="77777777" w:rsidR="00750BCE" w:rsidRPr="009C4A8E" w:rsidRDefault="00750BCE">
            <w:pPr>
              <w:tabs>
                <w:tab w:val="left" w:pos="2970"/>
                <w:tab w:val="left" w:pos="4860"/>
              </w:tabs>
              <w:spacing w:before="0" w:after="0"/>
              <w:jc w:val="left"/>
              <w:rPr>
                <w:rFonts w:ascii="Calibri" w:hAnsi="Calibri" w:cs="Calibri"/>
                <w:color w:val="000000" w:themeColor="text1"/>
                <w:sz w:val="24"/>
              </w:rPr>
              <w:pPrChange w:id="14"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 xml:space="preserve">University of Zurich </w:t>
            </w:r>
          </w:p>
          <w:p w14:paraId="274001FA" w14:textId="77777777" w:rsidR="00750BCE" w:rsidRPr="009C4A8E" w:rsidRDefault="00750BCE">
            <w:pPr>
              <w:tabs>
                <w:tab w:val="left" w:pos="2970"/>
                <w:tab w:val="left" w:pos="4860"/>
              </w:tabs>
              <w:spacing w:before="0" w:after="0"/>
              <w:jc w:val="left"/>
              <w:rPr>
                <w:rFonts w:ascii="Calibri" w:hAnsi="Calibri" w:cs="Calibri"/>
                <w:color w:val="000000" w:themeColor="text1"/>
                <w:sz w:val="24"/>
              </w:rPr>
              <w:pPrChange w:id="15"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 xml:space="preserve">84 </w:t>
            </w:r>
            <w:proofErr w:type="spellStart"/>
            <w:r w:rsidRPr="009C4A8E">
              <w:rPr>
                <w:rFonts w:ascii="Calibri" w:hAnsi="Calibri" w:cs="Calibri"/>
                <w:color w:val="000000" w:themeColor="text1"/>
                <w:sz w:val="24"/>
              </w:rPr>
              <w:t>Hirschgraben</w:t>
            </w:r>
            <w:proofErr w:type="spellEnd"/>
          </w:p>
          <w:p w14:paraId="76F886CC" w14:textId="531D5483" w:rsidR="00750BCE" w:rsidRPr="009C4A8E" w:rsidRDefault="00750BCE">
            <w:pPr>
              <w:tabs>
                <w:tab w:val="left" w:pos="2970"/>
                <w:tab w:val="left" w:pos="4860"/>
              </w:tabs>
              <w:spacing w:before="0" w:after="0"/>
              <w:jc w:val="left"/>
              <w:rPr>
                <w:rFonts w:ascii="Calibri" w:hAnsi="Calibri" w:cs="Calibri"/>
                <w:color w:val="000000" w:themeColor="text1"/>
                <w:sz w:val="24"/>
              </w:rPr>
              <w:pPrChange w:id="16"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 xml:space="preserve">8001 Zurich, Switzerland </w:t>
            </w:r>
          </w:p>
          <w:p w14:paraId="37584209" w14:textId="2899A74D" w:rsidR="00750BCE" w:rsidRPr="009C4A8E" w:rsidRDefault="00750BCE">
            <w:pPr>
              <w:tabs>
                <w:tab w:val="left" w:pos="2970"/>
                <w:tab w:val="left" w:pos="4860"/>
                <w:tab w:val="left" w:pos="5310"/>
              </w:tabs>
              <w:spacing w:before="0" w:after="0"/>
              <w:jc w:val="left"/>
              <w:rPr>
                <w:rFonts w:ascii="Calibri" w:hAnsi="Calibri" w:cs="Calibri"/>
                <w:color w:val="000000" w:themeColor="text1"/>
                <w:sz w:val="24"/>
              </w:rPr>
              <w:pPrChange w:id="17" w:author="fariba abbassi" w:date="2026-02-06T11:54:00Z" w16du:dateUtc="2026-02-06T10:54:00Z">
                <w:pPr>
                  <w:tabs>
                    <w:tab w:val="left" w:pos="2970"/>
                    <w:tab w:val="left" w:pos="4860"/>
                    <w:tab w:val="left" w:pos="5310"/>
                  </w:tabs>
                  <w:spacing w:before="0" w:after="0"/>
                </w:pPr>
              </w:pPrChange>
            </w:pPr>
            <w:r w:rsidRPr="009C4A8E">
              <w:rPr>
                <w:rFonts w:ascii="Calibri" w:hAnsi="Calibri" w:cs="Calibri"/>
                <w:color w:val="000000" w:themeColor="text1"/>
                <w:sz w:val="24"/>
              </w:rPr>
              <w:lastRenderedPageBreak/>
              <w:t>miloalan.puhan@uzh.ch</w:t>
            </w:r>
          </w:p>
          <w:p w14:paraId="74D71D11" w14:textId="6655D4E5" w:rsidR="00750BCE" w:rsidRPr="009C4A8E" w:rsidRDefault="00750BCE">
            <w:pPr>
              <w:tabs>
                <w:tab w:val="left" w:pos="2970"/>
                <w:tab w:val="left" w:pos="4860"/>
                <w:tab w:val="left" w:pos="5310"/>
              </w:tabs>
              <w:spacing w:before="0" w:after="0"/>
              <w:jc w:val="left"/>
              <w:rPr>
                <w:rFonts w:ascii="Calibri" w:hAnsi="Calibri" w:cs="Calibri"/>
                <w:color w:val="000000" w:themeColor="text1"/>
                <w:sz w:val="24"/>
              </w:rPr>
              <w:pPrChange w:id="18" w:author="fariba abbassi" w:date="2026-02-06T11:54:00Z" w16du:dateUtc="2026-02-06T10:54:00Z">
                <w:pPr>
                  <w:tabs>
                    <w:tab w:val="left" w:pos="2970"/>
                    <w:tab w:val="left" w:pos="4860"/>
                    <w:tab w:val="left" w:pos="5310"/>
                  </w:tabs>
                  <w:spacing w:before="0" w:after="0"/>
                </w:pPr>
              </w:pPrChange>
            </w:pPr>
            <w:r w:rsidRPr="009C4A8E">
              <w:rPr>
                <w:rFonts w:ascii="Calibri" w:hAnsi="Calibri" w:cs="Calibri"/>
                <w:color w:val="000000" w:themeColor="text1"/>
                <w:sz w:val="24"/>
              </w:rPr>
              <w:t xml:space="preserve">+41 </w:t>
            </w:r>
            <w:r w:rsidR="003B4729" w:rsidRPr="009C4A8E">
              <w:rPr>
                <w:rFonts w:ascii="Calibri" w:hAnsi="Calibri" w:cs="Calibri"/>
                <w:color w:val="000000" w:themeColor="text1"/>
                <w:sz w:val="24"/>
              </w:rPr>
              <w:t>44 634 4610</w:t>
            </w:r>
          </w:p>
          <w:p w14:paraId="3D502E16" w14:textId="50E81F34" w:rsidR="00722096" w:rsidRPr="009C4A8E" w:rsidRDefault="00722096">
            <w:pPr>
              <w:tabs>
                <w:tab w:val="left" w:pos="2970"/>
                <w:tab w:val="left" w:pos="4860"/>
                <w:tab w:val="left" w:pos="5310"/>
              </w:tabs>
              <w:spacing w:before="0" w:after="0"/>
              <w:jc w:val="left"/>
              <w:rPr>
                <w:rFonts w:ascii="Calibri" w:hAnsi="Calibri" w:cs="Calibri"/>
                <w:color w:val="000000" w:themeColor="text1"/>
                <w:sz w:val="24"/>
              </w:rPr>
              <w:pPrChange w:id="19" w:author="fariba abbassi" w:date="2026-02-06T11:54:00Z" w16du:dateUtc="2026-02-06T10:54:00Z">
                <w:pPr>
                  <w:tabs>
                    <w:tab w:val="left" w:pos="2970"/>
                    <w:tab w:val="left" w:pos="4860"/>
                    <w:tab w:val="left" w:pos="5310"/>
                  </w:tabs>
                  <w:spacing w:before="0" w:after="0"/>
                </w:pPr>
              </w:pPrChange>
            </w:pPr>
          </w:p>
        </w:tc>
        <w:tc>
          <w:tcPr>
            <w:tcW w:w="4394" w:type="dxa"/>
          </w:tcPr>
          <w:p w14:paraId="0601585F" w14:textId="77777777" w:rsidR="00750BCE" w:rsidRPr="009C4A8E" w:rsidRDefault="00750BCE">
            <w:pPr>
              <w:spacing w:before="0" w:after="0"/>
              <w:jc w:val="left"/>
              <w:outlineLvl w:val="0"/>
              <w:rPr>
                <w:rFonts w:ascii="Calibri" w:hAnsi="Calibri" w:cs="Calibri"/>
                <w:color w:val="000000" w:themeColor="text1"/>
                <w:sz w:val="24"/>
              </w:rPr>
              <w:pPrChange w:id="20" w:author="fariba abbassi" w:date="2026-02-06T11:54:00Z" w16du:dateUtc="2026-02-06T10:54:00Z">
                <w:pPr>
                  <w:spacing w:before="0" w:after="0"/>
                  <w:outlineLvl w:val="0"/>
                </w:pPr>
              </w:pPrChange>
            </w:pPr>
            <w:r w:rsidRPr="009C4A8E">
              <w:rPr>
                <w:rFonts w:ascii="Calibri" w:hAnsi="Calibri" w:cs="Calibri"/>
                <w:color w:val="000000" w:themeColor="text1"/>
                <w:sz w:val="24"/>
              </w:rPr>
              <w:lastRenderedPageBreak/>
              <w:t>Prof. Pierre-Alain Clavien</w:t>
            </w:r>
          </w:p>
          <w:p w14:paraId="2B416B53" w14:textId="77777777" w:rsidR="00750BCE" w:rsidRPr="009C4A8E" w:rsidRDefault="00750BCE">
            <w:pPr>
              <w:spacing w:before="0" w:after="0"/>
              <w:jc w:val="left"/>
              <w:outlineLvl w:val="0"/>
              <w:rPr>
                <w:rFonts w:ascii="Calibri" w:hAnsi="Calibri" w:cs="Calibri"/>
                <w:color w:val="000000" w:themeColor="text1"/>
                <w:sz w:val="24"/>
              </w:rPr>
              <w:pPrChange w:id="21" w:author="fariba abbassi" w:date="2026-02-06T11:54:00Z" w16du:dateUtc="2026-02-06T10:54:00Z">
                <w:pPr>
                  <w:spacing w:before="0" w:after="0"/>
                  <w:outlineLvl w:val="0"/>
                </w:pPr>
              </w:pPrChange>
            </w:pPr>
            <w:r w:rsidRPr="009C4A8E">
              <w:rPr>
                <w:rFonts w:ascii="Calibri" w:hAnsi="Calibri" w:cs="Calibri"/>
                <w:color w:val="000000" w:themeColor="text1"/>
                <w:sz w:val="24"/>
              </w:rPr>
              <w:t>Swiss Medical Network</w:t>
            </w:r>
          </w:p>
          <w:p w14:paraId="07BF20E7" w14:textId="77777777" w:rsidR="00750BCE" w:rsidRPr="009C4A8E" w:rsidRDefault="00750BCE">
            <w:pPr>
              <w:spacing w:before="0" w:after="0"/>
              <w:jc w:val="left"/>
              <w:outlineLvl w:val="0"/>
              <w:rPr>
                <w:rFonts w:ascii="Calibri" w:hAnsi="Calibri" w:cs="Calibri"/>
                <w:color w:val="000000" w:themeColor="text1"/>
                <w:sz w:val="24"/>
              </w:rPr>
              <w:pPrChange w:id="22" w:author="fariba abbassi" w:date="2026-02-06T11:54:00Z" w16du:dateUtc="2026-02-06T10:54:00Z">
                <w:pPr>
                  <w:spacing w:before="0" w:after="0"/>
                  <w:outlineLvl w:val="0"/>
                </w:pPr>
              </w:pPrChange>
            </w:pPr>
            <w:proofErr w:type="spellStart"/>
            <w:r w:rsidRPr="009C4A8E">
              <w:rPr>
                <w:rFonts w:ascii="Calibri" w:hAnsi="Calibri" w:cs="Calibri"/>
                <w:color w:val="000000" w:themeColor="text1"/>
                <w:sz w:val="24"/>
              </w:rPr>
              <w:t>Toblerstrasse</w:t>
            </w:r>
            <w:proofErr w:type="spellEnd"/>
            <w:r w:rsidRPr="009C4A8E">
              <w:rPr>
                <w:rFonts w:ascii="Calibri" w:hAnsi="Calibri" w:cs="Calibri"/>
                <w:color w:val="000000" w:themeColor="text1"/>
                <w:sz w:val="24"/>
              </w:rPr>
              <w:t xml:space="preserve"> 51</w:t>
            </w:r>
          </w:p>
          <w:p w14:paraId="4A5DF7EA" w14:textId="77777777" w:rsidR="00750BCE" w:rsidRPr="009C4A8E" w:rsidRDefault="00750BCE">
            <w:pPr>
              <w:spacing w:before="0" w:after="0"/>
              <w:jc w:val="left"/>
              <w:outlineLvl w:val="0"/>
              <w:rPr>
                <w:rFonts w:ascii="Calibri" w:hAnsi="Calibri" w:cs="Calibri"/>
                <w:color w:val="000000" w:themeColor="text1"/>
                <w:sz w:val="24"/>
              </w:rPr>
              <w:pPrChange w:id="23" w:author="fariba abbassi" w:date="2026-02-06T11:54:00Z" w16du:dateUtc="2026-02-06T10:54:00Z">
                <w:pPr>
                  <w:spacing w:before="0" w:after="0"/>
                  <w:outlineLvl w:val="0"/>
                </w:pPr>
              </w:pPrChange>
            </w:pPr>
            <w:r w:rsidRPr="009C4A8E">
              <w:rPr>
                <w:rFonts w:ascii="Calibri" w:hAnsi="Calibri" w:cs="Calibri"/>
                <w:color w:val="000000" w:themeColor="text1"/>
                <w:sz w:val="24"/>
              </w:rPr>
              <w:t>8044 Zurich, Switzerland</w:t>
            </w:r>
          </w:p>
          <w:p w14:paraId="1C9D50FA" w14:textId="77777777" w:rsidR="00750BCE" w:rsidRPr="009C4A8E" w:rsidRDefault="00750BCE">
            <w:pPr>
              <w:tabs>
                <w:tab w:val="left" w:pos="2970"/>
                <w:tab w:val="left" w:pos="4860"/>
                <w:tab w:val="left" w:pos="5310"/>
              </w:tabs>
              <w:spacing w:before="0" w:after="0"/>
              <w:jc w:val="left"/>
              <w:rPr>
                <w:rFonts w:ascii="Calibri" w:hAnsi="Calibri" w:cs="Calibri"/>
                <w:color w:val="000000" w:themeColor="text1"/>
                <w:sz w:val="24"/>
              </w:rPr>
              <w:pPrChange w:id="24" w:author="fariba abbassi" w:date="2026-02-06T11:54:00Z" w16du:dateUtc="2026-02-06T10:54:00Z">
                <w:pPr>
                  <w:tabs>
                    <w:tab w:val="left" w:pos="2970"/>
                    <w:tab w:val="left" w:pos="4860"/>
                    <w:tab w:val="left" w:pos="5310"/>
                  </w:tabs>
                  <w:spacing w:before="0" w:after="0"/>
                </w:pPr>
              </w:pPrChange>
            </w:pPr>
            <w:r w:rsidRPr="009C4A8E">
              <w:rPr>
                <w:rFonts w:ascii="Calibri" w:hAnsi="Calibri" w:cs="Calibri"/>
                <w:color w:val="000000" w:themeColor="text1"/>
                <w:sz w:val="24"/>
              </w:rPr>
              <w:t>clavien@access.uzh.ch</w:t>
            </w:r>
          </w:p>
          <w:p w14:paraId="4841F058" w14:textId="77777777" w:rsidR="00750BCE" w:rsidRPr="009C4A8E" w:rsidRDefault="00750BCE">
            <w:pPr>
              <w:tabs>
                <w:tab w:val="left" w:pos="2970"/>
                <w:tab w:val="left" w:pos="4860"/>
              </w:tabs>
              <w:spacing w:before="0" w:after="0"/>
              <w:jc w:val="left"/>
              <w:rPr>
                <w:rFonts w:ascii="Calibri" w:hAnsi="Calibri" w:cs="Calibri"/>
                <w:color w:val="000000" w:themeColor="text1"/>
                <w:sz w:val="24"/>
              </w:rPr>
              <w:pPrChange w:id="25"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lastRenderedPageBreak/>
              <w:t xml:space="preserve">+41 </w:t>
            </w:r>
            <w:proofErr w:type="spellStart"/>
            <w:r w:rsidRPr="009C4A8E">
              <w:rPr>
                <w:rFonts w:ascii="Calibri" w:hAnsi="Calibri" w:cs="Calibri"/>
                <w:color w:val="000000" w:themeColor="text1"/>
                <w:sz w:val="24"/>
              </w:rPr>
              <w:t>XXXXXx</w:t>
            </w:r>
            <w:proofErr w:type="spellEnd"/>
          </w:p>
          <w:p w14:paraId="4804CBF2" w14:textId="5A384BD4" w:rsidR="00FA1AC0" w:rsidRPr="009C4A8E" w:rsidRDefault="00FA1AC0">
            <w:pPr>
              <w:tabs>
                <w:tab w:val="left" w:pos="2970"/>
                <w:tab w:val="left" w:pos="4860"/>
              </w:tabs>
              <w:spacing w:before="0" w:after="0"/>
              <w:jc w:val="left"/>
              <w:rPr>
                <w:rFonts w:ascii="Calibri" w:hAnsi="Calibri" w:cs="Calibri"/>
                <w:color w:val="000000" w:themeColor="text1"/>
                <w:sz w:val="24"/>
              </w:rPr>
              <w:pPrChange w:id="26" w:author="fariba abbassi" w:date="2026-02-06T11:54:00Z" w16du:dateUtc="2026-02-06T10:54:00Z">
                <w:pPr>
                  <w:tabs>
                    <w:tab w:val="left" w:pos="2970"/>
                    <w:tab w:val="left" w:pos="4860"/>
                  </w:tabs>
                  <w:spacing w:before="0" w:after="0"/>
                </w:pPr>
              </w:pPrChange>
            </w:pPr>
          </w:p>
        </w:tc>
      </w:tr>
    </w:tbl>
    <w:p w14:paraId="51729638" w14:textId="63BD912E" w:rsidR="00203336" w:rsidRPr="009C4A8E" w:rsidRDefault="00203336">
      <w:pPr>
        <w:spacing w:before="0" w:after="0"/>
        <w:jc w:val="left"/>
        <w:rPr>
          <w:rFonts w:ascii="Calibri" w:hAnsi="Calibri" w:cs="Calibri"/>
          <w:bCs/>
          <w:color w:val="000000" w:themeColor="text1"/>
          <w:sz w:val="24"/>
        </w:rPr>
        <w:pPrChange w:id="27" w:author="fariba abbassi" w:date="2026-02-06T11:54:00Z" w16du:dateUtc="2026-02-06T10:54:00Z">
          <w:pPr>
            <w:spacing w:before="0" w:after="0"/>
          </w:pPr>
        </w:pPrChange>
      </w:pPr>
      <w:r w:rsidRPr="009C4A8E">
        <w:rPr>
          <w:rFonts w:ascii="Calibri" w:hAnsi="Calibri" w:cs="Calibri"/>
          <w:b/>
          <w:color w:val="000000" w:themeColor="text1"/>
          <w:sz w:val="24"/>
        </w:rPr>
        <w:lastRenderedPageBreak/>
        <w:t>Financial support and sponsorship</w:t>
      </w:r>
      <w:r w:rsidRPr="009C4A8E">
        <w:rPr>
          <w:rFonts w:ascii="Calibri" w:hAnsi="Calibri" w:cs="Calibri"/>
          <w:color w:val="000000" w:themeColor="text1"/>
          <w:sz w:val="24"/>
        </w:rPr>
        <w:t xml:space="preserve">: </w:t>
      </w:r>
      <w:r w:rsidR="00722096" w:rsidRPr="009C4A8E">
        <w:rPr>
          <w:rFonts w:ascii="Calibri" w:hAnsi="Calibri" w:cs="Calibri"/>
          <w:color w:val="000000" w:themeColor="text1"/>
          <w:sz w:val="24"/>
        </w:rPr>
        <w:t>The authors received no commercial funding for this research. This study is supported by the LGID (Liver and Gastrointestinal Disease) Foundation and FZ-Healthcare Foundation.</w:t>
      </w:r>
    </w:p>
    <w:p w14:paraId="33F9D07D" w14:textId="4E576897" w:rsidR="00203336" w:rsidRPr="009C4A8E" w:rsidRDefault="00203336">
      <w:pPr>
        <w:spacing w:before="0" w:after="0"/>
        <w:jc w:val="left"/>
        <w:rPr>
          <w:rFonts w:ascii="Calibri" w:hAnsi="Calibri" w:cs="Calibri"/>
          <w:color w:val="000000" w:themeColor="text1"/>
          <w:sz w:val="24"/>
        </w:rPr>
        <w:pPrChange w:id="28" w:author="fariba abbassi" w:date="2026-02-06T11:54:00Z" w16du:dateUtc="2026-02-06T10:54:00Z">
          <w:pPr>
            <w:spacing w:before="0" w:after="0"/>
          </w:pPr>
        </w:pPrChange>
      </w:pPr>
      <w:r w:rsidRPr="009C4A8E">
        <w:rPr>
          <w:rFonts w:ascii="Calibri" w:hAnsi="Calibri" w:cs="Calibri"/>
          <w:b/>
          <w:color w:val="000000" w:themeColor="text1"/>
          <w:sz w:val="24"/>
        </w:rPr>
        <w:t>Conflict of interest:</w:t>
      </w:r>
      <w:r w:rsidRPr="009C4A8E">
        <w:rPr>
          <w:rFonts w:ascii="Calibri" w:hAnsi="Calibri" w:cs="Calibri"/>
          <w:color w:val="000000" w:themeColor="text1"/>
          <w:sz w:val="24"/>
        </w:rPr>
        <w:t xml:space="preserve"> </w:t>
      </w:r>
      <w:r w:rsidR="001C4DED" w:rsidRPr="009C4A8E">
        <w:rPr>
          <w:rFonts w:ascii="Calibri" w:hAnsi="Calibri" w:cs="Calibri"/>
          <w:color w:val="000000" w:themeColor="text1"/>
          <w:sz w:val="24"/>
        </w:rPr>
        <w:t>The authors declare no conflicts of interest.</w:t>
      </w:r>
    </w:p>
    <w:p w14:paraId="4D1AD1FF" w14:textId="39B599DE" w:rsidR="00273C22" w:rsidRPr="009C4A8E" w:rsidRDefault="00203336">
      <w:pPr>
        <w:spacing w:before="0" w:after="0"/>
        <w:jc w:val="left"/>
        <w:outlineLvl w:val="0"/>
        <w:rPr>
          <w:rFonts w:ascii="Calibri" w:hAnsi="Calibri" w:cs="Calibri"/>
          <w:color w:val="000000" w:themeColor="text1"/>
          <w:sz w:val="24"/>
        </w:rPr>
        <w:pPrChange w:id="29" w:author="fariba abbassi" w:date="2026-02-06T11:54:00Z" w16du:dateUtc="2026-02-06T10:54:00Z">
          <w:pPr>
            <w:spacing w:before="0" w:after="0"/>
            <w:outlineLvl w:val="0"/>
          </w:pPr>
        </w:pPrChange>
      </w:pPr>
      <w:r w:rsidRPr="009C4A8E">
        <w:rPr>
          <w:rFonts w:ascii="Calibri" w:hAnsi="Calibri" w:cs="Calibri"/>
          <w:b/>
          <w:color w:val="000000" w:themeColor="text1"/>
          <w:sz w:val="24"/>
        </w:rPr>
        <w:t xml:space="preserve">Running head: </w:t>
      </w:r>
      <w:r w:rsidRPr="009C4A8E">
        <w:rPr>
          <w:rFonts w:ascii="Calibri" w:hAnsi="Calibri" w:cs="Calibri"/>
          <w:bCs/>
          <w:color w:val="000000" w:themeColor="text1"/>
          <w:sz w:val="24"/>
        </w:rPr>
        <w:t xml:space="preserve"> </w:t>
      </w:r>
      <w:r w:rsidR="008712BA" w:rsidRPr="009C4A8E">
        <w:rPr>
          <w:rFonts w:ascii="Calibri" w:hAnsi="Calibri" w:cs="Calibri"/>
          <w:bCs/>
          <w:color w:val="000000" w:themeColor="text1"/>
          <w:sz w:val="24"/>
        </w:rPr>
        <w:t>Meaningful trials in visceral surgery</w:t>
      </w:r>
    </w:p>
    <w:p w14:paraId="3947190E" w14:textId="77777777" w:rsidR="00273C22" w:rsidRPr="009C4A8E" w:rsidRDefault="00273C22" w:rsidP="00996943">
      <w:pPr>
        <w:spacing w:before="0" w:after="0" w:line="480" w:lineRule="auto"/>
        <w:jc w:val="left"/>
        <w:rPr>
          <w:rFonts w:ascii="Calibri" w:hAnsi="Calibri" w:cs="Calibri"/>
          <w:color w:val="000000" w:themeColor="text1"/>
          <w:sz w:val="24"/>
        </w:rPr>
      </w:pPr>
      <w:commentRangeStart w:id="30"/>
      <w:r w:rsidRPr="009C4A8E">
        <w:rPr>
          <w:rFonts w:ascii="Calibri" w:hAnsi="Calibri" w:cs="Calibri"/>
          <w:b/>
          <w:bCs/>
          <w:color w:val="000000" w:themeColor="text1"/>
          <w:sz w:val="24"/>
        </w:rPr>
        <w:t xml:space="preserve">Keywords: </w:t>
      </w:r>
      <w:r w:rsidRPr="009C4A8E">
        <w:rPr>
          <w:rFonts w:ascii="Calibri" w:hAnsi="Calibri" w:cs="Calibri"/>
          <w:color w:val="000000" w:themeColor="text1"/>
          <w:sz w:val="24"/>
        </w:rPr>
        <w:t>Patient-centered research; Outcomes research, Clinical relevance, Minimal important difference</w:t>
      </w:r>
      <w:commentRangeEnd w:id="30"/>
      <w:r w:rsidRPr="009C4A8E">
        <w:rPr>
          <w:rStyle w:val="Kommentarzeichen"/>
          <w:color w:val="000000" w:themeColor="text1"/>
        </w:rPr>
        <w:commentReference w:id="30"/>
      </w:r>
    </w:p>
    <w:p w14:paraId="1434ED47" w14:textId="77777777" w:rsidR="00273C22" w:rsidRPr="009C4A8E" w:rsidRDefault="00273C22">
      <w:pPr>
        <w:spacing w:before="0" w:after="0"/>
        <w:jc w:val="left"/>
        <w:outlineLvl w:val="0"/>
        <w:rPr>
          <w:rFonts w:ascii="Calibri" w:hAnsi="Calibri" w:cs="Calibri"/>
          <w:color w:val="000000" w:themeColor="text1"/>
          <w:sz w:val="24"/>
        </w:rPr>
        <w:pPrChange w:id="31" w:author="fariba abbassi" w:date="2026-02-06T11:54:00Z" w16du:dateUtc="2026-02-06T10:54:00Z">
          <w:pPr>
            <w:spacing w:before="0" w:after="0"/>
            <w:outlineLvl w:val="0"/>
          </w:pPr>
        </w:pPrChange>
      </w:pPr>
    </w:p>
    <w:p w14:paraId="5316E7AE" w14:textId="77777777" w:rsidR="008B6FB2" w:rsidRPr="009C4A8E" w:rsidRDefault="008B6FB2">
      <w:pPr>
        <w:spacing w:before="0" w:after="0"/>
        <w:jc w:val="left"/>
        <w:outlineLvl w:val="0"/>
        <w:rPr>
          <w:rFonts w:ascii="Calibri" w:hAnsi="Calibri" w:cs="Calibri"/>
          <w:color w:val="000000" w:themeColor="text1"/>
          <w:sz w:val="24"/>
        </w:rPr>
        <w:pPrChange w:id="32" w:author="fariba abbassi" w:date="2026-02-06T11:54:00Z" w16du:dateUtc="2026-02-06T10:54:00Z">
          <w:pPr>
            <w:spacing w:before="0" w:after="0"/>
            <w:outlineLvl w:val="0"/>
          </w:pPr>
        </w:pPrChange>
      </w:pPr>
    </w:p>
    <w:p w14:paraId="61D625B1" w14:textId="77777777" w:rsidR="008B6FB2" w:rsidRPr="009C4A8E" w:rsidRDefault="008B6FB2">
      <w:pPr>
        <w:spacing w:before="0" w:after="0" w:line="480" w:lineRule="auto"/>
        <w:jc w:val="left"/>
        <w:outlineLvl w:val="0"/>
        <w:rPr>
          <w:rFonts w:ascii="Calibri" w:hAnsi="Calibri" w:cs="Calibri"/>
          <w:bCs/>
          <w:color w:val="000000" w:themeColor="text1"/>
          <w:sz w:val="24"/>
        </w:rPr>
        <w:pPrChange w:id="33" w:author="fariba abbassi" w:date="2026-02-06T11:54:00Z" w16du:dateUtc="2026-02-06T10:54:00Z">
          <w:pPr>
            <w:spacing w:before="0" w:after="0" w:line="480" w:lineRule="auto"/>
            <w:outlineLvl w:val="0"/>
          </w:pPr>
        </w:pPrChange>
      </w:pPr>
    </w:p>
    <w:p w14:paraId="6B41AC8A" w14:textId="0432E311" w:rsidR="001C4DED" w:rsidRPr="009C4A8E" w:rsidRDefault="001C4DED">
      <w:pPr>
        <w:spacing w:before="0" w:after="0" w:line="480" w:lineRule="auto"/>
        <w:jc w:val="left"/>
        <w:outlineLvl w:val="0"/>
        <w:rPr>
          <w:rFonts w:ascii="Calibri" w:eastAsiaTheme="majorEastAsia" w:hAnsi="Calibri" w:cs="Calibri"/>
          <w:b/>
          <w:bCs/>
          <w:iCs/>
          <w:color w:val="000000" w:themeColor="text1"/>
          <w:kern w:val="0"/>
          <w:sz w:val="24"/>
          <w14:ligatures w14:val="none"/>
        </w:rPr>
        <w:pPrChange w:id="34" w:author="fariba abbassi" w:date="2026-02-06T11:54:00Z" w16du:dateUtc="2026-02-06T10:54:00Z">
          <w:pPr>
            <w:spacing w:before="0" w:after="0" w:line="480" w:lineRule="auto"/>
            <w:outlineLvl w:val="0"/>
          </w:pPr>
        </w:pPrChange>
      </w:pPr>
      <w:bookmarkStart w:id="35" w:name="_Toc398110525"/>
      <w:r w:rsidRPr="009C4A8E">
        <w:rPr>
          <w:rFonts w:ascii="Calibri" w:hAnsi="Calibri" w:cs="Calibri"/>
          <w:color w:val="000000" w:themeColor="text1"/>
          <w:sz w:val="24"/>
        </w:rPr>
        <w:br w:type="page"/>
      </w:r>
    </w:p>
    <w:p w14:paraId="632B95A0" w14:textId="5ACDFE01" w:rsidR="00324894" w:rsidRPr="009C4A8E" w:rsidRDefault="00BD772A">
      <w:pPr>
        <w:pStyle w:val="Titre11"/>
        <w:spacing w:line="480" w:lineRule="auto"/>
        <w:jc w:val="left"/>
        <w:rPr>
          <w:rFonts w:ascii="Calibri" w:hAnsi="Calibri" w:cs="Calibri"/>
          <w:color w:val="000000" w:themeColor="text1"/>
          <w:sz w:val="24"/>
          <w:szCs w:val="24"/>
        </w:rPr>
        <w:pPrChange w:id="36" w:author="fariba abbassi" w:date="2026-02-06T11:54:00Z" w16du:dateUtc="2026-02-06T10:54:00Z">
          <w:pPr>
            <w:pStyle w:val="Titre11"/>
            <w:spacing w:line="480" w:lineRule="auto"/>
          </w:pPr>
        </w:pPrChange>
      </w:pPr>
      <w:commentRangeStart w:id="37"/>
      <w:r w:rsidRPr="009C4A8E">
        <w:rPr>
          <w:rFonts w:ascii="Calibri" w:hAnsi="Calibri" w:cs="Calibri"/>
          <w:color w:val="000000" w:themeColor="text1"/>
          <w:sz w:val="24"/>
          <w:szCs w:val="24"/>
        </w:rPr>
        <w:lastRenderedPageBreak/>
        <w:t>ABSTRACT</w:t>
      </w:r>
      <w:commentRangeEnd w:id="37"/>
      <w:r w:rsidR="00273C22" w:rsidRPr="009C4A8E">
        <w:rPr>
          <w:rStyle w:val="Kommentarzeichen"/>
          <w:rFonts w:eastAsiaTheme="minorHAnsi" w:cstheme="minorBidi"/>
          <w:b w:val="0"/>
          <w:bCs w:val="0"/>
          <w:iCs w:val="0"/>
          <w:color w:val="000000" w:themeColor="text1"/>
          <w:kern w:val="2"/>
          <w14:ligatures w14:val="standardContextual"/>
        </w:rPr>
        <w:commentReference w:id="37"/>
      </w:r>
    </w:p>
    <w:p w14:paraId="43275ECB" w14:textId="2D7FF16B" w:rsidR="00D96158" w:rsidRPr="009C4A8E" w:rsidRDefault="00324894">
      <w:pPr>
        <w:spacing w:line="480" w:lineRule="auto"/>
        <w:jc w:val="left"/>
        <w:rPr>
          <w:rFonts w:ascii="Calibri" w:hAnsi="Calibri" w:cs="Calibri"/>
          <w:color w:val="000000" w:themeColor="text1"/>
          <w:sz w:val="24"/>
        </w:rPr>
        <w:pPrChange w:id="38" w:author="fariba abbassi" w:date="2026-02-06T11:54:00Z" w16du:dateUtc="2026-02-06T10:54:00Z">
          <w:pPr>
            <w:spacing w:line="480" w:lineRule="auto"/>
          </w:pPr>
        </w:pPrChange>
      </w:pPr>
      <w:r w:rsidRPr="009C4A8E">
        <w:rPr>
          <w:rFonts w:ascii="Calibri" w:hAnsi="Calibri" w:cs="Calibri"/>
          <w:b/>
          <w:bCs/>
          <w:color w:val="000000" w:themeColor="text1"/>
          <w:sz w:val="24"/>
        </w:rPr>
        <w:t>Objective:</w:t>
      </w:r>
      <w:r w:rsidRPr="009C4A8E">
        <w:rPr>
          <w:rFonts w:ascii="Calibri" w:hAnsi="Calibri" w:cs="Calibri"/>
          <w:color w:val="000000" w:themeColor="text1"/>
          <w:sz w:val="24"/>
        </w:rPr>
        <w:t xml:space="preserve"> </w:t>
      </w:r>
      <w:r w:rsidR="00D96158" w:rsidRPr="009C4A8E">
        <w:rPr>
          <w:rFonts w:ascii="Calibri" w:hAnsi="Calibri" w:cs="Calibri"/>
          <w:color w:val="000000" w:themeColor="text1"/>
          <w:sz w:val="24"/>
        </w:rPr>
        <w:t xml:space="preserve">To examine the extent to which </w:t>
      </w:r>
      <w:r w:rsidR="005A035A" w:rsidRPr="009C4A8E">
        <w:rPr>
          <w:rFonts w:ascii="Calibri" w:hAnsi="Calibri" w:cs="Calibri"/>
          <w:color w:val="000000" w:themeColor="text1"/>
          <w:sz w:val="24"/>
        </w:rPr>
        <w:t>surgical randomized controlled trials (RCTs) incorporate core elements to inform clinical practice.</w:t>
      </w:r>
    </w:p>
    <w:p w14:paraId="321EF936" w14:textId="29BC439B" w:rsidR="00D96158" w:rsidRPr="009C4A8E" w:rsidRDefault="00D96158">
      <w:pPr>
        <w:spacing w:line="480" w:lineRule="auto"/>
        <w:jc w:val="left"/>
        <w:rPr>
          <w:rFonts w:ascii="Calibri" w:hAnsi="Calibri" w:cs="Calibri"/>
          <w:color w:val="000000" w:themeColor="text1"/>
          <w:sz w:val="24"/>
        </w:rPr>
        <w:pPrChange w:id="39" w:author="fariba abbassi" w:date="2026-02-06T11:54:00Z" w16du:dateUtc="2026-02-06T10:54:00Z">
          <w:pPr>
            <w:spacing w:line="480" w:lineRule="auto"/>
          </w:pPr>
        </w:pPrChange>
      </w:pPr>
      <w:r w:rsidRPr="009C4A8E">
        <w:rPr>
          <w:rFonts w:ascii="Calibri" w:hAnsi="Calibri" w:cs="Calibri"/>
          <w:b/>
          <w:bCs/>
          <w:color w:val="000000" w:themeColor="text1"/>
          <w:sz w:val="24"/>
        </w:rPr>
        <w:t>Summary Background Data:</w:t>
      </w:r>
      <w:r w:rsidRPr="009C4A8E">
        <w:rPr>
          <w:rFonts w:ascii="Calibri" w:hAnsi="Calibri" w:cs="Calibri"/>
          <w:color w:val="000000" w:themeColor="text1"/>
          <w:sz w:val="24"/>
        </w:rPr>
        <w:t xml:space="preserve"> Surgical</w:t>
      </w:r>
      <w:r w:rsidR="005A035A" w:rsidRPr="009C4A8E">
        <w:rPr>
          <w:rFonts w:ascii="Calibri" w:hAnsi="Calibri" w:cs="Calibri"/>
          <w:color w:val="000000" w:themeColor="text1"/>
          <w:sz w:val="24"/>
        </w:rPr>
        <w:t xml:space="preserve"> </w:t>
      </w:r>
      <w:r w:rsidRPr="009C4A8E">
        <w:rPr>
          <w:rFonts w:ascii="Calibri" w:hAnsi="Calibri" w:cs="Calibri"/>
          <w:color w:val="000000" w:themeColor="text1"/>
          <w:sz w:val="24"/>
        </w:rPr>
        <w:t xml:space="preserve">RCTs are often reported incompletely </w:t>
      </w:r>
      <w:r w:rsidR="005A035A" w:rsidRPr="009C4A8E">
        <w:rPr>
          <w:rFonts w:ascii="Calibri" w:hAnsi="Calibri" w:cs="Calibri"/>
          <w:color w:val="000000" w:themeColor="text1"/>
          <w:sz w:val="24"/>
        </w:rPr>
        <w:t>and fail to transmit clinically relevant results</w:t>
      </w:r>
      <w:r w:rsidRPr="009C4A8E">
        <w:rPr>
          <w:rFonts w:ascii="Calibri" w:hAnsi="Calibri" w:cs="Calibri"/>
          <w:color w:val="000000" w:themeColor="text1"/>
          <w:sz w:val="24"/>
        </w:rPr>
        <w:t>. We hypothesize that poor reporting may reflect a more fundamental problem, namely inadequate trial planning for informing clinical practice.</w:t>
      </w:r>
    </w:p>
    <w:p w14:paraId="7E84CF8C" w14:textId="0E9DB0B2" w:rsidR="00D96158" w:rsidRPr="009C4A8E" w:rsidRDefault="00D96158">
      <w:pPr>
        <w:spacing w:line="480" w:lineRule="auto"/>
        <w:jc w:val="left"/>
        <w:rPr>
          <w:rFonts w:ascii="Calibri" w:hAnsi="Calibri" w:cs="Calibri"/>
          <w:color w:val="000000" w:themeColor="text1"/>
          <w:sz w:val="24"/>
        </w:rPr>
        <w:pPrChange w:id="40" w:author="fariba abbassi" w:date="2026-02-06T11:54:00Z" w16du:dateUtc="2026-02-06T10:54:00Z">
          <w:pPr>
            <w:spacing w:line="480" w:lineRule="auto"/>
          </w:pPr>
        </w:pPrChange>
      </w:pPr>
      <w:r w:rsidRPr="009C4A8E">
        <w:rPr>
          <w:rFonts w:ascii="Calibri" w:hAnsi="Calibri" w:cs="Calibri"/>
          <w:b/>
          <w:bCs/>
          <w:color w:val="000000" w:themeColor="text1"/>
          <w:sz w:val="24"/>
        </w:rPr>
        <w:t>Methods:</w:t>
      </w:r>
      <w:r w:rsidRPr="009C4A8E">
        <w:rPr>
          <w:rFonts w:ascii="Calibri" w:hAnsi="Calibri" w:cs="Calibri"/>
          <w:color w:val="000000" w:themeColor="text1"/>
          <w:sz w:val="24"/>
        </w:rPr>
        <w:t xml:space="preserve"> We conducted a systematic literature search to identify </w:t>
      </w:r>
      <w:r w:rsidR="005A035A" w:rsidRPr="009C4A8E">
        <w:rPr>
          <w:rFonts w:ascii="Calibri" w:hAnsi="Calibri" w:cs="Calibri"/>
          <w:color w:val="000000" w:themeColor="text1"/>
          <w:sz w:val="24"/>
        </w:rPr>
        <w:t xml:space="preserve">surgical </w:t>
      </w:r>
      <w:r w:rsidRPr="009C4A8E">
        <w:rPr>
          <w:rFonts w:ascii="Calibri" w:hAnsi="Calibri" w:cs="Calibri"/>
          <w:color w:val="000000" w:themeColor="text1"/>
          <w:sz w:val="24"/>
        </w:rPr>
        <w:t xml:space="preserve">RCTs </w:t>
      </w:r>
      <w:r w:rsidR="005A035A" w:rsidRPr="009C4A8E">
        <w:rPr>
          <w:rFonts w:ascii="Calibri" w:hAnsi="Calibri" w:cs="Calibri"/>
          <w:color w:val="000000" w:themeColor="text1"/>
          <w:sz w:val="24"/>
        </w:rPr>
        <w:t>published in 2024. We consecutively screened records and full-text articles until we reached a total of 170 RCTs</w:t>
      </w:r>
      <w:r w:rsidRPr="009C4A8E">
        <w:rPr>
          <w:rFonts w:ascii="Calibri" w:hAnsi="Calibri" w:cs="Calibri"/>
          <w:color w:val="000000" w:themeColor="text1"/>
          <w:sz w:val="24"/>
        </w:rPr>
        <w:t xml:space="preserve">. </w:t>
      </w:r>
      <w:r w:rsidR="00486AC9" w:rsidRPr="009C4A8E">
        <w:rPr>
          <w:rFonts w:ascii="Calibri" w:hAnsi="Calibri" w:cs="Calibri"/>
          <w:color w:val="000000" w:themeColor="text1"/>
          <w:sz w:val="24"/>
        </w:rPr>
        <w:t>Our</w:t>
      </w:r>
      <w:r w:rsidR="005A035A" w:rsidRPr="009C4A8E">
        <w:rPr>
          <w:rFonts w:ascii="Calibri" w:hAnsi="Calibri" w:cs="Calibri"/>
          <w:color w:val="000000" w:themeColor="text1"/>
          <w:sz w:val="24"/>
        </w:rPr>
        <w:t xml:space="preserve"> </w:t>
      </w:r>
      <w:r w:rsidR="00486AC9" w:rsidRPr="009C4A8E">
        <w:rPr>
          <w:rFonts w:ascii="Calibri" w:hAnsi="Calibri" w:cs="Calibri"/>
          <w:color w:val="000000" w:themeColor="text1"/>
          <w:sz w:val="24"/>
        </w:rPr>
        <w:t>primary endpoint</w:t>
      </w:r>
      <w:r w:rsidR="005A035A" w:rsidRPr="009C4A8E">
        <w:rPr>
          <w:rFonts w:ascii="Calibri" w:hAnsi="Calibri" w:cs="Calibri"/>
          <w:color w:val="000000" w:themeColor="text1"/>
          <w:sz w:val="24"/>
        </w:rPr>
        <w:t xml:space="preserve"> was </w:t>
      </w:r>
      <w:r w:rsidR="00486AC9" w:rsidRPr="009C4A8E">
        <w:rPr>
          <w:rFonts w:ascii="Calibri" w:hAnsi="Calibri" w:cs="Calibri"/>
          <w:color w:val="000000" w:themeColor="text1"/>
          <w:sz w:val="24"/>
        </w:rPr>
        <w:t xml:space="preserve">a composite endpoint defined by (1) </w:t>
      </w:r>
      <w:r w:rsidR="007276AC" w:rsidRPr="009C4A8E">
        <w:rPr>
          <w:rFonts w:ascii="Calibri" w:hAnsi="Calibri" w:cs="Calibri"/>
          <w:color w:val="000000" w:themeColor="text1"/>
          <w:sz w:val="24"/>
        </w:rPr>
        <w:t xml:space="preserve">the report or </w:t>
      </w:r>
      <w:r w:rsidR="00486AC9" w:rsidRPr="009C4A8E">
        <w:rPr>
          <w:rFonts w:ascii="Calibri" w:hAnsi="Calibri" w:cs="Calibri"/>
          <w:color w:val="000000" w:themeColor="text1"/>
          <w:sz w:val="24"/>
        </w:rPr>
        <w:t xml:space="preserve">the </w:t>
      </w:r>
      <w:r w:rsidR="007276AC" w:rsidRPr="009C4A8E">
        <w:rPr>
          <w:rFonts w:ascii="Calibri" w:hAnsi="Calibri" w:cs="Calibri"/>
          <w:color w:val="000000" w:themeColor="text1"/>
          <w:sz w:val="24"/>
        </w:rPr>
        <w:t xml:space="preserve">design </w:t>
      </w:r>
      <w:r w:rsidR="00486AC9" w:rsidRPr="009C4A8E">
        <w:rPr>
          <w:rFonts w:ascii="Calibri" w:hAnsi="Calibri" w:cs="Calibri"/>
          <w:color w:val="000000" w:themeColor="text1"/>
          <w:sz w:val="24"/>
        </w:rPr>
        <w:t>description</w:t>
      </w:r>
      <w:r w:rsidR="007276AC" w:rsidRPr="009C4A8E">
        <w:rPr>
          <w:rFonts w:ascii="Calibri" w:hAnsi="Calibri" w:cs="Calibri"/>
          <w:color w:val="000000" w:themeColor="text1"/>
          <w:sz w:val="24"/>
        </w:rPr>
        <w:t xml:space="preserve"> of the trial aim</w:t>
      </w:r>
      <w:r w:rsidRPr="009C4A8E">
        <w:rPr>
          <w:rFonts w:ascii="Calibri" w:hAnsi="Calibri" w:cs="Calibri"/>
          <w:color w:val="000000" w:themeColor="text1"/>
          <w:sz w:val="24"/>
        </w:rPr>
        <w:t>,</w:t>
      </w:r>
      <w:r w:rsidR="00486AC9" w:rsidRPr="009C4A8E">
        <w:rPr>
          <w:rFonts w:ascii="Calibri" w:hAnsi="Calibri" w:cs="Calibri"/>
          <w:color w:val="000000" w:themeColor="text1"/>
          <w:sz w:val="24"/>
        </w:rPr>
        <w:t xml:space="preserve"> (2) the report of</w:t>
      </w:r>
      <w:r w:rsidR="005A035A" w:rsidRPr="009C4A8E">
        <w:rPr>
          <w:rFonts w:ascii="Calibri" w:hAnsi="Calibri" w:cs="Calibri"/>
          <w:color w:val="000000" w:themeColor="text1"/>
          <w:sz w:val="24"/>
        </w:rPr>
        <w:t xml:space="preserve"> primary </w:t>
      </w:r>
      <w:r w:rsidRPr="009C4A8E">
        <w:rPr>
          <w:rFonts w:ascii="Calibri" w:hAnsi="Calibri" w:cs="Calibri"/>
          <w:color w:val="000000" w:themeColor="text1"/>
          <w:sz w:val="24"/>
        </w:rPr>
        <w:t>endpoint</w:t>
      </w:r>
      <w:r w:rsidR="00486AC9" w:rsidRPr="009C4A8E">
        <w:rPr>
          <w:rFonts w:ascii="Calibri" w:hAnsi="Calibri" w:cs="Calibri"/>
          <w:color w:val="000000" w:themeColor="text1"/>
          <w:sz w:val="24"/>
        </w:rPr>
        <w:t>(</w:t>
      </w:r>
      <w:r w:rsidRPr="009C4A8E">
        <w:rPr>
          <w:rFonts w:ascii="Calibri" w:hAnsi="Calibri" w:cs="Calibri"/>
          <w:color w:val="000000" w:themeColor="text1"/>
          <w:sz w:val="24"/>
        </w:rPr>
        <w:t>s</w:t>
      </w:r>
      <w:r w:rsidR="00486AC9" w:rsidRPr="009C4A8E">
        <w:rPr>
          <w:rFonts w:ascii="Calibri" w:hAnsi="Calibri" w:cs="Calibri"/>
          <w:color w:val="000000" w:themeColor="text1"/>
          <w:sz w:val="24"/>
        </w:rPr>
        <w:t>)</w:t>
      </w:r>
      <w:r w:rsidRPr="009C4A8E">
        <w:rPr>
          <w:rFonts w:ascii="Calibri" w:hAnsi="Calibri" w:cs="Calibri"/>
          <w:color w:val="000000" w:themeColor="text1"/>
          <w:sz w:val="24"/>
        </w:rPr>
        <w:t xml:space="preserve">, </w:t>
      </w:r>
      <w:r w:rsidR="00523CC2" w:rsidRPr="009C4A8E">
        <w:rPr>
          <w:rFonts w:ascii="Calibri" w:hAnsi="Calibri" w:cs="Calibri"/>
          <w:color w:val="000000" w:themeColor="text1"/>
          <w:sz w:val="24"/>
        </w:rPr>
        <w:t xml:space="preserve">and </w:t>
      </w:r>
      <w:r w:rsidR="00486AC9" w:rsidRPr="009C4A8E">
        <w:rPr>
          <w:rFonts w:ascii="Calibri" w:hAnsi="Calibri" w:cs="Calibri"/>
          <w:color w:val="000000" w:themeColor="text1"/>
          <w:sz w:val="24"/>
        </w:rPr>
        <w:t xml:space="preserve">(3) the </w:t>
      </w:r>
      <w:r w:rsidR="005A035A" w:rsidRPr="009C4A8E">
        <w:rPr>
          <w:rFonts w:ascii="Calibri" w:hAnsi="Calibri" w:cs="Calibri"/>
          <w:color w:val="000000" w:themeColor="text1"/>
          <w:sz w:val="24"/>
        </w:rPr>
        <w:t xml:space="preserve">consideration of clinical relevance for </w:t>
      </w:r>
      <w:r w:rsidRPr="009C4A8E">
        <w:rPr>
          <w:rFonts w:ascii="Calibri" w:hAnsi="Calibri" w:cs="Calibri"/>
          <w:color w:val="000000" w:themeColor="text1"/>
          <w:sz w:val="24"/>
        </w:rPr>
        <w:t>sample size calculation</w:t>
      </w:r>
      <w:r w:rsidR="005A035A" w:rsidRPr="009C4A8E">
        <w:rPr>
          <w:rFonts w:ascii="Calibri" w:hAnsi="Calibri" w:cs="Calibri"/>
          <w:color w:val="000000" w:themeColor="text1"/>
          <w:sz w:val="24"/>
        </w:rPr>
        <w:t xml:space="preserve"> and </w:t>
      </w:r>
      <w:r w:rsidR="00486AC9" w:rsidRPr="009C4A8E">
        <w:rPr>
          <w:rFonts w:ascii="Calibri" w:hAnsi="Calibri" w:cs="Calibri"/>
          <w:color w:val="000000" w:themeColor="text1"/>
          <w:sz w:val="24"/>
        </w:rPr>
        <w:t>(4)</w:t>
      </w:r>
      <w:r w:rsidR="00523CC2" w:rsidRPr="009C4A8E">
        <w:rPr>
          <w:rFonts w:ascii="Calibri" w:hAnsi="Calibri" w:cs="Calibri"/>
          <w:color w:val="000000" w:themeColor="text1"/>
          <w:sz w:val="24"/>
        </w:rPr>
        <w:t xml:space="preserve"> for</w:t>
      </w:r>
      <w:r w:rsidR="00486AC9" w:rsidRPr="009C4A8E">
        <w:rPr>
          <w:rFonts w:ascii="Calibri" w:hAnsi="Calibri" w:cs="Calibri"/>
          <w:color w:val="000000" w:themeColor="text1"/>
          <w:sz w:val="24"/>
        </w:rPr>
        <w:t xml:space="preserve"> </w:t>
      </w:r>
      <w:r w:rsidR="005A035A" w:rsidRPr="009C4A8E">
        <w:rPr>
          <w:rFonts w:ascii="Calibri" w:hAnsi="Calibri" w:cs="Calibri"/>
          <w:color w:val="000000" w:themeColor="text1"/>
          <w:sz w:val="24"/>
        </w:rPr>
        <w:t>results interpretation</w:t>
      </w:r>
      <w:r w:rsidRPr="009C4A8E">
        <w:rPr>
          <w:rFonts w:ascii="Calibri" w:hAnsi="Calibri" w:cs="Calibri"/>
          <w:color w:val="000000" w:themeColor="text1"/>
          <w:sz w:val="24"/>
        </w:rPr>
        <w:t>.</w:t>
      </w:r>
      <w:r w:rsidR="00523CC2" w:rsidRPr="009C4A8E">
        <w:rPr>
          <w:rFonts w:ascii="Calibri" w:hAnsi="Calibri" w:cs="Calibri"/>
          <w:color w:val="000000" w:themeColor="text1"/>
          <w:sz w:val="24"/>
        </w:rPr>
        <w:t xml:space="preserve"> We systematically extracted data from published RCTs and their respective pre-trial documents in case of missing or discordant values.</w:t>
      </w:r>
      <w:r w:rsidR="0019617F" w:rsidRPr="009C4A8E">
        <w:rPr>
          <w:rFonts w:ascii="Calibri" w:hAnsi="Calibri" w:cs="Calibri"/>
          <w:color w:val="000000" w:themeColor="text1"/>
          <w:sz w:val="24"/>
        </w:rPr>
        <w:t xml:space="preserve"> </w:t>
      </w:r>
    </w:p>
    <w:p w14:paraId="481B37CD" w14:textId="7E2D5260" w:rsidR="00D96158" w:rsidRPr="009C4A8E" w:rsidRDefault="00D96158">
      <w:pPr>
        <w:spacing w:line="480" w:lineRule="auto"/>
        <w:jc w:val="left"/>
        <w:rPr>
          <w:rFonts w:ascii="Calibri" w:hAnsi="Calibri" w:cs="Calibri"/>
          <w:color w:val="000000" w:themeColor="text1"/>
          <w:sz w:val="24"/>
        </w:rPr>
        <w:pPrChange w:id="41" w:author="fariba abbassi" w:date="2026-02-06T11:54:00Z" w16du:dateUtc="2026-02-06T10:54:00Z">
          <w:pPr>
            <w:spacing w:line="480" w:lineRule="auto"/>
          </w:pPr>
        </w:pPrChange>
      </w:pPr>
      <w:r w:rsidRPr="009C4A8E">
        <w:rPr>
          <w:rFonts w:ascii="Calibri" w:hAnsi="Calibri" w:cs="Calibri"/>
          <w:b/>
          <w:bCs/>
          <w:color w:val="000000" w:themeColor="text1"/>
          <w:sz w:val="24"/>
        </w:rPr>
        <w:t>Results:</w:t>
      </w:r>
      <w:r w:rsidRPr="009C4A8E">
        <w:rPr>
          <w:rFonts w:ascii="Calibri" w:hAnsi="Calibri" w:cs="Calibri"/>
          <w:color w:val="000000" w:themeColor="text1"/>
          <w:sz w:val="24"/>
        </w:rPr>
        <w:t xml:space="preserve"> We identified</w:t>
      </w:r>
      <w:r w:rsidR="00523CC2" w:rsidRPr="009C4A8E">
        <w:rPr>
          <w:rFonts w:ascii="Calibri" w:hAnsi="Calibri" w:cs="Calibri"/>
          <w:color w:val="000000" w:themeColor="text1"/>
          <w:sz w:val="24"/>
        </w:rPr>
        <w:t xml:space="preserve"> 170 published RCTs; for XX, no p</w:t>
      </w:r>
      <w:r w:rsidRPr="009C4A8E">
        <w:rPr>
          <w:rFonts w:ascii="Calibri" w:hAnsi="Calibri" w:cs="Calibri"/>
          <w:color w:val="000000" w:themeColor="text1"/>
          <w:sz w:val="24"/>
        </w:rPr>
        <w:t xml:space="preserve">re-trial document </w:t>
      </w:r>
      <w:r w:rsidR="00523CC2" w:rsidRPr="009C4A8E">
        <w:rPr>
          <w:rFonts w:ascii="Calibri" w:hAnsi="Calibri" w:cs="Calibri"/>
          <w:color w:val="000000" w:themeColor="text1"/>
          <w:sz w:val="24"/>
        </w:rPr>
        <w:t>was</w:t>
      </w:r>
      <w:r w:rsidRPr="009C4A8E">
        <w:rPr>
          <w:rFonts w:ascii="Calibri" w:hAnsi="Calibri" w:cs="Calibri"/>
          <w:color w:val="000000" w:themeColor="text1"/>
          <w:sz w:val="24"/>
        </w:rPr>
        <w:t xml:space="preserve"> available</w:t>
      </w:r>
      <w:r w:rsidR="00523CC2" w:rsidRPr="009C4A8E">
        <w:rPr>
          <w:rFonts w:ascii="Calibri" w:hAnsi="Calibri" w:cs="Calibri"/>
          <w:color w:val="000000" w:themeColor="text1"/>
          <w:sz w:val="24"/>
        </w:rPr>
        <w:t xml:space="preserve">. </w:t>
      </w:r>
      <w:r w:rsidR="007276AC" w:rsidRPr="009C4A8E">
        <w:rPr>
          <w:rFonts w:ascii="Calibri" w:hAnsi="Calibri" w:cs="Calibri"/>
          <w:color w:val="000000" w:themeColor="text1"/>
          <w:sz w:val="24"/>
        </w:rPr>
        <w:t xml:space="preserve">Only X RCTs (XX%) fulfilled the four pre-defined criteria. XX did neither describe nor report the trial aim, XX (XX%) did not define specific primary endpoint(s), </w:t>
      </w:r>
      <w:r w:rsidR="00523CC2" w:rsidRPr="009C4A8E">
        <w:rPr>
          <w:rFonts w:ascii="Calibri" w:hAnsi="Calibri" w:cs="Calibri"/>
          <w:color w:val="000000" w:themeColor="text1"/>
          <w:sz w:val="24"/>
        </w:rPr>
        <w:t>XX</w:t>
      </w:r>
      <w:r w:rsidR="007276AC" w:rsidRPr="009C4A8E">
        <w:rPr>
          <w:rFonts w:ascii="Calibri" w:hAnsi="Calibri" w:cs="Calibri"/>
          <w:color w:val="000000" w:themeColor="text1"/>
          <w:sz w:val="24"/>
        </w:rPr>
        <w:t xml:space="preserve"> (%) did not</w:t>
      </w:r>
      <w:r w:rsidR="00523CC2" w:rsidRPr="009C4A8E">
        <w:rPr>
          <w:rFonts w:ascii="Calibri" w:hAnsi="Calibri" w:cs="Calibri"/>
          <w:color w:val="000000" w:themeColor="text1"/>
          <w:sz w:val="24"/>
        </w:rPr>
        <w:t xml:space="preserve"> </w:t>
      </w:r>
      <w:r w:rsidR="007276AC" w:rsidRPr="009C4A8E">
        <w:rPr>
          <w:rFonts w:ascii="Calibri" w:hAnsi="Calibri" w:cs="Calibri"/>
          <w:color w:val="000000" w:themeColor="text1"/>
          <w:sz w:val="24"/>
        </w:rPr>
        <w:t>incorporate clinical relevance in the sample size calculation, XX(%) did not integrate clinical relevance in the discussion of the results.</w:t>
      </w:r>
      <w:r w:rsidRPr="009C4A8E">
        <w:rPr>
          <w:rFonts w:ascii="Calibri" w:hAnsi="Calibri" w:cs="Calibri"/>
          <w:color w:val="000000" w:themeColor="text1"/>
          <w:sz w:val="24"/>
        </w:rPr>
        <w:t xml:space="preserve"> </w:t>
      </w:r>
    </w:p>
    <w:p w14:paraId="1A17FFC2" w14:textId="4DFA5C9D" w:rsidR="00324894" w:rsidRPr="009C4A8E" w:rsidRDefault="00D96158" w:rsidP="00996943">
      <w:pPr>
        <w:spacing w:before="0" w:after="0" w:line="480" w:lineRule="auto"/>
        <w:jc w:val="left"/>
        <w:rPr>
          <w:rFonts w:ascii="Calibri" w:hAnsi="Calibri" w:cs="Calibri"/>
          <w:color w:val="000000" w:themeColor="text1"/>
          <w:sz w:val="24"/>
        </w:rPr>
      </w:pPr>
      <w:r w:rsidRPr="009C4A8E">
        <w:rPr>
          <w:rFonts w:ascii="Calibri" w:hAnsi="Calibri" w:cs="Calibri"/>
          <w:b/>
          <w:color w:val="000000" w:themeColor="text1"/>
          <w:sz w:val="24"/>
        </w:rPr>
        <w:t>Conclusion:</w:t>
      </w:r>
      <w:r w:rsidRPr="009C4A8E">
        <w:rPr>
          <w:rFonts w:ascii="Calibri" w:hAnsi="Calibri" w:cs="Calibri"/>
          <w:color w:val="000000" w:themeColor="text1"/>
          <w:sz w:val="24"/>
        </w:rPr>
        <w:t xml:space="preserve"> </w:t>
      </w:r>
      <w:commentRangeStart w:id="42"/>
      <w:r w:rsidR="00AC6BBE" w:rsidRPr="009C4A8E">
        <w:rPr>
          <w:rFonts w:ascii="Calibri" w:hAnsi="Calibri" w:cs="Calibri"/>
          <w:color w:val="000000" w:themeColor="text1"/>
          <w:sz w:val="24"/>
        </w:rPr>
        <w:t>C</w:t>
      </w:r>
      <w:r w:rsidRPr="009C4A8E">
        <w:rPr>
          <w:rFonts w:ascii="Calibri" w:hAnsi="Calibri" w:cs="Calibri"/>
          <w:color w:val="000000" w:themeColor="text1"/>
          <w:sz w:val="24"/>
        </w:rPr>
        <w:t xml:space="preserve">linical </w:t>
      </w:r>
      <w:r w:rsidR="00AC6BBE" w:rsidRPr="009C4A8E">
        <w:rPr>
          <w:rFonts w:ascii="Calibri" w:hAnsi="Calibri" w:cs="Calibri"/>
          <w:color w:val="000000" w:themeColor="text1"/>
          <w:sz w:val="24"/>
        </w:rPr>
        <w:t>integration in trial planning and interpretation was</w:t>
      </w:r>
      <w:r w:rsidRPr="009C4A8E">
        <w:rPr>
          <w:rFonts w:ascii="Calibri" w:hAnsi="Calibri" w:cs="Calibri"/>
          <w:color w:val="000000" w:themeColor="text1"/>
          <w:sz w:val="24"/>
        </w:rPr>
        <w:t xml:space="preserve"> lacking</w:t>
      </w:r>
      <w:r w:rsidR="00AC6BBE" w:rsidRPr="009C4A8E">
        <w:rPr>
          <w:rFonts w:ascii="Calibri" w:hAnsi="Calibri" w:cs="Calibri"/>
          <w:color w:val="000000" w:themeColor="text1"/>
          <w:sz w:val="24"/>
        </w:rPr>
        <w:t xml:space="preserve"> in most published RCTs</w:t>
      </w:r>
      <w:r w:rsidRPr="009C4A8E">
        <w:rPr>
          <w:rFonts w:ascii="Calibri" w:hAnsi="Calibri" w:cs="Calibri"/>
          <w:color w:val="000000" w:themeColor="text1"/>
          <w:sz w:val="24"/>
        </w:rPr>
        <w:t xml:space="preserve">. More than </w:t>
      </w:r>
      <w:r w:rsidR="00AC6BBE" w:rsidRPr="009C4A8E">
        <w:rPr>
          <w:rFonts w:ascii="Calibri" w:hAnsi="Calibri" w:cs="Calibri"/>
          <w:color w:val="000000" w:themeColor="text1"/>
          <w:sz w:val="24"/>
        </w:rPr>
        <w:t>XX</w:t>
      </w:r>
      <w:r w:rsidR="004D2DEA" w:rsidRPr="009C4A8E">
        <w:rPr>
          <w:rFonts w:ascii="Calibri" w:hAnsi="Calibri" w:cs="Calibri"/>
          <w:color w:val="000000" w:themeColor="text1"/>
          <w:sz w:val="24"/>
        </w:rPr>
        <w:t>%</w:t>
      </w:r>
      <w:r w:rsidRPr="009C4A8E">
        <w:rPr>
          <w:rFonts w:ascii="Calibri" w:hAnsi="Calibri" w:cs="Calibri"/>
          <w:color w:val="000000" w:themeColor="text1"/>
          <w:sz w:val="24"/>
        </w:rPr>
        <w:t xml:space="preserve"> of trials failed to demonstrate superiority and might have offered more meaningful guidance to clinical practice if designed as non-inferiority trials. These </w:t>
      </w:r>
      <w:r w:rsidRPr="009C4A8E">
        <w:rPr>
          <w:rFonts w:ascii="Calibri" w:hAnsi="Calibri" w:cs="Calibri"/>
          <w:color w:val="000000" w:themeColor="text1"/>
          <w:sz w:val="24"/>
        </w:rPr>
        <w:lastRenderedPageBreak/>
        <w:t>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42"/>
      <w:r w:rsidR="004D2DEA" w:rsidRPr="009C4A8E">
        <w:rPr>
          <w:rStyle w:val="Kommentarzeichen"/>
          <w:rFonts w:ascii="Calibri" w:hAnsi="Calibri" w:cs="Calibri"/>
          <w:color w:val="000000" w:themeColor="text1"/>
          <w:sz w:val="24"/>
          <w:szCs w:val="24"/>
        </w:rPr>
        <w:commentReference w:id="42"/>
      </w:r>
      <w:r w:rsidRPr="009C4A8E">
        <w:rPr>
          <w:rFonts w:ascii="Calibri" w:hAnsi="Calibri" w:cs="Calibri"/>
          <w:color w:val="000000" w:themeColor="text1"/>
          <w:sz w:val="24"/>
        </w:rPr>
        <w:t>.</w:t>
      </w:r>
    </w:p>
    <w:p w14:paraId="66530784" w14:textId="77777777" w:rsidR="00500F53" w:rsidRPr="009C4A8E" w:rsidRDefault="00500F53" w:rsidP="00996943">
      <w:pPr>
        <w:spacing w:before="0" w:after="0" w:line="480" w:lineRule="auto"/>
        <w:jc w:val="left"/>
        <w:rPr>
          <w:rFonts w:ascii="Calibri" w:hAnsi="Calibri" w:cs="Calibri"/>
          <w:color w:val="000000" w:themeColor="text1"/>
          <w:sz w:val="24"/>
        </w:rPr>
      </w:pPr>
    </w:p>
    <w:p w14:paraId="499BDFFA" w14:textId="77777777" w:rsidR="00D7190A" w:rsidRPr="009C4A8E" w:rsidRDefault="00D7190A" w:rsidP="00996943">
      <w:pPr>
        <w:spacing w:before="0" w:after="0" w:line="480" w:lineRule="auto"/>
        <w:jc w:val="left"/>
        <w:rPr>
          <w:rFonts w:ascii="Calibri" w:hAnsi="Calibri" w:cs="Calibri"/>
          <w:color w:val="000000" w:themeColor="text1"/>
          <w:sz w:val="24"/>
        </w:rPr>
      </w:pPr>
    </w:p>
    <w:p w14:paraId="5705D888" w14:textId="77777777" w:rsidR="00D7190A" w:rsidRPr="009C4A8E" w:rsidRDefault="00D7190A" w:rsidP="00996943">
      <w:pPr>
        <w:spacing w:before="0" w:after="0" w:line="480" w:lineRule="auto"/>
        <w:jc w:val="left"/>
        <w:rPr>
          <w:rFonts w:ascii="Calibri" w:hAnsi="Calibri" w:cs="Calibri"/>
          <w:color w:val="000000" w:themeColor="text1"/>
          <w:sz w:val="24"/>
        </w:rPr>
      </w:pPr>
      <w:r w:rsidRPr="009C4A8E">
        <w:rPr>
          <w:rFonts w:ascii="Calibri" w:hAnsi="Calibri" w:cs="Calibri"/>
          <w:color w:val="000000" w:themeColor="text1"/>
          <w:sz w:val="24"/>
        </w:rPr>
        <w:t>Abstract ≤ 250 w</w:t>
      </w:r>
    </w:p>
    <w:p w14:paraId="18424DD6" w14:textId="3D23BD9A" w:rsidR="00D7190A" w:rsidRPr="009C4A8E" w:rsidRDefault="00D7190A" w:rsidP="00996943">
      <w:pPr>
        <w:spacing w:before="0" w:after="0" w:line="480" w:lineRule="auto"/>
        <w:jc w:val="left"/>
        <w:rPr>
          <w:rFonts w:ascii="Calibri" w:hAnsi="Calibri" w:cs="Calibri"/>
          <w:color w:val="000000" w:themeColor="text1"/>
          <w:sz w:val="24"/>
        </w:rPr>
      </w:pPr>
      <w:r w:rsidRPr="009C4A8E">
        <w:rPr>
          <w:rFonts w:ascii="Calibri" w:hAnsi="Calibri" w:cs="Calibri"/>
          <w:color w:val="000000" w:themeColor="text1"/>
          <w:sz w:val="24"/>
        </w:rPr>
        <w:t>Intro to con</w:t>
      </w:r>
      <w:r w:rsidR="007A68E3" w:rsidRPr="009C4A8E">
        <w:rPr>
          <w:rFonts w:ascii="Calibri" w:hAnsi="Calibri" w:cs="Calibri"/>
          <w:color w:val="000000" w:themeColor="text1"/>
          <w:sz w:val="24"/>
        </w:rPr>
        <w:t>c</w:t>
      </w:r>
      <w:r w:rsidRPr="009C4A8E">
        <w:rPr>
          <w:rFonts w:ascii="Calibri" w:hAnsi="Calibri" w:cs="Calibri"/>
          <w:color w:val="000000" w:themeColor="text1"/>
          <w:sz w:val="24"/>
        </w:rPr>
        <w:t xml:space="preserve">lusion: ≤ 2600 words, </w:t>
      </w:r>
    </w:p>
    <w:p w14:paraId="33F09077" w14:textId="3E4C82CA" w:rsidR="00D7190A" w:rsidRPr="009C4A8E" w:rsidRDefault="00D7190A" w:rsidP="00996943">
      <w:pPr>
        <w:spacing w:before="0" w:after="0" w:line="480" w:lineRule="auto"/>
        <w:jc w:val="left"/>
        <w:rPr>
          <w:rFonts w:ascii="Calibri" w:hAnsi="Calibri" w:cs="Calibri"/>
          <w:b/>
          <w:bCs/>
          <w:color w:val="000000" w:themeColor="text1"/>
          <w:sz w:val="24"/>
        </w:rPr>
      </w:pPr>
      <w:r w:rsidRPr="009C4A8E">
        <w:rPr>
          <w:rFonts w:ascii="Calibri" w:hAnsi="Calibri" w:cs="Calibri"/>
          <w:color w:val="000000" w:themeColor="text1"/>
          <w:sz w:val="24"/>
        </w:rPr>
        <w:t>50 references maximum, 4 "inserts" (figures and/or tables). </w:t>
      </w:r>
    </w:p>
    <w:p w14:paraId="50CEC94E" w14:textId="77777777" w:rsidR="00A85A09" w:rsidRPr="009C4A8E" w:rsidRDefault="00A85A09" w:rsidP="00996943">
      <w:pPr>
        <w:spacing w:before="0" w:after="160" w:line="480" w:lineRule="auto"/>
        <w:jc w:val="left"/>
        <w:rPr>
          <w:rFonts w:ascii="Calibri" w:eastAsiaTheme="majorEastAsia" w:hAnsi="Calibri" w:cs="Calibri"/>
          <w:b/>
          <w:bCs/>
          <w:iCs/>
          <w:color w:val="000000" w:themeColor="text1"/>
          <w:kern w:val="0"/>
          <w:sz w:val="24"/>
          <w14:ligatures w14:val="none"/>
        </w:rPr>
      </w:pPr>
      <w:r w:rsidRPr="009C4A8E">
        <w:rPr>
          <w:rFonts w:ascii="Calibri" w:hAnsi="Calibri" w:cs="Calibri"/>
          <w:color w:val="000000" w:themeColor="text1"/>
          <w:sz w:val="24"/>
        </w:rPr>
        <w:br w:type="page"/>
      </w:r>
    </w:p>
    <w:p w14:paraId="21AB7F0E" w14:textId="56D8A8C1" w:rsidR="00203336" w:rsidRPr="004C0351" w:rsidRDefault="00203336">
      <w:pPr>
        <w:pStyle w:val="Titre11"/>
        <w:spacing w:line="480" w:lineRule="auto"/>
        <w:jc w:val="left"/>
        <w:rPr>
          <w:rFonts w:ascii="Calibri" w:hAnsi="Calibri" w:cs="Calibri"/>
          <w:color w:val="000000" w:themeColor="text1"/>
          <w:sz w:val="28"/>
          <w:szCs w:val="28"/>
          <w:rPrChange w:id="43" w:author="fariba abbassi" w:date="2026-02-06T12:29:00Z" w16du:dateUtc="2026-02-06T11:29:00Z">
            <w:rPr>
              <w:rFonts w:ascii="Calibri" w:hAnsi="Calibri" w:cs="Calibri"/>
              <w:color w:val="000000" w:themeColor="text1"/>
              <w:sz w:val="24"/>
              <w:szCs w:val="24"/>
            </w:rPr>
          </w:rPrChange>
        </w:rPr>
        <w:pPrChange w:id="44"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45" w:author="fariba abbassi" w:date="2026-02-06T12:29:00Z" w16du:dateUtc="2026-02-06T11:29:00Z">
            <w:rPr>
              <w:rFonts w:ascii="Calibri" w:hAnsi="Calibri" w:cs="Calibri"/>
              <w:color w:val="000000" w:themeColor="text1"/>
              <w:sz w:val="24"/>
              <w:szCs w:val="24"/>
            </w:rPr>
          </w:rPrChange>
        </w:rPr>
        <w:lastRenderedPageBreak/>
        <w:t>INTRODUCTION</w:t>
      </w:r>
      <w:bookmarkEnd w:id="35"/>
    </w:p>
    <w:p w14:paraId="0EDB53AB" w14:textId="6F5FC224" w:rsidR="00626B74" w:rsidRPr="009C4A8E" w:rsidRDefault="00626B74">
      <w:pPr>
        <w:spacing w:line="480" w:lineRule="auto"/>
        <w:jc w:val="left"/>
        <w:rPr>
          <w:rFonts w:ascii="Calibri" w:eastAsia="Times New Roman" w:hAnsi="Calibri" w:cs="Calibri"/>
          <w:color w:val="000000" w:themeColor="text1"/>
          <w:kern w:val="0"/>
          <w:sz w:val="24"/>
          <w:lang w:eastAsia="de-DE"/>
          <w14:ligatures w14:val="none"/>
        </w:rPr>
        <w:pPrChange w:id="46" w:author="fariba abbassi" w:date="2026-02-06T11:54:00Z" w16du:dateUtc="2026-02-06T10:54:00Z">
          <w:pPr>
            <w:spacing w:line="480" w:lineRule="auto"/>
          </w:pPr>
        </w:pPrChange>
      </w:pPr>
      <w:r w:rsidRPr="009C4A8E">
        <w:rPr>
          <w:rFonts w:ascii="Calibri" w:hAnsi="Calibri" w:cs="Calibri"/>
          <w:color w:val="000000" w:themeColor="text1"/>
          <w:sz w:val="24"/>
        </w:rPr>
        <w:t>Randomized controlled trials (RCTs) are considered the gold standard for generating surgical evidence. However, surgical RCTs are frequently incompletely and inconsistently reported and often fail to place patients and patient-relevant outcomes at the center of their research</w:t>
      </w:r>
      <w:r w:rsidR="006746E2" w:rsidRPr="009C4A8E">
        <w:rPr>
          <w:rFonts w:ascii="Calibri" w:eastAsia="Times New Roman" w:hAnsi="Calibri" w:cs="Calibri"/>
          <w:color w:val="000000" w:themeColor="text1"/>
          <w:kern w:val="0"/>
          <w:sz w:val="24"/>
          <w:lang w:eastAsia="de-DE"/>
          <w14:ligatures w14:val="none"/>
        </w:rPr>
        <w:fldChar w:fldCharType="begin"/>
      </w:r>
      <w:r w:rsidR="006746E2" w:rsidRPr="009C4A8E">
        <w:rPr>
          <w:rFonts w:ascii="Calibri" w:eastAsia="Times New Roman" w:hAnsi="Calibri" w:cs="Calibri"/>
          <w:color w:val="000000" w:themeColor="text1"/>
          <w:kern w:val="0"/>
          <w:sz w:val="24"/>
          <w:lang w:eastAsia="de-DE"/>
          <w14:ligatures w14:val="none"/>
        </w:rPr>
        <w:instrText xml:space="preserve"> ADDIN EN.CITE &lt;EndNote&gt;&lt;Cite&gt;&lt;Author&gt;Abbassi&lt;/Author&gt;&lt;Year&gt;2024&lt;/Year&gt;&lt;RecNum&gt;39907&lt;/RecNum&gt;&lt;DisplayText&gt;&lt;style face="superscript"&gt;1&lt;/style&gt;&lt;/DisplayText&gt;&lt;record&gt;&lt;rec-number&gt;39907&lt;/rec-number&gt;&lt;foreign-keys&gt;&lt;key app="EN" db-id="fw9fd0w9sdz5r9evrzivdtfx5eef2fxv0590" timestamp="1733474586"&gt;39907&lt;/key&gt;&lt;/foreign-keys&gt;&lt;ref-type name="Journal Article"&gt;17&lt;/ref-type&gt;&lt;contributors&gt;&lt;authors&gt;&lt;author&gt;Abbassi, F.&lt;/author&gt;&lt;author&gt;Pfister, M.&lt;/author&gt;&lt;author&gt;Domenghino, A.&lt;/author&gt;&lt;author&gt;Puhan, M. A.&lt;/author&gt;&lt;author&gt;Clavien, P. A.&lt;/author&gt;&lt;/authors&gt;&lt;/contributors&gt;&lt;auth-address&gt;Department of Surgery and Transplantation, University Hospital Zurich, Zurich, Switzerland.&amp;#xD;Epidemiology, Biostatistics and Prevention Institute, University of Zurich, Zurich, Switzerland.&amp;#xD;Professor of Surgery and Transplantation, University of Zurich, Wyss Translational Center, Swiss Medical Network, Zurich, Switzerland.&lt;/auth-address&gt;&lt;titles&gt;&lt;title&gt;Surgical Outcome Reporting. Moving from a Comic to a Tragic Opera?&lt;/title&gt;&lt;secondary-title&gt;Annals of Surgery&lt;/secondary-title&gt;&lt;/titles&gt;&lt;periodical&gt;&lt;full-title&gt;Annals of Surgery&lt;/full-title&gt;&lt;/periodical&gt;&lt;pages&gt;10.1097/SLA.0000000000006226&lt;/pages&gt;&lt;edition&gt;20240207&lt;/edition&gt;&lt;dates&gt;&lt;year&gt;2024&lt;/year&gt;&lt;pub-dates&gt;&lt;date&gt;Feb 7&lt;/date&gt;&lt;/pub-dates&gt;&lt;/dates&gt;&lt;isbn&gt;1528-1140 (Electronic)&amp;#xD;0003-4932 (Linking)&lt;/isbn&gt;&lt;accession-num&gt;38323468&lt;/accession-num&gt;&lt;urls&gt;&lt;related-urls&gt;&lt;url&gt;https://www.ncbi.nlm.nih.gov/pubmed/38323468&lt;/url&gt;&lt;/related-urls&gt;&lt;/urls&gt;&lt;electronic-resource-num&gt;10.1097/SLA.0000000000006226&lt;/electronic-resource-num&gt;&lt;remote-database-name&gt;Publisher&lt;/remote-database-name&gt;&lt;remote-database-provider&gt;NLM&lt;/remote-database-provider&gt;&lt;/record&gt;&lt;/Cite&gt;&lt;/EndNote&gt;</w:instrText>
      </w:r>
      <w:r w:rsidR="006746E2" w:rsidRPr="009C4A8E">
        <w:rPr>
          <w:rFonts w:ascii="Calibri" w:eastAsia="Times New Roman" w:hAnsi="Calibri" w:cs="Calibri"/>
          <w:color w:val="000000" w:themeColor="text1"/>
          <w:kern w:val="0"/>
          <w:sz w:val="24"/>
          <w:lang w:eastAsia="de-DE"/>
          <w14:ligatures w14:val="none"/>
        </w:rPr>
        <w:fldChar w:fldCharType="separate"/>
      </w:r>
      <w:r w:rsidR="006746E2" w:rsidRPr="009C4A8E">
        <w:rPr>
          <w:rFonts w:ascii="Calibri" w:eastAsia="Times New Roman" w:hAnsi="Calibri" w:cs="Calibri"/>
          <w:noProof/>
          <w:color w:val="000000" w:themeColor="text1"/>
          <w:kern w:val="0"/>
          <w:sz w:val="24"/>
          <w:vertAlign w:val="superscript"/>
          <w:lang w:eastAsia="de-DE"/>
          <w14:ligatures w14:val="none"/>
        </w:rPr>
        <w:t>1</w:t>
      </w:r>
      <w:r w:rsidR="006746E2" w:rsidRPr="009C4A8E">
        <w:rPr>
          <w:rFonts w:ascii="Calibri" w:eastAsia="Times New Roman" w:hAnsi="Calibri" w:cs="Calibri"/>
          <w:color w:val="000000" w:themeColor="text1"/>
          <w:kern w:val="0"/>
          <w:sz w:val="24"/>
          <w:lang w:eastAsia="de-DE"/>
          <w14:ligatures w14:val="none"/>
        </w:rPr>
        <w:fldChar w:fldCharType="end"/>
      </w:r>
      <w:r w:rsidR="00722096" w:rsidRPr="009C4A8E">
        <w:rPr>
          <w:rFonts w:ascii="Calibri" w:eastAsia="Times New Roman" w:hAnsi="Calibri" w:cs="Calibri"/>
          <w:color w:val="000000" w:themeColor="text1"/>
          <w:kern w:val="0"/>
          <w:sz w:val="24"/>
          <w:lang w:eastAsia="de-DE"/>
          <w14:ligatures w14:val="none"/>
        </w:rPr>
        <w:t>.</w:t>
      </w:r>
      <w:r w:rsidR="002B1355" w:rsidRPr="009C4A8E">
        <w:rPr>
          <w:rFonts w:ascii="Calibri" w:eastAsia="Times New Roman" w:hAnsi="Calibri" w:cs="Calibri"/>
          <w:color w:val="000000" w:themeColor="text1"/>
          <w:kern w:val="0"/>
          <w:sz w:val="24"/>
          <w:lang w:eastAsia="de-DE"/>
          <w14:ligatures w14:val="none"/>
        </w:rPr>
        <w:t xml:space="preserve"> </w:t>
      </w:r>
      <w:r w:rsidRPr="009C4A8E">
        <w:rPr>
          <w:rFonts w:ascii="Calibri" w:eastAsia="Times New Roman" w:hAnsi="Calibri" w:cs="Calibri"/>
          <w:color w:val="000000" w:themeColor="text1"/>
          <w:kern w:val="0"/>
          <w:sz w:val="24"/>
          <w:lang w:eastAsia="de-DE"/>
          <w14:ligatures w14:val="none"/>
        </w:rPr>
        <w:t>As a consequence, a substantial proportion of the surgical evidence base does not adequately inform patient-focused decision-making at the bedside.</w:t>
      </w:r>
      <w:r w:rsidR="00722096" w:rsidRPr="009C4A8E">
        <w:rPr>
          <w:rFonts w:ascii="Calibri" w:eastAsia="Times New Roman" w:hAnsi="Calibri" w:cs="Calibri"/>
          <w:color w:val="000000" w:themeColor="text1"/>
          <w:kern w:val="0"/>
          <w:sz w:val="24"/>
          <w:lang w:eastAsia="de-DE"/>
          <w14:ligatures w14:val="none"/>
        </w:rPr>
        <w:t xml:space="preserve"> The great effort surgical scientists put into the conduct of trials may not pay off.</w:t>
      </w:r>
    </w:p>
    <w:p w14:paraId="0F257069" w14:textId="601EE253" w:rsidR="00626B74" w:rsidRPr="009C4A8E" w:rsidRDefault="00626B74">
      <w:pPr>
        <w:spacing w:line="480" w:lineRule="auto"/>
        <w:jc w:val="left"/>
        <w:rPr>
          <w:rFonts w:ascii="Calibri" w:eastAsia="Times New Roman" w:hAnsi="Calibri" w:cs="Calibri"/>
          <w:color w:val="000000" w:themeColor="text1"/>
          <w:kern w:val="0"/>
          <w:sz w:val="24"/>
          <w:lang w:eastAsia="de-DE"/>
          <w14:ligatures w14:val="none"/>
        </w:rPr>
        <w:pPrChange w:id="47" w:author="fariba abbassi" w:date="2026-02-06T11:54:00Z" w16du:dateUtc="2026-02-06T10:54:00Z">
          <w:pPr>
            <w:spacing w:line="480" w:lineRule="auto"/>
          </w:pPr>
        </w:pPrChange>
      </w:pPr>
      <w:r w:rsidRPr="009C4A8E">
        <w:rPr>
          <w:rFonts w:ascii="Calibri" w:eastAsia="Times New Roman" w:hAnsi="Calibri" w:cs="Calibri"/>
          <w:color w:val="000000" w:themeColor="text1"/>
          <w:kern w:val="0"/>
          <w:sz w:val="24"/>
          <w:lang w:eastAsia="de-DE"/>
          <w14:ligatures w14:val="none"/>
        </w:rPr>
        <w:t xml:space="preserve">The underlying cause of this problem is likely fundamental, namely inadequate trial planning. For surgical trials to meaningfully inform clinical practice, several conditions must be fulfilled </w:t>
      </w:r>
      <w:r w:rsidR="00D64B61" w:rsidRPr="009C4A8E">
        <w:rPr>
          <w:rFonts w:ascii="Calibri" w:eastAsia="Times New Roman" w:hAnsi="Calibri" w:cs="Calibri"/>
          <w:color w:val="000000" w:themeColor="text1"/>
          <w:kern w:val="0"/>
          <w:sz w:val="24"/>
          <w:lang w:eastAsia="de-DE"/>
          <w14:ligatures w14:val="none"/>
        </w:rPr>
        <w:t xml:space="preserve">already </w:t>
      </w:r>
      <w:r w:rsidRPr="009C4A8E">
        <w:rPr>
          <w:rFonts w:ascii="Calibri" w:eastAsia="Times New Roman" w:hAnsi="Calibri" w:cs="Calibri"/>
          <w:color w:val="000000" w:themeColor="text1"/>
          <w:kern w:val="0"/>
          <w:sz w:val="24"/>
          <w:lang w:eastAsia="de-DE"/>
          <w14:ligatures w14:val="none"/>
        </w:rPr>
        <w:t xml:space="preserve">at the planning stage. The most important include explicit specification of the </w:t>
      </w:r>
      <w:del w:id="48" w:author="fariba abbassi" w:date="2026-02-06T10:14:00Z" w16du:dateUtc="2026-02-06T09:14:00Z">
        <w:r w:rsidRPr="0056771C" w:rsidDel="00D64B61">
          <w:rPr>
            <w:rFonts w:ascii="Calibri" w:eastAsia="Times New Roman" w:hAnsi="Calibri" w:cs="Calibri"/>
            <w:color w:val="000000" w:themeColor="text1"/>
            <w:kern w:val="0"/>
            <w:sz w:val="24"/>
            <w:lang w:eastAsia="de-DE"/>
            <w14:ligatures w14:val="none"/>
          </w:rPr>
          <w:delText>trial aim</w:delText>
        </w:r>
      </w:del>
      <w:ins w:id="49" w:author="fariba abbassi" w:date="2026-02-06T10:14:00Z" w16du:dateUtc="2026-02-06T09:14:00Z">
        <w:r w:rsidR="00D64B61" w:rsidRPr="009C4A8E">
          <w:rPr>
            <w:rFonts w:ascii="Calibri" w:eastAsia="Times New Roman" w:hAnsi="Calibri" w:cs="Calibri"/>
            <w:color w:val="000000" w:themeColor="text1"/>
            <w:kern w:val="0"/>
            <w:sz w:val="24"/>
            <w:lang w:eastAsia="de-DE"/>
            <w14:ligatures w14:val="none"/>
          </w:rPr>
          <w:t>hypothesis</w:t>
        </w:r>
      </w:ins>
      <w:r w:rsidRPr="009C4A8E">
        <w:rPr>
          <w:rFonts w:ascii="Calibri" w:eastAsia="Times New Roman" w:hAnsi="Calibri" w:cs="Calibri"/>
          <w:color w:val="000000" w:themeColor="text1"/>
          <w:kern w:val="0"/>
          <w:sz w:val="24"/>
          <w:lang w:eastAsia="de-DE"/>
          <w14:ligatures w14:val="none"/>
        </w:rPr>
        <w:t xml:space="preserve"> and the primary endpoint, selection of a study design aligned with that </w:t>
      </w:r>
      <w:del w:id="50" w:author="fariba abbassi" w:date="2026-02-06T10:14:00Z" w16du:dateUtc="2026-02-06T09:14:00Z">
        <w:r w:rsidRPr="009C4A8E" w:rsidDel="00D64B61">
          <w:rPr>
            <w:rFonts w:ascii="Calibri" w:eastAsia="Times New Roman" w:hAnsi="Calibri" w:cs="Calibri"/>
            <w:color w:val="000000" w:themeColor="text1"/>
            <w:kern w:val="0"/>
            <w:sz w:val="24"/>
            <w:lang w:eastAsia="de-DE"/>
            <w14:ligatures w14:val="none"/>
          </w:rPr>
          <w:delText>aim</w:delText>
        </w:r>
      </w:del>
      <w:ins w:id="51" w:author="fariba abbassi" w:date="2026-02-06T10:14:00Z" w16du:dateUtc="2026-02-06T09:14:00Z">
        <w:r w:rsidR="00D64B61" w:rsidRPr="009C4A8E">
          <w:rPr>
            <w:rFonts w:ascii="Calibri" w:eastAsia="Times New Roman" w:hAnsi="Calibri" w:cs="Calibri"/>
            <w:color w:val="000000" w:themeColor="text1"/>
            <w:kern w:val="0"/>
            <w:sz w:val="24"/>
            <w:lang w:eastAsia="de-DE"/>
            <w14:ligatures w14:val="none"/>
          </w:rPr>
          <w:t>hypothesis</w:t>
        </w:r>
      </w:ins>
      <w:r w:rsidRPr="009C4A8E">
        <w:rPr>
          <w:rFonts w:ascii="Calibri" w:eastAsia="Times New Roman" w:hAnsi="Calibri" w:cs="Calibri"/>
          <w:color w:val="000000" w:themeColor="text1"/>
          <w:kern w:val="0"/>
          <w:sz w:val="24"/>
          <w:lang w:eastAsia="de-DE"/>
          <w14:ligatures w14:val="none"/>
        </w:rPr>
        <w:t>, determination of a clinically relevant effect size such as a minimal important difference (MID) to guide sample size calculations, and interpretation of results in terms of their clinical, rather than solely statistical, significance.</w:t>
      </w:r>
    </w:p>
    <w:p w14:paraId="6A8A35E7" w14:textId="77777777" w:rsidR="001A67F1" w:rsidRPr="009C4A8E" w:rsidRDefault="00626B74">
      <w:pPr>
        <w:spacing w:line="480" w:lineRule="auto"/>
        <w:jc w:val="left"/>
        <w:rPr>
          <w:ins w:id="52" w:author="fariba abbassi" w:date="2026-02-06T10:17:00Z" w16du:dateUtc="2026-02-06T09:17:00Z"/>
          <w:rFonts w:ascii="Calibri" w:eastAsia="Times New Roman" w:hAnsi="Calibri" w:cs="Calibri"/>
          <w:color w:val="000000" w:themeColor="text1"/>
          <w:kern w:val="0"/>
          <w:sz w:val="24"/>
          <w:lang w:eastAsia="de-DE"/>
          <w14:ligatures w14:val="none"/>
        </w:rPr>
        <w:pPrChange w:id="53" w:author="fariba abbassi" w:date="2026-02-06T11:54:00Z" w16du:dateUtc="2026-02-06T10:54:00Z">
          <w:pPr>
            <w:spacing w:line="480" w:lineRule="auto"/>
          </w:pPr>
        </w:pPrChange>
      </w:pPr>
      <w:r w:rsidRPr="009C4A8E">
        <w:rPr>
          <w:rFonts w:ascii="Calibri" w:eastAsia="Times New Roman" w:hAnsi="Calibri" w:cs="Calibri"/>
          <w:color w:val="000000" w:themeColor="text1"/>
          <w:kern w:val="0"/>
          <w:sz w:val="24"/>
          <w:lang w:eastAsia="de-DE"/>
          <w14:ligatures w14:val="none"/>
        </w:rPr>
        <w:t>When the clinical question underlying a trial is insufficiently specified, downstream consequences may follow, including poorly defined primary endpoints, misaligned study designs, sample size calculations detached from clinical relevance, and interpretations that emphasize statistical significance over effects that are meaningful to patients.</w:t>
      </w:r>
      <w:r w:rsidR="00E24926" w:rsidRPr="009C4A8E">
        <w:rPr>
          <w:rFonts w:ascii="Calibri" w:eastAsia="Times New Roman" w:hAnsi="Calibri" w:cs="Calibri"/>
          <w:color w:val="000000" w:themeColor="text1"/>
          <w:kern w:val="0"/>
          <w:sz w:val="24"/>
          <w:lang w:eastAsia="de-DE"/>
          <w14:ligatures w14:val="none"/>
        </w:rPr>
        <w:t xml:space="preserve"> </w:t>
      </w:r>
    </w:p>
    <w:p w14:paraId="2005131A" w14:textId="77777777" w:rsidR="001A67F1" w:rsidRPr="009C4A8E" w:rsidRDefault="001A67F1">
      <w:pPr>
        <w:spacing w:line="480" w:lineRule="auto"/>
        <w:jc w:val="left"/>
        <w:rPr>
          <w:ins w:id="54" w:author="fariba abbassi" w:date="2026-02-06T10:17:00Z"/>
          <w:rFonts w:ascii="Calibri" w:eastAsia="Times New Roman" w:hAnsi="Calibri" w:cs="Calibri"/>
          <w:color w:val="000000" w:themeColor="text1"/>
          <w:kern w:val="0"/>
          <w:sz w:val="24"/>
          <w:lang w:eastAsia="de-DE"/>
          <w14:ligatures w14:val="none"/>
        </w:rPr>
        <w:pPrChange w:id="55" w:author="fariba abbassi" w:date="2026-02-06T11:54:00Z" w16du:dateUtc="2026-02-06T10:54:00Z">
          <w:pPr>
            <w:spacing w:line="480" w:lineRule="auto"/>
          </w:pPr>
        </w:pPrChange>
      </w:pPr>
      <w:ins w:id="56" w:author="fariba abbassi" w:date="2026-02-06T10:17:00Z">
        <w:r w:rsidRPr="009C4A8E">
          <w:rPr>
            <w:rFonts w:ascii="Calibri" w:eastAsia="Times New Roman" w:hAnsi="Calibri" w:cs="Calibri"/>
            <w:color w:val="000000" w:themeColor="text1"/>
            <w:kern w:val="0"/>
            <w:sz w:val="24"/>
            <w:lang w:eastAsia="de-DE"/>
            <w14:ligatures w14:val="none"/>
          </w:rPr>
          <w:t xml:space="preserve">Despite the central role of RCTs in shaping surgical practice, contemporary surgical trials have not been systematically evaluated with regard to these core elements across the full trajectory from trial conception to interpretation of results. </w:t>
        </w:r>
      </w:ins>
    </w:p>
    <w:p w14:paraId="08C8B068" w14:textId="61344257" w:rsidR="00DF15B0" w:rsidRPr="009C4A8E" w:rsidRDefault="007E66FC">
      <w:pPr>
        <w:spacing w:line="480" w:lineRule="auto"/>
        <w:jc w:val="left"/>
        <w:rPr>
          <w:rFonts w:ascii="Calibri" w:eastAsia="Times New Roman" w:hAnsi="Calibri" w:cs="Calibri"/>
          <w:color w:val="000000" w:themeColor="text1"/>
          <w:kern w:val="0"/>
          <w:sz w:val="24"/>
          <w:lang w:eastAsia="de-DE"/>
          <w14:ligatures w14:val="none"/>
        </w:rPr>
        <w:pPrChange w:id="57" w:author="fariba abbassi" w:date="2026-02-06T11:54:00Z" w16du:dateUtc="2026-02-06T10:54:00Z">
          <w:pPr>
            <w:spacing w:line="480" w:lineRule="auto"/>
          </w:pPr>
        </w:pPrChange>
      </w:pPr>
      <w:commentRangeStart w:id="58"/>
      <w:del w:id="59" w:author="fariba abbassi" w:date="2026-02-06T10:17:00Z" w16du:dateUtc="2026-02-06T09:17:00Z">
        <w:r w:rsidRPr="009C4A8E" w:rsidDel="001A67F1">
          <w:rPr>
            <w:rFonts w:ascii="Calibri" w:eastAsia="Times New Roman" w:hAnsi="Calibri" w:cs="Calibri"/>
            <w:color w:val="000000" w:themeColor="text1"/>
            <w:kern w:val="0"/>
            <w:sz w:val="24"/>
            <w:lang w:eastAsia="de-DE"/>
            <w14:ligatures w14:val="none"/>
          </w:rPr>
          <w:lastRenderedPageBreak/>
          <w:delText>There</w:delText>
        </w:r>
        <w:commentRangeEnd w:id="58"/>
        <w:r w:rsidR="00316F2B" w:rsidRPr="009C4A8E" w:rsidDel="001A67F1">
          <w:rPr>
            <w:rStyle w:val="Kommentarzeichen"/>
            <w:color w:val="000000" w:themeColor="text1"/>
          </w:rPr>
          <w:commentReference w:id="58"/>
        </w:r>
        <w:r w:rsidRPr="009C4A8E" w:rsidDel="001A67F1">
          <w:rPr>
            <w:rFonts w:ascii="Calibri" w:eastAsia="Times New Roman" w:hAnsi="Calibri" w:cs="Calibri"/>
            <w:color w:val="000000" w:themeColor="text1"/>
            <w:kern w:val="0"/>
            <w:sz w:val="24"/>
            <w:lang w:eastAsia="de-DE"/>
            <w14:ligatures w14:val="none"/>
          </w:rPr>
          <w:delText xml:space="preserve"> are no studies that systematically evaluated contemporary surgical RCTs</w:delText>
        </w:r>
        <w:r w:rsidR="00C6791A" w:rsidRPr="009C4A8E" w:rsidDel="001A67F1">
          <w:rPr>
            <w:rFonts w:ascii="Calibri" w:eastAsia="Times New Roman" w:hAnsi="Calibri" w:cs="Calibri"/>
            <w:color w:val="000000" w:themeColor="text1"/>
            <w:kern w:val="0"/>
            <w:sz w:val="24"/>
            <w:lang w:eastAsia="de-DE"/>
            <w14:ligatures w14:val="none"/>
          </w:rPr>
          <w:delText xml:space="preserve"> </w:delText>
        </w:r>
        <w:r w:rsidR="00E24926" w:rsidRPr="009C4A8E" w:rsidDel="001A67F1">
          <w:rPr>
            <w:rFonts w:ascii="Calibri" w:eastAsia="Times New Roman" w:hAnsi="Calibri" w:cs="Calibri"/>
            <w:color w:val="000000" w:themeColor="text1"/>
            <w:kern w:val="0"/>
            <w:sz w:val="24"/>
            <w:lang w:eastAsia="de-DE"/>
            <w14:ligatures w14:val="none"/>
          </w:rPr>
          <w:delText xml:space="preserve">with regard to these critical </w:delText>
        </w:r>
        <w:r w:rsidR="00722096" w:rsidRPr="009C4A8E" w:rsidDel="001A67F1">
          <w:rPr>
            <w:rFonts w:ascii="Calibri" w:eastAsia="Times New Roman" w:hAnsi="Calibri" w:cs="Calibri"/>
            <w:color w:val="000000" w:themeColor="text1"/>
            <w:kern w:val="0"/>
            <w:sz w:val="24"/>
            <w:lang w:eastAsia="de-DE"/>
            <w14:ligatures w14:val="none"/>
          </w:rPr>
          <w:delText>e</w:delText>
        </w:r>
        <w:r w:rsidR="00E24926" w:rsidRPr="009C4A8E" w:rsidDel="001A67F1">
          <w:rPr>
            <w:rFonts w:ascii="Calibri" w:eastAsia="Times New Roman" w:hAnsi="Calibri" w:cs="Calibri"/>
            <w:color w:val="000000" w:themeColor="text1"/>
            <w:kern w:val="0"/>
            <w:sz w:val="24"/>
            <w:lang w:eastAsia="de-DE"/>
            <w14:ligatures w14:val="none"/>
          </w:rPr>
          <w:delText>lements</w:delText>
        </w:r>
        <w:r w:rsidR="00005932" w:rsidRPr="009C4A8E" w:rsidDel="001A67F1">
          <w:rPr>
            <w:rFonts w:ascii="Calibri" w:eastAsia="Times New Roman" w:hAnsi="Calibri" w:cs="Calibri"/>
            <w:color w:val="000000" w:themeColor="text1"/>
            <w:kern w:val="0"/>
            <w:sz w:val="24"/>
            <w:lang w:eastAsia="de-DE"/>
            <w14:ligatures w14:val="none"/>
          </w:rPr>
          <w:delText xml:space="preserve">. </w:delText>
        </w:r>
      </w:del>
      <w:r w:rsidR="00005932" w:rsidRPr="009C4A8E">
        <w:rPr>
          <w:rFonts w:ascii="Calibri" w:eastAsia="Times New Roman" w:hAnsi="Calibri" w:cs="Calibri"/>
          <w:color w:val="000000" w:themeColor="text1"/>
          <w:kern w:val="0"/>
          <w:sz w:val="24"/>
          <w:lang w:eastAsia="de-DE"/>
          <w14:ligatures w14:val="none"/>
        </w:rPr>
        <w:t>Therefore, the</w:t>
      </w:r>
      <w:r w:rsidRPr="009C4A8E" w:rsidDel="00DF15B0">
        <w:rPr>
          <w:rFonts w:ascii="Calibri" w:eastAsia="Times New Roman" w:hAnsi="Calibri" w:cs="Calibri"/>
          <w:color w:val="000000" w:themeColor="text1"/>
          <w:kern w:val="0"/>
          <w:sz w:val="24"/>
          <w:lang w:eastAsia="de-DE"/>
          <w14:ligatures w14:val="none"/>
        </w:rPr>
        <w:t xml:space="preserve"> </w:t>
      </w:r>
      <w:r w:rsidR="00DF15B0" w:rsidRPr="009C4A8E">
        <w:rPr>
          <w:rFonts w:ascii="Calibri" w:eastAsia="Times New Roman" w:hAnsi="Calibri" w:cs="Calibri"/>
          <w:color w:val="000000" w:themeColor="text1"/>
          <w:kern w:val="0"/>
          <w:sz w:val="24"/>
          <w:lang w:eastAsia="de-DE"/>
          <w14:ligatures w14:val="none"/>
        </w:rPr>
        <w:t>objective</w:t>
      </w:r>
      <w:r w:rsidR="00005932" w:rsidRPr="009C4A8E">
        <w:rPr>
          <w:rFonts w:ascii="Calibri" w:eastAsia="Times New Roman" w:hAnsi="Calibri" w:cs="Calibri"/>
          <w:color w:val="000000" w:themeColor="text1"/>
          <w:kern w:val="0"/>
          <w:sz w:val="24"/>
          <w:lang w:eastAsia="de-DE"/>
          <w14:ligatures w14:val="none"/>
        </w:rPr>
        <w:t xml:space="preserve"> of this study</w:t>
      </w:r>
      <w:r w:rsidR="00DF15B0" w:rsidRPr="009C4A8E">
        <w:rPr>
          <w:rFonts w:ascii="Calibri" w:eastAsia="Times New Roman" w:hAnsi="Calibri" w:cs="Calibri"/>
          <w:color w:val="000000" w:themeColor="text1"/>
          <w:kern w:val="0"/>
          <w:sz w:val="24"/>
          <w:lang w:eastAsia="de-DE"/>
          <w14:ligatures w14:val="none"/>
        </w:rPr>
        <w:t xml:space="preserve"> </w:t>
      </w:r>
      <w:del w:id="60" w:author="fariba abbassi" w:date="2026-02-06T10:18:00Z" w16du:dateUtc="2026-02-06T09:18:00Z">
        <w:r w:rsidR="00DF15B0" w:rsidRPr="009C4A8E" w:rsidDel="001A67F1">
          <w:rPr>
            <w:rFonts w:ascii="Calibri" w:eastAsia="Times New Roman" w:hAnsi="Calibri" w:cs="Calibri"/>
            <w:color w:val="000000" w:themeColor="text1"/>
            <w:kern w:val="0"/>
            <w:sz w:val="24"/>
            <w:lang w:eastAsia="de-DE"/>
            <w14:ligatures w14:val="none"/>
          </w:rPr>
          <w:delText xml:space="preserve">is </w:delText>
        </w:r>
      </w:del>
      <w:ins w:id="61" w:author="fariba abbassi" w:date="2026-02-06T10:18:00Z" w16du:dateUtc="2026-02-06T09:18:00Z">
        <w:r w:rsidR="001A67F1" w:rsidRPr="009C4A8E">
          <w:rPr>
            <w:rFonts w:ascii="Calibri" w:eastAsia="Times New Roman" w:hAnsi="Calibri" w:cs="Calibri"/>
            <w:color w:val="000000" w:themeColor="text1"/>
            <w:kern w:val="0"/>
            <w:sz w:val="24"/>
            <w:lang w:eastAsia="de-DE"/>
            <w14:ligatures w14:val="none"/>
          </w:rPr>
          <w:t xml:space="preserve">was </w:t>
        </w:r>
      </w:ins>
      <w:r w:rsidR="00DF15B0" w:rsidRPr="009C4A8E">
        <w:rPr>
          <w:rFonts w:ascii="Calibri" w:eastAsia="Times New Roman" w:hAnsi="Calibri" w:cs="Calibri"/>
          <w:color w:val="000000" w:themeColor="text1"/>
          <w:kern w:val="0"/>
          <w:sz w:val="24"/>
          <w:lang w:eastAsia="de-DE"/>
          <w14:ligatures w14:val="none"/>
        </w:rPr>
        <w:t xml:space="preserve">to assess to what extent </w:t>
      </w:r>
      <w:del w:id="62" w:author="fariba abbassi" w:date="2026-02-06T10:18:00Z" w16du:dateUtc="2026-02-06T09:18:00Z">
        <w:r w:rsidR="00DF15B0" w:rsidRPr="009C4A8E" w:rsidDel="001A67F1">
          <w:rPr>
            <w:rFonts w:ascii="Calibri" w:eastAsia="Times New Roman" w:hAnsi="Calibri" w:cs="Calibri"/>
            <w:color w:val="000000" w:themeColor="text1"/>
            <w:kern w:val="0"/>
            <w:sz w:val="24"/>
            <w:lang w:eastAsia="de-DE"/>
            <w14:ligatures w14:val="none"/>
          </w:rPr>
          <w:delText>these trials</w:delText>
        </w:r>
      </w:del>
      <w:ins w:id="63" w:author="fariba abbassi" w:date="2026-02-06T10:18:00Z" w16du:dateUtc="2026-02-06T09:18:00Z">
        <w:r w:rsidR="001A67F1" w:rsidRPr="009C4A8E">
          <w:rPr>
            <w:rFonts w:ascii="Calibri" w:eastAsia="Times New Roman" w:hAnsi="Calibri" w:cs="Calibri"/>
            <w:color w:val="000000" w:themeColor="text1"/>
            <w:kern w:val="0"/>
            <w:sz w:val="24"/>
            <w:lang w:eastAsia="de-DE"/>
            <w14:ligatures w14:val="none"/>
          </w:rPr>
          <w:t>surgical RCTs were</w:t>
        </w:r>
      </w:ins>
      <w:del w:id="64" w:author="fariba abbassi" w:date="2026-02-06T10:18:00Z" w16du:dateUtc="2026-02-06T09:18:00Z">
        <w:r w:rsidR="00DF15B0" w:rsidRPr="009C4A8E" w:rsidDel="001A67F1">
          <w:rPr>
            <w:rFonts w:ascii="Calibri" w:eastAsia="Times New Roman" w:hAnsi="Calibri" w:cs="Calibri"/>
            <w:color w:val="000000" w:themeColor="text1"/>
            <w:kern w:val="0"/>
            <w:sz w:val="24"/>
            <w:lang w:eastAsia="de-DE"/>
            <w14:ligatures w14:val="none"/>
          </w:rPr>
          <w:delText xml:space="preserve"> are</w:delText>
        </w:r>
      </w:del>
      <w:r w:rsidR="00DF15B0" w:rsidRPr="009C4A8E">
        <w:rPr>
          <w:rFonts w:ascii="Calibri" w:eastAsia="Times New Roman" w:hAnsi="Calibri" w:cs="Calibri"/>
          <w:color w:val="000000" w:themeColor="text1"/>
          <w:kern w:val="0"/>
          <w:sz w:val="24"/>
          <w:lang w:eastAsia="de-DE"/>
          <w14:ligatures w14:val="none"/>
        </w:rPr>
        <w:t xml:space="preserve"> planned, reported, and interpreted in a manner that meaningfully informs clinical practice.</w:t>
      </w:r>
    </w:p>
    <w:p w14:paraId="2D147BFB" w14:textId="77777777" w:rsidR="00701AEC" w:rsidRPr="009C4A8E" w:rsidRDefault="00701AEC">
      <w:pPr>
        <w:spacing w:line="480" w:lineRule="auto"/>
        <w:jc w:val="left"/>
        <w:rPr>
          <w:rFonts w:ascii="Calibri" w:eastAsia="Times New Roman" w:hAnsi="Calibri" w:cs="Calibri"/>
          <w:color w:val="000000" w:themeColor="text1"/>
          <w:kern w:val="0"/>
          <w:sz w:val="24"/>
          <w:lang w:eastAsia="de-DE"/>
          <w14:ligatures w14:val="none"/>
        </w:rPr>
        <w:pPrChange w:id="65" w:author="fariba abbassi" w:date="2026-02-06T11:54:00Z" w16du:dateUtc="2026-02-06T10:54:00Z">
          <w:pPr>
            <w:spacing w:line="480" w:lineRule="auto"/>
          </w:pPr>
        </w:pPrChange>
      </w:pPr>
    </w:p>
    <w:p w14:paraId="6A969434" w14:textId="77777777" w:rsidR="00203336" w:rsidRPr="009C4A8E" w:rsidRDefault="00203336" w:rsidP="00996943">
      <w:pPr>
        <w:spacing w:before="0" w:after="0" w:line="480" w:lineRule="auto"/>
        <w:jc w:val="left"/>
        <w:rPr>
          <w:rFonts w:ascii="Calibri" w:eastAsiaTheme="majorEastAsia" w:hAnsi="Calibri" w:cs="Calibri"/>
          <w:iCs/>
          <w:color w:val="000000" w:themeColor="text1"/>
          <w:kern w:val="0"/>
          <w:sz w:val="24"/>
          <w14:ligatures w14:val="none"/>
        </w:rPr>
      </w:pPr>
      <w:r w:rsidRPr="009C4A8E">
        <w:rPr>
          <w:rFonts w:ascii="Calibri" w:hAnsi="Calibri" w:cs="Calibri"/>
          <w:color w:val="000000" w:themeColor="text1"/>
          <w:sz w:val="24"/>
        </w:rPr>
        <w:br w:type="page"/>
      </w:r>
    </w:p>
    <w:p w14:paraId="2DC07D69" w14:textId="564B06CD" w:rsidR="00203336" w:rsidRPr="004C0351" w:rsidRDefault="00203336">
      <w:pPr>
        <w:pStyle w:val="Titre11"/>
        <w:spacing w:line="480" w:lineRule="auto"/>
        <w:jc w:val="left"/>
        <w:rPr>
          <w:rFonts w:ascii="Calibri" w:hAnsi="Calibri" w:cs="Calibri"/>
          <w:color w:val="000000" w:themeColor="text1"/>
          <w:sz w:val="28"/>
          <w:szCs w:val="28"/>
          <w:rPrChange w:id="66" w:author="fariba abbassi" w:date="2026-02-06T12:29:00Z" w16du:dateUtc="2026-02-06T11:29:00Z">
            <w:rPr>
              <w:rFonts w:ascii="Calibri" w:hAnsi="Calibri" w:cs="Calibri"/>
              <w:color w:val="000000" w:themeColor="text1"/>
              <w:sz w:val="24"/>
              <w:szCs w:val="24"/>
            </w:rPr>
          </w:rPrChange>
        </w:rPr>
        <w:pPrChange w:id="67"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68" w:author="fariba abbassi" w:date="2026-02-06T12:29:00Z" w16du:dateUtc="2026-02-06T11:29:00Z">
            <w:rPr>
              <w:rFonts w:ascii="Calibri" w:hAnsi="Calibri" w:cs="Calibri"/>
              <w:color w:val="000000" w:themeColor="text1"/>
              <w:sz w:val="24"/>
              <w:szCs w:val="24"/>
            </w:rPr>
          </w:rPrChange>
        </w:rPr>
        <w:lastRenderedPageBreak/>
        <w:t>MATERIALS AND METHODS</w:t>
      </w:r>
    </w:p>
    <w:p w14:paraId="6FD064F7" w14:textId="5A6A9814" w:rsidR="007A090A" w:rsidRPr="009C4A8E" w:rsidRDefault="007A090A" w:rsidP="00996943">
      <w:pPr>
        <w:pStyle w:val="berschrift3"/>
        <w:jc w:val="left"/>
      </w:pPr>
      <w:r w:rsidRPr="009C4A8E">
        <w:t>Study Design</w:t>
      </w:r>
    </w:p>
    <w:p w14:paraId="26B84601" w14:textId="77777777" w:rsidR="00E335F1" w:rsidRPr="009C4A8E" w:rsidRDefault="007A090A" w:rsidP="00996943">
      <w:pPr>
        <w:spacing w:before="100" w:beforeAutospacing="1" w:after="100" w:afterAutospacing="1" w:line="480" w:lineRule="auto"/>
        <w:jc w:val="left"/>
        <w:rPr>
          <w:ins w:id="69" w:author="fariba abbassi" w:date="2026-02-06T10:52:00Z" w16du:dateUtc="2026-02-06T09:52:00Z"/>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 xml:space="preserve">This meta-research study </w:t>
      </w:r>
      <w:del w:id="70" w:author="fariba abbassi" w:date="2026-02-06T10:20:00Z" w16du:dateUtc="2026-02-06T09:20:00Z">
        <w:r w:rsidRPr="009C4A8E" w:rsidDel="001A67F1">
          <w:rPr>
            <w:rFonts w:ascii="Calibri" w:eastAsia="Times New Roman" w:hAnsi="Calibri" w:cs="Calibri"/>
            <w:color w:val="000000" w:themeColor="text1"/>
            <w:kern w:val="0"/>
            <w:sz w:val="24"/>
            <w:lang w:eastAsia="de-DE"/>
            <w14:ligatures w14:val="none"/>
          </w:rPr>
          <w:delText>included</w:delText>
        </w:r>
        <w:r w:rsidR="001647B5" w:rsidRPr="009C4A8E" w:rsidDel="001A67F1">
          <w:rPr>
            <w:rFonts w:ascii="Calibri" w:eastAsia="Times New Roman" w:hAnsi="Calibri" w:cs="Calibri"/>
            <w:color w:val="000000" w:themeColor="text1"/>
            <w:kern w:val="0"/>
            <w:sz w:val="24"/>
            <w:lang w:eastAsia="de-DE"/>
            <w14:ligatures w14:val="none"/>
          </w:rPr>
          <w:delText xml:space="preserve"> </w:delText>
        </w:r>
      </w:del>
      <w:ins w:id="71" w:author="fariba abbassi" w:date="2026-02-06T10:20:00Z" w16du:dateUtc="2026-02-06T09:20:00Z">
        <w:r w:rsidR="001A67F1" w:rsidRPr="009C4A8E">
          <w:rPr>
            <w:rFonts w:ascii="Calibri" w:eastAsia="Times New Roman" w:hAnsi="Calibri" w:cs="Calibri"/>
            <w:color w:val="000000" w:themeColor="text1"/>
            <w:kern w:val="0"/>
            <w:sz w:val="24"/>
            <w:lang w:eastAsia="de-DE"/>
            <w14:ligatures w14:val="none"/>
          </w:rPr>
          <w:t xml:space="preserve">comprised </w:t>
        </w:r>
      </w:ins>
      <w:r w:rsidR="001647B5" w:rsidRPr="009C4A8E">
        <w:rPr>
          <w:rFonts w:ascii="Calibri" w:eastAsia="Times New Roman" w:hAnsi="Calibri" w:cs="Calibri"/>
          <w:color w:val="000000" w:themeColor="text1"/>
          <w:kern w:val="0"/>
          <w:sz w:val="24"/>
          <w:lang w:eastAsia="de-DE"/>
          <w14:ligatures w14:val="none"/>
        </w:rPr>
        <w:t xml:space="preserve">two </w:t>
      </w:r>
      <w:ins w:id="72" w:author="fariba abbassi" w:date="2026-02-06T10:20:00Z" w16du:dateUtc="2026-02-06T09:20:00Z">
        <w:r w:rsidR="001A67F1" w:rsidRPr="009C4A8E">
          <w:rPr>
            <w:rFonts w:ascii="Calibri" w:eastAsia="Times New Roman" w:hAnsi="Calibri" w:cs="Calibri"/>
            <w:color w:val="000000" w:themeColor="text1"/>
            <w:kern w:val="0"/>
            <w:sz w:val="24"/>
            <w:lang w:eastAsia="de-DE"/>
            <w14:ligatures w14:val="none"/>
          </w:rPr>
          <w:t xml:space="preserve">sequential </w:t>
        </w:r>
      </w:ins>
      <w:r w:rsidR="00D26158" w:rsidRPr="009C4A8E">
        <w:rPr>
          <w:rFonts w:ascii="Calibri" w:eastAsia="Times New Roman" w:hAnsi="Calibri" w:cs="Calibri"/>
          <w:color w:val="000000" w:themeColor="text1"/>
          <w:kern w:val="0"/>
          <w:sz w:val="24"/>
          <w:lang w:eastAsia="de-DE"/>
          <w14:ligatures w14:val="none"/>
        </w:rPr>
        <w:t>assessments</w:t>
      </w:r>
      <w:r w:rsidR="001647B5" w:rsidRPr="009C4A8E">
        <w:rPr>
          <w:rFonts w:ascii="Calibri" w:eastAsia="Times New Roman" w:hAnsi="Calibri" w:cs="Calibri"/>
          <w:color w:val="000000" w:themeColor="text1"/>
          <w:kern w:val="0"/>
          <w:sz w:val="24"/>
          <w:lang w:eastAsia="de-DE"/>
          <w14:ligatures w14:val="none"/>
        </w:rPr>
        <w:t xml:space="preserve"> of </w:t>
      </w:r>
      <w:ins w:id="73" w:author="fariba abbassi" w:date="2026-02-06T10:20:00Z" w16du:dateUtc="2026-02-06T09:20:00Z">
        <w:r w:rsidR="001A67F1" w:rsidRPr="009C4A8E">
          <w:rPr>
            <w:rFonts w:ascii="Calibri" w:eastAsia="Times New Roman" w:hAnsi="Calibri" w:cs="Calibri"/>
            <w:color w:val="000000" w:themeColor="text1"/>
            <w:kern w:val="0"/>
            <w:sz w:val="24"/>
            <w:lang w:eastAsia="de-DE"/>
            <w14:ligatures w14:val="none"/>
          </w:rPr>
          <w:t xml:space="preserve">surgical </w:t>
        </w:r>
      </w:ins>
      <w:r w:rsidR="001647B5" w:rsidRPr="009C4A8E">
        <w:rPr>
          <w:rFonts w:ascii="Calibri" w:eastAsia="Times New Roman" w:hAnsi="Calibri" w:cs="Calibri"/>
          <w:color w:val="000000" w:themeColor="text1"/>
          <w:kern w:val="0"/>
          <w:sz w:val="24"/>
          <w:lang w:eastAsia="de-DE"/>
          <w14:ligatures w14:val="none"/>
        </w:rPr>
        <w:t>RCTs</w:t>
      </w:r>
      <w:r w:rsidR="00D26158" w:rsidRPr="009C4A8E">
        <w:rPr>
          <w:rFonts w:ascii="Calibri" w:eastAsia="Times New Roman" w:hAnsi="Calibri" w:cs="Calibri"/>
          <w:color w:val="000000" w:themeColor="text1"/>
          <w:kern w:val="0"/>
          <w:sz w:val="24"/>
          <w:lang w:eastAsia="de-DE"/>
          <w14:ligatures w14:val="none"/>
        </w:rPr>
        <w:t xml:space="preserve">. </w:t>
      </w:r>
    </w:p>
    <w:p w14:paraId="59BEBE6A" w14:textId="2D9420BA" w:rsidR="001A67F1" w:rsidRPr="009C4A8E" w:rsidRDefault="001A67F1" w:rsidP="00996943">
      <w:pPr>
        <w:spacing w:before="100" w:beforeAutospacing="1" w:after="100" w:afterAutospacing="1" w:line="480" w:lineRule="auto"/>
        <w:jc w:val="left"/>
        <w:rPr>
          <w:ins w:id="74" w:author="fariba abbassi" w:date="2026-02-06T10:25:00Z"/>
          <w:rFonts w:ascii="Calibri" w:eastAsia="Times New Roman" w:hAnsi="Calibri" w:cs="Calibri"/>
          <w:color w:val="000000" w:themeColor="text1"/>
          <w:kern w:val="0"/>
          <w:sz w:val="24"/>
          <w:lang w:eastAsia="de-DE"/>
          <w14:ligatures w14:val="none"/>
        </w:rPr>
      </w:pPr>
      <w:ins w:id="75" w:author="fariba abbassi" w:date="2026-02-06T10:21:00Z">
        <w:r w:rsidRPr="009C4A8E">
          <w:rPr>
            <w:rFonts w:ascii="Calibri" w:eastAsia="Times New Roman" w:hAnsi="Calibri" w:cs="Calibri"/>
            <w:color w:val="000000" w:themeColor="text1"/>
            <w:kern w:val="0"/>
            <w:sz w:val="24"/>
            <w:lang w:eastAsia="de-DE"/>
            <w14:ligatures w14:val="none"/>
          </w:rPr>
          <w:t xml:space="preserve">First, we conducted a pilot study </w:t>
        </w:r>
      </w:ins>
      <w:ins w:id="76" w:author="fariba abbassi" w:date="2026-02-06T10:24:00Z" w16du:dateUtc="2026-02-06T09:24:00Z">
        <w:r w:rsidRPr="009C4A8E">
          <w:rPr>
            <w:rFonts w:ascii="Calibri" w:eastAsia="Times New Roman" w:hAnsi="Calibri" w:cs="Calibri"/>
            <w:color w:val="000000" w:themeColor="text1"/>
            <w:kern w:val="0"/>
            <w:sz w:val="24"/>
            <w:lang w:eastAsia="de-DE"/>
            <w14:ligatures w14:val="none"/>
          </w:rPr>
          <w:t>focusing on</w:t>
        </w:r>
      </w:ins>
      <w:ins w:id="77" w:author="fariba abbassi" w:date="2026-02-06T10:21:00Z">
        <w:r w:rsidRPr="009C4A8E">
          <w:rPr>
            <w:rFonts w:ascii="Calibri" w:eastAsia="Times New Roman" w:hAnsi="Calibri" w:cs="Calibri"/>
            <w:color w:val="000000" w:themeColor="text1"/>
            <w:kern w:val="0"/>
            <w:sz w:val="24"/>
            <w:lang w:eastAsia="de-DE"/>
            <w14:ligatures w14:val="none"/>
          </w:rPr>
          <w:t xml:space="preserve"> surgical RCTs </w:t>
        </w:r>
      </w:ins>
      <w:ins w:id="78" w:author="fariba abbassi" w:date="2026-02-06T10:24:00Z" w16du:dateUtc="2026-02-06T09:24:00Z">
        <w:r w:rsidRPr="009C4A8E">
          <w:rPr>
            <w:rFonts w:ascii="Calibri" w:eastAsia="Times New Roman" w:hAnsi="Calibri" w:cs="Calibri"/>
            <w:color w:val="000000" w:themeColor="text1"/>
            <w:kern w:val="0"/>
            <w:sz w:val="24"/>
            <w:lang w:eastAsia="de-DE"/>
            <w14:ligatures w14:val="none"/>
          </w:rPr>
          <w:t>that used</w:t>
        </w:r>
      </w:ins>
      <w:ins w:id="79" w:author="fariba abbassi" w:date="2026-02-06T10:21:00Z">
        <w:r w:rsidRPr="009C4A8E">
          <w:rPr>
            <w:rFonts w:ascii="Calibri" w:eastAsia="Times New Roman" w:hAnsi="Calibri" w:cs="Calibri"/>
            <w:color w:val="000000" w:themeColor="text1"/>
            <w:kern w:val="0"/>
            <w:sz w:val="24"/>
            <w:lang w:eastAsia="de-DE"/>
            <w14:ligatures w14:val="none"/>
          </w:rPr>
          <w:t xml:space="preserve"> the Comprehensive Complication Index (CCI®) as an outcome.</w:t>
        </w:r>
      </w:ins>
      <w:ins w:id="80"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 </w:t>
        </w:r>
      </w:ins>
      <w:del w:id="81" w:author="fariba abbassi" w:date="2026-02-06T10:21:00Z" w16du:dateUtc="2026-02-06T09:21:00Z">
        <w:r w:rsidR="00D26158" w:rsidRPr="009C4A8E" w:rsidDel="001A67F1">
          <w:rPr>
            <w:rFonts w:ascii="Calibri" w:eastAsia="Times New Roman" w:hAnsi="Calibri" w:cs="Calibri"/>
            <w:color w:val="000000" w:themeColor="text1"/>
            <w:kern w:val="0"/>
            <w:sz w:val="24"/>
            <w:lang w:eastAsia="de-DE"/>
            <w14:ligatures w14:val="none"/>
          </w:rPr>
          <w:delText xml:space="preserve">In a first pilot </w:delText>
        </w:r>
        <w:r w:rsidR="007F5626" w:rsidRPr="009C4A8E" w:rsidDel="001A67F1">
          <w:rPr>
            <w:rFonts w:ascii="Calibri" w:eastAsia="Times New Roman" w:hAnsi="Calibri" w:cs="Calibri"/>
            <w:color w:val="000000" w:themeColor="text1"/>
            <w:kern w:val="0"/>
            <w:sz w:val="24"/>
            <w:lang w:eastAsia="de-DE"/>
            <w14:ligatures w14:val="none"/>
          </w:rPr>
          <w:delText>study</w:delText>
        </w:r>
        <w:r w:rsidR="00D26158" w:rsidRPr="009C4A8E" w:rsidDel="001A67F1">
          <w:rPr>
            <w:rFonts w:ascii="Calibri" w:eastAsia="Times New Roman" w:hAnsi="Calibri" w:cs="Calibri"/>
            <w:color w:val="000000" w:themeColor="text1"/>
            <w:kern w:val="0"/>
            <w:sz w:val="24"/>
            <w:lang w:eastAsia="de-DE"/>
            <w14:ligatures w14:val="none"/>
          </w:rPr>
          <w:delText xml:space="preserve">, </w:delText>
        </w:r>
        <w:r w:rsidR="00BC67C7" w:rsidRPr="009C4A8E" w:rsidDel="001A67F1">
          <w:rPr>
            <w:rFonts w:ascii="Calibri" w:eastAsia="Times New Roman" w:hAnsi="Calibri" w:cs="Calibri"/>
            <w:color w:val="000000" w:themeColor="text1"/>
            <w:kern w:val="0"/>
            <w:sz w:val="24"/>
            <w:lang w:eastAsia="de-DE"/>
            <w14:ligatures w14:val="none"/>
          </w:rPr>
          <w:delText>we performed a systematic literature search in Scopus to identify all RCTs using the Comprehensive Complication Index (CCI</w:delText>
        </w:r>
        <w:r w:rsidR="00BC67C7" w:rsidRPr="009C4A8E" w:rsidDel="001A67F1">
          <w:rPr>
            <w:rFonts w:ascii="Calibri" w:eastAsia="Times New Roman" w:hAnsi="Calibri" w:cs="Calibri"/>
            <w:color w:val="000000" w:themeColor="text1"/>
            <w:kern w:val="0"/>
            <w:sz w:val="24"/>
            <w:vertAlign w:val="superscript"/>
            <w:lang w:eastAsia="de-DE"/>
            <w14:ligatures w14:val="none"/>
          </w:rPr>
          <w:sym w:font="Symbol" w:char="F0D2"/>
        </w:r>
        <w:r w:rsidR="00BC67C7" w:rsidRPr="009C4A8E" w:rsidDel="001A67F1">
          <w:rPr>
            <w:rFonts w:ascii="Calibri" w:eastAsia="Times New Roman" w:hAnsi="Calibri" w:cs="Calibri"/>
            <w:color w:val="000000" w:themeColor="text1"/>
            <w:kern w:val="0"/>
            <w:sz w:val="24"/>
            <w:lang w:eastAsia="de-DE"/>
            <w14:ligatures w14:val="none"/>
          </w:rPr>
          <w:delText xml:space="preserve">) as an endpoint. </w:delText>
        </w:r>
      </w:del>
      <w:r w:rsidR="00BC67C7" w:rsidRPr="009C4A8E">
        <w:rPr>
          <w:rFonts w:ascii="Calibri" w:eastAsia="Times New Roman" w:hAnsi="Calibri" w:cs="Calibri"/>
          <w:color w:val="000000" w:themeColor="text1"/>
          <w:kern w:val="0"/>
          <w:sz w:val="24"/>
          <w:lang w:eastAsia="de-DE"/>
          <w14:ligatures w14:val="none"/>
        </w:rPr>
        <w:t xml:space="preserve">As the CCI® </w:t>
      </w:r>
      <w:del w:id="82" w:author="fariba abbassi" w:date="2026-02-06T10:21:00Z" w16du:dateUtc="2026-02-06T09:21:00Z">
        <w:r w:rsidR="00BC67C7" w:rsidRPr="009C4A8E" w:rsidDel="001A67F1">
          <w:rPr>
            <w:rFonts w:ascii="Calibri" w:eastAsia="Times New Roman" w:hAnsi="Calibri" w:cs="Calibri"/>
            <w:color w:val="000000" w:themeColor="text1"/>
            <w:kern w:val="0"/>
            <w:sz w:val="24"/>
            <w:lang w:eastAsia="de-DE"/>
            <w14:ligatures w14:val="none"/>
          </w:rPr>
          <w:delText>is the only</w:delText>
        </w:r>
      </w:del>
      <w:ins w:id="83" w:author="fariba abbassi" w:date="2026-02-06T10:25:00Z" w16du:dateUtc="2026-02-06T09:25:00Z">
        <w:r w:rsidRPr="009C4A8E">
          <w:rPr>
            <w:rFonts w:ascii="Calibri" w:eastAsia="Times New Roman" w:hAnsi="Calibri" w:cs="Calibri"/>
            <w:color w:val="000000" w:themeColor="text1"/>
            <w:kern w:val="0"/>
            <w:sz w:val="24"/>
            <w:lang w:eastAsia="de-DE"/>
            <w14:ligatures w14:val="none"/>
          </w:rPr>
          <w:t>is</w:t>
        </w:r>
      </w:ins>
      <w:ins w:id="84"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 a </w:t>
        </w:r>
      </w:ins>
      <w:del w:id="85" w:author="fariba abbassi" w:date="2026-02-06T10:21:00Z" w16du:dateUtc="2026-02-06T09:21:00Z">
        <w:r w:rsidR="00BC67C7" w:rsidRPr="009C4A8E" w:rsidDel="001A67F1">
          <w:rPr>
            <w:rFonts w:ascii="Calibri" w:eastAsia="Times New Roman" w:hAnsi="Calibri" w:cs="Calibri"/>
            <w:color w:val="000000" w:themeColor="text1"/>
            <w:kern w:val="0"/>
            <w:sz w:val="24"/>
            <w:lang w:eastAsia="de-DE"/>
            <w14:ligatures w14:val="none"/>
          </w:rPr>
          <w:delText xml:space="preserve"> </w:delText>
        </w:r>
      </w:del>
      <w:r w:rsidR="00BC67C7" w:rsidRPr="009C4A8E">
        <w:rPr>
          <w:rFonts w:ascii="Calibri" w:eastAsia="Times New Roman" w:hAnsi="Calibri" w:cs="Calibri"/>
          <w:color w:val="000000" w:themeColor="text1"/>
          <w:kern w:val="0"/>
          <w:sz w:val="24"/>
          <w:lang w:eastAsia="de-DE"/>
          <w14:ligatures w14:val="none"/>
        </w:rPr>
        <w:t>validated</w:t>
      </w:r>
      <w:ins w:id="86"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 </w:t>
        </w:r>
      </w:ins>
      <w:del w:id="87" w:author="fariba abbassi" w:date="2026-02-06T10:21:00Z" w16du:dateUtc="2026-02-06T09:21:00Z">
        <w:r w:rsidR="00BC67C7" w:rsidRPr="009C4A8E" w:rsidDel="001A67F1">
          <w:rPr>
            <w:rFonts w:ascii="Calibri" w:eastAsia="Times New Roman" w:hAnsi="Calibri" w:cs="Calibri"/>
            <w:color w:val="000000" w:themeColor="text1"/>
            <w:kern w:val="0"/>
            <w:sz w:val="24"/>
            <w:lang w:eastAsia="de-DE"/>
            <w14:ligatures w14:val="none"/>
          </w:rPr>
          <w:delText xml:space="preserve"> and </w:delText>
        </w:r>
      </w:del>
      <w:r w:rsidR="00BC67C7" w:rsidRPr="009C4A8E">
        <w:rPr>
          <w:rFonts w:ascii="Calibri" w:eastAsia="Times New Roman" w:hAnsi="Calibri" w:cs="Calibri"/>
          <w:color w:val="000000" w:themeColor="text1"/>
          <w:kern w:val="0"/>
          <w:sz w:val="24"/>
          <w:lang w:eastAsia="de-DE"/>
          <w14:ligatures w14:val="none"/>
        </w:rPr>
        <w:t xml:space="preserve">patient-relevant measure of postoperative morbidity, </w:t>
      </w:r>
      <w:ins w:id="88"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trials using this endpoint </w:t>
        </w:r>
      </w:ins>
      <w:ins w:id="89"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 xml:space="preserve">were </w:t>
        </w:r>
      </w:ins>
      <w:del w:id="90"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we a</w:delText>
        </w:r>
      </w:del>
      <w:ins w:id="91" w:author="fariba abbassi" w:date="2026-02-06T10:25:00Z" w16du:dateUtc="2026-02-06T09:25:00Z">
        <w:r w:rsidRPr="009C4A8E">
          <w:rPr>
            <w:rFonts w:ascii="Calibri" w:eastAsia="Times New Roman" w:hAnsi="Calibri" w:cs="Calibri"/>
            <w:color w:val="000000" w:themeColor="text1"/>
            <w:kern w:val="0"/>
            <w:sz w:val="24"/>
            <w:lang w:eastAsia="de-DE"/>
            <w14:ligatures w14:val="none"/>
          </w:rPr>
          <w:t>considered</w:t>
        </w:r>
      </w:ins>
      <w:del w:id="92" w:author="fariba abbassi" w:date="2026-02-06T10:25:00Z" w16du:dateUtc="2026-02-06T09:25:00Z">
        <w:r w:rsidR="00BC67C7" w:rsidRPr="009C4A8E" w:rsidDel="001A67F1">
          <w:rPr>
            <w:rFonts w:ascii="Calibri" w:eastAsia="Times New Roman" w:hAnsi="Calibri" w:cs="Calibri"/>
            <w:color w:val="000000" w:themeColor="text1"/>
            <w:kern w:val="0"/>
            <w:sz w:val="24"/>
            <w:lang w:eastAsia="de-DE"/>
            <w14:ligatures w14:val="none"/>
          </w:rPr>
          <w:delText>ssumed</w:delText>
        </w:r>
      </w:del>
      <w:r w:rsidR="00BC67C7" w:rsidRPr="009C4A8E">
        <w:rPr>
          <w:rFonts w:ascii="Calibri" w:eastAsia="Times New Roman" w:hAnsi="Calibri" w:cs="Calibri"/>
          <w:color w:val="000000" w:themeColor="text1"/>
          <w:kern w:val="0"/>
          <w:sz w:val="24"/>
          <w:lang w:eastAsia="de-DE"/>
          <w14:ligatures w14:val="none"/>
        </w:rPr>
        <w:t xml:space="preserve"> </w:t>
      </w:r>
      <w:del w:id="93"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that trials using this outcome would</w:delText>
        </w:r>
      </w:del>
      <w:ins w:id="94"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to</w:t>
        </w:r>
      </w:ins>
      <w:r w:rsidR="00BC67C7" w:rsidRPr="009C4A8E">
        <w:rPr>
          <w:rFonts w:ascii="Calibri" w:eastAsia="Times New Roman" w:hAnsi="Calibri" w:cs="Calibri"/>
          <w:color w:val="000000" w:themeColor="text1"/>
          <w:kern w:val="0"/>
          <w:sz w:val="24"/>
          <w:lang w:eastAsia="de-DE"/>
          <w14:ligatures w14:val="none"/>
        </w:rPr>
        <w:t xml:space="preserve"> have a </w:t>
      </w:r>
      <w:del w:id="95"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 xml:space="preserve">large </w:delText>
        </w:r>
      </w:del>
      <w:ins w:id="96"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 xml:space="preserve">high </w:t>
        </w:r>
      </w:ins>
      <w:r w:rsidR="00BC67C7" w:rsidRPr="009C4A8E">
        <w:rPr>
          <w:rFonts w:ascii="Calibri" w:eastAsia="Times New Roman" w:hAnsi="Calibri" w:cs="Calibri"/>
          <w:color w:val="000000" w:themeColor="text1"/>
          <w:kern w:val="0"/>
          <w:sz w:val="24"/>
          <w:lang w:eastAsia="de-DE"/>
          <w14:ligatures w14:val="none"/>
        </w:rPr>
        <w:t xml:space="preserve">potential to inform </w:t>
      </w:r>
      <w:ins w:id="97"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 xml:space="preserve">clinically </w:t>
        </w:r>
      </w:ins>
      <w:r w:rsidR="00BC67C7" w:rsidRPr="009C4A8E">
        <w:rPr>
          <w:rFonts w:ascii="Calibri" w:eastAsia="Times New Roman" w:hAnsi="Calibri" w:cs="Calibri"/>
          <w:color w:val="000000" w:themeColor="text1"/>
          <w:kern w:val="0"/>
          <w:sz w:val="24"/>
          <w:lang w:eastAsia="de-DE"/>
          <w14:ligatures w14:val="none"/>
        </w:rPr>
        <w:t>meaningful decision</w:t>
      </w:r>
      <w:ins w:id="98"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w:t>
        </w:r>
      </w:ins>
      <w:del w:id="99"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 xml:space="preserve"> </w:delText>
        </w:r>
      </w:del>
      <w:r w:rsidR="00BC67C7" w:rsidRPr="009C4A8E">
        <w:rPr>
          <w:rFonts w:ascii="Calibri" w:eastAsia="Times New Roman" w:hAnsi="Calibri" w:cs="Calibri"/>
          <w:color w:val="000000" w:themeColor="text1"/>
          <w:kern w:val="0"/>
          <w:sz w:val="24"/>
          <w:lang w:eastAsia="de-DE"/>
          <w14:ligatures w14:val="none"/>
        </w:rPr>
        <w:t>making.</w:t>
      </w:r>
      <w:r w:rsidR="007F5626" w:rsidRPr="009C4A8E">
        <w:rPr>
          <w:rFonts w:ascii="Calibri" w:eastAsia="Times New Roman" w:hAnsi="Calibri" w:cs="Calibri"/>
          <w:color w:val="000000" w:themeColor="text1"/>
          <w:kern w:val="0"/>
          <w:sz w:val="24"/>
          <w:lang w:eastAsia="de-DE"/>
          <w14:ligatures w14:val="none"/>
        </w:rPr>
        <w:t xml:space="preserve"> </w:t>
      </w:r>
      <w:ins w:id="100" w:author="fariba abbassi" w:date="2026-02-06T10:25:00Z">
        <w:r w:rsidRPr="009C4A8E">
          <w:rPr>
            <w:rFonts w:ascii="Calibri" w:eastAsia="Times New Roman" w:hAnsi="Calibri" w:cs="Calibri"/>
            <w:color w:val="000000" w:themeColor="text1"/>
            <w:kern w:val="0"/>
            <w:sz w:val="24"/>
            <w:lang w:eastAsia="de-DE"/>
            <w14:ligatures w14:val="none"/>
          </w:rPr>
          <w:t>The pilot study was intended to explore whether core elements required for clinical relevance were adequately addressed even under these favorable conditions.</w:t>
        </w:r>
      </w:ins>
    </w:p>
    <w:p w14:paraId="04505AA5" w14:textId="77777777" w:rsidR="00CE4CC0" w:rsidRPr="009C4A8E" w:rsidRDefault="009F0B7C" w:rsidP="00996943">
      <w:pPr>
        <w:spacing w:before="100" w:beforeAutospacing="1" w:after="100" w:afterAutospacing="1" w:line="480" w:lineRule="auto"/>
        <w:jc w:val="left"/>
        <w:rPr>
          <w:ins w:id="101" w:author="fariba abbassi" w:date="2026-02-06T10:28:00Z" w16du:dateUtc="2026-02-06T09:28:00Z"/>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Since RCTs using the CCI</w:t>
      </w:r>
      <w:r w:rsidRPr="009C4A8E">
        <w:rPr>
          <w:rFonts w:ascii="Calibri" w:eastAsia="Times New Roman" w:hAnsi="Calibri" w:cs="Calibri"/>
          <w:color w:val="000000" w:themeColor="text1"/>
          <w:kern w:val="0"/>
          <w:sz w:val="24"/>
          <w:vertAlign w:val="superscript"/>
          <w:lang w:eastAsia="de-DE"/>
          <w14:ligatures w14:val="none"/>
        </w:rPr>
        <w:sym w:font="Symbol" w:char="F0D2"/>
      </w:r>
      <w:r w:rsidRPr="009C4A8E">
        <w:rPr>
          <w:rFonts w:ascii="Calibri" w:eastAsia="Times New Roman" w:hAnsi="Calibri" w:cs="Calibri"/>
          <w:color w:val="000000" w:themeColor="text1"/>
          <w:kern w:val="0"/>
          <w:sz w:val="24"/>
          <w:vertAlign w:val="superscript"/>
          <w:lang w:eastAsia="de-DE"/>
          <w14:ligatures w14:val="none"/>
        </w:rPr>
        <w:t xml:space="preserve"> </w:t>
      </w:r>
      <w:r w:rsidRPr="009C4A8E">
        <w:rPr>
          <w:rFonts w:ascii="Calibri" w:eastAsia="Times New Roman" w:hAnsi="Calibri" w:cs="Calibri"/>
          <w:color w:val="000000" w:themeColor="text1"/>
          <w:kern w:val="0"/>
          <w:sz w:val="24"/>
          <w:lang w:eastAsia="de-DE"/>
          <w14:ligatures w14:val="none"/>
        </w:rPr>
        <w:t xml:space="preserve">may overestimate </w:t>
      </w:r>
      <w:r w:rsidR="00552961" w:rsidRPr="009C4A8E">
        <w:rPr>
          <w:rFonts w:ascii="Calibri" w:eastAsia="Times New Roman" w:hAnsi="Calibri" w:cs="Calibri"/>
          <w:color w:val="000000" w:themeColor="text1"/>
          <w:kern w:val="0"/>
          <w:sz w:val="24"/>
          <w:lang w:eastAsia="de-DE"/>
          <w14:ligatures w14:val="none"/>
        </w:rPr>
        <w:t xml:space="preserve">the proportion of trials that are informative for clinical practice we </w:t>
      </w:r>
      <w:r w:rsidR="00F101C6" w:rsidRPr="009C4A8E">
        <w:rPr>
          <w:rFonts w:ascii="Calibri" w:eastAsia="Times New Roman" w:hAnsi="Calibri" w:cs="Calibri"/>
          <w:color w:val="000000" w:themeColor="text1"/>
          <w:kern w:val="0"/>
          <w:sz w:val="24"/>
          <w:lang w:eastAsia="de-DE"/>
          <w14:ligatures w14:val="none"/>
        </w:rPr>
        <w:t xml:space="preserve">conducted a second assessment of a consecutively published set of RCTs </w:t>
      </w:r>
      <w:r w:rsidR="00A70EA3" w:rsidRPr="009C4A8E">
        <w:rPr>
          <w:rFonts w:ascii="Calibri" w:eastAsia="Times New Roman" w:hAnsi="Calibri" w:cs="Calibri"/>
          <w:color w:val="000000" w:themeColor="text1"/>
          <w:kern w:val="0"/>
          <w:sz w:val="24"/>
          <w:lang w:eastAsia="de-DE"/>
          <w14:ligatures w14:val="none"/>
        </w:rPr>
        <w:t>without the restriction of using the CCI</w:t>
      </w:r>
      <w:r w:rsidR="00A70EA3" w:rsidRPr="009C4A8E">
        <w:rPr>
          <w:rFonts w:ascii="Calibri" w:eastAsia="Times New Roman" w:hAnsi="Calibri" w:cs="Calibri"/>
          <w:color w:val="000000" w:themeColor="text1"/>
          <w:kern w:val="0"/>
          <w:sz w:val="24"/>
          <w:vertAlign w:val="superscript"/>
          <w:lang w:eastAsia="de-DE"/>
          <w14:ligatures w14:val="none"/>
        </w:rPr>
        <w:sym w:font="Symbol" w:char="F0D2"/>
      </w:r>
      <w:r w:rsidR="00A70EA3" w:rsidRPr="009C4A8E">
        <w:rPr>
          <w:rFonts w:ascii="Calibri" w:eastAsia="Times New Roman" w:hAnsi="Calibri" w:cs="Calibri"/>
          <w:color w:val="000000" w:themeColor="text1"/>
          <w:kern w:val="0"/>
          <w:sz w:val="24"/>
          <w:lang w:eastAsia="de-DE"/>
          <w14:ligatures w14:val="none"/>
        </w:rPr>
        <w:t>. In this</w:t>
      </w:r>
      <w:r w:rsidR="00F822F3" w:rsidRPr="009C4A8E">
        <w:rPr>
          <w:rFonts w:ascii="Calibri" w:eastAsia="Times New Roman" w:hAnsi="Calibri" w:cs="Calibri"/>
          <w:color w:val="000000" w:themeColor="text1"/>
          <w:kern w:val="0"/>
          <w:sz w:val="24"/>
          <w:lang w:eastAsia="de-DE"/>
          <w14:ligatures w14:val="none"/>
        </w:rPr>
        <w:t xml:space="preserve"> </w:t>
      </w:r>
      <w:ins w:id="102" w:author="fariba abbassi" w:date="2026-02-06T10:28:00Z" w16du:dateUtc="2026-02-06T09:28:00Z">
        <w:r w:rsidR="00CE4CC0" w:rsidRPr="009C4A8E">
          <w:rPr>
            <w:rFonts w:ascii="Calibri" w:eastAsia="Times New Roman" w:hAnsi="Calibri" w:cs="Calibri"/>
            <w:color w:val="000000" w:themeColor="text1"/>
            <w:kern w:val="0"/>
            <w:sz w:val="24"/>
            <w:lang w:eastAsia="de-DE"/>
            <w14:ligatures w14:val="none"/>
          </w:rPr>
          <w:t xml:space="preserve">second </w:t>
        </w:r>
      </w:ins>
      <w:del w:id="103" w:author="fariba abbassi" w:date="2026-02-06T10:28:00Z" w16du:dateUtc="2026-02-06T09:28:00Z">
        <w:r w:rsidR="00F822F3" w:rsidRPr="009C4A8E" w:rsidDel="00CE4CC0">
          <w:rPr>
            <w:rFonts w:ascii="Calibri" w:eastAsia="Times New Roman" w:hAnsi="Calibri" w:cs="Calibri"/>
            <w:color w:val="000000" w:themeColor="text1"/>
            <w:kern w:val="0"/>
            <w:sz w:val="24"/>
            <w:lang w:eastAsia="de-DE"/>
            <w14:ligatures w14:val="none"/>
          </w:rPr>
          <w:delText>main study</w:delText>
        </w:r>
      </w:del>
      <w:ins w:id="104" w:author="fariba abbassi" w:date="2026-02-06T10:28:00Z" w16du:dateUtc="2026-02-06T09:28:00Z">
        <w:r w:rsidR="00CE4CC0" w:rsidRPr="009C4A8E">
          <w:rPr>
            <w:rFonts w:ascii="Calibri" w:eastAsia="Times New Roman" w:hAnsi="Calibri" w:cs="Calibri"/>
            <w:color w:val="000000" w:themeColor="text1"/>
            <w:kern w:val="0"/>
            <w:sz w:val="24"/>
            <w:lang w:eastAsia="de-DE"/>
            <w14:ligatures w14:val="none"/>
          </w:rPr>
          <w:t>part of the study</w:t>
        </w:r>
      </w:ins>
      <w:r w:rsidR="00F822F3" w:rsidRPr="009C4A8E">
        <w:rPr>
          <w:rFonts w:ascii="Calibri" w:eastAsia="Times New Roman" w:hAnsi="Calibri" w:cs="Calibri"/>
          <w:color w:val="000000" w:themeColor="text1"/>
          <w:kern w:val="0"/>
          <w:sz w:val="24"/>
          <w:lang w:eastAsia="de-DE"/>
          <w14:ligatures w14:val="none"/>
        </w:rPr>
        <w:t xml:space="preserve">, we included </w:t>
      </w:r>
      <w:r w:rsidR="007A090A" w:rsidRPr="009C4A8E">
        <w:rPr>
          <w:rFonts w:ascii="Calibri" w:eastAsia="Times New Roman" w:hAnsi="Calibri" w:cs="Calibri"/>
          <w:color w:val="000000" w:themeColor="text1"/>
          <w:kern w:val="0"/>
          <w:sz w:val="24"/>
          <w:lang w:eastAsia="de-DE"/>
          <w14:ligatures w14:val="none"/>
        </w:rPr>
        <w:t xml:space="preserve">RCTs in the surgical field published consecutively in 2024, without language restrictions. </w:t>
      </w:r>
    </w:p>
    <w:p w14:paraId="7999A643" w14:textId="77777777" w:rsidR="00CE4CC0" w:rsidRPr="009C4A8E" w:rsidRDefault="0068378D" w:rsidP="00996943">
      <w:pPr>
        <w:spacing w:before="100" w:beforeAutospacing="1" w:after="100" w:afterAutospacing="1" w:line="480" w:lineRule="auto"/>
        <w:jc w:val="left"/>
        <w:rPr>
          <w:ins w:id="105" w:author="fariba abbassi" w:date="2026-02-06T10:29:00Z" w16du:dateUtc="2026-02-06T09:29:00Z"/>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For both studies e</w:t>
      </w:r>
      <w:r w:rsidR="007A090A" w:rsidRPr="009C4A8E">
        <w:rPr>
          <w:rFonts w:ascii="Calibri" w:eastAsia="Times New Roman" w:hAnsi="Calibri" w:cs="Calibri"/>
          <w:color w:val="000000" w:themeColor="text1"/>
          <w:kern w:val="0"/>
          <w:sz w:val="24"/>
          <w:lang w:eastAsia="de-DE"/>
          <w14:ligatures w14:val="none"/>
        </w:rPr>
        <w:t>ligible trials involve</w:t>
      </w:r>
      <w:r w:rsidR="00152696" w:rsidRPr="009C4A8E">
        <w:rPr>
          <w:rFonts w:ascii="Calibri" w:eastAsia="Times New Roman" w:hAnsi="Calibri" w:cs="Calibri"/>
          <w:color w:val="000000" w:themeColor="text1"/>
          <w:kern w:val="0"/>
          <w:sz w:val="24"/>
          <w:lang w:eastAsia="de-DE"/>
          <w14:ligatures w14:val="none"/>
        </w:rPr>
        <w:t>d</w:t>
      </w:r>
      <w:r w:rsidR="007A090A" w:rsidRPr="009C4A8E">
        <w:rPr>
          <w:rFonts w:ascii="Calibri" w:eastAsia="Times New Roman" w:hAnsi="Calibri" w:cs="Calibri"/>
          <w:color w:val="000000" w:themeColor="text1"/>
          <w:kern w:val="0"/>
          <w:sz w:val="24"/>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00975452" w:rsidRPr="009C4A8E">
        <w:rPr>
          <w:rFonts w:ascii="Calibri" w:eastAsia="Times New Roman" w:hAnsi="Calibri" w:cs="Calibri"/>
          <w:color w:val="000000" w:themeColor="text1"/>
          <w:kern w:val="0"/>
          <w:sz w:val="24"/>
          <w:lang w:eastAsia="de-DE"/>
          <w14:ligatures w14:val="none"/>
        </w:rPr>
        <w:t>,</w:t>
      </w:r>
      <w:r w:rsidR="007A090A" w:rsidRPr="009C4A8E">
        <w:rPr>
          <w:rFonts w:ascii="Calibri" w:eastAsia="Times New Roman" w:hAnsi="Calibri" w:cs="Calibri"/>
          <w:color w:val="000000" w:themeColor="text1"/>
          <w:kern w:val="0"/>
          <w:sz w:val="24"/>
          <w:lang w:eastAsia="de-DE"/>
          <w14:ligatures w14:val="none"/>
        </w:rPr>
        <w:t xml:space="preserve"> secondary or pooled analyses</w:t>
      </w:r>
      <w:r w:rsidR="00975452" w:rsidRPr="009C4A8E">
        <w:rPr>
          <w:rFonts w:ascii="Calibri" w:eastAsia="Times New Roman" w:hAnsi="Calibri" w:cs="Calibri"/>
          <w:color w:val="000000" w:themeColor="text1"/>
          <w:kern w:val="0"/>
          <w:sz w:val="24"/>
          <w:lang w:eastAsia="de-DE"/>
          <w14:ligatures w14:val="none"/>
        </w:rPr>
        <w:t>,</w:t>
      </w:r>
      <w:r w:rsidR="007A090A" w:rsidRPr="009C4A8E">
        <w:rPr>
          <w:rFonts w:ascii="Calibri" w:eastAsia="Times New Roman" w:hAnsi="Calibri" w:cs="Calibri"/>
          <w:color w:val="000000" w:themeColor="text1"/>
          <w:kern w:val="0"/>
          <w:sz w:val="24"/>
          <w:lang w:eastAsia="de-DE"/>
          <w14:ligatures w14:val="none"/>
        </w:rPr>
        <w:t xml:space="preserve"> and abstracts or conference proceedings without a full-text publication. </w:t>
      </w:r>
    </w:p>
    <w:p w14:paraId="01A3D82E" w14:textId="765F5EFC" w:rsidR="00D97661" w:rsidRPr="009C4A8E" w:rsidRDefault="00D97661" w:rsidP="00996943">
      <w:pPr>
        <w:spacing w:before="100" w:beforeAutospacing="1" w:after="100" w:afterAutospacing="1" w:line="480" w:lineRule="auto"/>
        <w:jc w:val="left"/>
        <w:rPr>
          <w:ins w:id="106" w:author="fariba abbassi" w:date="2026-02-06T10:37:00Z" w16du:dateUtc="2026-02-06T09:37:00Z"/>
          <w:rFonts w:ascii="Calibri" w:eastAsia="Times New Roman" w:hAnsi="Calibri" w:cs="Calibri"/>
          <w:b/>
          <w:bCs/>
          <w:color w:val="000000" w:themeColor="text1"/>
          <w:kern w:val="0"/>
          <w:sz w:val="24"/>
          <w:lang w:eastAsia="de-DE"/>
          <w14:ligatures w14:val="none"/>
        </w:rPr>
      </w:pPr>
      <w:ins w:id="107" w:author="fariba abbassi" w:date="2026-02-06T10:37:00Z" w16du:dateUtc="2026-02-06T09:37:00Z">
        <w:r w:rsidRPr="009C4A8E">
          <w:rPr>
            <w:rFonts w:ascii="Calibri" w:eastAsia="Times New Roman" w:hAnsi="Calibri" w:cs="Calibri"/>
            <w:b/>
            <w:bCs/>
            <w:color w:val="000000" w:themeColor="text1"/>
            <w:kern w:val="0"/>
            <w:sz w:val="24"/>
            <w:lang w:eastAsia="de-DE"/>
            <w14:ligatures w14:val="none"/>
          </w:rPr>
          <w:t xml:space="preserve">Pilot </w:t>
        </w:r>
      </w:ins>
      <w:ins w:id="108" w:author="fariba abbassi" w:date="2026-02-06T10:55:00Z" w16du:dateUtc="2026-02-06T09:55:00Z">
        <w:r w:rsidR="00E335F1" w:rsidRPr="009C4A8E">
          <w:rPr>
            <w:rFonts w:ascii="Calibri" w:eastAsia="Times New Roman" w:hAnsi="Calibri" w:cs="Calibri"/>
            <w:b/>
            <w:bCs/>
            <w:color w:val="000000" w:themeColor="text1"/>
            <w:kern w:val="0"/>
            <w:sz w:val="24"/>
            <w:lang w:eastAsia="de-DE"/>
            <w14:ligatures w14:val="none"/>
          </w:rPr>
          <w:t>S</w:t>
        </w:r>
      </w:ins>
      <w:ins w:id="109" w:author="fariba abbassi" w:date="2026-02-06T10:37:00Z" w16du:dateUtc="2026-02-06T09:37:00Z">
        <w:r w:rsidRPr="009C4A8E">
          <w:rPr>
            <w:rFonts w:ascii="Calibri" w:eastAsia="Times New Roman" w:hAnsi="Calibri" w:cs="Calibri"/>
            <w:b/>
            <w:bCs/>
            <w:color w:val="000000" w:themeColor="text1"/>
            <w:kern w:val="0"/>
            <w:sz w:val="24"/>
            <w:lang w:eastAsia="de-DE"/>
            <w14:ligatures w14:val="none"/>
          </w:rPr>
          <w:t>tudy</w:t>
        </w:r>
      </w:ins>
    </w:p>
    <w:p w14:paraId="5E6F2982" w14:textId="77777777" w:rsidR="00E335F1" w:rsidRPr="009C4A8E" w:rsidRDefault="00CE4CC0" w:rsidP="00996943">
      <w:pPr>
        <w:spacing w:before="100" w:beforeAutospacing="1" w:after="100" w:afterAutospacing="1" w:line="480" w:lineRule="auto"/>
        <w:jc w:val="left"/>
        <w:rPr>
          <w:ins w:id="110" w:author="fariba abbassi" w:date="2026-02-06T10:54:00Z" w16du:dateUtc="2026-02-06T09:54:00Z"/>
          <w:rFonts w:ascii="Calibri" w:eastAsia="Times New Roman" w:hAnsi="Calibri" w:cs="Calibri"/>
          <w:color w:val="000000" w:themeColor="text1"/>
          <w:kern w:val="0"/>
          <w:sz w:val="24"/>
          <w:lang w:eastAsia="de-DE"/>
          <w14:ligatures w14:val="none"/>
        </w:rPr>
      </w:pPr>
      <w:ins w:id="111" w:author="fariba abbassi" w:date="2026-02-06T10:34:00Z">
        <w:r w:rsidRPr="009C4A8E">
          <w:rPr>
            <w:rFonts w:ascii="Calibri" w:eastAsia="Times New Roman" w:hAnsi="Calibri" w:cs="Calibri"/>
            <w:color w:val="000000" w:themeColor="text1"/>
            <w:kern w:val="0"/>
            <w:sz w:val="24"/>
            <w:lang w:eastAsia="de-DE"/>
            <w14:ligatures w14:val="none"/>
          </w:rPr>
          <w:lastRenderedPageBreak/>
          <w:t xml:space="preserve">For the pilot study, we performed a systematic literature search in Scopus to identify all </w:t>
        </w:r>
      </w:ins>
      <w:ins w:id="112" w:author="fariba abbassi" w:date="2026-02-06T10:53:00Z" w16du:dateUtc="2026-02-06T09:53:00Z">
        <w:r w:rsidR="00E335F1" w:rsidRPr="009C4A8E">
          <w:rPr>
            <w:rFonts w:ascii="Calibri" w:eastAsia="Times New Roman" w:hAnsi="Calibri" w:cs="Calibri"/>
            <w:color w:val="000000" w:themeColor="text1"/>
            <w:kern w:val="0"/>
            <w:sz w:val="24"/>
            <w:lang w:eastAsia="de-DE"/>
            <w14:ligatures w14:val="none"/>
          </w:rPr>
          <w:t>RCTs</w:t>
        </w:r>
      </w:ins>
      <w:ins w:id="113" w:author="fariba abbassi" w:date="2026-02-06T10:34:00Z">
        <w:r w:rsidRPr="009C4A8E">
          <w:rPr>
            <w:rFonts w:ascii="Calibri" w:eastAsia="Times New Roman" w:hAnsi="Calibri" w:cs="Calibri"/>
            <w:color w:val="000000" w:themeColor="text1"/>
            <w:kern w:val="0"/>
            <w:sz w:val="24"/>
            <w:lang w:eastAsia="de-DE"/>
            <w14:ligatures w14:val="none"/>
          </w:rPr>
          <w:t xml:space="preserve"> using the CCI® as an endpoint.</w:t>
        </w:r>
      </w:ins>
      <w:ins w:id="114" w:author="fariba abbassi" w:date="2026-02-06T10:38:00Z" w16du:dateUtc="2026-02-06T09:38:00Z">
        <w:r w:rsidR="00D97661" w:rsidRPr="009C4A8E">
          <w:rPr>
            <w:rFonts w:ascii="Calibri" w:eastAsia="Times New Roman" w:hAnsi="Calibri" w:cs="Calibri"/>
            <w:color w:val="000000" w:themeColor="text1"/>
            <w:kern w:val="0"/>
            <w:sz w:val="24"/>
            <w:lang w:eastAsia="de-DE"/>
            <w14:ligatures w14:val="none"/>
          </w:rPr>
          <w:t xml:space="preserve"> Titles and abstracts were screened independently by two reviewers (FA and JRR) using </w:t>
        </w:r>
      </w:ins>
      <w:ins w:id="115" w:author="fariba abbassi" w:date="2026-02-06T10:54:00Z">
        <w:r w:rsidR="00E335F1" w:rsidRPr="009C4A8E">
          <w:rPr>
            <w:rFonts w:ascii="Calibri" w:eastAsia="Times New Roman" w:hAnsi="Calibri" w:cs="Calibri"/>
            <w:color w:val="000000" w:themeColor="text1"/>
            <w:kern w:val="0"/>
            <w:lang w:eastAsia="de-DE"/>
            <w14:ligatures w14:val="none"/>
          </w:rPr>
          <w:t>CADIMA®</w:t>
        </w:r>
      </w:ins>
      <w:ins w:id="116" w:author="fariba abbassi" w:date="2026-02-06T10:38:00Z" w16du:dateUtc="2026-02-06T09:38:00Z">
        <w:r w:rsidR="00D97661" w:rsidRPr="009C4A8E">
          <w:rPr>
            <w:rFonts w:ascii="Calibri" w:eastAsia="Times New Roman" w:hAnsi="Calibri" w:cs="Calibri"/>
            <w:color w:val="000000" w:themeColor="text1"/>
            <w:kern w:val="0"/>
            <w:sz w:val="24"/>
            <w:lang w:eastAsia="de-DE"/>
            <w14:ligatures w14:val="none"/>
          </w:rPr>
          <w:t>, with disagreements resolved by discussion or consultation with a third reviewer (MP). Data were extracted independently by the same two reviewers</w:t>
        </w:r>
      </w:ins>
      <w:ins w:id="117" w:author="fariba abbassi" w:date="2026-02-06T10:54:00Z" w16du:dateUtc="2026-02-06T09:54:00Z">
        <w:r w:rsidR="00E335F1" w:rsidRPr="009C4A8E">
          <w:rPr>
            <w:rFonts w:ascii="Calibri" w:eastAsia="Times New Roman" w:hAnsi="Calibri" w:cs="Calibri"/>
            <w:color w:val="000000" w:themeColor="text1"/>
            <w:kern w:val="0"/>
            <w:sz w:val="24"/>
            <w:lang w:eastAsia="de-DE"/>
            <w14:ligatures w14:val="none"/>
          </w:rPr>
          <w:t xml:space="preserve"> (FA and JRR)</w:t>
        </w:r>
      </w:ins>
      <w:ins w:id="118" w:author="fariba abbassi" w:date="2026-02-06T10:39:00Z" w16du:dateUtc="2026-02-06T09:39:00Z">
        <w:r w:rsidR="00D97661" w:rsidRPr="009C4A8E">
          <w:rPr>
            <w:rFonts w:ascii="Calibri" w:eastAsia="Times New Roman" w:hAnsi="Calibri" w:cs="Calibri"/>
            <w:color w:val="000000" w:themeColor="text1"/>
            <w:kern w:val="0"/>
            <w:sz w:val="24"/>
            <w:lang w:eastAsia="de-DE"/>
            <w14:ligatures w14:val="none"/>
          </w:rPr>
          <w:t xml:space="preserve">. </w:t>
        </w:r>
      </w:ins>
    </w:p>
    <w:p w14:paraId="3C18E557" w14:textId="360AFBEB" w:rsidR="00CE4CC0" w:rsidRPr="009C4A8E" w:rsidRDefault="00CE4CC0" w:rsidP="00996943">
      <w:pPr>
        <w:spacing w:before="100" w:beforeAutospacing="1" w:after="100" w:afterAutospacing="1" w:line="480" w:lineRule="auto"/>
        <w:jc w:val="left"/>
        <w:rPr>
          <w:ins w:id="119" w:author="fariba abbassi" w:date="2026-02-06T10:34:00Z"/>
          <w:rFonts w:ascii="Calibri" w:eastAsia="Times New Roman" w:hAnsi="Calibri" w:cs="Calibri"/>
          <w:color w:val="000000" w:themeColor="text1"/>
          <w:kern w:val="0"/>
          <w:lang w:eastAsia="de-DE"/>
          <w14:ligatures w14:val="none"/>
        </w:rPr>
      </w:pPr>
      <w:ins w:id="120" w:author="fariba abbassi" w:date="2026-02-06T10:34:00Z">
        <w:r w:rsidRPr="009C4A8E">
          <w:rPr>
            <w:rFonts w:ascii="Calibri" w:eastAsia="Times New Roman" w:hAnsi="Calibri" w:cs="Calibri"/>
            <w:color w:val="000000" w:themeColor="text1"/>
            <w:kern w:val="0"/>
            <w:sz w:val="24"/>
            <w:lang w:eastAsia="de-DE"/>
            <w14:ligatures w14:val="none"/>
          </w:rPr>
          <w:t>For each eligible trial, we retrieved available pre-trial documentation, including published protocols, unpublished protocols, and registry records, as well as the corresponding final publication. Pre-trial documents were assessed for the definition of endpoints, specification of the study hypothesis (superiority, non-inferiority, or equivalence), and reporting of sample size calculations. Final publications were examined with regard to statistical significance of the primary endpoint and consideration of clinical relevance in the interpretation of results.</w:t>
        </w:r>
      </w:ins>
    </w:p>
    <w:p w14:paraId="48349921" w14:textId="413567A7" w:rsidR="00E335F1" w:rsidRPr="009C4A8E" w:rsidRDefault="00E335F1" w:rsidP="00996943">
      <w:pPr>
        <w:spacing w:before="100" w:beforeAutospacing="1" w:after="100" w:afterAutospacing="1" w:line="480" w:lineRule="auto"/>
        <w:jc w:val="left"/>
        <w:rPr>
          <w:ins w:id="121" w:author="fariba abbassi" w:date="2026-02-06T10:55:00Z" w16du:dateUtc="2026-02-06T09:55:00Z"/>
          <w:rFonts w:ascii="Calibri" w:eastAsia="Times New Roman" w:hAnsi="Calibri" w:cs="Calibri"/>
          <w:b/>
          <w:bCs/>
          <w:color w:val="000000" w:themeColor="text1"/>
          <w:kern w:val="0"/>
          <w:sz w:val="24"/>
          <w:lang w:eastAsia="de-DE"/>
          <w14:ligatures w14:val="none"/>
        </w:rPr>
      </w:pPr>
      <w:ins w:id="122" w:author="fariba abbassi" w:date="2026-02-06T10:55:00Z" w16du:dateUtc="2026-02-06T09:55:00Z">
        <w:r w:rsidRPr="009C4A8E">
          <w:rPr>
            <w:rFonts w:ascii="Calibri" w:eastAsia="Times New Roman" w:hAnsi="Calibri" w:cs="Calibri"/>
            <w:b/>
            <w:bCs/>
            <w:color w:val="000000" w:themeColor="text1"/>
            <w:kern w:val="0"/>
            <w:sz w:val="24"/>
            <w:lang w:eastAsia="de-DE"/>
            <w14:ligatures w14:val="none"/>
          </w:rPr>
          <w:t>Main Study</w:t>
        </w:r>
      </w:ins>
    </w:p>
    <w:p w14:paraId="22231F76" w14:textId="06F7D408" w:rsidR="00CE4CC0" w:rsidRPr="009C4A8E" w:rsidRDefault="00CE4CC0" w:rsidP="00996943">
      <w:pPr>
        <w:spacing w:before="100" w:beforeAutospacing="1" w:after="100" w:afterAutospacing="1" w:line="480" w:lineRule="auto"/>
        <w:jc w:val="left"/>
        <w:rPr>
          <w:ins w:id="123" w:author="fariba abbassi" w:date="2026-02-06T10:34:00Z"/>
          <w:rFonts w:ascii="Calibri" w:eastAsia="Times New Roman" w:hAnsi="Calibri" w:cs="Calibri"/>
          <w:color w:val="000000" w:themeColor="text1"/>
          <w:kern w:val="0"/>
          <w:sz w:val="24"/>
          <w:lang w:eastAsia="de-DE"/>
          <w14:ligatures w14:val="none"/>
        </w:rPr>
      </w:pPr>
      <w:ins w:id="124" w:author="fariba abbassi" w:date="2026-02-06T10:34:00Z">
        <w:r w:rsidRPr="009C4A8E">
          <w:rPr>
            <w:rFonts w:ascii="Calibri" w:eastAsia="Times New Roman" w:hAnsi="Calibri" w:cs="Calibri"/>
            <w:color w:val="000000" w:themeColor="text1"/>
            <w:kern w:val="0"/>
            <w:sz w:val="24"/>
            <w:lang w:eastAsia="de-DE"/>
            <w14:ligatures w14:val="none"/>
          </w:rPr>
          <w:t>For the main study, trials were identified through the Cochrane Central Register of Controlled Trials (CENTRAL), using Cochrane’s Centralized Search Service, which integrates records from multiple bibliographic databases and trial registries. The study protocol for the main study was prospectively registered on the Open Science Framework (OSF).</w:t>
        </w:r>
      </w:ins>
    </w:p>
    <w:p w14:paraId="387AB813" w14:textId="50D02A28" w:rsidR="00CE4CC0" w:rsidRPr="009C4A8E" w:rsidRDefault="00D97661" w:rsidP="00996943">
      <w:pPr>
        <w:spacing w:before="100" w:beforeAutospacing="1" w:after="100" w:afterAutospacing="1" w:line="480" w:lineRule="auto"/>
        <w:jc w:val="left"/>
        <w:rPr>
          <w:ins w:id="125" w:author="fariba abbassi" w:date="2026-02-06T10:34:00Z"/>
          <w:rFonts w:ascii="Calibri" w:eastAsia="Times New Roman" w:hAnsi="Calibri" w:cs="Calibri"/>
          <w:color w:val="000000" w:themeColor="text1"/>
          <w:kern w:val="0"/>
          <w:sz w:val="24"/>
          <w:lang w:eastAsia="de-DE"/>
          <w14:ligatures w14:val="none"/>
        </w:rPr>
      </w:pPr>
      <w:ins w:id="126" w:author="fariba abbassi" w:date="2026-02-06T10:40:00Z" w16du:dateUtc="2026-02-06T09:40:00Z">
        <w:r w:rsidRPr="009C4A8E">
          <w:rPr>
            <w:rFonts w:ascii="Calibri" w:eastAsia="Times New Roman" w:hAnsi="Calibri" w:cs="Calibri"/>
            <w:color w:val="000000" w:themeColor="text1"/>
            <w:kern w:val="0"/>
            <w:sz w:val="24"/>
            <w:lang w:eastAsia="de-DE"/>
            <w14:ligatures w14:val="none"/>
          </w:rPr>
          <w:t xml:space="preserve">Titles and abstracts were screened independently by two reviewers (JRR and JP) using </w:t>
        </w:r>
      </w:ins>
      <w:ins w:id="127" w:author="fariba abbassi" w:date="2026-02-06T10:34:00Z">
        <w:r w:rsidR="00CE4CC0" w:rsidRPr="009C4A8E">
          <w:rPr>
            <w:rFonts w:ascii="Calibri" w:eastAsia="Times New Roman" w:hAnsi="Calibri" w:cs="Calibri"/>
            <w:color w:val="000000" w:themeColor="text1"/>
            <w:kern w:val="0"/>
            <w:sz w:val="24"/>
            <w:lang w:eastAsia="de-DE"/>
            <w14:ligatures w14:val="none"/>
          </w:rPr>
          <w:t>Rayyan®. Disagreements were resolved by discussion or, if necessary, by consultation with a third reviewer</w:t>
        </w:r>
      </w:ins>
      <w:ins w:id="128" w:author="fariba abbassi" w:date="2026-02-06T10:40:00Z" w16du:dateUtc="2026-02-06T09:40:00Z">
        <w:r w:rsidRPr="009C4A8E">
          <w:rPr>
            <w:rFonts w:ascii="Calibri" w:eastAsia="Times New Roman" w:hAnsi="Calibri" w:cs="Calibri"/>
            <w:color w:val="000000" w:themeColor="text1"/>
            <w:kern w:val="0"/>
            <w:sz w:val="24"/>
            <w:lang w:eastAsia="de-DE"/>
            <w14:ligatures w14:val="none"/>
          </w:rPr>
          <w:t xml:space="preserve"> (MP)</w:t>
        </w:r>
      </w:ins>
      <w:ins w:id="129" w:author="fariba abbassi" w:date="2026-02-06T10:34:00Z">
        <w:r w:rsidR="00CE4CC0" w:rsidRPr="009C4A8E">
          <w:rPr>
            <w:rFonts w:ascii="Calibri" w:eastAsia="Times New Roman" w:hAnsi="Calibri" w:cs="Calibri"/>
            <w:color w:val="000000" w:themeColor="text1"/>
            <w:kern w:val="0"/>
            <w:sz w:val="24"/>
            <w:lang w:eastAsia="de-DE"/>
            <w14:ligatures w14:val="none"/>
          </w:rPr>
          <w:t>. Data were extracted independently by two reviewers</w:t>
        </w:r>
      </w:ins>
      <w:ins w:id="130" w:author="fariba abbassi" w:date="2026-02-06T10:40:00Z" w16du:dateUtc="2026-02-06T09:40:00Z">
        <w:r w:rsidRPr="009C4A8E">
          <w:rPr>
            <w:rFonts w:ascii="Calibri" w:eastAsia="Times New Roman" w:hAnsi="Calibri" w:cs="Calibri"/>
            <w:color w:val="000000" w:themeColor="text1"/>
            <w:kern w:val="0"/>
            <w:sz w:val="24"/>
            <w:lang w:eastAsia="de-DE"/>
            <w14:ligatures w14:val="none"/>
          </w:rPr>
          <w:t xml:space="preserve"> (JRR and FA)</w:t>
        </w:r>
      </w:ins>
      <w:ins w:id="131"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from </w:t>
        </w:r>
      </w:ins>
      <w:ins w:id="132" w:author="fariba abbassi" w:date="2026-02-06T10:56:00Z" w16du:dateUtc="2026-02-06T09:56:00Z">
        <w:r w:rsidR="00E335F1" w:rsidRPr="009C4A8E">
          <w:rPr>
            <w:rFonts w:ascii="Calibri" w:eastAsia="Times New Roman" w:hAnsi="Calibri" w:cs="Calibri"/>
            <w:color w:val="000000" w:themeColor="text1"/>
            <w:kern w:val="0"/>
            <w:sz w:val="24"/>
            <w:lang w:eastAsia="de-DE"/>
            <w14:ligatures w14:val="none"/>
          </w:rPr>
          <w:t>the</w:t>
        </w:r>
      </w:ins>
      <w:ins w:id="133"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published RCT and corresponding pre-trial documentation, prioritizing published protocols</w:t>
        </w:r>
      </w:ins>
      <w:ins w:id="134" w:author="fariba abbassi" w:date="2026-02-06T10:58:00Z" w16du:dateUtc="2026-02-06T09:58:00Z">
        <w:r w:rsidR="00E335F1" w:rsidRPr="009C4A8E">
          <w:rPr>
            <w:rFonts w:ascii="Calibri" w:eastAsia="Times New Roman" w:hAnsi="Calibri" w:cs="Calibri"/>
            <w:color w:val="000000" w:themeColor="text1"/>
            <w:kern w:val="0"/>
            <w:sz w:val="24"/>
            <w:lang w:eastAsia="de-DE"/>
            <w14:ligatures w14:val="none"/>
          </w:rPr>
          <w:t xml:space="preserve"> over</w:t>
        </w:r>
      </w:ins>
      <w:ins w:id="135"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w:t>
        </w:r>
        <w:r w:rsidR="00CE4CC0" w:rsidRPr="009C4A8E">
          <w:rPr>
            <w:rFonts w:ascii="Calibri" w:eastAsia="Times New Roman" w:hAnsi="Calibri" w:cs="Calibri"/>
            <w:color w:val="000000" w:themeColor="text1"/>
            <w:kern w:val="0"/>
            <w:sz w:val="24"/>
            <w:lang w:eastAsia="de-DE"/>
            <w14:ligatures w14:val="none"/>
          </w:rPr>
          <w:lastRenderedPageBreak/>
          <w:t>unpublished but available protocols</w:t>
        </w:r>
      </w:ins>
      <w:ins w:id="136" w:author="fariba abbassi" w:date="2026-02-06T10:58:00Z" w16du:dateUtc="2026-02-06T09:58:00Z">
        <w:r w:rsidR="00E335F1" w:rsidRPr="009C4A8E">
          <w:rPr>
            <w:rFonts w:ascii="Calibri" w:eastAsia="Times New Roman" w:hAnsi="Calibri" w:cs="Calibri"/>
            <w:color w:val="000000" w:themeColor="text1"/>
            <w:kern w:val="0"/>
            <w:sz w:val="24"/>
            <w:lang w:eastAsia="de-DE"/>
            <w14:ligatures w14:val="none"/>
          </w:rPr>
          <w:t xml:space="preserve"> </w:t>
        </w:r>
      </w:ins>
      <w:ins w:id="137"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and trial registrations. When discrepancies between </w:t>
        </w:r>
      </w:ins>
      <w:ins w:id="138" w:author="fariba abbassi" w:date="2026-02-06T10:58:00Z" w16du:dateUtc="2026-02-06T09:58:00Z">
        <w:r w:rsidR="00E335F1" w:rsidRPr="009C4A8E">
          <w:rPr>
            <w:rFonts w:ascii="Calibri" w:eastAsia="Times New Roman" w:hAnsi="Calibri" w:cs="Calibri"/>
            <w:color w:val="000000" w:themeColor="text1"/>
            <w:kern w:val="0"/>
            <w:sz w:val="24"/>
            <w:lang w:eastAsia="de-DE"/>
            <w14:ligatures w14:val="none"/>
          </w:rPr>
          <w:t>final publication and corresponding pre-trial documentation</w:t>
        </w:r>
      </w:ins>
      <w:ins w:id="139"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occurred, data from the final publication were retained, and inconsistencies were documented.</w:t>
        </w:r>
      </w:ins>
    </w:p>
    <w:p w14:paraId="12CBC846" w14:textId="671E442F" w:rsidR="007A090A" w:rsidRPr="009C4A8E" w:rsidDel="00E335F1" w:rsidRDefault="00E335F1">
      <w:pPr>
        <w:spacing w:before="100" w:beforeAutospacing="1" w:after="100" w:afterAutospacing="1" w:line="480" w:lineRule="auto"/>
        <w:jc w:val="left"/>
        <w:rPr>
          <w:del w:id="140" w:author="fariba abbassi" w:date="2026-02-06T10:34:00Z" w16du:dateUtc="2026-02-06T09:34:00Z"/>
          <w:rFonts w:ascii="Calibri" w:eastAsia="Times New Roman" w:hAnsi="Calibri" w:cs="Calibri"/>
          <w:color w:val="000000" w:themeColor="text1"/>
          <w:kern w:val="0"/>
          <w:sz w:val="24"/>
          <w:lang w:eastAsia="de-DE"/>
          <w14:ligatures w14:val="none"/>
        </w:rPr>
      </w:pPr>
      <w:ins w:id="141" w:author="fariba abbassi" w:date="2026-02-06T10:59:00Z" w16du:dateUtc="2026-02-06T09:59:00Z">
        <w:r w:rsidRPr="009C4A8E">
          <w:rPr>
            <w:rFonts w:ascii="Calibri" w:eastAsia="Times New Roman" w:hAnsi="Calibri" w:cs="Calibri"/>
            <w:color w:val="000000" w:themeColor="text1"/>
            <w:kern w:val="0"/>
            <w:sz w:val="24"/>
            <w:lang w:eastAsia="de-DE"/>
            <w14:ligatures w14:val="none"/>
          </w:rPr>
          <w:t>We evaluated each RCT against five pre</w:t>
        </w:r>
      </w:ins>
      <w:del w:id="142" w:author="fariba abbassi" w:date="2026-02-06T10:34:00Z" w16du:dateUtc="2026-02-06T09:34:00Z">
        <w:r w:rsidR="007A090A" w:rsidRPr="009C4A8E" w:rsidDel="00CE4CC0">
          <w:rPr>
            <w:rFonts w:ascii="Calibri" w:eastAsia="Times New Roman" w:hAnsi="Calibri" w:cs="Calibri"/>
            <w:color w:val="000000" w:themeColor="text1"/>
            <w:kern w:val="0"/>
            <w:sz w:val="24"/>
            <w:lang w:eastAsia="de-DE"/>
            <w14:ligatures w14:val="none"/>
          </w:rPr>
          <w:delText xml:space="preserve">Trials were identified through the Cochrane Central Register of Controlled Trials (CENTRAL), using Cochrane’s Centralized Search Service, which integrates records from multiple bibliographic databases and trial registries. The study protocol </w:delText>
        </w:r>
        <w:r w:rsidR="00152696" w:rsidRPr="009C4A8E" w:rsidDel="00CE4CC0">
          <w:rPr>
            <w:rFonts w:ascii="Calibri" w:eastAsia="Times New Roman" w:hAnsi="Calibri" w:cs="Calibri"/>
            <w:color w:val="000000" w:themeColor="text1"/>
            <w:kern w:val="0"/>
            <w:sz w:val="24"/>
            <w:lang w:eastAsia="de-DE"/>
            <w14:ligatures w14:val="none"/>
          </w:rPr>
          <w:delText xml:space="preserve">for the main study </w:delText>
        </w:r>
        <w:r w:rsidR="007A090A" w:rsidRPr="009C4A8E" w:rsidDel="00CE4CC0">
          <w:rPr>
            <w:rFonts w:ascii="Calibri" w:eastAsia="Times New Roman" w:hAnsi="Calibri" w:cs="Calibri"/>
            <w:color w:val="000000" w:themeColor="text1"/>
            <w:kern w:val="0"/>
            <w:sz w:val="24"/>
            <w:lang w:eastAsia="de-DE"/>
            <w14:ligatures w14:val="none"/>
          </w:rPr>
          <w:delText>was prospectively registered on the Open Science Framework (OSF).</w:delText>
        </w:r>
      </w:del>
    </w:p>
    <w:p w14:paraId="6D0180B3" w14:textId="77777777" w:rsidR="00975452" w:rsidRPr="009C4A8E" w:rsidDel="00D97661" w:rsidRDefault="00975452">
      <w:pPr>
        <w:spacing w:before="100" w:beforeAutospacing="1" w:after="100" w:afterAutospacing="1" w:line="480" w:lineRule="auto"/>
        <w:jc w:val="left"/>
        <w:rPr>
          <w:del w:id="143" w:author="fariba abbassi" w:date="2026-02-06T10:41:00Z" w16du:dateUtc="2026-02-06T09:41:00Z"/>
          <w:rFonts w:ascii="Calibri" w:eastAsia="Times New Roman" w:hAnsi="Calibri" w:cs="Calibri"/>
          <w:color w:val="000000" w:themeColor="text1"/>
          <w:kern w:val="0"/>
          <w:sz w:val="24"/>
          <w:lang w:eastAsia="de-DE"/>
          <w14:ligatures w14:val="none"/>
        </w:rPr>
      </w:pPr>
    </w:p>
    <w:p w14:paraId="2ECEE439" w14:textId="0C4D5B69" w:rsidR="007A090A" w:rsidRPr="009C4A8E" w:rsidDel="00D97661" w:rsidRDefault="007A090A">
      <w:pPr>
        <w:spacing w:before="100" w:beforeAutospacing="1" w:after="100" w:afterAutospacing="1" w:line="480" w:lineRule="auto"/>
        <w:jc w:val="left"/>
        <w:rPr>
          <w:del w:id="144" w:author="fariba abbassi" w:date="2026-02-06T10:41:00Z" w16du:dateUtc="2026-02-06T09:41:00Z"/>
          <w:rFonts w:ascii="Calibri" w:eastAsia="Times New Roman" w:hAnsi="Calibri" w:cs="Calibri"/>
          <w:color w:val="000000" w:themeColor="text1"/>
          <w:kern w:val="0"/>
          <w:sz w:val="24"/>
          <w:lang w:eastAsia="de-DE"/>
          <w14:ligatures w14:val="none"/>
        </w:rPr>
      </w:pPr>
      <w:del w:id="145" w:author="fariba abbassi" w:date="2026-02-06T10:41:00Z" w16du:dateUtc="2026-02-06T09:41:00Z">
        <w:r w:rsidRPr="009C4A8E" w:rsidDel="00D97661">
          <w:rPr>
            <w:rFonts w:ascii="Calibri" w:eastAsia="Times New Roman" w:hAnsi="Calibri" w:cs="Calibri"/>
            <w:color w:val="000000" w:themeColor="text1"/>
            <w:kern w:val="0"/>
            <w:sz w:val="24"/>
            <w:lang w:eastAsia="de-DE"/>
            <w14:ligatures w14:val="none"/>
          </w:rPr>
          <w:delText>Titles and abstracts were screened independently by two reviewers using Rayyan®, with disagreements resolved by discussion or consultation with a third reviewer</w:delText>
        </w:r>
        <w:r w:rsidR="008B6FB2" w:rsidRPr="009C4A8E" w:rsidDel="00D97661">
          <w:rPr>
            <w:rFonts w:ascii="Calibri" w:eastAsia="Times New Roman" w:hAnsi="Calibri" w:cs="Calibri"/>
            <w:color w:val="000000" w:themeColor="text1"/>
            <w:kern w:val="0"/>
            <w:sz w:val="24"/>
            <w:lang w:eastAsia="de-DE"/>
            <w14:ligatures w14:val="none"/>
          </w:rPr>
          <w:delText xml:space="preserve"> (FA)</w:delText>
        </w:r>
        <w:r w:rsidRPr="009C4A8E" w:rsidDel="00D97661">
          <w:rPr>
            <w:rFonts w:ascii="Calibri" w:eastAsia="Times New Roman" w:hAnsi="Calibri" w:cs="Calibri"/>
            <w:color w:val="000000" w:themeColor="text1"/>
            <w:kern w:val="0"/>
            <w:sz w:val="24"/>
            <w:lang w:eastAsia="de-DE"/>
            <w14:ligatures w14:val="none"/>
          </w:rPr>
          <w:delText xml:space="preserve">. Data were extracted independently by two reviewers </w:delText>
        </w:r>
        <w:r w:rsidR="008B6FB2" w:rsidRPr="009C4A8E" w:rsidDel="00D97661">
          <w:rPr>
            <w:rFonts w:ascii="Calibri" w:eastAsia="Times New Roman" w:hAnsi="Calibri" w:cs="Calibri"/>
            <w:color w:val="000000" w:themeColor="text1"/>
            <w:kern w:val="0"/>
            <w:sz w:val="24"/>
            <w:lang w:eastAsia="de-DE"/>
            <w14:ligatures w14:val="none"/>
          </w:rPr>
          <w:delText xml:space="preserve">(JRR and FA) </w:delText>
        </w:r>
        <w:r w:rsidRPr="009C4A8E" w:rsidDel="00D97661">
          <w:rPr>
            <w:rFonts w:ascii="Calibri" w:eastAsia="Times New Roman" w:hAnsi="Calibri" w:cs="Calibri"/>
            <w:color w:val="000000" w:themeColor="text1"/>
            <w:kern w:val="0"/>
            <w:sz w:val="24"/>
            <w:lang w:eastAsia="de-DE"/>
            <w14:ligatures w14:val="none"/>
          </w:rPr>
          <w:delText>from the final published RCT and corresponding pre-trial documentation, prioritizing published protocols, unpublished but available protocols, and trial registrations. Discrepancies between sources are documented, with data from the final publication retained for analysis.</w:delText>
        </w:r>
      </w:del>
    </w:p>
    <w:p w14:paraId="10EF2A1C" w14:textId="74C7C55B" w:rsidR="00E335F1" w:rsidRPr="009C4A8E" w:rsidRDefault="007A090A" w:rsidP="00996943">
      <w:pPr>
        <w:spacing w:before="100" w:beforeAutospacing="1" w:after="100" w:afterAutospacing="1" w:line="480" w:lineRule="auto"/>
        <w:jc w:val="left"/>
        <w:rPr>
          <w:ins w:id="146" w:author="fariba abbassi" w:date="2026-02-06T10:51:00Z"/>
          <w:rFonts w:ascii="Calibri" w:eastAsia="Times New Roman" w:hAnsi="Calibri" w:cs="Calibri"/>
          <w:color w:val="000000" w:themeColor="text1"/>
          <w:kern w:val="0"/>
          <w:sz w:val="24"/>
          <w:lang w:eastAsia="de-DE"/>
          <w14:ligatures w14:val="none"/>
        </w:rPr>
      </w:pPr>
      <w:del w:id="147" w:author="fariba abbassi" w:date="2026-02-06T10:59:00Z" w16du:dateUtc="2026-02-06T09:59:00Z">
        <w:r w:rsidRPr="009C4A8E" w:rsidDel="00E335F1">
          <w:rPr>
            <w:rFonts w:ascii="Calibri" w:eastAsia="Times New Roman" w:hAnsi="Calibri" w:cs="Calibri"/>
            <w:color w:val="000000" w:themeColor="text1"/>
            <w:kern w:val="0"/>
            <w:sz w:val="24"/>
            <w:lang w:eastAsia="de-DE"/>
            <w14:ligatures w14:val="none"/>
          </w:rPr>
          <w:delText xml:space="preserve">We </w:delText>
        </w:r>
        <w:r w:rsidR="008B6FB2" w:rsidRPr="009C4A8E" w:rsidDel="00E335F1">
          <w:rPr>
            <w:rFonts w:ascii="Calibri" w:eastAsia="Times New Roman" w:hAnsi="Calibri" w:cs="Calibri"/>
            <w:color w:val="000000" w:themeColor="text1"/>
            <w:kern w:val="0"/>
            <w:sz w:val="24"/>
            <w:lang w:eastAsia="de-DE"/>
            <w14:ligatures w14:val="none"/>
          </w:rPr>
          <w:delText>extracted information on</w:delText>
        </w:r>
        <w:r w:rsidRPr="009C4A8E" w:rsidDel="00E335F1">
          <w:rPr>
            <w:rFonts w:ascii="Calibri" w:eastAsia="Times New Roman" w:hAnsi="Calibri" w:cs="Calibri"/>
            <w:color w:val="000000" w:themeColor="text1"/>
            <w:kern w:val="0"/>
            <w:sz w:val="24"/>
            <w:lang w:eastAsia="de-DE"/>
            <w14:ligatures w14:val="none"/>
          </w:rPr>
          <w:delText xml:space="preserve"> five pre</w:delText>
        </w:r>
      </w:del>
      <w:r w:rsidRPr="009C4A8E">
        <w:rPr>
          <w:rFonts w:ascii="Calibri" w:eastAsia="Times New Roman" w:hAnsi="Calibri" w:cs="Calibri"/>
          <w:color w:val="000000" w:themeColor="text1"/>
          <w:kern w:val="0"/>
          <w:sz w:val="24"/>
          <w:lang w:eastAsia="de-DE"/>
          <w14:ligatures w14:val="none"/>
        </w:rPr>
        <w:t xml:space="preserve">defined characteristics reflecting the potential </w:t>
      </w:r>
      <w:del w:id="148" w:author="fariba abbassi" w:date="2026-02-06T10:59:00Z" w16du:dateUtc="2026-02-06T09:59:00Z">
        <w:r w:rsidRPr="009C4A8E" w:rsidDel="00E335F1">
          <w:rPr>
            <w:rFonts w:ascii="Calibri" w:eastAsia="Times New Roman" w:hAnsi="Calibri" w:cs="Calibri"/>
            <w:color w:val="000000" w:themeColor="text1"/>
            <w:kern w:val="0"/>
            <w:sz w:val="24"/>
            <w:lang w:eastAsia="de-DE"/>
            <w14:ligatures w14:val="none"/>
          </w:rPr>
          <w:delText xml:space="preserve">of an RCT </w:delText>
        </w:r>
      </w:del>
      <w:r w:rsidRPr="009C4A8E">
        <w:rPr>
          <w:rFonts w:ascii="Calibri" w:eastAsia="Times New Roman" w:hAnsi="Calibri" w:cs="Calibri"/>
          <w:color w:val="000000" w:themeColor="text1"/>
          <w:kern w:val="0"/>
          <w:sz w:val="24"/>
          <w:lang w:eastAsia="de-DE"/>
          <w14:ligatures w14:val="none"/>
        </w:rPr>
        <w:t>to meaningfully inform clinical practice</w:t>
      </w:r>
      <w:r w:rsidR="008B6FB2" w:rsidRPr="009C4A8E">
        <w:rPr>
          <w:rFonts w:ascii="Calibri" w:eastAsia="Times New Roman" w:hAnsi="Calibri" w:cs="Calibri"/>
          <w:color w:val="000000" w:themeColor="text1"/>
          <w:kern w:val="0"/>
          <w:sz w:val="24"/>
          <w:lang w:eastAsia="de-DE"/>
          <w14:ligatures w14:val="none"/>
        </w:rPr>
        <w:t xml:space="preserve"> </w:t>
      </w:r>
      <w:r w:rsidR="008B6FB2" w:rsidRPr="009C4A8E">
        <w:rPr>
          <w:rFonts w:ascii="Calibri" w:eastAsia="Times New Roman" w:hAnsi="Calibri" w:cs="Calibri"/>
          <w:b/>
          <w:bCs/>
          <w:color w:val="000000" w:themeColor="text1"/>
          <w:kern w:val="0"/>
          <w:sz w:val="24"/>
          <w:lang w:eastAsia="de-DE"/>
          <w14:ligatures w14:val="none"/>
        </w:rPr>
        <w:t>(Table 1)</w:t>
      </w:r>
      <w:del w:id="149" w:author="fariba abbassi" w:date="2026-02-06T11:01:00Z" w16du:dateUtc="2026-02-06T10:01:00Z">
        <w:r w:rsidRPr="009C4A8E" w:rsidDel="00982CFC">
          <w:rPr>
            <w:rFonts w:ascii="Calibri" w:eastAsia="Times New Roman" w:hAnsi="Calibri" w:cs="Calibri"/>
            <w:color w:val="000000" w:themeColor="text1"/>
            <w:kern w:val="0"/>
            <w:sz w:val="24"/>
            <w:lang w:eastAsia="de-DE"/>
            <w14:ligatures w14:val="none"/>
          </w:rPr>
          <w:delText xml:space="preserve">: specification of a primary endpoint; specification of the trial </w:delText>
        </w:r>
      </w:del>
      <w:del w:id="150" w:author="fariba abbassi" w:date="2026-02-06T11:00:00Z" w16du:dateUtc="2026-02-06T10:00:00Z">
        <w:r w:rsidRPr="009C4A8E" w:rsidDel="00E335F1">
          <w:rPr>
            <w:rFonts w:ascii="Calibri" w:eastAsia="Times New Roman" w:hAnsi="Calibri" w:cs="Calibri"/>
            <w:color w:val="000000" w:themeColor="text1"/>
            <w:kern w:val="0"/>
            <w:sz w:val="24"/>
            <w:lang w:eastAsia="de-DE"/>
            <w14:ligatures w14:val="none"/>
          </w:rPr>
          <w:delText xml:space="preserve">objective </w:delText>
        </w:r>
      </w:del>
      <w:del w:id="151" w:author="fariba abbassi" w:date="2026-02-06T11:01:00Z" w16du:dateUtc="2026-02-06T10:01:00Z">
        <w:r w:rsidRPr="009C4A8E" w:rsidDel="00982CFC">
          <w:rPr>
            <w:rFonts w:ascii="Calibri" w:eastAsia="Times New Roman" w:hAnsi="Calibri" w:cs="Calibri"/>
            <w:color w:val="000000" w:themeColor="text1"/>
            <w:kern w:val="0"/>
            <w:sz w:val="24"/>
            <w:lang w:eastAsia="de-DE"/>
            <w14:ligatures w14:val="none"/>
          </w:rPr>
          <w:delText xml:space="preserve">for the primary endpoint (superiority, non-inferiority, or equivalence); alignment of study design with that objective; use of a clinically relevant effect size, such as a </w:delText>
        </w:r>
        <w:r w:rsidR="008B6FB2" w:rsidRPr="009C4A8E" w:rsidDel="00982CFC">
          <w:rPr>
            <w:rFonts w:ascii="Calibri" w:eastAsia="Times New Roman" w:hAnsi="Calibri" w:cs="Calibri"/>
            <w:color w:val="000000" w:themeColor="text1"/>
            <w:kern w:val="0"/>
            <w:sz w:val="24"/>
            <w:lang w:eastAsia="de-DE"/>
            <w14:ligatures w14:val="none"/>
          </w:rPr>
          <w:delText>MID or Cohen’s d</w:delText>
        </w:r>
        <w:r w:rsidRPr="009C4A8E" w:rsidDel="00982CFC">
          <w:rPr>
            <w:rFonts w:ascii="Calibri" w:eastAsia="Times New Roman" w:hAnsi="Calibri" w:cs="Calibri"/>
            <w:color w:val="000000" w:themeColor="text1"/>
            <w:kern w:val="0"/>
            <w:sz w:val="24"/>
            <w:lang w:eastAsia="de-DE"/>
            <w14:ligatures w14:val="none"/>
          </w:rPr>
          <w:delText xml:space="preserve">, to inform sample size calculations; and consideration of clinical relevance in the interpretation of results. </w:delText>
        </w:r>
      </w:del>
      <w:ins w:id="152" w:author="fariba abbassi" w:date="2026-02-06T11:01:00Z" w16du:dateUtc="2026-02-06T10:01:00Z">
        <w:r w:rsidR="00982CFC" w:rsidRPr="009C4A8E">
          <w:rPr>
            <w:rFonts w:ascii="Calibri" w:eastAsia="Times New Roman" w:hAnsi="Calibri" w:cs="Calibri"/>
            <w:color w:val="000000" w:themeColor="text1"/>
            <w:kern w:val="0"/>
            <w:sz w:val="24"/>
            <w:lang w:eastAsia="de-DE"/>
            <w14:ligatures w14:val="none"/>
          </w:rPr>
          <w:t xml:space="preserve">. </w:t>
        </w:r>
      </w:ins>
      <w:r w:rsidRPr="009C4A8E">
        <w:rPr>
          <w:rFonts w:ascii="Calibri" w:eastAsia="Times New Roman" w:hAnsi="Calibri" w:cs="Calibri"/>
          <w:color w:val="000000" w:themeColor="text1"/>
          <w:kern w:val="0"/>
          <w:sz w:val="24"/>
          <w:lang w:eastAsia="de-DE"/>
          <w14:ligatures w14:val="none"/>
        </w:rPr>
        <w:t xml:space="preserve">An RCT was classified as meaningfully informing clinical practice if it </w:t>
      </w:r>
      <w:del w:id="153" w:author="fariba abbassi" w:date="2026-02-06T11:02:00Z" w16du:dateUtc="2026-02-06T10:02:00Z">
        <w:r w:rsidRPr="009C4A8E" w:rsidDel="00982CFC">
          <w:rPr>
            <w:rFonts w:ascii="Calibri" w:eastAsia="Times New Roman" w:hAnsi="Calibri" w:cs="Calibri"/>
            <w:color w:val="000000" w:themeColor="text1"/>
            <w:kern w:val="0"/>
            <w:sz w:val="24"/>
            <w:lang w:eastAsia="de-DE"/>
            <w14:ligatures w14:val="none"/>
          </w:rPr>
          <w:delText xml:space="preserve">fulfilled </w:delText>
        </w:r>
        <w:r w:rsidR="008B6FB2" w:rsidRPr="009C4A8E" w:rsidDel="00982CFC">
          <w:rPr>
            <w:rFonts w:ascii="Calibri" w:eastAsia="Times New Roman" w:hAnsi="Calibri" w:cs="Calibri"/>
            <w:color w:val="000000" w:themeColor="text1"/>
            <w:kern w:val="0"/>
            <w:sz w:val="24"/>
            <w:lang w:eastAsia="de-DE"/>
            <w14:ligatures w14:val="none"/>
          </w:rPr>
          <w:delText>all</w:delText>
        </w:r>
        <w:r w:rsidRPr="009C4A8E" w:rsidDel="00982CFC">
          <w:rPr>
            <w:rFonts w:ascii="Calibri" w:eastAsia="Times New Roman" w:hAnsi="Calibri" w:cs="Calibri"/>
            <w:color w:val="000000" w:themeColor="text1"/>
            <w:kern w:val="0"/>
            <w:sz w:val="24"/>
            <w:lang w:eastAsia="de-DE"/>
            <w14:ligatures w14:val="none"/>
          </w:rPr>
          <w:delText xml:space="preserve"> these criteria.</w:delText>
        </w:r>
      </w:del>
      <w:ins w:id="154" w:author="fariba abbassi" w:date="2026-02-06T10:51:00Z">
        <w:r w:rsidR="00E335F1" w:rsidRPr="009C4A8E">
          <w:rPr>
            <w:rFonts w:ascii="Calibri" w:eastAsia="Times New Roman" w:hAnsi="Calibri" w:cs="Calibri"/>
            <w:color w:val="000000" w:themeColor="text1"/>
            <w:kern w:val="0"/>
            <w:sz w:val="24"/>
            <w:lang w:eastAsia="de-DE"/>
            <w14:ligatures w14:val="none"/>
          </w:rPr>
          <w:t xml:space="preserve">reported on the primary outcome AND the </w:t>
        </w:r>
      </w:ins>
      <w:ins w:id="155" w:author="fariba abbassi" w:date="2026-02-06T11:02:00Z" w16du:dateUtc="2026-02-06T10:02:00Z">
        <w:r w:rsidR="00982CFC" w:rsidRPr="009C4A8E">
          <w:rPr>
            <w:rFonts w:ascii="Calibri" w:eastAsia="Times New Roman" w:hAnsi="Calibri" w:cs="Calibri"/>
            <w:color w:val="000000" w:themeColor="text1"/>
            <w:kern w:val="0"/>
            <w:sz w:val="24"/>
            <w:lang w:eastAsia="de-DE"/>
            <w14:ligatures w14:val="none"/>
          </w:rPr>
          <w:t>hypothesis</w:t>
        </w:r>
      </w:ins>
      <w:ins w:id="156" w:author="fariba abbassi" w:date="2026-02-06T10:51:00Z">
        <w:r w:rsidR="00E335F1" w:rsidRPr="009C4A8E">
          <w:rPr>
            <w:rFonts w:ascii="Calibri" w:eastAsia="Times New Roman" w:hAnsi="Calibri" w:cs="Calibri"/>
            <w:color w:val="000000" w:themeColor="text1"/>
            <w:kern w:val="0"/>
            <w:sz w:val="24"/>
            <w:lang w:eastAsia="de-DE"/>
            <w14:ligatures w14:val="none"/>
          </w:rPr>
          <w:t xml:space="preserve"> of the trial and/or the trial design AND a calculation of the sample size based on a clinically relevant effect AND the discussion of the clinical relevance of the results.</w:t>
        </w:r>
      </w:ins>
    </w:p>
    <w:p w14:paraId="0A1F3233" w14:textId="0B583993" w:rsidR="00E335F1" w:rsidRPr="009C4A8E" w:rsidDel="00E335F1" w:rsidRDefault="00E335F1">
      <w:pPr>
        <w:pStyle w:val="berschrift3"/>
        <w:jc w:val="left"/>
        <w:rPr>
          <w:del w:id="157" w:author="fariba abbassi" w:date="2026-02-06T10:51:00Z" w16du:dateUtc="2026-02-06T09:51:00Z"/>
          <w:rFonts w:eastAsia="Times New Roman"/>
          <w:lang w:eastAsia="de-DE"/>
        </w:rPr>
        <w:pPrChange w:id="158" w:author="fariba abbassi" w:date="2026-02-06T11:54:00Z" w16du:dateUtc="2026-02-06T10:54:00Z">
          <w:pPr>
            <w:spacing w:before="100" w:beforeAutospacing="1" w:after="100" w:afterAutospacing="1" w:line="480" w:lineRule="auto"/>
            <w:jc w:val="left"/>
          </w:pPr>
        </w:pPrChange>
      </w:pPr>
    </w:p>
    <w:p w14:paraId="4B6E1AB4" w14:textId="5D54BD7B" w:rsidR="008B6FB2" w:rsidRPr="009C4A8E" w:rsidRDefault="008B6FB2" w:rsidP="00996943">
      <w:pPr>
        <w:pStyle w:val="berschrift3"/>
        <w:jc w:val="left"/>
      </w:pPr>
      <w:r w:rsidRPr="009C4A8E">
        <w:t xml:space="preserve">Sample </w:t>
      </w:r>
      <w:del w:id="159" w:author="fariba abbassi" w:date="2026-02-06T11:04:00Z" w16du:dateUtc="2026-02-06T10:04:00Z">
        <w:r w:rsidRPr="009C4A8E" w:rsidDel="00982CFC">
          <w:delText>s</w:delText>
        </w:r>
      </w:del>
      <w:ins w:id="160" w:author="fariba abbassi" w:date="2026-02-06T11:04:00Z" w16du:dateUtc="2026-02-06T10:04:00Z">
        <w:r w:rsidR="00982CFC" w:rsidRPr="009C4A8E">
          <w:t>S</w:t>
        </w:r>
      </w:ins>
      <w:r w:rsidRPr="009C4A8E">
        <w:t>ize</w:t>
      </w:r>
      <w:ins w:id="161" w:author="fariba abbassi" w:date="2026-02-06T11:03:00Z" w16du:dateUtc="2026-02-06T10:03:00Z">
        <w:r w:rsidR="00982CFC" w:rsidRPr="009C4A8E">
          <w:t xml:space="preserve"> for the </w:t>
        </w:r>
      </w:ins>
      <w:ins w:id="162" w:author="fariba abbassi" w:date="2026-02-06T11:04:00Z" w16du:dateUtc="2026-02-06T10:04:00Z">
        <w:r w:rsidR="00982CFC" w:rsidRPr="009C4A8E">
          <w:t>Main Study</w:t>
        </w:r>
      </w:ins>
    </w:p>
    <w:p w14:paraId="7B3829EF" w14:textId="0237E21F" w:rsidR="008B6FB2" w:rsidRPr="009C4A8E" w:rsidRDefault="008B6FB2"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hAnsi="Calibri" w:cs="Calibri"/>
          <w:color w:val="000000" w:themeColor="text1"/>
          <w:sz w:val="24"/>
        </w:rPr>
        <w:t xml:space="preserve">Based on our pilot study, 4.6% (4/87) fulfilled the criteria to meaningfully inform practice. We based the sample size calculation on precision and used the </w:t>
      </w:r>
      <w:proofErr w:type="spellStart"/>
      <w:r w:rsidRPr="009C4A8E">
        <w:rPr>
          <w:rFonts w:ascii="Calibri" w:hAnsi="Calibri" w:cs="Calibri"/>
          <w:color w:val="000000" w:themeColor="text1"/>
          <w:sz w:val="24"/>
        </w:rPr>
        <w:t>prec</w:t>
      </w:r>
      <w:proofErr w:type="spellEnd"/>
      <w:r w:rsidR="00273C22" w:rsidRPr="009C4A8E">
        <w:rPr>
          <w:rFonts w:ascii="Calibri" w:hAnsi="Calibri" w:cs="Calibri"/>
          <w:color w:val="000000" w:themeColor="text1"/>
          <w:sz w:val="24"/>
        </w:rPr>
        <w:t xml:space="preserve"> </w:t>
      </w:r>
      <w:r w:rsidRPr="009C4A8E">
        <w:rPr>
          <w:rFonts w:ascii="Calibri" w:hAnsi="Calibri" w:cs="Calibri"/>
          <w:color w:val="000000" w:themeColor="text1"/>
          <w:sz w:val="24"/>
        </w:rPr>
        <w:t>prop package</w:t>
      </w:r>
      <w:r w:rsidR="00273C22" w:rsidRPr="009C4A8E">
        <w:rPr>
          <w:rFonts w:ascii="Calibri" w:hAnsi="Calibri" w:cs="Calibri"/>
          <w:color w:val="000000" w:themeColor="text1"/>
          <w:sz w:val="24"/>
        </w:rPr>
        <w:t xml:space="preserve"> </w:t>
      </w:r>
      <w:commentRangeStart w:id="163"/>
      <w:r w:rsidRPr="009C4A8E">
        <w:rPr>
          <w:rFonts w:ascii="Calibri" w:hAnsi="Calibri" w:cs="Calibri"/>
          <w:color w:val="000000" w:themeColor="text1"/>
          <w:sz w:val="24"/>
        </w:rPr>
        <w:fldChar w:fldCharType="begin"/>
      </w:r>
      <w:r w:rsidRPr="009C4A8E">
        <w:rPr>
          <w:rFonts w:ascii="Calibri" w:hAnsi="Calibri" w:cs="Calibri"/>
          <w:color w:val="000000" w:themeColor="text1"/>
          <w:sz w:val="24"/>
        </w:rPr>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9C4A8E">
        <w:rPr>
          <w:rFonts w:ascii="Calibri" w:hAnsi="Calibri" w:cs="Calibri"/>
          <w:color w:val="000000" w:themeColor="text1"/>
          <w:sz w:val="24"/>
        </w:rPr>
        <w:fldChar w:fldCharType="separate"/>
      </w:r>
      <w:r w:rsidRPr="009C4A8E">
        <w:rPr>
          <w:rFonts w:ascii="Calibri" w:hAnsi="Calibri" w:cs="Calibri"/>
          <w:noProof/>
          <w:color w:val="000000" w:themeColor="text1"/>
          <w:sz w:val="24"/>
        </w:rPr>
        <w:t>[3]</w:t>
      </w:r>
      <w:r w:rsidRPr="009C4A8E">
        <w:rPr>
          <w:rFonts w:ascii="Calibri" w:hAnsi="Calibri" w:cs="Calibri"/>
          <w:color w:val="000000" w:themeColor="text1"/>
          <w:sz w:val="24"/>
        </w:rPr>
        <w:fldChar w:fldCharType="end"/>
      </w:r>
      <w:r w:rsidRPr="009C4A8E">
        <w:rPr>
          <w:rFonts w:ascii="Calibri" w:hAnsi="Calibri" w:cs="Calibri"/>
          <w:color w:val="000000" w:themeColor="text1"/>
          <w:sz w:val="24"/>
        </w:rPr>
        <w:t xml:space="preserve">. </w:t>
      </w:r>
      <w:commentRangeEnd w:id="163"/>
      <w:r w:rsidR="00B5205F" w:rsidRPr="009C4A8E">
        <w:rPr>
          <w:rStyle w:val="Kommentarzeichen"/>
        </w:rPr>
        <w:commentReference w:id="163"/>
      </w:r>
      <w:r w:rsidRPr="009C4A8E">
        <w:rPr>
          <w:rFonts w:ascii="Calibri" w:hAnsi="Calibri" w:cs="Calibri"/>
          <w:color w:val="000000" w:themeColor="text1"/>
          <w:sz w:val="24"/>
        </w:rPr>
        <w:t xml:space="preserve">Considering that 5.0% of trials would meet the criteria, with a prespecified 95% Confidence interval (CI) of </w:t>
      </w:r>
      <w:r w:rsidR="00307D8F" w:rsidRPr="009C4A8E">
        <w:rPr>
          <w:rFonts w:ascii="Calibri" w:hAnsi="Calibri" w:cs="Calibri"/>
          <w:color w:val="000000" w:themeColor="text1"/>
          <w:sz w:val="24"/>
        </w:rPr>
        <w:t>±</w:t>
      </w:r>
      <w:r w:rsidRPr="009C4A8E">
        <w:rPr>
          <w:rFonts w:ascii="Calibri" w:hAnsi="Calibri" w:cs="Calibri"/>
          <w:color w:val="000000" w:themeColor="text1"/>
          <w:sz w:val="24"/>
        </w:rPr>
        <w:t>7.0%, we obtained a sample of 161 (Wilson 95%CI of 2.6% to 9.6%).</w:t>
      </w:r>
    </w:p>
    <w:p w14:paraId="74171A40" w14:textId="77777777" w:rsidR="007A090A" w:rsidRPr="009C4A8E" w:rsidRDefault="007A090A" w:rsidP="00996943">
      <w:pPr>
        <w:pStyle w:val="berschrift3"/>
        <w:jc w:val="left"/>
      </w:pPr>
      <w:r w:rsidRPr="009C4A8E">
        <w:t>Statistical Analysis</w:t>
      </w:r>
    </w:p>
    <w:p w14:paraId="66800F23" w14:textId="32CBAB18" w:rsidR="008B6FB2" w:rsidRPr="009C4A8E" w:rsidRDefault="008B6FB2">
      <w:pPr>
        <w:spacing w:line="480" w:lineRule="auto"/>
        <w:jc w:val="left"/>
        <w:rPr>
          <w:ins w:id="164" w:author="fariba abbassi" w:date="2026-02-06T10:51:00Z" w16du:dateUtc="2026-02-06T09:51:00Z"/>
          <w:rFonts w:ascii="Calibri" w:hAnsi="Calibri" w:cs="Calibri"/>
          <w:color w:val="000000" w:themeColor="text1"/>
          <w:sz w:val="24"/>
        </w:rPr>
        <w:pPrChange w:id="165" w:author="fariba abbassi" w:date="2026-02-06T11:54:00Z" w16du:dateUtc="2026-02-06T10:54:00Z">
          <w:pPr>
            <w:spacing w:line="480" w:lineRule="auto"/>
          </w:pPr>
        </w:pPrChange>
      </w:pPr>
      <w:r w:rsidRPr="009C4A8E">
        <w:rPr>
          <w:rFonts w:ascii="Calibri" w:hAnsi="Calibri" w:cs="Calibri"/>
          <w:color w:val="000000" w:themeColor="text1"/>
          <w:sz w:val="24"/>
        </w:rPr>
        <w:t>Analyses were descriptive. Categorical variables are summarized as counts and proportions, and continuous variables as means with 95% confidence intervals.</w:t>
      </w:r>
      <w:del w:id="166" w:author="fariba abbassi" w:date="2026-02-06T10:51:00Z" w16du:dateUtc="2026-02-06T09:51:00Z">
        <w:r w:rsidRPr="009C4A8E" w:rsidDel="00E335F1">
          <w:rPr>
            <w:rFonts w:ascii="Calibri" w:hAnsi="Calibri" w:cs="Calibri"/>
            <w:color w:val="000000" w:themeColor="text1"/>
            <w:sz w:val="24"/>
          </w:rPr>
          <w:delText xml:space="preserve"> </w:delText>
        </w:r>
      </w:del>
    </w:p>
    <w:p w14:paraId="2D5238E4" w14:textId="797EE864" w:rsidR="008B6FB2" w:rsidRPr="009C4A8E" w:rsidDel="004C0351" w:rsidRDefault="008B6FB2">
      <w:pPr>
        <w:spacing w:line="480" w:lineRule="auto"/>
        <w:jc w:val="left"/>
        <w:rPr>
          <w:del w:id="167" w:author="fariba abbassi" w:date="2026-02-06T12:28:00Z" w16du:dateUtc="2026-02-06T11:28:00Z"/>
          <w:rFonts w:ascii="Calibri" w:hAnsi="Calibri" w:cs="Calibri"/>
          <w:color w:val="000000" w:themeColor="text1"/>
          <w:sz w:val="24"/>
        </w:rPr>
        <w:pPrChange w:id="168" w:author="fariba abbassi" w:date="2026-02-06T11:54:00Z" w16du:dateUtc="2026-02-06T10:54:00Z">
          <w:pPr>
            <w:spacing w:line="480" w:lineRule="auto"/>
          </w:pPr>
        </w:pPrChange>
      </w:pPr>
      <w:r w:rsidRPr="009C4A8E">
        <w:rPr>
          <w:rFonts w:ascii="Calibri" w:hAnsi="Calibri" w:cs="Calibri"/>
          <w:color w:val="000000" w:themeColor="text1"/>
          <w:sz w:val="24"/>
        </w:rPr>
        <w:t xml:space="preserve">All statistical analyses and graphical representations were performed using the RStudio® statistical software package </w:t>
      </w:r>
      <w:r w:rsidR="00975452" w:rsidRPr="009C4A8E">
        <w:rPr>
          <w:rFonts w:ascii="Calibri" w:hAnsi="Calibri" w:cs="Calibri"/>
          <w:color w:val="000000" w:themeColor="text1"/>
          <w:sz w:val="24"/>
        </w:rPr>
        <w:t>(</w:t>
      </w:r>
      <w:r w:rsidRPr="009C4A8E">
        <w:rPr>
          <w:rFonts w:ascii="Calibri" w:hAnsi="Calibri" w:cs="Calibri"/>
          <w:color w:val="000000" w:themeColor="text1"/>
          <w:sz w:val="24"/>
        </w:rPr>
        <w:t>version 2026.01.0+392</w:t>
      </w:r>
      <w:r w:rsidR="00975452" w:rsidRPr="009C4A8E">
        <w:rPr>
          <w:rFonts w:ascii="Calibri" w:hAnsi="Calibri" w:cs="Calibri"/>
          <w:color w:val="000000" w:themeColor="text1"/>
          <w:sz w:val="24"/>
        </w:rPr>
        <w:t>)</w:t>
      </w:r>
      <w:r w:rsidR="00975452" w:rsidRPr="009C4A8E">
        <w:rPr>
          <w:rFonts w:ascii="Calibri" w:hAnsi="Calibri" w:cs="Calibri"/>
          <w:color w:val="000000" w:themeColor="text1"/>
          <w:sz w:val="24"/>
        </w:rPr>
        <w:fldChar w:fldCharType="begin"/>
      </w:r>
      <w:r w:rsidR="00975452" w:rsidRPr="009C4A8E">
        <w:rPr>
          <w:rFonts w:ascii="Calibri" w:hAnsi="Calibri" w:cs="Calibri"/>
          <w:color w:val="000000" w:themeColor="text1"/>
          <w:sz w:val="24"/>
        </w:rPr>
        <w:instrText xml:space="preserve"> ADDIN EN.CITE &lt;EndNote&gt;&lt;Cite&gt;&lt;Author&gt;R Core Team&lt;/Author&gt;&lt;Year&gt;2026&lt;/Year&gt;&lt;RecNum&gt;40282&lt;/RecNum&gt;&lt;DisplayText&gt;&lt;style face="superscript"&gt;2&lt;/style&gt;&lt;/DisplayText&gt;&lt;record&gt;&lt;rec-number&gt;40282&lt;/rec-number&gt;&lt;foreign-keys&gt;&lt;key app="EN" db-id="fw9fd0w9sdz5r9evrzivdtfx5eef2fxv0590" timestamp="1733474847"&gt;40282&lt;/key&gt;&lt;/foreign-keys&gt;&lt;ref-type name="Computer Program"&gt;9&lt;/ref-type&gt;&lt;contributors&gt;&lt;authors&gt;&lt;author&gt;R Core Team,&lt;/author&gt;&lt;/authors&gt;&lt;/contributors&gt;&lt;titles&gt;&lt;title&gt;R: A language and environment for statistical computing&lt;/title&gt;&lt;/titles&gt;&lt;dates&gt;&lt;year&gt;2026&lt;/year&gt;&lt;/dates&gt;&lt;pub-location&gt;Vienna, Austria&lt;/pub-location&gt;&lt;publisher&gt;R Foundation for Statistical Computing&lt;/publisher&gt;&lt;urls&gt;&lt;related-urls&gt;&lt;url&gt;https://www.R-project.org/&lt;/url&gt;&lt;/related-urls&gt;&lt;/urls&gt;&lt;/record&gt;&lt;/Cite&gt;&lt;/EndNote&gt;</w:instrText>
      </w:r>
      <w:r w:rsidR="00975452" w:rsidRPr="009C4A8E">
        <w:rPr>
          <w:rFonts w:ascii="Calibri" w:hAnsi="Calibri" w:cs="Calibri"/>
          <w:color w:val="000000" w:themeColor="text1"/>
          <w:sz w:val="24"/>
        </w:rPr>
        <w:fldChar w:fldCharType="separate"/>
      </w:r>
      <w:r w:rsidR="00975452" w:rsidRPr="009C4A8E">
        <w:rPr>
          <w:rFonts w:ascii="Calibri" w:hAnsi="Calibri" w:cs="Calibri"/>
          <w:noProof/>
          <w:color w:val="000000" w:themeColor="text1"/>
          <w:sz w:val="24"/>
          <w:vertAlign w:val="superscript"/>
        </w:rPr>
        <w:t>2</w:t>
      </w:r>
      <w:r w:rsidR="00975452" w:rsidRPr="009C4A8E">
        <w:rPr>
          <w:rFonts w:ascii="Calibri" w:hAnsi="Calibri" w:cs="Calibri"/>
          <w:color w:val="000000" w:themeColor="text1"/>
          <w:sz w:val="24"/>
        </w:rPr>
        <w:fldChar w:fldCharType="end"/>
      </w:r>
      <w:r w:rsidRPr="009C4A8E">
        <w:rPr>
          <w:rFonts w:ascii="Calibri" w:hAnsi="Calibri" w:cs="Calibri"/>
          <w:color w:val="000000" w:themeColor="text1"/>
          <w:sz w:val="24"/>
        </w:rPr>
        <w:t>.</w:t>
      </w:r>
    </w:p>
    <w:p w14:paraId="7AA55A24" w14:textId="77777777" w:rsidR="00417956" w:rsidRPr="009C4A8E" w:rsidRDefault="00417956">
      <w:pPr>
        <w:spacing w:line="480" w:lineRule="auto"/>
        <w:jc w:val="left"/>
        <w:rPr>
          <w:rFonts w:ascii="Calibri" w:hAnsi="Calibri" w:cs="Calibri"/>
          <w:color w:val="000000" w:themeColor="text1"/>
          <w:sz w:val="24"/>
        </w:rPr>
        <w:pPrChange w:id="169" w:author="fariba abbassi" w:date="2026-02-06T11:54:00Z" w16du:dateUtc="2026-02-06T10:54:00Z">
          <w:pPr>
            <w:spacing w:line="480" w:lineRule="auto"/>
          </w:pPr>
        </w:pPrChange>
      </w:pPr>
    </w:p>
    <w:p w14:paraId="4347578A" w14:textId="52037476" w:rsidR="00203336" w:rsidRPr="009C4A8E" w:rsidRDefault="00203336">
      <w:pPr>
        <w:spacing w:line="480" w:lineRule="auto"/>
        <w:jc w:val="left"/>
        <w:rPr>
          <w:rFonts w:ascii="Calibri" w:hAnsi="Calibri" w:cs="Calibri"/>
          <w:color w:val="000000" w:themeColor="text1"/>
          <w:sz w:val="24"/>
        </w:rPr>
        <w:pPrChange w:id="170" w:author="fariba abbassi" w:date="2026-02-06T11:54:00Z" w16du:dateUtc="2026-02-06T10:54:00Z">
          <w:pPr>
            <w:spacing w:line="480" w:lineRule="auto"/>
          </w:pPr>
        </w:pPrChange>
      </w:pPr>
      <w:r w:rsidRPr="009C4A8E">
        <w:rPr>
          <w:rFonts w:ascii="Calibri" w:hAnsi="Calibri" w:cs="Calibri"/>
          <w:color w:val="000000" w:themeColor="text1"/>
          <w:sz w:val="24"/>
        </w:rPr>
        <w:br w:type="page"/>
      </w:r>
    </w:p>
    <w:p w14:paraId="22F63196" w14:textId="46CC5890" w:rsidR="00203336" w:rsidRPr="004C0351" w:rsidRDefault="00203336">
      <w:pPr>
        <w:pStyle w:val="Titre11"/>
        <w:spacing w:line="480" w:lineRule="auto"/>
        <w:jc w:val="left"/>
        <w:rPr>
          <w:rFonts w:ascii="Calibri" w:hAnsi="Calibri" w:cs="Calibri"/>
          <w:color w:val="000000" w:themeColor="text1"/>
          <w:sz w:val="28"/>
          <w:szCs w:val="28"/>
          <w:rPrChange w:id="171" w:author="fariba abbassi" w:date="2026-02-06T12:29:00Z" w16du:dateUtc="2026-02-06T11:29:00Z">
            <w:rPr>
              <w:rFonts w:ascii="Calibri" w:hAnsi="Calibri" w:cs="Calibri"/>
              <w:color w:val="000000" w:themeColor="text1"/>
              <w:sz w:val="24"/>
              <w:szCs w:val="24"/>
            </w:rPr>
          </w:rPrChange>
        </w:rPr>
        <w:pPrChange w:id="172"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173" w:author="fariba abbassi" w:date="2026-02-06T12:29:00Z" w16du:dateUtc="2026-02-06T11:29:00Z">
            <w:rPr>
              <w:rFonts w:ascii="Calibri" w:hAnsi="Calibri" w:cs="Calibri"/>
              <w:color w:val="000000" w:themeColor="text1"/>
              <w:sz w:val="24"/>
              <w:szCs w:val="24"/>
            </w:rPr>
          </w:rPrChange>
        </w:rPr>
        <w:lastRenderedPageBreak/>
        <w:t>RESULTS</w:t>
      </w:r>
    </w:p>
    <w:p w14:paraId="0A836A44" w14:textId="77777777" w:rsidR="009C4A8E" w:rsidRPr="009C4A8E" w:rsidRDefault="009C4A8E" w:rsidP="00996943">
      <w:pPr>
        <w:pStyle w:val="berschrift3"/>
        <w:jc w:val="left"/>
        <w:rPr>
          <w:sz w:val="27"/>
        </w:rPr>
      </w:pPr>
      <w:r w:rsidRPr="009C4A8E">
        <w:t>Study Selection</w:t>
      </w:r>
    </w:p>
    <w:p w14:paraId="6E90753D" w14:textId="00BFC3D7" w:rsidR="009C4A8E" w:rsidRPr="009C4A8E" w:rsidRDefault="009C4A8E">
      <w:pPr>
        <w:pStyle w:val="StandardWeb"/>
        <w:spacing w:line="480" w:lineRule="auto"/>
        <w:jc w:val="left"/>
        <w:rPr>
          <w:rFonts w:ascii="Calibri" w:hAnsi="Calibri" w:cs="Calibri"/>
        </w:rPr>
        <w:pPrChange w:id="174" w:author="fariba abbassi" w:date="2026-02-06T11:54:00Z" w16du:dateUtc="2026-02-06T10:54:00Z">
          <w:pPr>
            <w:pStyle w:val="StandardWeb"/>
            <w:spacing w:line="480" w:lineRule="auto"/>
          </w:pPr>
        </w:pPrChange>
      </w:pPr>
      <w:r w:rsidRPr="009C4A8E">
        <w:rPr>
          <w:rFonts w:ascii="Calibri" w:hAnsi="Calibri" w:cs="Calibri"/>
        </w:rPr>
        <w:t>In the pilot study, the systematic literature search identified 1,612 records citing the Comprehensive Complication Index (CCI®). After screening, 136 RCTs met the eligibility criteria, comprising 87 published RCTs and 49 ongoing trials.</w:t>
      </w:r>
    </w:p>
    <w:p w14:paraId="36EE8A64" w14:textId="77777777" w:rsidR="009C4A8E" w:rsidRPr="009C4A8E" w:rsidRDefault="009C4A8E" w:rsidP="00996943">
      <w:pPr>
        <w:pStyle w:val="berschrift3"/>
        <w:jc w:val="left"/>
      </w:pPr>
      <w:r w:rsidRPr="009C4A8E">
        <w:t>Pilot Study Results</w:t>
      </w:r>
    </w:p>
    <w:p w14:paraId="783FE116" w14:textId="3F8D9D02" w:rsidR="009C4A8E" w:rsidRPr="009C4A8E" w:rsidRDefault="009C4A8E">
      <w:pPr>
        <w:pStyle w:val="StandardWeb"/>
        <w:spacing w:line="480" w:lineRule="auto"/>
        <w:jc w:val="left"/>
        <w:rPr>
          <w:rFonts w:ascii="Calibri" w:hAnsi="Calibri" w:cs="Calibri"/>
        </w:rPr>
        <w:pPrChange w:id="175" w:author="fariba abbassi" w:date="2026-02-06T11:54:00Z" w16du:dateUtc="2026-02-06T10:54:00Z">
          <w:pPr>
            <w:pStyle w:val="StandardWeb"/>
            <w:spacing w:line="480" w:lineRule="auto"/>
          </w:pPr>
        </w:pPrChange>
      </w:pPr>
      <w:r w:rsidRPr="009C4A8E">
        <w:rPr>
          <w:rFonts w:ascii="Calibri" w:hAnsi="Calibri" w:cs="Calibri"/>
        </w:rPr>
        <w:t xml:space="preserve">Pre-trial documentation was available for 84 (98%) of the 87 published RCTs. In these pre-trial documents, a primary endpoint was defined in all 84 trials (100%), and a secondary endpoint was defined in 81 trials (96%). However, the study hypothesis for the primary endpoint was specified in only 23 pre-trial documents (27%), and the hypothesis for the secondary endpoint in only 3 documents (4%) </w:t>
      </w:r>
      <w:r w:rsidRPr="009C4A8E">
        <w:rPr>
          <w:rFonts w:ascii="Calibri" w:hAnsi="Calibri" w:cs="Calibri"/>
          <w:b/>
          <w:bCs/>
        </w:rPr>
        <w:t>(Table 2)</w:t>
      </w:r>
      <w:r w:rsidRPr="009C4A8E">
        <w:rPr>
          <w:rFonts w:ascii="Calibri" w:hAnsi="Calibri" w:cs="Calibri"/>
        </w:rPr>
        <w:t>.</w:t>
      </w:r>
    </w:p>
    <w:p w14:paraId="482A4DB2" w14:textId="77777777" w:rsidR="009C4A8E" w:rsidRPr="009C4A8E" w:rsidRDefault="009C4A8E">
      <w:pPr>
        <w:pStyle w:val="StandardWeb"/>
        <w:spacing w:line="480" w:lineRule="auto"/>
        <w:jc w:val="left"/>
        <w:rPr>
          <w:rFonts w:ascii="Calibri" w:hAnsi="Calibri" w:cs="Calibri"/>
        </w:rPr>
        <w:pPrChange w:id="176" w:author="fariba abbassi" w:date="2026-02-06T11:54:00Z" w16du:dateUtc="2026-02-06T10:54:00Z">
          <w:pPr>
            <w:pStyle w:val="StandardWeb"/>
            <w:spacing w:line="480" w:lineRule="auto"/>
          </w:pPr>
        </w:pPrChange>
      </w:pPr>
    </w:p>
    <w:p w14:paraId="45AB0320" w14:textId="77777777" w:rsidR="009C4A8E" w:rsidRPr="009C4A8E" w:rsidRDefault="009C4A8E">
      <w:pPr>
        <w:pStyle w:val="StandardWeb"/>
        <w:spacing w:line="480" w:lineRule="auto"/>
        <w:jc w:val="left"/>
        <w:rPr>
          <w:rFonts w:ascii="Calibri" w:hAnsi="Calibri" w:cs="Calibri"/>
        </w:rPr>
        <w:pPrChange w:id="177" w:author="fariba abbassi" w:date="2026-02-06T11:54:00Z" w16du:dateUtc="2026-02-06T10:54:00Z">
          <w:pPr>
            <w:pStyle w:val="StandardWeb"/>
            <w:spacing w:line="480" w:lineRule="auto"/>
          </w:pPr>
        </w:pPrChange>
      </w:pPr>
      <w:r w:rsidRPr="009C4A8E">
        <w:rPr>
          <w:rFonts w:ascii="Calibri" w:hAnsi="Calibri" w:cs="Calibri"/>
        </w:rPr>
        <w:t xml:space="preserve">Among the 87 final publications, 20 trials (23%) specified a superiority </w:t>
      </w:r>
      <w:proofErr w:type="gramStart"/>
      <w:r w:rsidRPr="009C4A8E">
        <w:rPr>
          <w:rFonts w:ascii="Calibri" w:hAnsi="Calibri" w:cs="Calibri"/>
        </w:rPr>
        <w:t>design</w:t>
      </w:r>
      <w:proofErr w:type="gramEnd"/>
      <w:r w:rsidRPr="009C4A8E">
        <w:rPr>
          <w:rFonts w:ascii="Calibri" w:hAnsi="Calibri" w:cs="Calibri"/>
        </w:rPr>
        <w:t xml:space="preserve"> and 12 trials (14%) specified a non-inferiority design, whereas 55 trials did not report a study hypothesis at all. A sample size calculation was reported in 84 trials (98%). Statistical significance for the primary endpoint was achieved in 44 trials (51%); however, only 9 trials (10%) discussed whether the observed effect could be interpreted as clinically meaningful.</w:t>
      </w:r>
    </w:p>
    <w:p w14:paraId="59D902E9" w14:textId="79010AA9" w:rsidR="00203336" w:rsidRPr="009C4A8E" w:rsidDel="009C4A8E" w:rsidRDefault="00203336">
      <w:pPr>
        <w:spacing w:line="480" w:lineRule="auto"/>
        <w:jc w:val="left"/>
        <w:rPr>
          <w:del w:id="178" w:author="fariba abbassi" w:date="2026-02-06T11:11:00Z" w16du:dateUtc="2026-02-06T10:11:00Z"/>
          <w:rFonts w:ascii="Calibri" w:hAnsi="Calibri" w:cs="Calibri"/>
          <w:color w:val="000000" w:themeColor="text1"/>
          <w:sz w:val="24"/>
        </w:rPr>
        <w:pPrChange w:id="179" w:author="fariba abbassi" w:date="2026-02-06T11:54:00Z" w16du:dateUtc="2026-02-06T10:54:00Z">
          <w:pPr>
            <w:spacing w:line="480" w:lineRule="auto"/>
          </w:pPr>
        </w:pPrChange>
      </w:pPr>
      <w:del w:id="180" w:author="fariba abbassi" w:date="2026-02-06T11:11:00Z" w16du:dateUtc="2026-02-06T10:11:00Z">
        <w:r w:rsidRPr="009C4A8E" w:rsidDel="009C4A8E">
          <w:rPr>
            <w:rFonts w:ascii="Calibri" w:hAnsi="Calibri" w:cs="Calibri"/>
            <w:color w:val="000000" w:themeColor="text1"/>
            <w:sz w:val="24"/>
          </w:rPr>
          <w:delText xml:space="preserve">Study </w:delText>
        </w:r>
        <w:r w:rsidR="00244FBB" w:rsidRPr="009C4A8E" w:rsidDel="009C4A8E">
          <w:rPr>
            <w:rFonts w:ascii="Calibri" w:hAnsi="Calibri" w:cs="Calibri"/>
            <w:color w:val="000000" w:themeColor="text1"/>
            <w:sz w:val="24"/>
          </w:rPr>
          <w:delText>pool</w:delText>
        </w:r>
      </w:del>
    </w:p>
    <w:p w14:paraId="7551800E" w14:textId="6327B0AD" w:rsidR="00203336" w:rsidRPr="009C4A8E" w:rsidDel="009C4A8E" w:rsidRDefault="00203336">
      <w:pPr>
        <w:spacing w:line="480" w:lineRule="auto"/>
        <w:jc w:val="left"/>
        <w:rPr>
          <w:del w:id="181" w:author="fariba abbassi" w:date="2026-02-06T11:11:00Z" w16du:dateUtc="2026-02-06T10:11:00Z"/>
          <w:rFonts w:ascii="Calibri" w:hAnsi="Calibri" w:cs="Calibri"/>
          <w:color w:val="000000" w:themeColor="text1"/>
          <w:sz w:val="24"/>
        </w:rPr>
        <w:pPrChange w:id="182" w:author="fariba abbassi" w:date="2026-02-06T11:54:00Z" w16du:dateUtc="2026-02-06T10:54:00Z">
          <w:pPr>
            <w:spacing w:line="480" w:lineRule="auto"/>
          </w:pPr>
        </w:pPrChange>
      </w:pPr>
      <w:del w:id="183" w:author="fariba abbassi" w:date="2026-02-06T11:11:00Z" w16du:dateUtc="2026-02-06T10:11:00Z">
        <w:r w:rsidRPr="009C4A8E" w:rsidDel="009C4A8E">
          <w:rPr>
            <w:rFonts w:ascii="Calibri" w:hAnsi="Calibri" w:cs="Calibri"/>
            <w:color w:val="000000" w:themeColor="text1"/>
            <w:sz w:val="24"/>
          </w:rPr>
          <w:delText xml:space="preserve">The </w:delText>
        </w:r>
      </w:del>
    </w:p>
    <w:p w14:paraId="5986A27F" w14:textId="77777777" w:rsidR="00626B31" w:rsidRPr="009C4A8E" w:rsidDel="009C4A8E" w:rsidRDefault="00626B31">
      <w:pPr>
        <w:spacing w:line="480" w:lineRule="auto"/>
        <w:jc w:val="left"/>
        <w:rPr>
          <w:del w:id="184" w:author="fariba abbassi" w:date="2026-02-06T11:16:00Z" w16du:dateUtc="2026-02-06T10:16:00Z"/>
          <w:rFonts w:ascii="Calibri" w:hAnsi="Calibri" w:cs="Calibri"/>
          <w:color w:val="000000" w:themeColor="text1"/>
          <w:sz w:val="24"/>
        </w:rPr>
        <w:pPrChange w:id="185" w:author="fariba abbassi" w:date="2026-02-06T11:54:00Z" w16du:dateUtc="2026-02-06T10:54:00Z">
          <w:pPr>
            <w:spacing w:line="480" w:lineRule="auto"/>
          </w:pPr>
        </w:pPrChange>
      </w:pPr>
    </w:p>
    <w:p w14:paraId="41ACD547" w14:textId="35CACF14" w:rsidR="00626B31" w:rsidRPr="009C4A8E" w:rsidDel="009C4A8E" w:rsidRDefault="00626B31">
      <w:pPr>
        <w:spacing w:line="480" w:lineRule="auto"/>
        <w:jc w:val="left"/>
        <w:rPr>
          <w:del w:id="186" w:author="fariba abbassi" w:date="2026-02-06T11:16:00Z" w16du:dateUtc="2026-02-06T10:16:00Z"/>
          <w:rFonts w:ascii="Calibri" w:hAnsi="Calibri" w:cs="Calibri"/>
          <w:b/>
          <w:bCs/>
          <w:color w:val="000000" w:themeColor="text1"/>
          <w:sz w:val="24"/>
        </w:rPr>
        <w:pPrChange w:id="187" w:author="fariba abbassi" w:date="2026-02-06T11:54:00Z" w16du:dateUtc="2026-02-06T10:54:00Z">
          <w:pPr>
            <w:spacing w:line="480" w:lineRule="auto"/>
          </w:pPr>
        </w:pPrChange>
      </w:pPr>
      <w:del w:id="188" w:author="fariba abbassi" w:date="2026-02-06T11:16:00Z" w16du:dateUtc="2026-02-06T10:16:00Z">
        <w:r w:rsidRPr="009C4A8E" w:rsidDel="009C4A8E">
          <w:rPr>
            <w:rFonts w:ascii="Calibri" w:hAnsi="Calibri" w:cs="Calibri"/>
            <w:b/>
            <w:bCs/>
            <w:color w:val="000000" w:themeColor="text1"/>
            <w:sz w:val="24"/>
          </w:rPr>
          <w:delText>Figure 1 PRISMA Flow chart with included studies.</w:delText>
        </w:r>
      </w:del>
    </w:p>
    <w:p w14:paraId="49A5FAA6" w14:textId="1BFD172B" w:rsidR="00626B31" w:rsidRPr="009C4A8E" w:rsidDel="009C4A8E" w:rsidRDefault="00626B31">
      <w:pPr>
        <w:spacing w:line="480" w:lineRule="auto"/>
        <w:jc w:val="left"/>
        <w:rPr>
          <w:del w:id="189" w:author="fariba abbassi" w:date="2026-02-06T11:16:00Z" w16du:dateUtc="2026-02-06T10:16:00Z"/>
          <w:rFonts w:ascii="Calibri" w:eastAsia="Arial" w:hAnsi="Calibri" w:cs="Calibri"/>
          <w:color w:val="000000" w:themeColor="text1"/>
          <w:sz w:val="24"/>
        </w:rPr>
        <w:pPrChange w:id="190" w:author="fariba abbassi" w:date="2026-02-06T11:54:00Z" w16du:dateUtc="2026-02-06T10:54:00Z">
          <w:pPr>
            <w:spacing w:line="480" w:lineRule="auto"/>
          </w:pPr>
        </w:pPrChange>
      </w:pPr>
    </w:p>
    <w:p w14:paraId="737D1802" w14:textId="0F50D9C3" w:rsidR="00203336" w:rsidRPr="009C4A8E" w:rsidRDefault="00203336">
      <w:pPr>
        <w:spacing w:line="480" w:lineRule="auto"/>
        <w:jc w:val="left"/>
        <w:rPr>
          <w:rFonts w:ascii="Calibri" w:eastAsia="Arial" w:hAnsi="Calibri" w:cs="Calibri"/>
          <w:color w:val="000000" w:themeColor="text1"/>
          <w:sz w:val="24"/>
        </w:rPr>
        <w:pPrChange w:id="191" w:author="fariba abbassi" w:date="2026-02-06T11:54:00Z" w16du:dateUtc="2026-02-06T10:54:00Z">
          <w:pPr>
            <w:spacing w:line="480" w:lineRule="auto"/>
          </w:pPr>
        </w:pPrChange>
      </w:pPr>
      <w:del w:id="192" w:author="fariba abbassi" w:date="2026-02-06T11:16:00Z" w16du:dateUtc="2026-02-06T10:16:00Z">
        <w:r w:rsidRPr="009C4A8E" w:rsidDel="009C4A8E">
          <w:rPr>
            <w:rFonts w:ascii="Calibri" w:eastAsia="Arial" w:hAnsi="Calibri" w:cs="Calibri"/>
            <w:color w:val="000000" w:themeColor="text1"/>
            <w:sz w:val="24"/>
          </w:rPr>
          <w:delText xml:space="preserve">. </w:delText>
        </w:r>
      </w:del>
    </w:p>
    <w:p w14:paraId="2A094534" w14:textId="77777777" w:rsidR="00203336" w:rsidRPr="009C4A8E" w:rsidRDefault="00203336">
      <w:pPr>
        <w:spacing w:line="480" w:lineRule="auto"/>
        <w:jc w:val="left"/>
        <w:rPr>
          <w:rFonts w:ascii="Calibri" w:hAnsi="Calibri" w:cs="Calibri"/>
          <w:color w:val="000000" w:themeColor="text1"/>
          <w:sz w:val="24"/>
        </w:rPr>
        <w:pPrChange w:id="193" w:author="fariba abbassi" w:date="2026-02-06T11:54:00Z" w16du:dateUtc="2026-02-06T10:54:00Z">
          <w:pPr>
            <w:spacing w:line="480" w:lineRule="auto"/>
          </w:pPr>
        </w:pPrChange>
      </w:pPr>
      <w:r w:rsidRPr="009C4A8E">
        <w:rPr>
          <w:rFonts w:ascii="Calibri" w:hAnsi="Calibri" w:cs="Calibri"/>
          <w:color w:val="000000" w:themeColor="text1"/>
          <w:sz w:val="24"/>
        </w:rPr>
        <w:br w:type="page"/>
      </w:r>
    </w:p>
    <w:p w14:paraId="40B0979C" w14:textId="707E43FE" w:rsidR="00203336" w:rsidRPr="004C0351" w:rsidRDefault="00203336">
      <w:pPr>
        <w:pStyle w:val="Titre11"/>
        <w:spacing w:line="480" w:lineRule="auto"/>
        <w:jc w:val="left"/>
        <w:rPr>
          <w:rFonts w:ascii="Calibri" w:hAnsi="Calibri" w:cs="Calibri"/>
          <w:color w:val="000000" w:themeColor="text1"/>
          <w:sz w:val="28"/>
          <w:szCs w:val="28"/>
          <w:rPrChange w:id="194" w:author="fariba abbassi" w:date="2026-02-06T12:29:00Z" w16du:dateUtc="2026-02-06T11:29:00Z">
            <w:rPr>
              <w:rFonts w:ascii="Calibri" w:hAnsi="Calibri" w:cs="Calibri"/>
              <w:color w:val="000000" w:themeColor="text1"/>
              <w:sz w:val="24"/>
              <w:szCs w:val="24"/>
            </w:rPr>
          </w:rPrChange>
        </w:rPr>
        <w:pPrChange w:id="195"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196" w:author="fariba abbassi" w:date="2026-02-06T12:29:00Z" w16du:dateUtc="2026-02-06T11:29:00Z">
            <w:rPr>
              <w:rFonts w:ascii="Calibri" w:hAnsi="Calibri" w:cs="Calibri"/>
              <w:color w:val="000000" w:themeColor="text1"/>
              <w:sz w:val="24"/>
              <w:szCs w:val="24"/>
            </w:rPr>
          </w:rPrChange>
        </w:rPr>
        <w:lastRenderedPageBreak/>
        <w:t>DISCUSSION</w:t>
      </w:r>
    </w:p>
    <w:p w14:paraId="49F3646E" w14:textId="037D2695" w:rsidR="00F9275A" w:rsidRPr="00996943" w:rsidDel="00226E35" w:rsidRDefault="00F9275A">
      <w:pPr>
        <w:spacing w:before="0" w:after="160" w:line="480" w:lineRule="auto"/>
        <w:jc w:val="left"/>
        <w:rPr>
          <w:del w:id="197" w:author="fariba abbassi" w:date="2026-02-06T11:40:00Z" w16du:dateUtc="2026-02-06T10:40:00Z"/>
          <w:rFonts w:ascii="Calibri" w:hAnsi="Calibri" w:cs="Calibri"/>
          <w:color w:val="000000" w:themeColor="text1"/>
          <w:sz w:val="24"/>
        </w:rPr>
      </w:pPr>
      <w:del w:id="198" w:author="fariba abbassi" w:date="2026-02-06T11:40:00Z" w16du:dateUtc="2026-02-06T10:40:00Z">
        <w:r w:rsidRPr="00996943" w:rsidDel="00226E35">
          <w:rPr>
            <w:rFonts w:ascii="Calibri" w:hAnsi="Calibri" w:cs="Calibri"/>
            <w:color w:val="000000" w:themeColor="text1"/>
            <w:sz w:val="24"/>
          </w:rPr>
          <w:delText xml:space="preserve">1 §: nonquantive summary </w:delText>
        </w:r>
        <w:r w:rsidR="001537F4" w:rsidRPr="00996943" w:rsidDel="00226E35">
          <w:rPr>
            <w:rFonts w:ascii="Calibri" w:hAnsi="Calibri" w:cs="Calibri"/>
            <w:color w:val="000000" w:themeColor="text1"/>
            <w:sz w:val="24"/>
          </w:rPr>
          <w:delText>3</w:delText>
        </w:r>
        <w:r w:rsidRPr="00996943" w:rsidDel="00226E35">
          <w:rPr>
            <w:rFonts w:ascii="Calibri" w:hAnsi="Calibri" w:cs="Calibri"/>
            <w:color w:val="000000" w:themeColor="text1"/>
            <w:sz w:val="24"/>
          </w:rPr>
          <w:delText>endopoint</w:delText>
        </w:r>
      </w:del>
    </w:p>
    <w:p w14:paraId="1D79061A" w14:textId="77777777" w:rsidR="00546538" w:rsidRPr="00996943" w:rsidRDefault="00996943" w:rsidP="00546538">
      <w:pPr>
        <w:spacing w:before="0" w:after="160" w:line="480" w:lineRule="auto"/>
        <w:jc w:val="left"/>
        <w:rPr>
          <w:ins w:id="199" w:author="fariba abbassi" w:date="2026-02-06T12:23:00Z" w16du:dateUtc="2026-02-06T11:23:00Z"/>
          <w:rFonts w:ascii="Calibri" w:hAnsi="Calibri" w:cs="Calibri"/>
          <w:color w:val="000000" w:themeColor="text1"/>
          <w:sz w:val="24"/>
        </w:rPr>
      </w:pPr>
      <w:ins w:id="200" w:author="fariba abbassi" w:date="2026-02-06T11:53:00Z">
        <w:r w:rsidRPr="00996943">
          <w:rPr>
            <w:rFonts w:ascii="Calibri" w:hAnsi="Calibri" w:cs="Calibri"/>
            <w:color w:val="000000" w:themeColor="text1"/>
            <w:sz w:val="24"/>
            <w:rPrChange w:id="201" w:author="fariba abbassi" w:date="2026-02-06T11:53:00Z" w16du:dateUtc="2026-02-06T10:53:00Z">
              <w:rPr>
                <w:rFonts w:ascii="Calibri" w:hAnsi="Calibri" w:cs="Calibri"/>
                <w:color w:val="000000" w:themeColor="text1"/>
                <w:sz w:val="24"/>
                <w:lang w:val="de-CH"/>
              </w:rPr>
            </w:rPrChange>
          </w:rPr>
          <w:t xml:space="preserve">This study suggests that many surgical randomized controlled trials fail already at conception rather than at execution. In our study, which evaluated a total of 257 </w:t>
        </w:r>
      </w:ins>
      <w:ins w:id="202" w:author="fariba abbassi" w:date="2026-02-06T11:59:00Z" w16du:dateUtc="2026-02-06T10:59:00Z">
        <w:r>
          <w:rPr>
            <w:rFonts w:ascii="Calibri" w:hAnsi="Calibri" w:cs="Calibri"/>
            <w:color w:val="000000" w:themeColor="text1"/>
            <w:sz w:val="24"/>
          </w:rPr>
          <w:t>RCTs</w:t>
        </w:r>
      </w:ins>
      <w:ins w:id="203" w:author="fariba abbassi" w:date="2026-02-06T11:53:00Z">
        <w:r w:rsidRPr="00996943">
          <w:rPr>
            <w:rFonts w:ascii="Calibri" w:hAnsi="Calibri" w:cs="Calibri"/>
            <w:color w:val="000000" w:themeColor="text1"/>
            <w:sz w:val="24"/>
            <w:rPrChange w:id="204" w:author="fariba abbassi" w:date="2026-02-06T11:53:00Z" w16du:dateUtc="2026-02-06T10:53:00Z">
              <w:rPr>
                <w:rFonts w:ascii="Calibri" w:hAnsi="Calibri" w:cs="Calibri"/>
                <w:color w:val="000000" w:themeColor="text1"/>
                <w:sz w:val="24"/>
                <w:lang w:val="de-CH"/>
              </w:rPr>
            </w:rPrChange>
          </w:rPr>
          <w:t xml:space="preserve">, substantial deficiencies were observed across all predefined criteria used to operationalize clinical relevance, including hypothesis specification, alignment of study design, definition of clinically relevant effect sizes, and interpretation of results from a patient perspective. </w:t>
        </w:r>
      </w:ins>
      <w:ins w:id="205" w:author="fariba abbassi" w:date="2026-02-06T12:23:00Z" w16du:dateUtc="2026-02-06T11:23:00Z">
        <w:r w:rsidR="00546538" w:rsidRPr="00996943">
          <w:rPr>
            <w:rFonts w:ascii="Calibri" w:hAnsi="Calibri" w:cs="Calibri"/>
            <w:color w:val="000000" w:themeColor="text1"/>
            <w:sz w:val="24"/>
          </w:rPr>
          <w:t>Across both assessments, similar patterns emerged, indicating that deficiencies observed in the pilot study are unlikely to be unique to trials using a specific outcome measure.</w:t>
        </w:r>
      </w:ins>
    </w:p>
    <w:p w14:paraId="3D51D8B1" w14:textId="77777777" w:rsidR="00DF032D" w:rsidRDefault="00996943" w:rsidP="00996943">
      <w:pPr>
        <w:spacing w:before="0" w:after="160" w:line="480" w:lineRule="auto"/>
        <w:jc w:val="left"/>
        <w:rPr>
          <w:ins w:id="206" w:author="fariba abbassi" w:date="2026-02-06T12:01:00Z" w16du:dateUtc="2026-02-06T11:01:00Z"/>
          <w:rFonts w:ascii="Calibri" w:hAnsi="Calibri" w:cs="Calibri"/>
          <w:color w:val="000000" w:themeColor="text1"/>
          <w:sz w:val="24"/>
        </w:rPr>
      </w:pPr>
      <w:ins w:id="207" w:author="fariba abbassi" w:date="2026-02-06T11:53:00Z">
        <w:r w:rsidRPr="00996943">
          <w:rPr>
            <w:rFonts w:ascii="Calibri" w:hAnsi="Calibri" w:cs="Calibri"/>
            <w:color w:val="000000" w:themeColor="text1"/>
            <w:sz w:val="24"/>
            <w:rPrChange w:id="208" w:author="fariba abbassi" w:date="2026-02-06T11:53:00Z" w16du:dateUtc="2026-02-06T10:53:00Z">
              <w:rPr>
                <w:rFonts w:ascii="Calibri" w:hAnsi="Calibri" w:cs="Calibri"/>
                <w:color w:val="000000" w:themeColor="text1"/>
                <w:sz w:val="24"/>
                <w:lang w:val="de-CH"/>
              </w:rPr>
            </w:rPrChange>
          </w:rPr>
          <w:t xml:space="preserve">The problem therefore already arises at the stage of formulating the research question. When the research question is misaligned with the clinical decision to be made, negative superiority results add little to clinical practice and consume substantial resources without </w:t>
        </w:r>
      </w:ins>
      <w:ins w:id="209" w:author="fariba abbassi" w:date="2026-02-06T11:56:00Z" w16du:dateUtc="2026-02-06T10:56:00Z">
        <w:r>
          <w:rPr>
            <w:rFonts w:ascii="Calibri" w:hAnsi="Calibri" w:cs="Calibri"/>
            <w:color w:val="000000" w:themeColor="text1"/>
            <w:sz w:val="24"/>
          </w:rPr>
          <w:t>meaningful</w:t>
        </w:r>
      </w:ins>
      <w:ins w:id="210" w:author="fariba abbassi" w:date="2026-02-06T11:53:00Z">
        <w:r w:rsidRPr="00996943">
          <w:rPr>
            <w:rFonts w:ascii="Calibri" w:hAnsi="Calibri" w:cs="Calibri"/>
            <w:color w:val="000000" w:themeColor="text1"/>
            <w:sz w:val="24"/>
            <w:rPrChange w:id="211" w:author="fariba abbassi" w:date="2026-02-06T11:53:00Z" w16du:dateUtc="2026-02-06T10:53:00Z">
              <w:rPr>
                <w:rFonts w:ascii="Calibri" w:hAnsi="Calibri" w:cs="Calibri"/>
                <w:color w:val="000000" w:themeColor="text1"/>
                <w:sz w:val="24"/>
                <w:lang w:val="de-CH"/>
              </w:rPr>
            </w:rPrChange>
          </w:rPr>
          <w:t xml:space="preserve"> benefit.</w:t>
        </w:r>
      </w:ins>
      <w:ins w:id="212" w:author="fariba abbassi" w:date="2026-02-06T11:53:00Z" w16du:dateUtc="2026-02-06T10:53:00Z">
        <w:r w:rsidRPr="00996943">
          <w:rPr>
            <w:rFonts w:ascii="Calibri" w:hAnsi="Calibri" w:cs="Calibri"/>
            <w:color w:val="000000" w:themeColor="text1"/>
            <w:sz w:val="24"/>
            <w:rPrChange w:id="213" w:author="fariba abbassi" w:date="2026-02-06T11:53:00Z" w16du:dateUtc="2026-02-06T10:53:00Z">
              <w:rPr>
                <w:rFonts w:ascii="Calibri" w:hAnsi="Calibri" w:cs="Calibri"/>
                <w:color w:val="000000" w:themeColor="text1"/>
                <w:sz w:val="24"/>
                <w:lang w:val="de-CH"/>
              </w:rPr>
            </w:rPrChange>
          </w:rPr>
          <w:t xml:space="preserve"> </w:t>
        </w:r>
      </w:ins>
    </w:p>
    <w:p w14:paraId="7D469F1D" w14:textId="76EB5612" w:rsidR="00996943" w:rsidRPr="00996943" w:rsidRDefault="00996943" w:rsidP="00996943">
      <w:pPr>
        <w:spacing w:before="0" w:after="160" w:line="480" w:lineRule="auto"/>
        <w:jc w:val="left"/>
        <w:rPr>
          <w:ins w:id="214" w:author="fariba abbassi" w:date="2026-02-06T11:53:00Z"/>
          <w:rFonts w:ascii="Calibri" w:hAnsi="Calibri" w:cs="Calibri"/>
          <w:color w:val="000000" w:themeColor="text1"/>
          <w:sz w:val="24"/>
          <w:rPrChange w:id="215" w:author="fariba abbassi" w:date="2026-02-06T11:58:00Z" w16du:dateUtc="2026-02-06T10:58:00Z">
            <w:rPr>
              <w:ins w:id="216" w:author="fariba abbassi" w:date="2026-02-06T11:53:00Z"/>
              <w:rFonts w:ascii="Calibri" w:hAnsi="Calibri" w:cs="Calibri"/>
              <w:color w:val="000000" w:themeColor="text1"/>
              <w:sz w:val="24"/>
              <w:lang w:val="de-CH"/>
            </w:rPr>
          </w:rPrChange>
        </w:rPr>
      </w:pPr>
      <w:ins w:id="217" w:author="fariba abbassi" w:date="2026-02-06T11:53:00Z">
        <w:r w:rsidRPr="00996943">
          <w:rPr>
            <w:rFonts w:ascii="Calibri" w:hAnsi="Calibri" w:cs="Calibri"/>
            <w:color w:val="000000" w:themeColor="text1"/>
            <w:sz w:val="24"/>
            <w:rPrChange w:id="218" w:author="fariba abbassi" w:date="2026-02-06T11:53:00Z" w16du:dateUtc="2026-02-06T10:53:00Z">
              <w:rPr>
                <w:rFonts w:ascii="Calibri" w:hAnsi="Calibri" w:cs="Calibri"/>
                <w:color w:val="000000" w:themeColor="text1"/>
                <w:sz w:val="24"/>
                <w:lang w:val="de-CH"/>
              </w:rPr>
            </w:rPrChange>
          </w:rPr>
          <w:t xml:space="preserve">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w:t>
        </w:r>
        <w:r w:rsidRPr="00996943">
          <w:rPr>
            <w:rFonts w:ascii="Calibri" w:hAnsi="Calibri" w:cs="Calibri"/>
            <w:color w:val="000000" w:themeColor="text1"/>
            <w:sz w:val="24"/>
            <w:rPrChange w:id="219" w:author="fariba abbassi" w:date="2026-02-06T11:58:00Z" w16du:dateUtc="2026-02-06T10:58:00Z">
              <w:rPr>
                <w:rFonts w:ascii="Calibri" w:hAnsi="Calibri" w:cs="Calibri"/>
                <w:color w:val="000000" w:themeColor="text1"/>
                <w:sz w:val="24"/>
                <w:lang w:val="de-CH"/>
              </w:rPr>
            </w:rPrChange>
          </w:rPr>
          <w:t>reflect the clinical trade-offs faced by patients and clinicians.</w:t>
        </w:r>
      </w:ins>
    </w:p>
    <w:p w14:paraId="32FD5D4A" w14:textId="53A94E51" w:rsidR="00EF5629" w:rsidRPr="00546538" w:rsidRDefault="00EF5629" w:rsidP="00EF5629">
      <w:pPr>
        <w:spacing w:before="0" w:after="160" w:line="480" w:lineRule="auto"/>
        <w:jc w:val="left"/>
        <w:rPr>
          <w:ins w:id="220" w:author="fariba abbassi" w:date="2026-02-06T12:18:00Z"/>
          <w:rFonts w:ascii="Calibri" w:hAnsi="Calibri" w:cs="Calibri"/>
          <w:color w:val="000000" w:themeColor="text1"/>
          <w:sz w:val="24"/>
          <w:rPrChange w:id="221" w:author="fariba abbassi" w:date="2026-02-06T12:24:00Z" w16du:dateUtc="2026-02-06T11:24:00Z">
            <w:rPr>
              <w:ins w:id="222" w:author="fariba abbassi" w:date="2026-02-06T12:18:00Z"/>
              <w:rFonts w:ascii="Calibri" w:hAnsi="Calibri" w:cs="Calibri"/>
              <w:color w:val="000000" w:themeColor="text1"/>
              <w:sz w:val="24"/>
              <w:lang w:val="de-CH"/>
            </w:rPr>
          </w:rPrChange>
        </w:rPr>
      </w:pPr>
      <w:ins w:id="223" w:author="fariba abbassi" w:date="2026-02-06T12:18:00Z">
        <w:r w:rsidRPr="00546538">
          <w:rPr>
            <w:rFonts w:ascii="Calibri" w:hAnsi="Calibri" w:cs="Calibri"/>
            <w:color w:val="000000" w:themeColor="text1"/>
            <w:sz w:val="24"/>
            <w:rPrChange w:id="224" w:author="fariba abbassi" w:date="2026-02-06T12:24:00Z" w16du:dateUtc="2026-02-06T11:24:00Z">
              <w:rPr>
                <w:rFonts w:ascii="Calibri" w:hAnsi="Calibri" w:cs="Calibri"/>
                <w:color w:val="000000" w:themeColor="text1"/>
                <w:sz w:val="24"/>
                <w:lang w:val="de-CH"/>
              </w:rPr>
            </w:rPrChange>
          </w:rPr>
          <w:t xml:space="preserve">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w:t>
        </w:r>
        <w:r w:rsidRPr="00546538">
          <w:rPr>
            <w:rFonts w:ascii="Calibri" w:hAnsi="Calibri" w:cs="Calibri"/>
            <w:color w:val="000000" w:themeColor="text1"/>
            <w:sz w:val="24"/>
            <w:rPrChange w:id="225" w:author="fariba abbassi" w:date="2026-02-06T12:24:00Z" w16du:dateUtc="2026-02-06T11:24:00Z">
              <w:rPr>
                <w:rFonts w:ascii="Calibri" w:hAnsi="Calibri" w:cs="Calibri"/>
                <w:color w:val="000000" w:themeColor="text1"/>
                <w:sz w:val="24"/>
                <w:lang w:val="de-CH"/>
              </w:rPr>
            </w:rPrChange>
          </w:rPr>
          <w:lastRenderedPageBreak/>
          <w:t xml:space="preserve">perceive as meaningful and that would justify a change in clinical management. For the </w:t>
        </w:r>
      </w:ins>
      <w:ins w:id="226" w:author="fariba abbassi" w:date="2026-02-06T12:19:00Z" w16du:dateUtc="2026-02-06T11:19:00Z">
        <w:r w:rsidRPr="00546538">
          <w:rPr>
            <w:rFonts w:ascii="Calibri" w:hAnsi="Calibri" w:cs="Calibri"/>
            <w:color w:val="000000" w:themeColor="text1"/>
            <w:sz w:val="24"/>
            <w:rPrChange w:id="227" w:author="fariba abbassi" w:date="2026-02-06T12:24:00Z" w16du:dateUtc="2026-02-06T11:24:00Z">
              <w:rPr>
                <w:rFonts w:ascii="Calibri" w:hAnsi="Calibri" w:cs="Calibri"/>
                <w:color w:val="000000" w:themeColor="text1"/>
                <w:sz w:val="24"/>
                <w:lang w:val="de-CH"/>
              </w:rPr>
            </w:rPrChange>
          </w:rPr>
          <w:t>CCI®</w:t>
        </w:r>
      </w:ins>
      <w:ins w:id="228" w:author="fariba abbassi" w:date="2026-02-06T12:18:00Z">
        <w:r w:rsidRPr="00546538">
          <w:rPr>
            <w:rFonts w:ascii="Calibri" w:hAnsi="Calibri" w:cs="Calibri"/>
            <w:color w:val="000000" w:themeColor="text1"/>
            <w:sz w:val="24"/>
            <w:rPrChange w:id="229" w:author="fariba abbassi" w:date="2026-02-06T12:24:00Z" w16du:dateUtc="2026-02-06T11:24:00Z">
              <w:rPr>
                <w:rFonts w:ascii="Calibri" w:hAnsi="Calibri" w:cs="Calibri"/>
                <w:color w:val="000000" w:themeColor="text1"/>
                <w:sz w:val="24"/>
                <w:lang w:val="de-CH"/>
              </w:rPr>
            </w:rPrChange>
          </w:rPr>
          <w:t>, for example, an MID of 12 points has been proposed</w:t>
        </w:r>
      </w:ins>
      <w:r w:rsidRPr="00546538">
        <w:rPr>
          <w:rFonts w:ascii="Calibri" w:hAnsi="Calibri" w:cs="Calibri"/>
          <w:color w:val="000000" w:themeColor="text1"/>
          <w:sz w:val="24"/>
          <w:rPrChange w:id="230" w:author="fariba abbassi" w:date="2026-02-06T12:24:00Z" w16du:dateUtc="2026-02-06T11:24:00Z">
            <w:rPr>
              <w:rFonts w:ascii="Calibri" w:hAnsi="Calibri" w:cs="Calibri"/>
              <w:color w:val="000000" w:themeColor="text1"/>
              <w:sz w:val="24"/>
              <w:lang w:val="de-CH"/>
            </w:rPr>
          </w:rPrChange>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Pr="00546538">
        <w:rPr>
          <w:rFonts w:ascii="Calibri" w:hAnsi="Calibri" w:cs="Calibri"/>
          <w:color w:val="000000" w:themeColor="text1"/>
          <w:sz w:val="24"/>
          <w:rPrChange w:id="231" w:author="fariba abbassi" w:date="2026-02-06T12:24:00Z" w16du:dateUtc="2026-02-06T11:24:00Z">
            <w:rPr>
              <w:rFonts w:ascii="Calibri" w:hAnsi="Calibri" w:cs="Calibri"/>
              <w:color w:val="000000" w:themeColor="text1"/>
              <w:sz w:val="24"/>
              <w:lang w:val="de-CH"/>
            </w:rPr>
          </w:rPrChange>
        </w:rPr>
        <w:instrText xml:space="preserve"> ADDIN EN.CITE </w:instrText>
      </w:r>
      <w:r w:rsidRPr="00546538">
        <w:rPr>
          <w:rFonts w:ascii="Calibri" w:hAnsi="Calibri" w:cs="Calibri"/>
          <w:color w:val="000000" w:themeColor="text1"/>
          <w:sz w:val="24"/>
          <w:rPrChange w:id="232" w:author="fariba abbassi" w:date="2026-02-06T12:24:00Z" w16du:dateUtc="2026-02-06T11:24:00Z">
            <w:rPr>
              <w:rFonts w:ascii="Calibri" w:hAnsi="Calibri" w:cs="Calibri"/>
              <w:color w:val="000000" w:themeColor="text1"/>
              <w:sz w:val="24"/>
              <w:lang w:val="de-CH"/>
            </w:rPr>
          </w:rPrChange>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Pr="00546538">
        <w:rPr>
          <w:rFonts w:ascii="Calibri" w:hAnsi="Calibri" w:cs="Calibri"/>
          <w:color w:val="000000" w:themeColor="text1"/>
          <w:sz w:val="24"/>
          <w:rPrChange w:id="233" w:author="fariba abbassi" w:date="2026-02-06T12:24:00Z" w16du:dateUtc="2026-02-06T11:24:00Z">
            <w:rPr>
              <w:rFonts w:ascii="Calibri" w:hAnsi="Calibri" w:cs="Calibri"/>
              <w:color w:val="000000" w:themeColor="text1"/>
              <w:sz w:val="24"/>
              <w:lang w:val="de-CH"/>
            </w:rPr>
          </w:rPrChange>
        </w:rPr>
        <w:instrText xml:space="preserve"> ADDIN EN.CITE.DATA </w:instrText>
      </w:r>
      <w:r w:rsidRPr="00BF1B86">
        <w:rPr>
          <w:rFonts w:ascii="Calibri" w:hAnsi="Calibri" w:cs="Calibri"/>
          <w:color w:val="000000" w:themeColor="text1"/>
          <w:sz w:val="24"/>
        </w:rPr>
      </w:r>
      <w:r w:rsidRPr="00546538">
        <w:rPr>
          <w:rFonts w:ascii="Calibri" w:hAnsi="Calibri" w:cs="Calibri"/>
          <w:color w:val="000000" w:themeColor="text1"/>
          <w:sz w:val="24"/>
          <w:rPrChange w:id="234" w:author="fariba abbassi" w:date="2026-02-06T12:24:00Z" w16du:dateUtc="2026-02-06T11:24:00Z">
            <w:rPr>
              <w:rFonts w:ascii="Calibri" w:hAnsi="Calibri" w:cs="Calibri"/>
              <w:color w:val="000000" w:themeColor="text1"/>
              <w:sz w:val="24"/>
              <w:lang w:val="de-CH"/>
            </w:rPr>
          </w:rPrChange>
        </w:rPr>
        <w:fldChar w:fldCharType="end"/>
      </w:r>
      <w:r w:rsidRPr="00BF1B86">
        <w:rPr>
          <w:rFonts w:ascii="Calibri" w:hAnsi="Calibri" w:cs="Calibri"/>
          <w:color w:val="000000" w:themeColor="text1"/>
          <w:sz w:val="24"/>
        </w:rPr>
      </w:r>
      <w:r w:rsidRPr="00546538">
        <w:rPr>
          <w:rFonts w:ascii="Calibri" w:hAnsi="Calibri" w:cs="Calibri"/>
          <w:color w:val="000000" w:themeColor="text1"/>
          <w:sz w:val="24"/>
          <w:rPrChange w:id="235" w:author="fariba abbassi" w:date="2026-02-06T12:24:00Z" w16du:dateUtc="2026-02-06T11:24:00Z">
            <w:rPr>
              <w:rFonts w:ascii="Calibri" w:hAnsi="Calibri" w:cs="Calibri"/>
              <w:color w:val="000000" w:themeColor="text1"/>
              <w:sz w:val="24"/>
              <w:lang w:val="de-CH"/>
            </w:rPr>
          </w:rPrChange>
        </w:rPr>
        <w:fldChar w:fldCharType="separate"/>
      </w:r>
      <w:r w:rsidRPr="00546538">
        <w:rPr>
          <w:rFonts w:ascii="Calibri" w:hAnsi="Calibri" w:cs="Calibri"/>
          <w:noProof/>
          <w:color w:val="000000" w:themeColor="text1"/>
          <w:sz w:val="24"/>
          <w:vertAlign w:val="superscript"/>
          <w:rPrChange w:id="236" w:author="fariba abbassi" w:date="2026-02-06T12:24:00Z" w16du:dateUtc="2026-02-06T11:24:00Z">
            <w:rPr>
              <w:rFonts w:ascii="Calibri" w:hAnsi="Calibri" w:cs="Calibri"/>
              <w:noProof/>
              <w:color w:val="000000" w:themeColor="text1"/>
              <w:sz w:val="24"/>
              <w:vertAlign w:val="superscript"/>
              <w:lang w:val="de-CH"/>
            </w:rPr>
          </w:rPrChange>
        </w:rPr>
        <w:t>3</w:t>
      </w:r>
      <w:r w:rsidRPr="00546538">
        <w:rPr>
          <w:rFonts w:ascii="Calibri" w:hAnsi="Calibri" w:cs="Calibri"/>
          <w:color w:val="000000" w:themeColor="text1"/>
          <w:sz w:val="24"/>
          <w:rPrChange w:id="237" w:author="fariba abbassi" w:date="2026-02-06T12:24:00Z" w16du:dateUtc="2026-02-06T11:24:00Z">
            <w:rPr>
              <w:rFonts w:ascii="Calibri" w:hAnsi="Calibri" w:cs="Calibri"/>
              <w:color w:val="000000" w:themeColor="text1"/>
              <w:sz w:val="24"/>
              <w:lang w:val="de-CH"/>
            </w:rPr>
          </w:rPrChange>
        </w:rPr>
        <w:fldChar w:fldCharType="end"/>
      </w:r>
      <w:ins w:id="238" w:author="fariba abbassi" w:date="2026-02-06T12:18:00Z">
        <w:r w:rsidRPr="00546538">
          <w:rPr>
            <w:rFonts w:ascii="Calibri" w:hAnsi="Calibri" w:cs="Calibri"/>
            <w:color w:val="000000" w:themeColor="text1"/>
            <w:sz w:val="24"/>
            <w:rPrChange w:id="239" w:author="fariba abbassi" w:date="2026-02-06T12:24:00Z" w16du:dateUtc="2026-02-06T11:24:00Z">
              <w:rPr>
                <w:rFonts w:ascii="Calibri" w:hAnsi="Calibri" w:cs="Calibri"/>
                <w:color w:val="000000" w:themeColor="text1"/>
                <w:sz w:val="24"/>
                <w:lang w:val="de-CH"/>
              </w:rPr>
            </w:rPrChange>
          </w:rPr>
          <w:t xml:space="preserve">, providing a concrete benchmark for distinguishing clinically relevant from </w:t>
        </w:r>
      </w:ins>
      <w:ins w:id="240" w:author="fariba abbassi" w:date="2026-02-06T12:20:00Z" w16du:dateUtc="2026-02-06T11:20:00Z">
        <w:r w:rsidRPr="00546538">
          <w:rPr>
            <w:rFonts w:ascii="Calibri" w:hAnsi="Calibri" w:cs="Calibri"/>
            <w:color w:val="000000" w:themeColor="text1"/>
            <w:sz w:val="24"/>
            <w:rPrChange w:id="241" w:author="fariba abbassi" w:date="2026-02-06T12:24:00Z" w16du:dateUtc="2026-02-06T11:24:00Z">
              <w:rPr>
                <w:rFonts w:ascii="Calibri" w:hAnsi="Calibri" w:cs="Calibri"/>
                <w:color w:val="000000" w:themeColor="text1"/>
                <w:sz w:val="24"/>
                <w:lang w:val="de-CH"/>
              </w:rPr>
            </w:rPrChange>
          </w:rPr>
          <w:t>effect sizes</w:t>
        </w:r>
      </w:ins>
      <w:ins w:id="242" w:author="fariba abbassi" w:date="2026-02-06T12:18:00Z">
        <w:r w:rsidRPr="00546538">
          <w:rPr>
            <w:rFonts w:ascii="Calibri" w:hAnsi="Calibri" w:cs="Calibri"/>
            <w:color w:val="000000" w:themeColor="text1"/>
            <w:sz w:val="24"/>
            <w:rPrChange w:id="243" w:author="fariba abbassi" w:date="2026-02-06T12:24:00Z" w16du:dateUtc="2026-02-06T11:24:00Z">
              <w:rPr>
                <w:rFonts w:ascii="Calibri" w:hAnsi="Calibri" w:cs="Calibri"/>
                <w:color w:val="000000" w:themeColor="text1"/>
                <w:sz w:val="24"/>
                <w:lang w:val="de-CH"/>
              </w:rPr>
            </w:rPrChange>
          </w:rPr>
          <w:t xml:space="preserve">. Without this linkage between statistical planning and clinical meaning, trials risk achieving statistical significance without providing results that are useful at the bedside. </w:t>
        </w:r>
      </w:ins>
    </w:p>
    <w:p w14:paraId="6ABECADC" w14:textId="77777777" w:rsidR="00546538" w:rsidRPr="00546538" w:rsidRDefault="00546538" w:rsidP="00546538">
      <w:pPr>
        <w:spacing w:before="0" w:after="160" w:line="480" w:lineRule="auto"/>
        <w:jc w:val="left"/>
        <w:rPr>
          <w:ins w:id="244" w:author="fariba abbassi" w:date="2026-02-06T12:22:00Z"/>
          <w:rFonts w:ascii="Calibri" w:hAnsi="Calibri" w:cs="Calibri"/>
          <w:color w:val="000000" w:themeColor="text1"/>
          <w:sz w:val="24"/>
          <w:rPrChange w:id="245" w:author="fariba abbassi" w:date="2026-02-06T12:24:00Z" w16du:dateUtc="2026-02-06T11:24:00Z">
            <w:rPr>
              <w:ins w:id="246" w:author="fariba abbassi" w:date="2026-02-06T12:22:00Z"/>
              <w:rFonts w:ascii="Calibri" w:hAnsi="Calibri" w:cs="Calibri"/>
              <w:color w:val="000000" w:themeColor="text1"/>
              <w:sz w:val="24"/>
              <w:lang w:val="de-CH"/>
            </w:rPr>
          </w:rPrChange>
        </w:rPr>
      </w:pPr>
      <w:ins w:id="247" w:author="fariba abbassi" w:date="2026-02-06T12:22:00Z">
        <w:r w:rsidRPr="00546538">
          <w:rPr>
            <w:rFonts w:ascii="Calibri" w:hAnsi="Calibri" w:cs="Calibri"/>
            <w:color w:val="000000" w:themeColor="text1"/>
            <w:sz w:val="24"/>
            <w:rPrChange w:id="248" w:author="fariba abbassi" w:date="2026-02-06T12:24:00Z" w16du:dateUtc="2026-02-06T11:24:00Z">
              <w:rPr>
                <w:rFonts w:ascii="Calibri" w:hAnsi="Calibri" w:cs="Calibri"/>
                <w:color w:val="000000" w:themeColor="text1"/>
                <w:sz w:val="24"/>
                <w:lang w:val="de-CH"/>
              </w:rPr>
            </w:rPrChange>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ins>
    </w:p>
    <w:p w14:paraId="23FFF78C" w14:textId="77777777" w:rsidR="00996943" w:rsidRPr="00546538" w:rsidRDefault="00996943" w:rsidP="00996943">
      <w:pPr>
        <w:spacing w:before="0" w:after="160" w:line="480" w:lineRule="auto"/>
        <w:jc w:val="left"/>
        <w:rPr>
          <w:ins w:id="249" w:author="fariba abbassi" w:date="2026-02-06T11:53:00Z"/>
          <w:rFonts w:ascii="Calibri" w:hAnsi="Calibri" w:cs="Calibri"/>
          <w:color w:val="000000" w:themeColor="text1"/>
          <w:sz w:val="24"/>
          <w:rPrChange w:id="250" w:author="fariba abbassi" w:date="2026-02-06T12:24:00Z" w16du:dateUtc="2026-02-06T11:24:00Z">
            <w:rPr>
              <w:ins w:id="251" w:author="fariba abbassi" w:date="2026-02-06T11:53:00Z"/>
              <w:rFonts w:ascii="Calibri" w:hAnsi="Calibri" w:cs="Calibri"/>
              <w:color w:val="000000" w:themeColor="text1"/>
              <w:sz w:val="24"/>
              <w:lang w:val="de-CH"/>
            </w:rPr>
          </w:rPrChange>
        </w:rPr>
      </w:pPr>
      <w:ins w:id="252" w:author="fariba abbassi" w:date="2026-02-06T11:53:00Z">
        <w:r w:rsidRPr="00546538">
          <w:rPr>
            <w:rFonts w:ascii="Calibri" w:hAnsi="Calibri" w:cs="Calibri"/>
            <w:color w:val="000000" w:themeColor="text1"/>
            <w:sz w:val="24"/>
            <w:rPrChange w:id="253" w:author="fariba abbassi" w:date="2026-02-06T12:24:00Z" w16du:dateUtc="2026-02-06T11:24:00Z">
              <w:rPr>
                <w:rFonts w:ascii="Calibri" w:hAnsi="Calibri" w:cs="Calibri"/>
                <w:color w:val="000000" w:themeColor="text1"/>
                <w:sz w:val="24"/>
                <w:lang w:val="de-CH"/>
              </w:rPr>
            </w:rPrChange>
          </w:rPr>
          <w:t>Taken together, these findings point to a broader, structural problem in surgical trial design that extends beyond individual studies or outcome measures and underscores the need to refocus surgical research on the decisions it is intended to inform.</w:t>
        </w:r>
      </w:ins>
    </w:p>
    <w:p w14:paraId="2C592F68" w14:textId="7739F426" w:rsidR="004C0351" w:rsidRDefault="004C0351">
      <w:pPr>
        <w:spacing w:before="0" w:after="160" w:line="278" w:lineRule="auto"/>
        <w:jc w:val="left"/>
        <w:rPr>
          <w:ins w:id="254" w:author="fariba abbassi" w:date="2026-02-06T12:30:00Z" w16du:dateUtc="2026-02-06T11:30:00Z"/>
          <w:rFonts w:ascii="Calibri" w:hAnsi="Calibri" w:cs="Calibri"/>
          <w:color w:val="000000" w:themeColor="text1"/>
          <w:sz w:val="24"/>
        </w:rPr>
      </w:pPr>
      <w:ins w:id="255" w:author="fariba abbassi" w:date="2026-02-06T12:30:00Z" w16du:dateUtc="2026-02-06T11:30:00Z">
        <w:r>
          <w:rPr>
            <w:rFonts w:ascii="Calibri" w:hAnsi="Calibri" w:cs="Calibri"/>
            <w:color w:val="000000" w:themeColor="text1"/>
            <w:sz w:val="24"/>
          </w:rPr>
          <w:br w:type="page"/>
        </w:r>
      </w:ins>
    </w:p>
    <w:p w14:paraId="0558521D" w14:textId="77777777" w:rsidR="00F9275A" w:rsidRPr="00546538" w:rsidDel="00546538" w:rsidRDefault="00F9275A" w:rsidP="00996943">
      <w:pPr>
        <w:spacing w:before="0" w:after="160" w:line="480" w:lineRule="auto"/>
        <w:jc w:val="left"/>
        <w:rPr>
          <w:del w:id="256" w:author="fariba abbassi" w:date="2026-02-06T11:40:00Z" w16du:dateUtc="2026-02-06T10:40:00Z"/>
          <w:rFonts w:ascii="Calibri" w:hAnsi="Calibri" w:cs="Calibri"/>
          <w:color w:val="000000" w:themeColor="text1"/>
          <w:sz w:val="24"/>
        </w:rPr>
      </w:pPr>
    </w:p>
    <w:p w14:paraId="2FD5FC7E" w14:textId="705A93BF" w:rsidR="00546538" w:rsidRPr="004C0351" w:rsidRDefault="00546538" w:rsidP="00546538">
      <w:pPr>
        <w:spacing w:before="0" w:after="160" w:line="480" w:lineRule="auto"/>
        <w:jc w:val="left"/>
        <w:rPr>
          <w:ins w:id="257" w:author="fariba abbassi" w:date="2026-02-06T12:24:00Z" w16du:dateUtc="2026-02-06T11:24:00Z"/>
          <w:rFonts w:ascii="Calibri" w:hAnsi="Calibri" w:cs="Calibri"/>
          <w:b/>
          <w:bCs/>
          <w:color w:val="000000" w:themeColor="text1"/>
          <w:sz w:val="28"/>
          <w:szCs w:val="28"/>
          <w:rPrChange w:id="258" w:author="fariba abbassi" w:date="2026-02-06T12:29:00Z" w16du:dateUtc="2026-02-06T11:29:00Z">
            <w:rPr>
              <w:ins w:id="259" w:author="fariba abbassi" w:date="2026-02-06T12:24:00Z" w16du:dateUtc="2026-02-06T11:24:00Z"/>
              <w:rFonts w:ascii="Calibri" w:hAnsi="Calibri" w:cs="Calibri"/>
              <w:b/>
              <w:bCs/>
              <w:color w:val="000000" w:themeColor="text1"/>
              <w:sz w:val="24"/>
            </w:rPr>
          </w:rPrChange>
        </w:rPr>
      </w:pPr>
      <w:ins w:id="260" w:author="fariba abbassi" w:date="2026-02-06T12:24:00Z" w16du:dateUtc="2026-02-06T11:24:00Z">
        <w:r w:rsidRPr="004C0351">
          <w:rPr>
            <w:rFonts w:ascii="Calibri" w:hAnsi="Calibri" w:cs="Calibri"/>
            <w:b/>
            <w:bCs/>
            <w:color w:val="000000" w:themeColor="text1"/>
            <w:sz w:val="28"/>
            <w:szCs w:val="28"/>
            <w:rPrChange w:id="261" w:author="fariba abbassi" w:date="2026-02-06T12:29:00Z" w16du:dateUtc="2026-02-06T11:29:00Z">
              <w:rPr>
                <w:rFonts w:ascii="Calibri" w:hAnsi="Calibri" w:cs="Calibri"/>
                <w:b/>
                <w:bCs/>
                <w:color w:val="000000" w:themeColor="text1"/>
                <w:sz w:val="24"/>
              </w:rPr>
            </w:rPrChange>
          </w:rPr>
          <w:t>CONCLUSION</w:t>
        </w:r>
      </w:ins>
    </w:p>
    <w:p w14:paraId="00073448" w14:textId="77777777" w:rsidR="00546538" w:rsidRPr="00546538" w:rsidRDefault="00546538" w:rsidP="00546538">
      <w:pPr>
        <w:spacing w:before="0" w:after="160" w:line="480" w:lineRule="auto"/>
        <w:jc w:val="left"/>
        <w:rPr>
          <w:ins w:id="262" w:author="fariba abbassi" w:date="2026-02-06T12:24:00Z"/>
          <w:rFonts w:ascii="Calibri" w:hAnsi="Calibri" w:cs="Calibri"/>
          <w:color w:val="000000" w:themeColor="text1"/>
          <w:sz w:val="24"/>
          <w:rPrChange w:id="263" w:author="fariba abbassi" w:date="2026-02-06T12:24:00Z" w16du:dateUtc="2026-02-06T11:24:00Z">
            <w:rPr>
              <w:ins w:id="264" w:author="fariba abbassi" w:date="2026-02-06T12:24:00Z"/>
              <w:rFonts w:ascii="Calibri" w:hAnsi="Calibri" w:cs="Calibri"/>
              <w:color w:val="000000" w:themeColor="text1"/>
              <w:sz w:val="24"/>
              <w:lang w:val="de-CH"/>
            </w:rPr>
          </w:rPrChange>
        </w:rPr>
      </w:pPr>
      <w:ins w:id="265" w:author="fariba abbassi" w:date="2026-02-06T12:24:00Z">
        <w:r w:rsidRPr="00546538">
          <w:rPr>
            <w:rFonts w:ascii="Calibri" w:hAnsi="Calibri" w:cs="Calibri"/>
            <w:color w:val="000000" w:themeColor="text1"/>
            <w:sz w:val="24"/>
            <w:rPrChange w:id="266" w:author="fariba abbassi" w:date="2026-02-06T12:24:00Z" w16du:dateUtc="2026-02-06T11:24:00Z">
              <w:rPr>
                <w:rFonts w:ascii="Calibri" w:hAnsi="Calibri" w:cs="Calibri"/>
                <w:color w:val="000000" w:themeColor="text1"/>
                <w:sz w:val="24"/>
                <w:lang w:val="de-CH"/>
              </w:rPr>
            </w:rPrChange>
          </w:rPr>
          <w:t>Many surgical RCTs should be questioned because they fail to inform patient-relevant decision-making. By prioritizing superiority where equivalence or non-inferiority would be clinically meaningful, trials risk missing the clinical point. Surgical research must start with the decision to be made, define outcomes that truly matter to patients, and design and power trials accordingly.</w:t>
        </w:r>
      </w:ins>
    </w:p>
    <w:p w14:paraId="1CC0A1AD" w14:textId="77777777" w:rsidR="00546538" w:rsidRPr="00546538" w:rsidRDefault="00546538" w:rsidP="00546538">
      <w:pPr>
        <w:spacing w:before="0" w:after="160" w:line="480" w:lineRule="auto"/>
        <w:jc w:val="left"/>
        <w:rPr>
          <w:ins w:id="267" w:author="fariba abbassi" w:date="2026-02-06T12:24:00Z" w16du:dateUtc="2026-02-06T11:24:00Z"/>
          <w:rFonts w:ascii="Calibri" w:hAnsi="Calibri" w:cs="Calibri"/>
          <w:color w:val="000000" w:themeColor="text1"/>
          <w:sz w:val="24"/>
        </w:rPr>
      </w:pPr>
    </w:p>
    <w:p w14:paraId="1DBE3A15" w14:textId="632FDA8F" w:rsidR="00D34704" w:rsidRPr="00996943" w:rsidDel="00226E35" w:rsidRDefault="00F9275A">
      <w:pPr>
        <w:spacing w:before="0" w:after="160" w:line="480" w:lineRule="auto"/>
        <w:jc w:val="left"/>
        <w:rPr>
          <w:del w:id="268" w:author="fariba abbassi" w:date="2026-02-06T11:40:00Z" w16du:dateUtc="2026-02-06T10:40:00Z"/>
          <w:rFonts w:ascii="Calibri" w:hAnsi="Calibri" w:cs="Calibri"/>
          <w:color w:val="000000" w:themeColor="text1"/>
          <w:sz w:val="24"/>
        </w:rPr>
      </w:pPr>
      <w:del w:id="269" w:author="fariba abbassi" w:date="2026-02-06T11:40:00Z" w16du:dateUtc="2026-02-06T10:40:00Z">
        <w:r w:rsidRPr="00996943" w:rsidDel="00226E35">
          <w:rPr>
            <w:rFonts w:ascii="Calibri" w:hAnsi="Calibri" w:cs="Calibri"/>
            <w:color w:val="000000" w:themeColor="text1"/>
            <w:sz w:val="24"/>
          </w:rPr>
          <w:delText xml:space="preserve">1§: </w:delText>
        </w:r>
        <w:r w:rsidR="001537F4" w:rsidRPr="00996943" w:rsidDel="00226E35">
          <w:rPr>
            <w:rFonts w:ascii="Calibri" w:hAnsi="Calibri" w:cs="Calibri"/>
            <w:color w:val="000000" w:themeColor="text1"/>
            <w:sz w:val="24"/>
          </w:rPr>
          <w:delText>We found….</w:delText>
        </w:r>
        <w:r w:rsidR="00D34704" w:rsidRPr="00996943" w:rsidDel="00226E35">
          <w:rPr>
            <w:rFonts w:ascii="Calibri" w:hAnsi="Calibri" w:cs="Calibri"/>
            <w:color w:val="000000" w:themeColor="text1"/>
            <w:sz w:val="24"/>
          </w:rPr>
          <w:delText>integrated the four</w:delText>
        </w:r>
        <w:r w:rsidR="00E92A9D" w:rsidRPr="00996943" w:rsidDel="00226E35">
          <w:rPr>
            <w:rFonts w:ascii="Calibri" w:hAnsi="Calibri" w:cs="Calibri"/>
            <w:color w:val="000000" w:themeColor="text1"/>
            <w:sz w:val="24"/>
          </w:rPr>
          <w:delText>5?</w:delText>
        </w:r>
        <w:r w:rsidR="00D34704" w:rsidRPr="00996943" w:rsidDel="00226E35">
          <w:rPr>
            <w:rFonts w:ascii="Calibri" w:hAnsi="Calibri" w:cs="Calibri"/>
            <w:color w:val="000000" w:themeColor="text1"/>
            <w:sz w:val="24"/>
          </w:rPr>
          <w:delText xml:space="preserve"> criteria.</w:delText>
        </w:r>
      </w:del>
    </w:p>
    <w:p w14:paraId="5BFF736D" w14:textId="3DE08D0C" w:rsidR="00D34704" w:rsidRPr="00996943" w:rsidDel="00226E35" w:rsidRDefault="00D34704">
      <w:pPr>
        <w:spacing w:before="0" w:after="160" w:line="480" w:lineRule="auto"/>
        <w:jc w:val="left"/>
        <w:rPr>
          <w:del w:id="270" w:author="fariba abbassi" w:date="2026-02-06T11:40:00Z" w16du:dateUtc="2026-02-06T10:40:00Z"/>
          <w:rFonts w:ascii="Calibri" w:hAnsi="Calibri" w:cs="Calibri"/>
          <w:color w:val="000000" w:themeColor="text1"/>
          <w:sz w:val="24"/>
        </w:rPr>
      </w:pPr>
    </w:p>
    <w:p w14:paraId="6CDBD952" w14:textId="6A8FCAD1" w:rsidR="00D34704" w:rsidRPr="00996943" w:rsidDel="00226E35" w:rsidRDefault="00D34704">
      <w:pPr>
        <w:spacing w:before="0" w:after="160" w:line="480" w:lineRule="auto"/>
        <w:jc w:val="left"/>
        <w:rPr>
          <w:del w:id="271" w:author="fariba abbassi" w:date="2026-02-06T11:40:00Z" w16du:dateUtc="2026-02-06T10:40:00Z"/>
          <w:rFonts w:ascii="Calibri" w:hAnsi="Calibri" w:cs="Calibri"/>
          <w:color w:val="000000" w:themeColor="text1"/>
          <w:sz w:val="24"/>
        </w:rPr>
      </w:pPr>
    </w:p>
    <w:p w14:paraId="1BEC33DE" w14:textId="3F9237F8" w:rsidR="00D34704" w:rsidRPr="00996943" w:rsidDel="00226E35" w:rsidRDefault="00D34704">
      <w:pPr>
        <w:spacing w:before="0" w:after="160" w:line="480" w:lineRule="auto"/>
        <w:jc w:val="left"/>
        <w:rPr>
          <w:del w:id="272" w:author="fariba abbassi" w:date="2026-02-06T11:40:00Z" w16du:dateUtc="2026-02-06T10:40:00Z"/>
          <w:rFonts w:ascii="Calibri" w:hAnsi="Calibri" w:cs="Calibri"/>
          <w:color w:val="000000" w:themeColor="text1"/>
          <w:sz w:val="24"/>
        </w:rPr>
      </w:pPr>
      <w:del w:id="273" w:author="fariba abbassi" w:date="2026-02-06T11:40:00Z" w16du:dateUtc="2026-02-06T10:40:00Z">
        <w:r w:rsidRPr="00996943" w:rsidDel="00226E35">
          <w:rPr>
            <w:rFonts w:ascii="Calibri" w:hAnsi="Calibri" w:cs="Calibri"/>
            <w:color w:val="000000" w:themeColor="text1"/>
            <w:sz w:val="24"/>
          </w:rPr>
          <w:delText xml:space="preserve">1§ </w:delText>
        </w:r>
        <w:r w:rsidR="001537F4" w:rsidRPr="00996943" w:rsidDel="00226E35">
          <w:rPr>
            <w:rFonts w:ascii="Calibri" w:hAnsi="Calibri" w:cs="Calibri"/>
            <w:color w:val="000000" w:themeColor="text1"/>
            <w:sz w:val="24"/>
          </w:rPr>
          <w:delText xml:space="preserve"> </w:delText>
        </w:r>
        <w:r w:rsidRPr="00996943" w:rsidDel="00226E35">
          <w:rPr>
            <w:rFonts w:ascii="Calibri" w:hAnsi="Calibri" w:cs="Calibri"/>
            <w:color w:val="000000" w:themeColor="text1"/>
            <w:sz w:val="24"/>
          </w:rPr>
          <w:delText>Among the XX superiority trials, only XX displayed statistically significant results</w:delText>
        </w:r>
      </w:del>
    </w:p>
    <w:p w14:paraId="01FAE983" w14:textId="6779F4AA" w:rsidR="00D34704" w:rsidRPr="00996943" w:rsidDel="00226E35" w:rsidRDefault="00D34704">
      <w:pPr>
        <w:spacing w:before="0" w:after="160" w:line="480" w:lineRule="auto"/>
        <w:jc w:val="left"/>
        <w:rPr>
          <w:del w:id="274" w:author="fariba abbassi" w:date="2026-02-06T11:40:00Z" w16du:dateUtc="2026-02-06T10:40:00Z"/>
          <w:rFonts w:ascii="Calibri" w:hAnsi="Calibri" w:cs="Calibri"/>
          <w:color w:val="000000" w:themeColor="text1"/>
          <w:sz w:val="24"/>
        </w:rPr>
      </w:pPr>
    </w:p>
    <w:p w14:paraId="646C9B9E" w14:textId="01767E82" w:rsidR="00D34704" w:rsidRPr="00996943" w:rsidDel="00226E35" w:rsidRDefault="00D34704">
      <w:pPr>
        <w:spacing w:before="0" w:after="160" w:line="480" w:lineRule="auto"/>
        <w:jc w:val="left"/>
        <w:rPr>
          <w:del w:id="275" w:author="fariba abbassi" w:date="2026-02-06T11:40:00Z" w16du:dateUtc="2026-02-06T10:40:00Z"/>
          <w:rFonts w:ascii="Calibri" w:hAnsi="Calibri" w:cs="Calibri"/>
          <w:color w:val="000000" w:themeColor="text1"/>
          <w:sz w:val="24"/>
        </w:rPr>
      </w:pPr>
      <w:del w:id="276" w:author="fariba abbassi" w:date="2026-02-06T11:40:00Z" w16du:dateUtc="2026-02-06T10:40:00Z">
        <w:r w:rsidRPr="00996943" w:rsidDel="00226E35">
          <w:rPr>
            <w:rFonts w:ascii="Calibri" w:hAnsi="Calibri" w:cs="Calibri"/>
            <w:color w:val="000000" w:themeColor="text1"/>
            <w:sz w:val="24"/>
          </w:rPr>
          <w:delText>Research needs: register for RCTs, incorporation of clinical relevance in clinical studies guidelines, more studies aiming to calculate MID for core outcomes for reference values,</w:delText>
        </w:r>
      </w:del>
    </w:p>
    <w:p w14:paraId="63A4F9C5" w14:textId="39E0027D" w:rsidR="00D34704" w:rsidRPr="00996943" w:rsidDel="00226E35" w:rsidRDefault="00D34704">
      <w:pPr>
        <w:spacing w:before="0" w:after="160" w:line="480" w:lineRule="auto"/>
        <w:jc w:val="left"/>
        <w:rPr>
          <w:del w:id="277" w:author="fariba abbassi" w:date="2026-02-06T11:40:00Z" w16du:dateUtc="2026-02-06T10:40:00Z"/>
          <w:rFonts w:ascii="Calibri" w:hAnsi="Calibri" w:cs="Calibri"/>
          <w:color w:val="000000" w:themeColor="text1"/>
          <w:sz w:val="24"/>
        </w:rPr>
      </w:pPr>
    </w:p>
    <w:p w14:paraId="2E6A9B7F" w14:textId="61CC5744" w:rsidR="002B4D60" w:rsidRPr="00996943" w:rsidDel="00226E35" w:rsidRDefault="002B4D60">
      <w:pPr>
        <w:spacing w:before="0" w:after="160" w:line="480" w:lineRule="auto"/>
        <w:jc w:val="left"/>
        <w:rPr>
          <w:del w:id="278" w:author="fariba abbassi" w:date="2026-02-06T11:40:00Z" w16du:dateUtc="2026-02-06T10:40:00Z"/>
          <w:rFonts w:ascii="Calibri" w:hAnsi="Calibri" w:cs="Calibri"/>
          <w:color w:val="000000" w:themeColor="text1"/>
          <w:sz w:val="24"/>
        </w:rPr>
      </w:pPr>
    </w:p>
    <w:p w14:paraId="16A920E8" w14:textId="6FA714A3" w:rsidR="00D34704" w:rsidRPr="00996943" w:rsidDel="00226E35" w:rsidRDefault="00D34704">
      <w:pPr>
        <w:spacing w:before="0" w:after="160" w:line="480" w:lineRule="auto"/>
        <w:jc w:val="left"/>
        <w:rPr>
          <w:del w:id="279" w:author="fariba abbassi" w:date="2026-02-06T11:40:00Z" w16du:dateUtc="2026-02-06T10:40:00Z"/>
          <w:rFonts w:ascii="Calibri" w:hAnsi="Calibri" w:cs="Calibri"/>
          <w:color w:val="000000" w:themeColor="text1"/>
          <w:sz w:val="24"/>
        </w:rPr>
      </w:pPr>
      <w:del w:id="280" w:author="fariba abbassi" w:date="2026-02-06T11:40:00Z" w16du:dateUtc="2026-02-06T10:40:00Z">
        <w:r w:rsidRPr="00996943" w:rsidDel="00226E35">
          <w:rPr>
            <w:rFonts w:ascii="Calibri" w:hAnsi="Calibri" w:cs="Calibri"/>
            <w:color w:val="000000" w:themeColor="text1"/>
            <w:sz w:val="24"/>
          </w:rPr>
          <w:delText>Strengths and limitations</w:delText>
        </w:r>
      </w:del>
    </w:p>
    <w:p w14:paraId="6C89E1BB" w14:textId="71DC9566" w:rsidR="00D34704" w:rsidRPr="00996943" w:rsidDel="00226E35" w:rsidRDefault="00D34704">
      <w:pPr>
        <w:spacing w:before="0" w:after="160" w:line="480" w:lineRule="auto"/>
        <w:jc w:val="left"/>
        <w:rPr>
          <w:del w:id="281" w:author="fariba abbassi" w:date="2026-02-06T11:40:00Z" w16du:dateUtc="2026-02-06T10:40:00Z"/>
          <w:rFonts w:ascii="Calibri" w:hAnsi="Calibri" w:cs="Calibri"/>
          <w:color w:val="000000" w:themeColor="text1"/>
          <w:sz w:val="24"/>
        </w:rPr>
      </w:pPr>
      <w:del w:id="282" w:author="fariba abbassi" w:date="2026-02-06T11:40:00Z" w16du:dateUtc="2026-02-06T10:40:00Z">
        <w:r w:rsidRPr="00996943" w:rsidDel="00226E35">
          <w:rPr>
            <w:rFonts w:ascii="Calibri" w:hAnsi="Calibri" w:cs="Calibri"/>
            <w:color w:val="000000" w:themeColor="text1"/>
            <w:sz w:val="24"/>
          </w:rPr>
          <w:delText>Strength: CENTRAL, systemic, 2-people</w:delText>
        </w:r>
      </w:del>
    </w:p>
    <w:p w14:paraId="1519AFBA" w14:textId="3351FD65" w:rsidR="00D34704" w:rsidRPr="00996943" w:rsidDel="00226E35" w:rsidRDefault="00D34704">
      <w:pPr>
        <w:spacing w:before="0" w:after="160" w:line="480" w:lineRule="auto"/>
        <w:jc w:val="left"/>
        <w:rPr>
          <w:del w:id="283" w:author="fariba abbassi" w:date="2026-02-06T11:40:00Z" w16du:dateUtc="2026-02-06T10:40:00Z"/>
          <w:rFonts w:ascii="Calibri" w:hAnsi="Calibri" w:cs="Calibri"/>
          <w:color w:val="000000" w:themeColor="text1"/>
          <w:sz w:val="24"/>
        </w:rPr>
      </w:pPr>
      <w:del w:id="284" w:author="fariba abbassi" w:date="2026-02-06T11:40:00Z" w16du:dateUtc="2026-02-06T10:40:00Z">
        <w:r w:rsidRPr="00996943" w:rsidDel="00226E35">
          <w:rPr>
            <w:rFonts w:ascii="Calibri" w:hAnsi="Calibri" w:cs="Calibri"/>
            <w:color w:val="000000" w:themeColor="text1"/>
            <w:sz w:val="24"/>
          </w:rPr>
          <w:delText xml:space="preserve">Limitations: only an extract of 2024 (not SR), no ROB assessment which would have better informed also the …, </w:delText>
        </w:r>
        <w:r w:rsidR="002B4D60" w:rsidRPr="00996943" w:rsidDel="00226E35">
          <w:rPr>
            <w:rFonts w:ascii="Calibri" w:hAnsi="Calibri" w:cs="Calibri"/>
            <w:color w:val="000000" w:themeColor="text1"/>
            <w:sz w:val="24"/>
          </w:rPr>
          <w:delText>did not include surgeries under local anesthesia (bias?)…</w:delText>
        </w:r>
      </w:del>
    </w:p>
    <w:p w14:paraId="6F8CF449" w14:textId="6B72D5A5" w:rsidR="002B4D60" w:rsidRPr="00996943" w:rsidDel="00226E35" w:rsidRDefault="002B4D60">
      <w:pPr>
        <w:spacing w:before="0" w:after="160" w:line="480" w:lineRule="auto"/>
        <w:jc w:val="left"/>
        <w:rPr>
          <w:del w:id="285" w:author="fariba abbassi" w:date="2026-02-06T11:40:00Z" w16du:dateUtc="2026-02-06T10:40:00Z"/>
          <w:rFonts w:ascii="Calibri" w:hAnsi="Calibri" w:cs="Calibri"/>
          <w:color w:val="000000" w:themeColor="text1"/>
          <w:sz w:val="24"/>
        </w:rPr>
      </w:pPr>
    </w:p>
    <w:p w14:paraId="31A0292A" w14:textId="1CA87BD6" w:rsidR="00D34704" w:rsidRPr="00996943" w:rsidDel="00226E35" w:rsidRDefault="00D34704">
      <w:pPr>
        <w:spacing w:before="0" w:after="160" w:line="480" w:lineRule="auto"/>
        <w:jc w:val="left"/>
        <w:rPr>
          <w:del w:id="286" w:author="fariba abbassi" w:date="2026-02-06T11:40:00Z" w16du:dateUtc="2026-02-06T10:40:00Z"/>
          <w:rFonts w:ascii="Calibri" w:hAnsi="Calibri" w:cs="Calibri"/>
          <w:color w:val="000000" w:themeColor="text1"/>
          <w:sz w:val="24"/>
        </w:rPr>
      </w:pPr>
      <w:del w:id="287" w:author="fariba abbassi" w:date="2026-02-06T11:40:00Z" w16du:dateUtc="2026-02-06T10:40:00Z">
        <w:r w:rsidRPr="00996943" w:rsidDel="00226E35">
          <w:rPr>
            <w:rFonts w:ascii="Calibri" w:hAnsi="Calibri" w:cs="Calibri"/>
            <w:color w:val="000000" w:themeColor="text1"/>
            <w:sz w:val="24"/>
          </w:rPr>
          <w:delText>Conclusion</w:delText>
        </w:r>
      </w:del>
    </w:p>
    <w:p w14:paraId="2510BFB5" w14:textId="1DC3B4A2" w:rsidR="00D34704" w:rsidRPr="00996943" w:rsidDel="00226E35" w:rsidRDefault="00D34704">
      <w:pPr>
        <w:spacing w:before="0" w:after="160" w:line="480" w:lineRule="auto"/>
        <w:jc w:val="left"/>
        <w:rPr>
          <w:del w:id="288" w:author="fariba abbassi" w:date="2026-02-06T11:40:00Z" w16du:dateUtc="2026-02-06T10:40:00Z"/>
          <w:rFonts w:ascii="Calibri" w:hAnsi="Calibri" w:cs="Calibri"/>
          <w:color w:val="000000" w:themeColor="text1"/>
          <w:sz w:val="24"/>
        </w:rPr>
      </w:pPr>
      <w:del w:id="289" w:author="fariba abbassi" w:date="2026-02-06T11:40:00Z" w16du:dateUtc="2026-02-06T10:40:00Z">
        <w:r w:rsidRPr="00996943" w:rsidDel="00226E35">
          <w:rPr>
            <w:rFonts w:ascii="Calibri" w:hAnsi="Calibri" w:cs="Calibri"/>
            <w:color w:val="000000" w:themeColor="text1"/>
            <w:sz w:val="24"/>
          </w:rPr>
          <w:delText>XX% of supposedly highest evidence level clinical studies fail to integrate and inform clinical practice.</w:delText>
        </w:r>
      </w:del>
    </w:p>
    <w:p w14:paraId="1CE57A88" w14:textId="77777777" w:rsidR="00226E35" w:rsidRPr="00996943" w:rsidRDefault="00226E35" w:rsidP="00996943">
      <w:pPr>
        <w:spacing w:before="0" w:after="160" w:line="480" w:lineRule="auto"/>
        <w:jc w:val="left"/>
        <w:rPr>
          <w:ins w:id="290" w:author="fariba abbassi" w:date="2026-02-06T11:40:00Z" w16du:dateUtc="2026-02-06T10:40:00Z"/>
          <w:rFonts w:ascii="Calibri" w:hAnsi="Calibri" w:cs="Calibri"/>
          <w:color w:val="000000" w:themeColor="text1"/>
          <w:sz w:val="24"/>
        </w:rPr>
      </w:pPr>
    </w:p>
    <w:p w14:paraId="6D1D9B84" w14:textId="394B0091" w:rsidR="00203336" w:rsidRPr="009C4A8E" w:rsidRDefault="00203336" w:rsidP="00996943">
      <w:pPr>
        <w:spacing w:before="0" w:after="160" w:line="480" w:lineRule="auto"/>
        <w:jc w:val="left"/>
        <w:rPr>
          <w:rFonts w:ascii="Calibri" w:hAnsi="Calibri" w:cs="Calibri"/>
          <w:color w:val="000000" w:themeColor="text1"/>
          <w:sz w:val="24"/>
        </w:rPr>
      </w:pPr>
      <w:r w:rsidRPr="009C4A8E">
        <w:rPr>
          <w:rFonts w:ascii="Calibri" w:hAnsi="Calibri" w:cs="Calibri"/>
          <w:color w:val="000000" w:themeColor="text1"/>
          <w:sz w:val="24"/>
        </w:rPr>
        <w:br w:type="page"/>
      </w:r>
    </w:p>
    <w:p w14:paraId="1B8E691D" w14:textId="744FEACB" w:rsidR="00203336" w:rsidRPr="004C0351" w:rsidRDefault="00203336">
      <w:pPr>
        <w:pStyle w:val="Titre11"/>
        <w:spacing w:line="480" w:lineRule="auto"/>
        <w:jc w:val="left"/>
        <w:rPr>
          <w:rFonts w:ascii="Calibri" w:hAnsi="Calibri" w:cs="Calibri"/>
          <w:color w:val="000000" w:themeColor="text1"/>
          <w:sz w:val="28"/>
          <w:szCs w:val="28"/>
          <w:rPrChange w:id="291" w:author="fariba abbassi" w:date="2026-02-06T12:29:00Z" w16du:dateUtc="2026-02-06T11:29:00Z">
            <w:rPr>
              <w:rFonts w:ascii="Calibri" w:hAnsi="Calibri" w:cs="Calibri"/>
              <w:color w:val="000000" w:themeColor="text1"/>
              <w:sz w:val="24"/>
              <w:szCs w:val="24"/>
              <w:lang w:val="fr-CH"/>
            </w:rPr>
          </w:rPrChange>
        </w:rPr>
        <w:pPrChange w:id="292"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293" w:author="fariba abbassi" w:date="2026-02-06T12:29:00Z" w16du:dateUtc="2026-02-06T11:29:00Z">
            <w:rPr>
              <w:rFonts w:ascii="Calibri" w:hAnsi="Calibri" w:cs="Calibri"/>
              <w:color w:val="000000" w:themeColor="text1"/>
              <w:sz w:val="24"/>
              <w:szCs w:val="24"/>
              <w:lang w:val="fr-CH"/>
            </w:rPr>
          </w:rPrChange>
        </w:rPr>
        <w:lastRenderedPageBreak/>
        <w:t>REFERENCES</w:t>
      </w:r>
    </w:p>
    <w:p w14:paraId="79AB2BF7" w14:textId="77777777" w:rsidR="00EF5629" w:rsidRPr="004C0351" w:rsidRDefault="00B5205F">
      <w:pPr>
        <w:pStyle w:val="EndNoteBibliography"/>
        <w:spacing w:after="0" w:line="480" w:lineRule="auto"/>
        <w:ind w:left="720" w:hanging="720"/>
        <w:rPr>
          <w:rFonts w:ascii="Calibri" w:hAnsi="Calibri" w:cs="Calibri"/>
          <w:noProof/>
          <w:sz w:val="24"/>
          <w:rPrChange w:id="294" w:author="fariba abbassi" w:date="2026-02-06T12:28:00Z" w16du:dateUtc="2026-02-06T11:28:00Z">
            <w:rPr>
              <w:noProof/>
            </w:rPr>
          </w:rPrChange>
        </w:rPr>
        <w:pPrChange w:id="295" w:author="fariba abbassi" w:date="2026-02-06T12:28:00Z" w16du:dateUtc="2026-02-06T11:28:00Z">
          <w:pPr>
            <w:pStyle w:val="EndNoteBibliography"/>
            <w:spacing w:after="0"/>
            <w:ind w:left="720" w:hanging="720"/>
          </w:pPr>
        </w:pPrChange>
      </w:pPr>
      <w:r w:rsidRPr="004C0351">
        <w:rPr>
          <w:rFonts w:ascii="Calibri" w:hAnsi="Calibri" w:cs="Calibri"/>
          <w:color w:val="000000" w:themeColor="text1"/>
          <w:sz w:val="24"/>
        </w:rPr>
        <w:fldChar w:fldCharType="begin"/>
      </w:r>
      <w:r w:rsidRPr="004C0351">
        <w:rPr>
          <w:rFonts w:ascii="Calibri" w:hAnsi="Calibri" w:cs="Calibri"/>
          <w:color w:val="000000" w:themeColor="text1"/>
          <w:sz w:val="24"/>
          <w:rPrChange w:id="296" w:author="fariba abbassi" w:date="2026-02-06T12:28:00Z" w16du:dateUtc="2026-02-06T11:28:00Z">
            <w:rPr>
              <w:rFonts w:ascii="Calibri" w:hAnsi="Calibri" w:cs="Calibri"/>
              <w:color w:val="000000" w:themeColor="text1"/>
              <w:sz w:val="24"/>
              <w:lang w:val="fr-CH"/>
            </w:rPr>
          </w:rPrChange>
        </w:rPr>
        <w:instrText xml:space="preserve"> ADDIN EN.REFLIST </w:instrText>
      </w:r>
      <w:r w:rsidRPr="004C0351">
        <w:rPr>
          <w:rFonts w:ascii="Calibri" w:hAnsi="Calibri" w:cs="Calibri"/>
          <w:color w:val="000000" w:themeColor="text1"/>
          <w:sz w:val="24"/>
        </w:rPr>
        <w:fldChar w:fldCharType="separate"/>
      </w:r>
      <w:r w:rsidR="00EF5629" w:rsidRPr="004C0351">
        <w:rPr>
          <w:rFonts w:ascii="Calibri" w:hAnsi="Calibri" w:cs="Calibri"/>
          <w:noProof/>
          <w:sz w:val="24"/>
          <w:rPrChange w:id="297" w:author="fariba abbassi" w:date="2026-02-06T12:28:00Z" w16du:dateUtc="2026-02-06T11:28:00Z">
            <w:rPr>
              <w:noProof/>
            </w:rPr>
          </w:rPrChange>
        </w:rPr>
        <w:t>1</w:t>
      </w:r>
      <w:r w:rsidR="00EF5629" w:rsidRPr="004C0351">
        <w:rPr>
          <w:rFonts w:ascii="Calibri" w:hAnsi="Calibri" w:cs="Calibri"/>
          <w:noProof/>
          <w:sz w:val="24"/>
          <w:rPrChange w:id="298" w:author="fariba abbassi" w:date="2026-02-06T12:28:00Z" w16du:dateUtc="2026-02-06T11:28:00Z">
            <w:rPr>
              <w:noProof/>
            </w:rPr>
          </w:rPrChange>
        </w:rPr>
        <w:tab/>
        <w:t>Abbassi F, Pfister M, Domenghino A et al. Surgical Outcome Reporting. Moving from a Comic to a Tragic Opera? Annals of Surgery 2024: 10.1097/SLA.0000000000006226.</w:t>
      </w:r>
    </w:p>
    <w:p w14:paraId="227D6C55" w14:textId="77777777" w:rsidR="00EF5629" w:rsidRPr="004C0351" w:rsidRDefault="00EF5629">
      <w:pPr>
        <w:pStyle w:val="EndNoteBibliography"/>
        <w:spacing w:after="0" w:line="480" w:lineRule="auto"/>
        <w:ind w:left="720" w:hanging="720"/>
        <w:rPr>
          <w:rFonts w:ascii="Calibri" w:hAnsi="Calibri" w:cs="Calibri"/>
          <w:noProof/>
          <w:sz w:val="24"/>
          <w:rPrChange w:id="299" w:author="fariba abbassi" w:date="2026-02-06T12:28:00Z" w16du:dateUtc="2026-02-06T11:28:00Z">
            <w:rPr>
              <w:noProof/>
            </w:rPr>
          </w:rPrChange>
        </w:rPr>
        <w:pPrChange w:id="300" w:author="fariba abbassi" w:date="2026-02-06T12:28:00Z" w16du:dateUtc="2026-02-06T11:28:00Z">
          <w:pPr>
            <w:pStyle w:val="EndNoteBibliography"/>
            <w:spacing w:after="0"/>
            <w:ind w:left="720" w:hanging="720"/>
          </w:pPr>
        </w:pPrChange>
      </w:pPr>
      <w:r w:rsidRPr="004C0351">
        <w:rPr>
          <w:rFonts w:ascii="Calibri" w:hAnsi="Calibri" w:cs="Calibri"/>
          <w:noProof/>
          <w:sz w:val="24"/>
          <w:rPrChange w:id="301" w:author="fariba abbassi" w:date="2026-02-06T12:28:00Z" w16du:dateUtc="2026-02-06T11:28:00Z">
            <w:rPr>
              <w:noProof/>
            </w:rPr>
          </w:rPrChange>
        </w:rPr>
        <w:t>2</w:t>
      </w:r>
      <w:r w:rsidRPr="004C0351">
        <w:rPr>
          <w:rFonts w:ascii="Calibri" w:hAnsi="Calibri" w:cs="Calibri"/>
          <w:noProof/>
          <w:sz w:val="24"/>
          <w:rPrChange w:id="302" w:author="fariba abbassi" w:date="2026-02-06T12:28:00Z" w16du:dateUtc="2026-02-06T11:28:00Z">
            <w:rPr>
              <w:noProof/>
            </w:rPr>
          </w:rPrChange>
        </w:rPr>
        <w:tab/>
        <w:t>R Core Team. R: A language and environment for statistical computing. Vienna, Austria: R Foundation for Statistical Computing; 2026.</w:t>
      </w:r>
    </w:p>
    <w:p w14:paraId="3C2CA443" w14:textId="77777777" w:rsidR="00EF5629" w:rsidRPr="004C0351" w:rsidRDefault="00EF5629">
      <w:pPr>
        <w:pStyle w:val="EndNoteBibliography"/>
        <w:spacing w:line="480" w:lineRule="auto"/>
        <w:ind w:left="720" w:hanging="720"/>
        <w:rPr>
          <w:rFonts w:ascii="Calibri" w:hAnsi="Calibri" w:cs="Calibri"/>
          <w:noProof/>
          <w:sz w:val="24"/>
          <w:rPrChange w:id="303" w:author="fariba abbassi" w:date="2026-02-06T12:28:00Z" w16du:dateUtc="2026-02-06T11:28:00Z">
            <w:rPr>
              <w:noProof/>
            </w:rPr>
          </w:rPrChange>
        </w:rPr>
        <w:pPrChange w:id="304" w:author="fariba abbassi" w:date="2026-02-06T12:28:00Z" w16du:dateUtc="2026-02-06T11:28:00Z">
          <w:pPr>
            <w:pStyle w:val="EndNoteBibliography"/>
            <w:ind w:left="720" w:hanging="720"/>
          </w:pPr>
        </w:pPrChange>
      </w:pPr>
      <w:r w:rsidRPr="004C0351">
        <w:rPr>
          <w:rFonts w:ascii="Calibri" w:hAnsi="Calibri" w:cs="Calibri"/>
          <w:noProof/>
          <w:sz w:val="24"/>
          <w:rPrChange w:id="305" w:author="fariba abbassi" w:date="2026-02-06T12:28:00Z" w16du:dateUtc="2026-02-06T11:28:00Z">
            <w:rPr>
              <w:noProof/>
            </w:rPr>
          </w:rPrChange>
        </w:rPr>
        <w:t>3</w:t>
      </w:r>
      <w:r w:rsidRPr="004C0351">
        <w:rPr>
          <w:rFonts w:ascii="Calibri" w:hAnsi="Calibri" w:cs="Calibri"/>
          <w:noProof/>
          <w:sz w:val="24"/>
          <w:rPrChange w:id="306" w:author="fariba abbassi" w:date="2026-02-06T12:28:00Z" w16du:dateUtc="2026-02-06T11:28:00Z">
            <w:rPr>
              <w:noProof/>
            </w:rPr>
          </w:rPrChange>
        </w:rPr>
        <w:tab/>
        <w:t>Abbassi F, Pfister M, Braun J et al. Beyond P Values : Novel Minimal Important Difference of the Comprehensive Complication Index That Reflects a Meaningful Outcome for Patients Undergoing Major Abdominal Surgery. Ann Surg 2025; 282 (5): 670-677.</w:t>
      </w:r>
    </w:p>
    <w:p w14:paraId="33C7CA0F" w14:textId="7B7E6D1B" w:rsidR="00203336" w:rsidRPr="009C4A8E" w:rsidRDefault="00B5205F">
      <w:pPr>
        <w:pStyle w:val="Literaturverzeichnis"/>
        <w:spacing w:line="480" w:lineRule="auto"/>
        <w:jc w:val="left"/>
        <w:rPr>
          <w:rFonts w:ascii="Calibri" w:hAnsi="Calibri" w:cs="Calibri"/>
          <w:color w:val="000000" w:themeColor="text1"/>
          <w:sz w:val="24"/>
        </w:rPr>
        <w:pPrChange w:id="307" w:author="fariba abbassi" w:date="2026-02-06T12:28:00Z" w16du:dateUtc="2026-02-06T11:28:00Z">
          <w:pPr>
            <w:pStyle w:val="Literaturverzeichnis"/>
            <w:spacing w:line="480" w:lineRule="auto"/>
          </w:pPr>
        </w:pPrChange>
      </w:pPr>
      <w:r w:rsidRPr="004C0351">
        <w:rPr>
          <w:rFonts w:ascii="Calibri" w:hAnsi="Calibri" w:cs="Calibri"/>
          <w:color w:val="000000" w:themeColor="text1"/>
          <w:sz w:val="24"/>
        </w:rPr>
        <w:fldChar w:fldCharType="end"/>
      </w:r>
    </w:p>
    <w:p w14:paraId="1D50FA14" w14:textId="77777777" w:rsidR="00B5205F" w:rsidRPr="009C4A8E" w:rsidRDefault="00B5205F">
      <w:pPr>
        <w:jc w:val="left"/>
        <w:pPrChange w:id="308" w:author="fariba abbassi" w:date="2026-02-06T11:54:00Z" w16du:dateUtc="2026-02-06T10:54:00Z">
          <w:pPr/>
        </w:pPrChange>
      </w:pPr>
    </w:p>
    <w:p w14:paraId="242DD665" w14:textId="77777777" w:rsidR="00B5205F" w:rsidRPr="009C4A8E" w:rsidRDefault="00B5205F">
      <w:pPr>
        <w:jc w:val="left"/>
        <w:sectPr w:rsidR="00B5205F" w:rsidRPr="009C4A8E">
          <w:footerReference w:type="even" r:id="rId13"/>
          <w:footerReference w:type="default" r:id="rId14"/>
          <w:pgSz w:w="12240" w:h="15840"/>
          <w:pgMar w:top="1440" w:right="1440" w:bottom="1440" w:left="1440" w:header="720" w:footer="720" w:gutter="0"/>
          <w:cols w:space="720"/>
          <w:docGrid w:linePitch="360"/>
        </w:sectPr>
        <w:pPrChange w:id="309" w:author="fariba abbassi" w:date="2026-02-06T11:54:00Z" w16du:dateUtc="2026-02-06T10:54:00Z">
          <w:pPr/>
        </w:pPrChange>
      </w:pPr>
    </w:p>
    <w:p w14:paraId="1BA24E54" w14:textId="77777777" w:rsidR="00B5205F" w:rsidRPr="009C4A8E" w:rsidRDefault="00B5205F">
      <w:pPr>
        <w:jc w:val="left"/>
        <w:pPrChange w:id="310" w:author="fariba abbassi" w:date="2026-02-06T11:54:00Z" w16du:dateUtc="2026-02-06T10:54:00Z">
          <w:pPr/>
        </w:pPrChange>
      </w:pPr>
    </w:p>
    <w:p w14:paraId="4DD86D87" w14:textId="66FCEF34" w:rsidR="004C0351" w:rsidRDefault="00203336" w:rsidP="004C0351">
      <w:pPr>
        <w:pStyle w:val="Titre21"/>
      </w:pPr>
      <w:del w:id="311" w:author="fariba abbassi" w:date="2026-02-06T12:25:00Z" w16du:dateUtc="2026-02-06T11:25:00Z">
        <w:r w:rsidRPr="004C0351" w:rsidDel="004C0351">
          <w:rPr>
            <w:rPrChange w:id="312" w:author="fariba abbassi" w:date="2026-02-06T12:29:00Z" w16du:dateUtc="2026-02-06T11:29:00Z">
              <w:rPr>
                <w:color w:val="000000" w:themeColor="text1"/>
                <w:sz w:val="24"/>
                <w:szCs w:val="24"/>
              </w:rPr>
            </w:rPrChange>
          </w:rPr>
          <w:delText>FIGURES</w:delText>
        </w:r>
        <w:r w:rsidR="004439BE" w:rsidRPr="004C0351" w:rsidDel="004C0351">
          <w:rPr>
            <w:rPrChange w:id="313" w:author="fariba abbassi" w:date="2026-02-06T12:29:00Z" w16du:dateUtc="2026-02-06T11:29:00Z">
              <w:rPr>
                <w:color w:val="000000" w:themeColor="text1"/>
                <w:sz w:val="24"/>
                <w:szCs w:val="24"/>
              </w:rPr>
            </w:rPrChange>
          </w:rPr>
          <w:delText xml:space="preserve"> AND </w:delText>
        </w:r>
      </w:del>
      <w:r w:rsidR="004439BE" w:rsidRPr="004C0351">
        <w:rPr>
          <w:rPrChange w:id="314" w:author="fariba abbassi" w:date="2026-02-06T12:29:00Z" w16du:dateUtc="2026-02-06T11:29:00Z">
            <w:rPr>
              <w:color w:val="000000" w:themeColor="text1"/>
              <w:sz w:val="24"/>
              <w:szCs w:val="24"/>
            </w:rPr>
          </w:rPrChange>
        </w:rPr>
        <w:t>TABLES</w:t>
      </w:r>
    </w:p>
    <w:p w14:paraId="4345B545" w14:textId="77777777" w:rsidR="004C0351" w:rsidRPr="009C4A8E" w:rsidRDefault="004C0351">
      <w:pPr>
        <w:spacing w:line="240" w:lineRule="auto"/>
        <w:jc w:val="left"/>
        <w:rPr>
          <w:rFonts w:ascii="Calibri" w:hAnsi="Calibri" w:cs="Calibri"/>
          <w:b/>
          <w:bCs/>
          <w:color w:val="000000" w:themeColor="text1"/>
          <w:sz w:val="24"/>
        </w:rPr>
        <w:pPrChange w:id="315" w:author="fariba abbassi" w:date="2026-02-06T12:29:00Z" w16du:dateUtc="2026-02-06T11:29:00Z">
          <w:pPr>
            <w:spacing w:line="480" w:lineRule="auto"/>
            <w:jc w:val="left"/>
          </w:pPr>
        </w:pPrChange>
      </w:pPr>
      <w:r w:rsidRPr="009C4A8E">
        <w:rPr>
          <w:rFonts w:ascii="Calibri" w:hAnsi="Calibri" w:cs="Calibri"/>
          <w:b/>
          <w:bCs/>
          <w:color w:val="000000" w:themeColor="text1"/>
          <w:sz w:val="24"/>
        </w:rPr>
        <w:t>Table 1 Characteristics of randomized controlled trials meaningfully informing practice.</w:t>
      </w:r>
    </w:p>
    <w:tbl>
      <w:tblPr>
        <w:tblStyle w:val="Tabellenraster"/>
        <w:tblW w:w="0" w:type="auto"/>
        <w:tblLook w:val="04A0" w:firstRow="1" w:lastRow="0" w:firstColumn="1" w:lastColumn="0" w:noHBand="0" w:noVBand="1"/>
      </w:tblPr>
      <w:tblGrid>
        <w:gridCol w:w="9350"/>
      </w:tblGrid>
      <w:tr w:rsidR="004C0351" w:rsidRPr="009C4A8E" w14:paraId="3ED02571" w14:textId="77777777" w:rsidTr="00D56E54">
        <w:tc>
          <w:tcPr>
            <w:tcW w:w="9350" w:type="dxa"/>
          </w:tcPr>
          <w:p w14:paraId="6447FE31"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1. Specification of the hypothesis of the trial for the primary outcome (e.g., superiority, non-inferiority or equivalence)</w:t>
            </w:r>
          </w:p>
          <w:p w14:paraId="38EF8DBF"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2. Specification of the study design (e.g., superiority, non-inferiority or equivalence) that matches the study hypothesis</w:t>
            </w:r>
          </w:p>
          <w:p w14:paraId="591D9A19"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3. Specification of a primary endpoint</w:t>
            </w:r>
          </w:p>
          <w:p w14:paraId="5FAD9662"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 xml:space="preserve">4. Use of a MID, definition of a clinically relevant effect or definition of a Cohen’s </w:t>
            </w:r>
            <w:r w:rsidRPr="009C4A8E">
              <w:rPr>
                <w:rFonts w:ascii="Calibri" w:hAnsi="Calibri" w:cs="Calibri"/>
                <w:i/>
                <w:iCs/>
                <w:color w:val="000000" w:themeColor="text1"/>
                <w:sz w:val="24"/>
              </w:rPr>
              <w:t>d</w:t>
            </w:r>
            <w:r w:rsidRPr="009C4A8E">
              <w:rPr>
                <w:rFonts w:ascii="Calibri" w:hAnsi="Calibri" w:cs="Calibri"/>
                <w:color w:val="000000" w:themeColor="text1"/>
                <w:sz w:val="24"/>
              </w:rPr>
              <w:t xml:space="preserve"> target value to base sample size calculations upon</w:t>
            </w:r>
          </w:p>
          <w:p w14:paraId="216F1D9F"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5. Consideration of clinical relevance (e.g., through the MID) to discuss and interpret the results for the primary outcome</w:t>
            </w:r>
          </w:p>
        </w:tc>
      </w:tr>
    </w:tbl>
    <w:p w14:paraId="5239413B" w14:textId="77777777" w:rsidR="004C0351" w:rsidRDefault="004C0351" w:rsidP="004C0351">
      <w:pPr>
        <w:spacing w:line="480" w:lineRule="auto"/>
        <w:jc w:val="left"/>
        <w:rPr>
          <w:ins w:id="316" w:author="fariba abbassi" w:date="2026-02-06T12:27:00Z" w16du:dateUtc="2026-02-06T11:27:00Z"/>
          <w:rFonts w:ascii="Calibri" w:hAnsi="Calibri" w:cs="Calibri"/>
          <w:color w:val="000000" w:themeColor="text1"/>
          <w:sz w:val="24"/>
        </w:rPr>
      </w:pPr>
    </w:p>
    <w:p w14:paraId="2467046F" w14:textId="77777777" w:rsidR="004C0351" w:rsidRDefault="004C0351" w:rsidP="004C0351">
      <w:pPr>
        <w:spacing w:line="480" w:lineRule="auto"/>
        <w:jc w:val="left"/>
        <w:rPr>
          <w:ins w:id="317" w:author="fariba abbassi" w:date="2026-02-06T12:27:00Z" w16du:dateUtc="2026-02-06T11:27:00Z"/>
          <w:rFonts w:ascii="Calibri" w:hAnsi="Calibri" w:cs="Calibri"/>
          <w:color w:val="000000" w:themeColor="text1"/>
          <w:sz w:val="24"/>
        </w:rPr>
      </w:pPr>
    </w:p>
    <w:p w14:paraId="56E89801" w14:textId="77777777" w:rsidR="004C0351" w:rsidRDefault="004C0351" w:rsidP="004C0351">
      <w:pPr>
        <w:spacing w:line="480" w:lineRule="auto"/>
        <w:jc w:val="left"/>
        <w:rPr>
          <w:ins w:id="318" w:author="fariba abbassi" w:date="2026-02-06T12:27:00Z" w16du:dateUtc="2026-02-06T11:27:00Z"/>
          <w:rFonts w:ascii="Calibri" w:hAnsi="Calibri" w:cs="Calibri"/>
          <w:color w:val="000000" w:themeColor="text1"/>
          <w:sz w:val="24"/>
        </w:rPr>
      </w:pPr>
    </w:p>
    <w:p w14:paraId="2C28E8F3" w14:textId="77777777" w:rsidR="004C0351" w:rsidRDefault="004C0351" w:rsidP="004C0351">
      <w:pPr>
        <w:spacing w:line="480" w:lineRule="auto"/>
        <w:jc w:val="left"/>
        <w:rPr>
          <w:ins w:id="319" w:author="fariba abbassi" w:date="2026-02-06T12:27:00Z" w16du:dateUtc="2026-02-06T11:27:00Z"/>
          <w:rFonts w:ascii="Calibri" w:hAnsi="Calibri" w:cs="Calibri"/>
          <w:color w:val="000000" w:themeColor="text1"/>
          <w:sz w:val="24"/>
        </w:rPr>
      </w:pPr>
    </w:p>
    <w:p w14:paraId="4ACFE7E8" w14:textId="77777777" w:rsidR="004C0351" w:rsidRDefault="004C0351" w:rsidP="004C0351">
      <w:pPr>
        <w:spacing w:line="480" w:lineRule="auto"/>
        <w:jc w:val="left"/>
        <w:rPr>
          <w:ins w:id="320" w:author="fariba abbassi" w:date="2026-02-06T12:27:00Z" w16du:dateUtc="2026-02-06T11:27:00Z"/>
          <w:rFonts w:ascii="Calibri" w:hAnsi="Calibri" w:cs="Calibri"/>
          <w:color w:val="000000" w:themeColor="text1"/>
          <w:sz w:val="24"/>
        </w:rPr>
      </w:pPr>
    </w:p>
    <w:p w14:paraId="00622979" w14:textId="77777777" w:rsidR="004C0351" w:rsidRPr="009C4A8E" w:rsidRDefault="004C0351" w:rsidP="004C0351">
      <w:pPr>
        <w:spacing w:line="480" w:lineRule="auto"/>
        <w:jc w:val="left"/>
        <w:rPr>
          <w:rFonts w:ascii="Calibri" w:hAnsi="Calibri" w:cs="Calibri"/>
          <w:color w:val="000000" w:themeColor="text1"/>
          <w:sz w:val="24"/>
        </w:rPr>
      </w:pPr>
    </w:p>
    <w:p w14:paraId="0313D748" w14:textId="77777777" w:rsidR="004C0351" w:rsidRPr="009C4A8E" w:rsidRDefault="004C0351" w:rsidP="004C0351">
      <w:pPr>
        <w:pStyle w:val="TableCaption"/>
        <w:keepNext/>
        <w:pBdr>
          <w:top w:val="none" w:sz="0" w:space="0" w:color="000000"/>
          <w:left w:val="none" w:sz="0" w:space="0" w:color="000000"/>
          <w:bottom w:val="none" w:sz="0" w:space="0" w:color="000000"/>
          <w:right w:val="none" w:sz="0" w:space="0" w:color="000000"/>
        </w:pBdr>
        <w:spacing w:before="60" w:after="60"/>
        <w:ind w:right="60" w:hanging="567"/>
        <w:jc w:val="left"/>
        <w:rPr>
          <w:rFonts w:ascii="Calibri" w:hAnsi="Calibri" w:cs="Calibri"/>
          <w:b w:val="0"/>
          <w:bCs/>
        </w:rPr>
      </w:pPr>
      <w:r w:rsidRPr="009C4A8E">
        <w:rPr>
          <w:rFonts w:ascii="Calibri" w:hAnsi="Calibri" w:cs="Calibri"/>
          <w:i w:val="0"/>
          <w:iCs/>
        </w:rPr>
        <w:lastRenderedPageBreak/>
        <w:t>Table 2</w:t>
      </w:r>
      <w:r w:rsidRPr="009C4A8E">
        <w:rPr>
          <w:rFonts w:ascii="Calibri" w:hAnsi="Calibri" w:cs="Calibri"/>
        </w:rPr>
        <w:t xml:space="preserve">. </w:t>
      </w:r>
      <w:r w:rsidRPr="009C4A8E">
        <w:rPr>
          <w:rFonts w:ascii="Calibri" w:hAnsi="Calibri" w:cs="Calibri"/>
          <w:b w:val="0"/>
          <w:bCs/>
          <w:i w:val="0"/>
          <w:iCs/>
        </w:rPr>
        <w:t>Information Provided in Pre-trial Documents of Published Randomized Controlled Trials</w:t>
      </w:r>
    </w:p>
    <w:tbl>
      <w:tblPr>
        <w:tblW w:w="10185" w:type="dxa"/>
        <w:jc w:val="center"/>
        <w:tblLayout w:type="fixed"/>
        <w:tblLook w:val="0420" w:firstRow="1" w:lastRow="0" w:firstColumn="0" w:lastColumn="0" w:noHBand="0" w:noVBand="1"/>
      </w:tblPr>
      <w:tblGrid>
        <w:gridCol w:w="3547"/>
        <w:gridCol w:w="2554"/>
        <w:gridCol w:w="2270"/>
        <w:gridCol w:w="1814"/>
      </w:tblGrid>
      <w:tr w:rsidR="004C0351" w:rsidRPr="009C4A8E" w14:paraId="3C6F9288" w14:textId="77777777" w:rsidTr="00D56E54">
        <w:trPr>
          <w:tblHeader/>
          <w:jc w:val="center"/>
        </w:trPr>
        <w:tc>
          <w:tcPr>
            <w:tcW w:w="354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3688D3" w14:textId="77777777" w:rsidR="004C0351" w:rsidRPr="009C4A8E" w:rsidRDefault="004C0351" w:rsidP="00D56E54">
            <w:pPr>
              <w:pStyle w:val="KeinLeerraum"/>
              <w:tabs>
                <w:tab w:val="left" w:pos="1134"/>
              </w:tabs>
              <w:spacing w:line="360" w:lineRule="auto"/>
              <w:jc w:val="left"/>
              <w:rPr>
                <w:rFonts w:ascii="Calibri" w:hAnsi="Calibri" w:cs="Calibri"/>
                <w:b/>
                <w:bCs/>
              </w:rPr>
            </w:pPr>
          </w:p>
        </w:tc>
        <w:tc>
          <w:tcPr>
            <w:tcW w:w="255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2BCBD0" w14:textId="77777777" w:rsidR="004C0351" w:rsidRPr="009C4A8E" w:rsidRDefault="004C0351" w:rsidP="00D56E54">
            <w:pPr>
              <w:pStyle w:val="KeinLeerraum"/>
              <w:spacing w:line="360" w:lineRule="auto"/>
              <w:jc w:val="left"/>
              <w:rPr>
                <w:rFonts w:ascii="Calibri" w:hAnsi="Calibri" w:cs="Calibri"/>
                <w:b/>
                <w:bCs/>
              </w:rPr>
            </w:pPr>
            <w:r w:rsidRPr="009C4A8E">
              <w:rPr>
                <w:rFonts w:ascii="Calibri" w:hAnsi="Calibri" w:cs="Calibri"/>
                <w:b/>
                <w:bCs/>
              </w:rPr>
              <w:t xml:space="preserve">Protocol published  </w:t>
            </w:r>
            <w:r w:rsidRPr="009C4A8E">
              <w:rPr>
                <w:rFonts w:ascii="Calibri" w:hAnsi="Calibri" w:cs="Calibri"/>
                <w:b/>
                <w:bCs/>
              </w:rPr>
              <w:br/>
              <w:t>N = 31</w:t>
            </w:r>
            <w:r w:rsidRPr="009C4A8E">
              <w:rPr>
                <w:rFonts w:ascii="Calibri" w:hAnsi="Calibri" w:cs="Calibri"/>
              </w:rPr>
              <w:t>, n(%)</w:t>
            </w: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36CE25"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b/>
                <w:bCs/>
              </w:rPr>
              <w:t xml:space="preserve">Protocol unpublished  </w:t>
            </w:r>
            <w:r w:rsidRPr="009C4A8E">
              <w:rPr>
                <w:rFonts w:ascii="Calibri" w:hAnsi="Calibri" w:cs="Calibri"/>
                <w:b/>
                <w:bCs/>
              </w:rPr>
              <w:br/>
              <w:t>N = 8</w:t>
            </w:r>
            <w:r w:rsidRPr="009C4A8E">
              <w:rPr>
                <w:rFonts w:ascii="Calibri" w:hAnsi="Calibri" w:cs="Calibri"/>
              </w:rPr>
              <w:t>, n(%)</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8F2448"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b/>
                <w:bCs/>
              </w:rPr>
              <w:t>Registry records</w:t>
            </w:r>
            <w:r w:rsidRPr="009C4A8E">
              <w:rPr>
                <w:rFonts w:ascii="Calibri" w:hAnsi="Calibri" w:cs="Calibri"/>
                <w:b/>
                <w:bCs/>
              </w:rPr>
              <w:br/>
              <w:t>N = 45</w:t>
            </w:r>
            <w:r w:rsidRPr="009C4A8E">
              <w:rPr>
                <w:rFonts w:ascii="Calibri" w:hAnsi="Calibri" w:cs="Calibri"/>
              </w:rPr>
              <w:t>, n(%)</w:t>
            </w:r>
          </w:p>
        </w:tc>
      </w:tr>
      <w:tr w:rsidR="004C0351" w:rsidRPr="009C4A8E" w14:paraId="72A13B56"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543F9"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Primary endpoint defined</w:t>
            </w:r>
          </w:p>
          <w:p w14:paraId="251D75C2"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Secondary endpoint defined</w:t>
            </w:r>
          </w:p>
          <w:p w14:paraId="763B6632"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 xml:space="preserve">Study aim for primary endpoint </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C7A62"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p w14:paraId="427FE2E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1C2C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p w14:paraId="730AA2A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F2115"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45 (100%)</w:t>
            </w:r>
          </w:p>
          <w:p w14:paraId="31750DD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42 (93%)</w:t>
            </w:r>
          </w:p>
        </w:tc>
      </w:tr>
      <w:tr w:rsidR="004C0351" w:rsidRPr="009C4A8E" w14:paraId="2AED96B5" w14:textId="77777777" w:rsidTr="00D56E54">
        <w:trPr>
          <w:trHeight w:val="414"/>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E3599"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Superiority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B02E0"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10 (32%)</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A327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F49C3"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 (4%)</w:t>
            </w:r>
          </w:p>
        </w:tc>
      </w:tr>
      <w:tr w:rsidR="004C0351" w:rsidRPr="009C4A8E" w14:paraId="2FC7C34F" w14:textId="77777777" w:rsidTr="00D56E54">
        <w:trPr>
          <w:trHeight w:val="180"/>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B6190"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Non-inferiority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AB9E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6 (19%)</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B0F5D"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935F6"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 (2%)</w:t>
            </w:r>
          </w:p>
        </w:tc>
      </w:tr>
      <w:tr w:rsidR="004C0351" w:rsidRPr="009C4A8E" w14:paraId="72C52632"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C763B"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Not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088A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15 (48%)</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84D7B"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15274"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42 (93%)</w:t>
            </w:r>
          </w:p>
        </w:tc>
      </w:tr>
      <w:tr w:rsidR="004C0351" w:rsidRPr="009C4A8E" w14:paraId="35853425"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74840"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Study aim for secondary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B6AEE" w14:textId="77777777" w:rsidR="004C0351" w:rsidRPr="009C4A8E" w:rsidRDefault="004C0351" w:rsidP="00D56E54">
            <w:pPr>
              <w:pStyle w:val="KeinLeerraum"/>
              <w:spacing w:line="360" w:lineRule="auto"/>
              <w:jc w:val="left"/>
              <w:rPr>
                <w:rFonts w:ascii="Calibri" w:hAnsi="Calibri" w:cs="Calibri"/>
                <w:b/>
                <w:bCs/>
              </w:rPr>
            </w:pP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228B1" w14:textId="77777777" w:rsidR="004C0351" w:rsidRPr="009C4A8E" w:rsidRDefault="004C0351" w:rsidP="00D56E54">
            <w:pPr>
              <w:pStyle w:val="KeinLeerraum"/>
              <w:spacing w:line="360" w:lineRule="auto"/>
              <w:jc w:val="left"/>
              <w:rPr>
                <w:rFonts w:ascii="Calibri" w:hAnsi="Calibri" w:cs="Calibri"/>
                <w:b/>
                <w:bCs/>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FEE48" w14:textId="77777777" w:rsidR="004C0351" w:rsidRPr="009C4A8E" w:rsidRDefault="004C0351" w:rsidP="00D56E54">
            <w:pPr>
              <w:pStyle w:val="KeinLeerraum"/>
              <w:spacing w:line="360" w:lineRule="auto"/>
              <w:jc w:val="left"/>
              <w:rPr>
                <w:rFonts w:ascii="Calibri" w:hAnsi="Calibri" w:cs="Calibri"/>
                <w:b/>
                <w:bCs/>
              </w:rPr>
            </w:pPr>
          </w:p>
        </w:tc>
      </w:tr>
      <w:tr w:rsidR="004C0351" w:rsidRPr="009C4A8E" w14:paraId="4667806D"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E502C"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Superiority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694E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 (6%)</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C4C5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9BCA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51505892"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6B80F"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Non-inferiority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FBE7C"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B8D3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6301C"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080C38E9"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2ADF0"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Equivalence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77BF1"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 (3%)</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ACFC1"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0D4A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705A4D50"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FF55F"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Not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5163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28 (90%)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28B4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7202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45 (100%)</w:t>
            </w:r>
          </w:p>
        </w:tc>
      </w:tr>
      <w:tr w:rsidR="004C0351" w:rsidRPr="009C4A8E" w14:paraId="436AED0F"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4F6A3"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Sample size calculation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6BFB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62DB8"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4BBF2"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6 (13%)</w:t>
            </w:r>
          </w:p>
        </w:tc>
      </w:tr>
    </w:tbl>
    <w:p w14:paraId="056E2E1F" w14:textId="77777777" w:rsidR="004C0351" w:rsidRDefault="004C0351" w:rsidP="004C0351">
      <w:pPr>
        <w:rPr>
          <w:ins w:id="321" w:author="fariba abbassi" w:date="2026-02-06T12:25:00Z" w16du:dateUtc="2026-02-06T11:25:00Z"/>
        </w:rPr>
      </w:pPr>
    </w:p>
    <w:p w14:paraId="2ABDE1BA" w14:textId="77777777" w:rsidR="004C0351" w:rsidRDefault="004C0351" w:rsidP="004C0351">
      <w:pPr>
        <w:rPr>
          <w:ins w:id="322" w:author="fariba abbassi" w:date="2026-02-06T12:25:00Z" w16du:dateUtc="2026-02-06T11:25:00Z"/>
        </w:rPr>
      </w:pPr>
    </w:p>
    <w:p w14:paraId="28EA1171" w14:textId="2F66FFA9" w:rsidR="004C0351" w:rsidRDefault="004C0351">
      <w:pPr>
        <w:spacing w:before="0" w:after="160" w:line="278" w:lineRule="auto"/>
        <w:jc w:val="left"/>
        <w:rPr>
          <w:ins w:id="323" w:author="fariba abbassi" w:date="2026-02-06T12:26:00Z" w16du:dateUtc="2026-02-06T11:26:00Z"/>
        </w:rPr>
      </w:pPr>
      <w:ins w:id="324" w:author="fariba abbassi" w:date="2026-02-06T12:26:00Z" w16du:dateUtc="2026-02-06T11:26:00Z">
        <w:r>
          <w:br w:type="page"/>
        </w:r>
      </w:ins>
    </w:p>
    <w:p w14:paraId="17E30E83" w14:textId="7AD67212" w:rsidR="00226E35" w:rsidRPr="00BF1B86" w:rsidRDefault="004C0351">
      <w:pPr>
        <w:pStyle w:val="Titre11"/>
        <w:spacing w:line="480" w:lineRule="auto"/>
        <w:jc w:val="left"/>
        <w:rPr>
          <w:ins w:id="325" w:author="fariba abbassi" w:date="2026-02-06T11:40:00Z" w16du:dateUtc="2026-02-06T10:40:00Z"/>
          <w:szCs w:val="28"/>
        </w:rPr>
        <w:pPrChange w:id="326" w:author="fariba abbassi" w:date="2026-02-06T12:25:00Z" w16du:dateUtc="2026-02-06T11:25:00Z">
          <w:pPr>
            <w:pStyle w:val="Titre21"/>
            <w:spacing w:line="480" w:lineRule="auto"/>
          </w:pPr>
        </w:pPrChange>
      </w:pPr>
      <w:ins w:id="327" w:author="fariba abbassi" w:date="2026-02-06T12:26:00Z" w16du:dateUtc="2026-02-06T11:26:00Z">
        <w:r w:rsidRPr="004C0351">
          <w:rPr>
            <w:rFonts w:ascii="Calibri" w:hAnsi="Calibri" w:cs="Calibri"/>
            <w:sz w:val="28"/>
            <w:szCs w:val="28"/>
            <w:rPrChange w:id="328" w:author="fariba abbassi" w:date="2026-02-06T12:30:00Z" w16du:dateUtc="2026-02-06T11:30:00Z">
              <w:rPr>
                <w:rFonts w:ascii="Calibri" w:hAnsi="Calibri" w:cs="Calibri"/>
                <w:iCs w:val="0"/>
              </w:rPr>
            </w:rPrChange>
          </w:rPr>
          <w:lastRenderedPageBreak/>
          <w:t>FIGURES</w:t>
        </w:r>
      </w:ins>
    </w:p>
    <w:p w14:paraId="0C1FAE6C" w14:textId="34BB7E25" w:rsidR="00203336" w:rsidRPr="004C0351" w:rsidRDefault="00203336">
      <w:pPr>
        <w:pStyle w:val="Titre21"/>
        <w:rPr>
          <w:color w:val="000000" w:themeColor="text1"/>
          <w:sz w:val="24"/>
          <w:szCs w:val="24"/>
          <w:rPrChange w:id="329" w:author="fariba abbassi" w:date="2026-02-06T12:30:00Z" w16du:dateUtc="2026-02-06T11:30:00Z">
            <w:rPr/>
          </w:rPrChange>
        </w:rPr>
        <w:pPrChange w:id="330" w:author="fariba abbassi" w:date="2026-02-06T12:29:00Z" w16du:dateUtc="2026-02-06T11:29:00Z">
          <w:pPr>
            <w:pStyle w:val="Titre21"/>
            <w:spacing w:line="480" w:lineRule="auto"/>
          </w:pPr>
        </w:pPrChange>
      </w:pPr>
      <w:r w:rsidRPr="004C0351">
        <w:rPr>
          <w:color w:val="000000" w:themeColor="text1"/>
          <w:sz w:val="24"/>
          <w:szCs w:val="24"/>
          <w:rPrChange w:id="331" w:author="fariba abbassi" w:date="2026-02-06T12:30:00Z" w16du:dateUtc="2026-02-06T11:30:00Z">
            <w:rPr/>
          </w:rPrChange>
        </w:rPr>
        <w:t xml:space="preserve">Figure 1: </w:t>
      </w:r>
      <w:r w:rsidR="00B602F3" w:rsidRPr="004C0351">
        <w:rPr>
          <w:noProof/>
          <w:color w:val="000000" w:themeColor="text1"/>
          <w:sz w:val="24"/>
          <w:szCs w:val="24"/>
          <w:rPrChange w:id="332" w:author="fariba abbassi" w:date="2026-02-06T12:30:00Z" w16du:dateUtc="2026-02-06T11:30:00Z">
            <w:rPr>
              <w:noProof/>
            </w:rPr>
          </w:rPrChange>
        </w:rPr>
        <w:t>PRIMA</w:t>
      </w:r>
      <w:r w:rsidRPr="004C0351">
        <w:rPr>
          <w:noProof/>
          <w:color w:val="000000" w:themeColor="text1"/>
          <w:sz w:val="24"/>
          <w:szCs w:val="24"/>
          <w:rPrChange w:id="333" w:author="fariba abbassi" w:date="2026-02-06T12:30:00Z" w16du:dateUtc="2026-02-06T11:30:00Z">
            <w:rPr>
              <w:noProof/>
            </w:rPr>
          </w:rPrChange>
        </w:rPr>
        <w:t xml:space="preserve"> Flow chart for </w:t>
      </w:r>
      <w:r w:rsidR="00B602F3" w:rsidRPr="004C0351">
        <w:rPr>
          <w:noProof/>
          <w:color w:val="000000" w:themeColor="text1"/>
          <w:sz w:val="24"/>
          <w:szCs w:val="24"/>
          <w:rPrChange w:id="334" w:author="fariba abbassi" w:date="2026-02-06T12:30:00Z" w16du:dateUtc="2026-02-06T11:30:00Z">
            <w:rPr>
              <w:noProof/>
            </w:rPr>
          </w:rPrChange>
        </w:rPr>
        <w:t>study</w:t>
      </w:r>
      <w:r w:rsidRPr="004C0351">
        <w:rPr>
          <w:noProof/>
          <w:color w:val="000000" w:themeColor="text1"/>
          <w:sz w:val="24"/>
          <w:szCs w:val="24"/>
          <w:rPrChange w:id="335" w:author="fariba abbassi" w:date="2026-02-06T12:30:00Z" w16du:dateUtc="2026-02-06T11:30:00Z">
            <w:rPr>
              <w:noProof/>
            </w:rPr>
          </w:rPrChange>
        </w:rPr>
        <w:t xml:space="preserve"> inclusion</w:t>
      </w:r>
    </w:p>
    <w:p w14:paraId="77E6D707" w14:textId="2D8F2D73" w:rsidR="00203336" w:rsidRPr="004C0351" w:rsidRDefault="00203336">
      <w:pPr>
        <w:spacing w:line="480" w:lineRule="auto"/>
        <w:jc w:val="left"/>
        <w:rPr>
          <w:rFonts w:ascii="Calibri" w:hAnsi="Calibri" w:cs="Calibri"/>
          <w:b/>
          <w:bCs/>
          <w:noProof/>
          <w:color w:val="000000" w:themeColor="text1"/>
          <w:sz w:val="24"/>
        </w:rPr>
        <w:pPrChange w:id="336" w:author="fariba abbassi" w:date="2026-02-06T11:54:00Z" w16du:dateUtc="2026-02-06T10:54:00Z">
          <w:pPr>
            <w:spacing w:line="480" w:lineRule="auto"/>
          </w:pPr>
        </w:pPrChange>
      </w:pPr>
      <w:r w:rsidRPr="004C0351">
        <w:rPr>
          <w:rFonts w:ascii="Calibri" w:hAnsi="Calibri" w:cs="Calibri"/>
          <w:b/>
          <w:bCs/>
          <w:noProof/>
          <w:color w:val="000000" w:themeColor="text1"/>
          <w:sz w:val="24"/>
        </w:rPr>
        <w:t xml:space="preserve">Figure 1 – Flow chart for </w:t>
      </w:r>
      <w:r w:rsidR="00B602F3" w:rsidRPr="004C0351">
        <w:rPr>
          <w:rFonts w:ascii="Calibri" w:hAnsi="Calibri" w:cs="Calibri"/>
          <w:b/>
          <w:bCs/>
          <w:noProof/>
          <w:color w:val="000000" w:themeColor="text1"/>
          <w:sz w:val="24"/>
        </w:rPr>
        <w:t>study</w:t>
      </w:r>
      <w:r w:rsidRPr="004C0351">
        <w:rPr>
          <w:rFonts w:ascii="Calibri" w:hAnsi="Calibri" w:cs="Calibri"/>
          <w:b/>
          <w:bCs/>
          <w:noProof/>
          <w:color w:val="000000" w:themeColor="text1"/>
          <w:sz w:val="24"/>
        </w:rPr>
        <w:t xml:space="preserve"> inclusion. </w:t>
      </w:r>
    </w:p>
    <w:p w14:paraId="1317B473" w14:textId="77777777" w:rsidR="002A61FC" w:rsidRPr="009C4A8E" w:rsidDel="004C0351" w:rsidRDefault="002A61FC">
      <w:pPr>
        <w:spacing w:line="480" w:lineRule="auto"/>
        <w:jc w:val="left"/>
        <w:rPr>
          <w:del w:id="337" w:author="fariba abbassi" w:date="2026-02-06T12:27:00Z" w16du:dateUtc="2026-02-06T11:27:00Z"/>
          <w:rFonts w:ascii="Calibri" w:hAnsi="Calibri" w:cs="Calibri"/>
          <w:color w:val="000000" w:themeColor="text1"/>
          <w:sz w:val="24"/>
        </w:rPr>
        <w:pPrChange w:id="338" w:author="fariba abbassi" w:date="2026-02-06T11:54:00Z" w16du:dateUtc="2026-02-06T10:54:00Z">
          <w:pPr>
            <w:spacing w:line="480" w:lineRule="auto"/>
          </w:pPr>
        </w:pPrChange>
      </w:pPr>
    </w:p>
    <w:p w14:paraId="7F0B5BDF" w14:textId="224A984E" w:rsidR="00203336" w:rsidRPr="009C4A8E" w:rsidDel="004C0351" w:rsidRDefault="00203336" w:rsidP="00996943">
      <w:pPr>
        <w:spacing w:before="0" w:after="160" w:line="480" w:lineRule="auto"/>
        <w:jc w:val="left"/>
        <w:rPr>
          <w:del w:id="339" w:author="fariba abbassi" w:date="2026-02-06T12:27:00Z" w16du:dateUtc="2026-02-06T11:27:00Z"/>
          <w:rFonts w:ascii="Calibri" w:hAnsi="Calibri" w:cs="Calibri"/>
          <w:color w:val="000000" w:themeColor="text1"/>
          <w:sz w:val="24"/>
        </w:rPr>
      </w:pPr>
      <w:del w:id="340" w:author="fariba abbassi" w:date="2026-02-06T12:27:00Z" w16du:dateUtc="2026-02-06T11:27:00Z">
        <w:r w:rsidRPr="009C4A8E" w:rsidDel="004C0351">
          <w:rPr>
            <w:rFonts w:ascii="Calibri" w:hAnsi="Calibri" w:cs="Calibri"/>
            <w:color w:val="000000" w:themeColor="text1"/>
            <w:sz w:val="24"/>
          </w:rPr>
          <w:br w:type="page"/>
        </w:r>
      </w:del>
    </w:p>
    <w:p w14:paraId="63C9FBF9" w14:textId="56B6CE3A" w:rsidR="00203336" w:rsidRPr="009C4A8E" w:rsidDel="004C0351" w:rsidRDefault="00B602F3">
      <w:pPr>
        <w:pStyle w:val="Titre21"/>
        <w:spacing w:before="0" w:after="160" w:line="480" w:lineRule="auto"/>
        <w:jc w:val="left"/>
        <w:rPr>
          <w:del w:id="341" w:author="fariba abbassi" w:date="2026-02-06T12:26:00Z" w16du:dateUtc="2026-02-06T11:26:00Z"/>
          <w:color w:val="000000" w:themeColor="text1"/>
          <w:sz w:val="24"/>
          <w:szCs w:val="24"/>
        </w:rPr>
        <w:pPrChange w:id="342" w:author="fariba abbassi" w:date="2026-02-06T12:27:00Z" w16du:dateUtc="2026-02-06T11:27:00Z">
          <w:pPr>
            <w:pStyle w:val="Titre21"/>
            <w:spacing w:line="480" w:lineRule="auto"/>
          </w:pPr>
        </w:pPrChange>
      </w:pPr>
      <w:del w:id="343" w:author="fariba abbassi" w:date="2026-02-06T12:26:00Z" w16du:dateUtc="2026-02-06T11:26:00Z">
        <w:r w:rsidRPr="009C4A8E" w:rsidDel="004C0351">
          <w:rPr>
            <w:color w:val="000000" w:themeColor="text1"/>
            <w:sz w:val="24"/>
            <w:szCs w:val="24"/>
          </w:rPr>
          <w:delText>Table 1</w:delText>
        </w:r>
        <w:r w:rsidR="00203336" w:rsidRPr="009C4A8E" w:rsidDel="004C0351">
          <w:rPr>
            <w:color w:val="000000" w:themeColor="text1"/>
            <w:sz w:val="24"/>
            <w:szCs w:val="24"/>
          </w:rPr>
          <w:delText xml:space="preserve">: </w:delText>
        </w:r>
        <w:r w:rsidRPr="009C4A8E" w:rsidDel="004C0351">
          <w:rPr>
            <w:color w:val="000000" w:themeColor="text1"/>
            <w:sz w:val="24"/>
            <w:szCs w:val="24"/>
          </w:rPr>
          <w:delText>Assessment of surgical RCTs according to their ability to meaningfully inform clinical practice</w:delText>
        </w:r>
      </w:del>
    </w:p>
    <w:p w14:paraId="64BDE368" w14:textId="0F9313FD" w:rsidR="00203336" w:rsidDel="004C0351" w:rsidRDefault="00B602F3" w:rsidP="004C0351">
      <w:pPr>
        <w:spacing w:before="0" w:after="160" w:line="480" w:lineRule="auto"/>
        <w:jc w:val="left"/>
        <w:rPr>
          <w:del w:id="344" w:author="fariba abbassi" w:date="2026-02-06T12:26:00Z" w16du:dateUtc="2026-02-06T11:26:00Z"/>
          <w:rFonts w:ascii="Calibri" w:hAnsi="Calibri" w:cs="Calibri"/>
          <w:color w:val="000000" w:themeColor="text1"/>
          <w:sz w:val="24"/>
        </w:rPr>
      </w:pPr>
      <w:del w:id="345" w:author="fariba abbassi" w:date="2026-02-06T12:26:00Z" w16du:dateUtc="2026-02-06T11:26:00Z">
        <w:r w:rsidRPr="009C4A8E" w:rsidDel="004C0351">
          <w:rPr>
            <w:rFonts w:ascii="Calibri" w:hAnsi="Calibri" w:cs="Calibri"/>
            <w:b/>
            <w:bCs/>
            <w:color w:val="000000" w:themeColor="text1"/>
            <w:sz w:val="24"/>
          </w:rPr>
          <w:delText>Table 1</w:delText>
        </w:r>
        <w:r w:rsidR="00203336" w:rsidRPr="009C4A8E" w:rsidDel="004C0351">
          <w:rPr>
            <w:rFonts w:ascii="Calibri" w:hAnsi="Calibri" w:cs="Calibri"/>
            <w:b/>
            <w:bCs/>
            <w:color w:val="000000" w:themeColor="text1"/>
            <w:sz w:val="24"/>
          </w:rPr>
          <w:delText xml:space="preserve"> –</w:delText>
        </w:r>
        <w:r w:rsidRPr="009C4A8E" w:rsidDel="004C0351">
          <w:rPr>
            <w:rFonts w:ascii="Calibri" w:hAnsi="Calibri" w:cs="Calibri"/>
            <w:color w:val="000000" w:themeColor="text1"/>
            <w:sz w:val="24"/>
          </w:rPr>
          <w:delText xml:space="preserve"> </w:delText>
        </w:r>
        <w:r w:rsidRPr="009C4A8E" w:rsidDel="004C0351">
          <w:rPr>
            <w:rFonts w:ascii="Calibri" w:hAnsi="Calibri" w:cs="Calibri"/>
            <w:b/>
            <w:bCs/>
            <w:color w:val="000000" w:themeColor="text1"/>
            <w:sz w:val="24"/>
          </w:rPr>
          <w:delText xml:space="preserve">Assessment of surgical RCTs according to their ability to meaningfully inform clinical practice identified X RCTs (X.X%) fulfilling the predefined criteria. </w:delText>
        </w:r>
      </w:del>
    </w:p>
    <w:p w14:paraId="1B2CF949" w14:textId="77777777" w:rsidR="004C0351" w:rsidRPr="009C4A8E" w:rsidRDefault="004C0351">
      <w:pPr>
        <w:spacing w:line="480" w:lineRule="auto"/>
        <w:jc w:val="left"/>
        <w:rPr>
          <w:ins w:id="346" w:author="fariba abbassi" w:date="2026-02-06T12:27:00Z" w16du:dateUtc="2026-02-06T11:27:00Z"/>
          <w:rFonts w:ascii="Calibri" w:hAnsi="Calibri" w:cs="Calibri"/>
          <w:color w:val="000000" w:themeColor="text1"/>
          <w:sz w:val="24"/>
        </w:rPr>
        <w:pPrChange w:id="347" w:author="fariba abbassi" w:date="2026-02-06T11:54:00Z" w16du:dateUtc="2026-02-06T10:54:00Z">
          <w:pPr>
            <w:spacing w:line="480" w:lineRule="auto"/>
          </w:pPr>
        </w:pPrChange>
      </w:pPr>
    </w:p>
    <w:p w14:paraId="5A9A5130" w14:textId="486DC097" w:rsidR="006746E2" w:rsidRPr="009C4A8E" w:rsidDel="004C0351" w:rsidRDefault="006746E2" w:rsidP="00996943">
      <w:pPr>
        <w:spacing w:before="0" w:after="160" w:line="480" w:lineRule="auto"/>
        <w:jc w:val="left"/>
        <w:rPr>
          <w:del w:id="348" w:author="fariba abbassi" w:date="2026-02-06T12:27:00Z" w16du:dateUtc="2026-02-06T11:27:00Z"/>
          <w:rFonts w:ascii="Calibri" w:hAnsi="Calibri" w:cs="Calibri"/>
          <w:color w:val="000000" w:themeColor="text1"/>
          <w:sz w:val="24"/>
        </w:rPr>
      </w:pPr>
    </w:p>
    <w:p w14:paraId="6D98AF33" w14:textId="35822A49" w:rsidR="006746E2" w:rsidRPr="009C4A8E" w:rsidDel="004C0351" w:rsidRDefault="006746E2" w:rsidP="00996943">
      <w:pPr>
        <w:spacing w:before="0" w:after="160" w:line="480" w:lineRule="auto"/>
        <w:jc w:val="left"/>
        <w:rPr>
          <w:del w:id="349" w:author="fariba abbassi" w:date="2026-02-06T12:27:00Z" w16du:dateUtc="2026-02-06T11:27:00Z"/>
          <w:rFonts w:ascii="Calibri" w:hAnsi="Calibri" w:cs="Calibri"/>
          <w:color w:val="000000" w:themeColor="text1"/>
          <w:sz w:val="24"/>
        </w:rPr>
      </w:pPr>
    </w:p>
    <w:p w14:paraId="3C621983" w14:textId="7B3CADAC" w:rsidR="00B602F3" w:rsidRPr="009C4A8E" w:rsidRDefault="00B602F3" w:rsidP="004C0351">
      <w:pPr>
        <w:spacing w:before="0" w:after="160" w:line="480" w:lineRule="auto"/>
        <w:jc w:val="left"/>
        <w:rPr>
          <w:rFonts w:ascii="Calibri" w:hAnsi="Calibri" w:cs="Calibri"/>
          <w:color w:val="000000" w:themeColor="text1"/>
          <w:sz w:val="24"/>
        </w:rPr>
      </w:pPr>
    </w:p>
    <w:sectPr w:rsidR="00B602F3" w:rsidRPr="009C4A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ilo Alan Puhan" w:date="2026-02-06T06:49:00Z" w:initials="MP">
    <w:p w14:paraId="73813ACE" w14:textId="77777777" w:rsidR="00F709D4" w:rsidRDefault="00F709D4" w:rsidP="00F709D4">
      <w:pPr>
        <w:pStyle w:val="Kommentartext"/>
        <w:jc w:val="left"/>
      </w:pPr>
      <w:r>
        <w:rPr>
          <w:rStyle w:val="Kommentarzeichen"/>
        </w:rPr>
        <w:annotationRef/>
      </w:r>
      <w:r>
        <w:t>Sollen wir nicht beim titel bleiben des abstracts?</w:t>
      </w:r>
    </w:p>
    <w:p w14:paraId="3FB9ED4B" w14:textId="77777777" w:rsidR="00F709D4" w:rsidRDefault="00F709D4" w:rsidP="00F709D4">
      <w:pPr>
        <w:pStyle w:val="Kommentartext"/>
        <w:jc w:val="left"/>
      </w:pPr>
      <w:r>
        <w:rPr>
          <w:b/>
          <w:bCs/>
        </w:rPr>
        <w:t>Getting to the Root of the Problem: Surgical RCTs Are Poorly Designed Preventing Conclusive Decision Making</w:t>
      </w:r>
    </w:p>
  </w:comment>
  <w:comment w:id="5" w:author="fariba abbassi" w:date="2026-02-06T08:36:00Z" w:initials="fa">
    <w:p w14:paraId="5AD124D8" w14:textId="77777777" w:rsidR="00F709D4" w:rsidRDefault="00F709D4" w:rsidP="00F709D4">
      <w:pPr>
        <w:jc w:val="left"/>
      </w:pPr>
      <w:r>
        <w:rPr>
          <w:rStyle w:val="Kommentarzeichen"/>
        </w:rPr>
        <w:annotationRef/>
      </w:r>
      <w:r>
        <w:rPr>
          <w:sz w:val="20"/>
          <w:szCs w:val="20"/>
        </w:rPr>
        <w:t xml:space="preserve">finde ich auch!! </w:t>
      </w:r>
    </w:p>
  </w:comment>
  <w:comment w:id="30" w:author="fariba abbassi" w:date="2026-02-05T23:36:00Z" w:initials="fa">
    <w:p w14:paraId="72541A5A" w14:textId="4581FF5E" w:rsidR="00273C22" w:rsidRDefault="00273C22" w:rsidP="00273C22">
      <w:pPr>
        <w:jc w:val="left"/>
      </w:pPr>
      <w:r>
        <w:rPr>
          <w:rStyle w:val="Kommentarzeichen"/>
        </w:rPr>
        <w:annotationRef/>
      </w:r>
      <w:r>
        <w:rPr>
          <w:sz w:val="20"/>
          <w:szCs w:val="20"/>
        </w:rPr>
        <w:t>Any additions?</w:t>
      </w:r>
    </w:p>
  </w:comment>
  <w:comment w:id="37" w:author="fariba abbassi" w:date="2026-02-05T23:35:00Z" w:initials="fa">
    <w:p w14:paraId="325B2B09" w14:textId="572E2320" w:rsidR="00273C22" w:rsidRDefault="00273C22" w:rsidP="00273C22">
      <w:pPr>
        <w:jc w:val="left"/>
      </w:pPr>
      <w:r>
        <w:rPr>
          <w:rStyle w:val="Kommentarzeichen"/>
        </w:rPr>
        <w:annotationRef/>
      </w:r>
      <w:r>
        <w:rPr>
          <w:sz w:val="20"/>
          <w:szCs w:val="20"/>
        </w:rPr>
        <w:t>Noch nicht überarbeitet</w:t>
      </w:r>
    </w:p>
  </w:comment>
  <w:comment w:id="42" w:author="Joana Rodrigues Ribeiro" w:date="2026-02-02T17:37:00Z" w:initials="JRR">
    <w:p w14:paraId="18BFC6F5" w14:textId="59CAC240" w:rsidR="004D2DEA" w:rsidRDefault="004D2DEA" w:rsidP="004D2DEA">
      <w:pPr>
        <w:jc w:val="left"/>
      </w:pPr>
      <w:r>
        <w:rPr>
          <w:rStyle w:val="Kommentarzeichen"/>
        </w:rPr>
        <w:annotationRef/>
      </w:r>
      <w:r>
        <w:rPr>
          <w:sz w:val="20"/>
          <w:szCs w:val="20"/>
        </w:rPr>
        <w:t>adapt depending on results</w:t>
      </w:r>
    </w:p>
  </w:comment>
  <w:comment w:id="58" w:author="Milo Alan Puhan" w:date="2026-02-06T06:45:00Z" w:initials="MP">
    <w:p w14:paraId="05601675" w14:textId="77777777" w:rsidR="00316F2B" w:rsidRDefault="00316F2B" w:rsidP="00316F2B">
      <w:pPr>
        <w:pStyle w:val="Kommentartext"/>
        <w:jc w:val="left"/>
      </w:pPr>
      <w:r>
        <w:rPr>
          <w:rStyle w:val="Kommentarzeichen"/>
        </w:rPr>
        <w:annotationRef/>
      </w:r>
      <w:r>
        <w:t>Würde pilot weglassen und in den methods bringen da nicht publiziert und so können wir auch näher am abstract bleiben welches wir bei ESA haben</w:t>
      </w:r>
    </w:p>
  </w:comment>
  <w:comment w:id="163" w:author="fariba abbassi" w:date="2026-02-06T09:44:00Z" w:initials="fa">
    <w:p w14:paraId="4A1AF573" w14:textId="77777777" w:rsidR="009C4A8E" w:rsidRDefault="00B5205F" w:rsidP="009C4A8E">
      <w:pPr>
        <w:jc w:val="left"/>
      </w:pPr>
      <w:r>
        <w:rPr>
          <w:rStyle w:val="Kommentarzeichen"/>
        </w:rPr>
        <w:annotationRef/>
      </w:r>
      <w:r w:rsidR="009C4A8E">
        <w:rPr>
          <w:sz w:val="20"/>
          <w:szCs w:val="20"/>
        </w:rPr>
        <w:t>@ Joana: I cant find this citation, is it really correct?</w:t>
      </w:r>
    </w:p>
    <w:p w14:paraId="471D617F" w14:textId="77777777" w:rsidR="009C4A8E" w:rsidRDefault="009C4A8E" w:rsidP="009C4A8E">
      <w:pPr>
        <w:jc w:val="left"/>
      </w:pPr>
      <w:r>
        <w:rPr>
          <w:sz w:val="20"/>
          <w:szCs w:val="20"/>
        </w:rPr>
        <w:t xml:space="preserve">3]        Jaeschke A, Haller B, Egger M. presize: Sample size and precision for clinical trials (R package) 2025.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9ED4B" w15:done="0"/>
  <w15:commentEx w15:paraId="5AD124D8" w15:paraIdParent="3FB9ED4B" w15:done="0"/>
  <w15:commentEx w15:paraId="72541A5A" w15:done="0"/>
  <w15:commentEx w15:paraId="325B2B09" w15:done="0"/>
  <w15:commentEx w15:paraId="18BFC6F5" w15:done="0"/>
  <w15:commentEx w15:paraId="05601675" w15:done="0"/>
  <w15:commentEx w15:paraId="471D61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C29077" w16cex:dateUtc="2026-02-06T05:49:00Z"/>
  <w16cex:commentExtensible w16cex:durableId="69B85E4E" w16cex:dateUtc="2026-02-06T07:36:00Z"/>
  <w16cex:commentExtensible w16cex:durableId="126813A6" w16cex:dateUtc="2026-02-05T22:36:00Z"/>
  <w16cex:commentExtensible w16cex:durableId="0926DD9E" w16cex:dateUtc="2026-02-05T22:35:00Z"/>
  <w16cex:commentExtensible w16cex:durableId="09A57C8C" w16cex:dateUtc="2026-02-02T16:37:00Z"/>
  <w16cex:commentExtensible w16cex:durableId="0B5B64F5" w16cex:dateUtc="2026-02-06T05:45:00Z">
    <w16cex:extLst>
      <w16:ext w16:uri="{CE6994B0-6A32-4C9F-8C6B-6E91EDA988CE}">
        <cr:reactions xmlns:cr="http://schemas.microsoft.com/office/comments/2020/reactions">
          <cr:reaction reactionType="1">
            <cr:reactionInfo dateUtc="2026-02-06T08:25:39Z">
              <cr:user userId="343280d3660d6dc6" userProvider="Windows Live" userName="fariba abbassi"/>
            </cr:reactionInfo>
          </cr:reaction>
        </cr:reactions>
      </w16:ext>
    </w16cex:extLst>
  </w16cex:commentExtensible>
  <w16cex:commentExtensible w16cex:durableId="4B32AC2A" w16cex:dateUtc="2026-02-06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9ED4B" w16cid:durableId="3AC29077"/>
  <w16cid:commentId w16cid:paraId="5AD124D8" w16cid:durableId="69B85E4E"/>
  <w16cid:commentId w16cid:paraId="72541A5A" w16cid:durableId="126813A6"/>
  <w16cid:commentId w16cid:paraId="325B2B09" w16cid:durableId="0926DD9E"/>
  <w16cid:commentId w16cid:paraId="18BFC6F5" w16cid:durableId="09A57C8C"/>
  <w16cid:commentId w16cid:paraId="05601675" w16cid:durableId="0B5B64F5"/>
  <w16cid:commentId w16cid:paraId="471D617F" w16cid:durableId="4B32AC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AE79" w14:textId="77777777" w:rsidR="00CA6A36" w:rsidRDefault="00CA6A36" w:rsidP="001C4DED">
      <w:pPr>
        <w:spacing w:before="0" w:after="0" w:line="240" w:lineRule="auto"/>
      </w:pPr>
      <w:r>
        <w:separator/>
      </w:r>
    </w:p>
  </w:endnote>
  <w:endnote w:type="continuationSeparator" w:id="0">
    <w:p w14:paraId="79BC224B" w14:textId="77777777" w:rsidR="00CA6A36" w:rsidRDefault="00CA6A36"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2770407"/>
      <w:docPartObj>
        <w:docPartGallery w:val="Page Numbers (Bottom of Page)"/>
        <w:docPartUnique/>
      </w:docPartObj>
    </w:sdtPr>
    <w:sdtContent>
      <w:p w14:paraId="3B169099" w14:textId="451D4B5A"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D3D7DF8" w14:textId="77777777" w:rsidR="0076522E" w:rsidRDefault="0076522E" w:rsidP="0076522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0933189"/>
      <w:docPartObj>
        <w:docPartGallery w:val="Page Numbers (Bottom of Page)"/>
        <w:docPartUnique/>
      </w:docPartObj>
    </w:sdtPr>
    <w:sdtContent>
      <w:p w14:paraId="691F2590" w14:textId="61398C76"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58AC6803" w14:textId="77777777" w:rsidR="0076522E" w:rsidRDefault="0076522E" w:rsidP="0076522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8E5D5" w14:textId="77777777" w:rsidR="00CA6A36" w:rsidRDefault="00CA6A36" w:rsidP="001C4DED">
      <w:pPr>
        <w:spacing w:before="0" w:after="0" w:line="240" w:lineRule="auto"/>
      </w:pPr>
      <w:r>
        <w:separator/>
      </w:r>
    </w:p>
  </w:footnote>
  <w:footnote w:type="continuationSeparator" w:id="0">
    <w:p w14:paraId="080CEA2D" w14:textId="77777777" w:rsidR="00CA6A36" w:rsidRDefault="00CA6A36" w:rsidP="001C4DE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36pt;height:36pt;visibility:visible;mso-wrap-style:squar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5932"/>
    <w:rsid w:val="00026620"/>
    <w:rsid w:val="00055CBB"/>
    <w:rsid w:val="00083604"/>
    <w:rsid w:val="000969D6"/>
    <w:rsid w:val="00120E3F"/>
    <w:rsid w:val="0012510D"/>
    <w:rsid w:val="0013071D"/>
    <w:rsid w:val="001362E5"/>
    <w:rsid w:val="0013683F"/>
    <w:rsid w:val="00152696"/>
    <w:rsid w:val="001537F4"/>
    <w:rsid w:val="001647B5"/>
    <w:rsid w:val="0019617F"/>
    <w:rsid w:val="001A1612"/>
    <w:rsid w:val="001A65A2"/>
    <w:rsid w:val="001A67F1"/>
    <w:rsid w:val="001B0DA3"/>
    <w:rsid w:val="001B53D1"/>
    <w:rsid w:val="001C46CE"/>
    <w:rsid w:val="001C4DED"/>
    <w:rsid w:val="001D046B"/>
    <w:rsid w:val="001F1AC4"/>
    <w:rsid w:val="00203336"/>
    <w:rsid w:val="00214BAE"/>
    <w:rsid w:val="002158E3"/>
    <w:rsid w:val="00225F17"/>
    <w:rsid w:val="00226E35"/>
    <w:rsid w:val="00244FBB"/>
    <w:rsid w:val="00273C22"/>
    <w:rsid w:val="00282C73"/>
    <w:rsid w:val="00287B93"/>
    <w:rsid w:val="002A2ACB"/>
    <w:rsid w:val="002A61FC"/>
    <w:rsid w:val="002B1355"/>
    <w:rsid w:val="002B4D60"/>
    <w:rsid w:val="002D5E8F"/>
    <w:rsid w:val="00307D8F"/>
    <w:rsid w:val="00312822"/>
    <w:rsid w:val="00316F2B"/>
    <w:rsid w:val="00323F60"/>
    <w:rsid w:val="00324894"/>
    <w:rsid w:val="003545D0"/>
    <w:rsid w:val="00365E5C"/>
    <w:rsid w:val="003751DE"/>
    <w:rsid w:val="00383716"/>
    <w:rsid w:val="003B4729"/>
    <w:rsid w:val="00417956"/>
    <w:rsid w:val="00420C80"/>
    <w:rsid w:val="00425AA2"/>
    <w:rsid w:val="00432805"/>
    <w:rsid w:val="004439BE"/>
    <w:rsid w:val="004572E0"/>
    <w:rsid w:val="00464261"/>
    <w:rsid w:val="004753FE"/>
    <w:rsid w:val="00486AC9"/>
    <w:rsid w:val="004C0351"/>
    <w:rsid w:val="004D2DEA"/>
    <w:rsid w:val="00500F53"/>
    <w:rsid w:val="005149CC"/>
    <w:rsid w:val="00523CC2"/>
    <w:rsid w:val="00533803"/>
    <w:rsid w:val="00546538"/>
    <w:rsid w:val="005523A3"/>
    <w:rsid w:val="00552961"/>
    <w:rsid w:val="00557D54"/>
    <w:rsid w:val="00562125"/>
    <w:rsid w:val="005645D1"/>
    <w:rsid w:val="005720E9"/>
    <w:rsid w:val="0059269F"/>
    <w:rsid w:val="005A035A"/>
    <w:rsid w:val="0060466C"/>
    <w:rsid w:val="00613906"/>
    <w:rsid w:val="00626B31"/>
    <w:rsid w:val="00626B74"/>
    <w:rsid w:val="00665276"/>
    <w:rsid w:val="006746E2"/>
    <w:rsid w:val="0067610B"/>
    <w:rsid w:val="0068378D"/>
    <w:rsid w:val="006C0A60"/>
    <w:rsid w:val="006D3C03"/>
    <w:rsid w:val="006D7A87"/>
    <w:rsid w:val="006F6E6E"/>
    <w:rsid w:val="00701AEC"/>
    <w:rsid w:val="00722096"/>
    <w:rsid w:val="007276AC"/>
    <w:rsid w:val="00733990"/>
    <w:rsid w:val="00750BCE"/>
    <w:rsid w:val="00761B86"/>
    <w:rsid w:val="0076522E"/>
    <w:rsid w:val="0077592A"/>
    <w:rsid w:val="007875CE"/>
    <w:rsid w:val="00791803"/>
    <w:rsid w:val="007A090A"/>
    <w:rsid w:val="007A68E3"/>
    <w:rsid w:val="007C3051"/>
    <w:rsid w:val="007C754C"/>
    <w:rsid w:val="007D57AA"/>
    <w:rsid w:val="007D7AC6"/>
    <w:rsid w:val="007E66FC"/>
    <w:rsid w:val="007F5626"/>
    <w:rsid w:val="00804D5D"/>
    <w:rsid w:val="0084194C"/>
    <w:rsid w:val="00845299"/>
    <w:rsid w:val="008712BA"/>
    <w:rsid w:val="00875787"/>
    <w:rsid w:val="008A74C3"/>
    <w:rsid w:val="008B6FB2"/>
    <w:rsid w:val="008F6184"/>
    <w:rsid w:val="00903D52"/>
    <w:rsid w:val="009106AB"/>
    <w:rsid w:val="0094154C"/>
    <w:rsid w:val="0095600D"/>
    <w:rsid w:val="00965D16"/>
    <w:rsid w:val="00970AA3"/>
    <w:rsid w:val="00975452"/>
    <w:rsid w:val="00982CFC"/>
    <w:rsid w:val="00996943"/>
    <w:rsid w:val="00997D9D"/>
    <w:rsid w:val="009C4A8E"/>
    <w:rsid w:val="009D7A71"/>
    <w:rsid w:val="009E11B6"/>
    <w:rsid w:val="009E184A"/>
    <w:rsid w:val="009F0B7C"/>
    <w:rsid w:val="00A06C86"/>
    <w:rsid w:val="00A2749C"/>
    <w:rsid w:val="00A56960"/>
    <w:rsid w:val="00A602EE"/>
    <w:rsid w:val="00A65F5F"/>
    <w:rsid w:val="00A70EA3"/>
    <w:rsid w:val="00A772E9"/>
    <w:rsid w:val="00A779DF"/>
    <w:rsid w:val="00A85A09"/>
    <w:rsid w:val="00AC6BBE"/>
    <w:rsid w:val="00AE42A4"/>
    <w:rsid w:val="00B01AC2"/>
    <w:rsid w:val="00B153B9"/>
    <w:rsid w:val="00B2033B"/>
    <w:rsid w:val="00B225F3"/>
    <w:rsid w:val="00B423B4"/>
    <w:rsid w:val="00B454C0"/>
    <w:rsid w:val="00B5185F"/>
    <w:rsid w:val="00B5205F"/>
    <w:rsid w:val="00B602F3"/>
    <w:rsid w:val="00B711BE"/>
    <w:rsid w:val="00B74790"/>
    <w:rsid w:val="00BA2E70"/>
    <w:rsid w:val="00BB295E"/>
    <w:rsid w:val="00BB2B93"/>
    <w:rsid w:val="00BB5B1F"/>
    <w:rsid w:val="00BC67C7"/>
    <w:rsid w:val="00BD164A"/>
    <w:rsid w:val="00BD772A"/>
    <w:rsid w:val="00BF1B86"/>
    <w:rsid w:val="00BF4E7B"/>
    <w:rsid w:val="00C12617"/>
    <w:rsid w:val="00C5252B"/>
    <w:rsid w:val="00C61C1A"/>
    <w:rsid w:val="00C6791A"/>
    <w:rsid w:val="00C800E0"/>
    <w:rsid w:val="00CA6A36"/>
    <w:rsid w:val="00CA78D5"/>
    <w:rsid w:val="00CB19BC"/>
    <w:rsid w:val="00CC1F4A"/>
    <w:rsid w:val="00CC7087"/>
    <w:rsid w:val="00CE4CC0"/>
    <w:rsid w:val="00CF3DA9"/>
    <w:rsid w:val="00D26158"/>
    <w:rsid w:val="00D31DF3"/>
    <w:rsid w:val="00D34704"/>
    <w:rsid w:val="00D42FB5"/>
    <w:rsid w:val="00D64B61"/>
    <w:rsid w:val="00D7190A"/>
    <w:rsid w:val="00D81AB4"/>
    <w:rsid w:val="00D93D28"/>
    <w:rsid w:val="00D96158"/>
    <w:rsid w:val="00D96EE4"/>
    <w:rsid w:val="00D97661"/>
    <w:rsid w:val="00DE737F"/>
    <w:rsid w:val="00DF032D"/>
    <w:rsid w:val="00DF15B0"/>
    <w:rsid w:val="00E04B22"/>
    <w:rsid w:val="00E24926"/>
    <w:rsid w:val="00E335F1"/>
    <w:rsid w:val="00E92A9D"/>
    <w:rsid w:val="00EB62DB"/>
    <w:rsid w:val="00EB64AC"/>
    <w:rsid w:val="00EE7A12"/>
    <w:rsid w:val="00EF5629"/>
    <w:rsid w:val="00F011A5"/>
    <w:rsid w:val="00F101C6"/>
    <w:rsid w:val="00F709D4"/>
    <w:rsid w:val="00F822F3"/>
    <w:rsid w:val="00F854F9"/>
    <w:rsid w:val="00F9275A"/>
    <w:rsid w:val="00FA1AC0"/>
    <w:rsid w:val="00FA1F21"/>
    <w:rsid w:val="00FE43CF"/>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5E8F"/>
    <w:pPr>
      <w:spacing w:before="120" w:after="120" w:line="360" w:lineRule="auto"/>
      <w:jc w:val="both"/>
    </w:pPr>
    <w:rPr>
      <w:rFonts w:ascii="Arial" w:hAnsi="Arial"/>
      <w:sz w:val="22"/>
    </w:rPr>
  </w:style>
  <w:style w:type="paragraph" w:styleId="berschrift1">
    <w:name w:val="heading 1"/>
    <w:basedOn w:val="Standard"/>
    <w:next w:val="Standard"/>
    <w:link w:val="berschrift1Zchn"/>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berschrift2">
    <w:name w:val="heading 2"/>
    <w:aliases w:val="Heading 1.1.1"/>
    <w:basedOn w:val="Standard"/>
    <w:next w:val="Standard"/>
    <w:link w:val="berschrift2Zchn"/>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berschrift3">
    <w:name w:val="heading 3"/>
    <w:aliases w:val="Titre 3.1"/>
    <w:basedOn w:val="Standard"/>
    <w:next w:val="Standard"/>
    <w:link w:val="berschrift3Zchn"/>
    <w:autoRedefine/>
    <w:uiPriority w:val="9"/>
    <w:unhideWhenUsed/>
    <w:qFormat/>
    <w:rsid w:val="009C4A8E"/>
    <w:pPr>
      <w:keepNext/>
      <w:keepLines/>
      <w:spacing w:after="160" w:line="480" w:lineRule="auto"/>
      <w:outlineLvl w:val="2"/>
      <w:pPrChange w:id="0" w:author="fariba abbassi" w:date="2026-02-06T11:19:00Z">
        <w:pPr>
          <w:keepNext/>
          <w:keepLines/>
          <w:spacing w:before="120" w:after="160" w:line="480" w:lineRule="auto"/>
          <w:outlineLvl w:val="2"/>
        </w:pPr>
      </w:pPrChange>
    </w:pPr>
    <w:rPr>
      <w:rFonts w:ascii="Calibri" w:eastAsiaTheme="majorEastAsia" w:hAnsi="Calibri" w:cs="Calibri"/>
      <w:b/>
      <w:bCs/>
      <w:color w:val="000000" w:themeColor="text1"/>
      <w:kern w:val="0"/>
      <w:sz w:val="24"/>
      <w14:ligatures w14:val="none"/>
      <w:rPrChange w:id="0" w:author="fariba abbassi" w:date="2026-02-06T11:19:00Z">
        <w:rPr>
          <w:rFonts w:ascii="Calibri" w:eastAsiaTheme="majorEastAsia" w:hAnsi="Calibri" w:cs="Calibri"/>
          <w:b/>
          <w:bCs/>
          <w:color w:val="156082" w:themeColor="accent1"/>
          <w:sz w:val="24"/>
          <w:szCs w:val="24"/>
          <w:lang w:val="en-US" w:eastAsia="en-US" w:bidi="ar-SA"/>
        </w:rPr>
      </w:rPrChange>
    </w:rPr>
  </w:style>
  <w:style w:type="paragraph" w:styleId="berschrift4">
    <w:name w:val="heading 4"/>
    <w:basedOn w:val="Standard"/>
    <w:next w:val="Standard"/>
    <w:link w:val="berschrift4Zchn"/>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berschrift5">
    <w:name w:val="heading 5"/>
    <w:basedOn w:val="Standard"/>
    <w:next w:val="Standard"/>
    <w:link w:val="berschrift5Zchn"/>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berschrift6">
    <w:name w:val="heading 6"/>
    <w:basedOn w:val="Standard"/>
    <w:next w:val="Standard"/>
    <w:link w:val="berschrift6Zchn"/>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berschrift7">
    <w:name w:val="heading 7"/>
    <w:basedOn w:val="Standard"/>
    <w:next w:val="Standard"/>
    <w:link w:val="berschrift7Zchn"/>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berschrift8">
    <w:name w:val="heading 8"/>
    <w:basedOn w:val="Standard"/>
    <w:next w:val="Standard"/>
    <w:link w:val="berschrift8Zchn"/>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berschrift9">
    <w:name w:val="heading 9"/>
    <w:basedOn w:val="Standard"/>
    <w:next w:val="Standard"/>
    <w:link w:val="berschrift9Zchn"/>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aliases w:val="Heading 1.1.1 Zchn"/>
    <w:basedOn w:val="Absatz-Standardschriftart"/>
    <w:link w:val="berschrift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9C4A8E"/>
    <w:rPr>
      <w:rFonts w:ascii="Calibri" w:eastAsiaTheme="majorEastAsia" w:hAnsi="Calibri" w:cs="Calibri"/>
      <w:b/>
      <w:bCs/>
      <w:color w:val="000000" w:themeColor="text1"/>
      <w:kern w:val="0"/>
      <w14:ligatures w14:val="none"/>
    </w:rPr>
  </w:style>
  <w:style w:type="character" w:customStyle="1" w:styleId="berschrift4Zchn">
    <w:name w:val="Überschrift 4 Zchn"/>
    <w:basedOn w:val="Absatz-Standardschriftart"/>
    <w:link w:val="berschrift4"/>
    <w:uiPriority w:val="9"/>
    <w:rsid w:val="00203336"/>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203336"/>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203336"/>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203336"/>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BD772A"/>
    <w:pPr>
      <w:jc w:val="center"/>
    </w:pPr>
    <w:rPr>
      <w:b/>
      <w:bCs/>
      <w:sz w:val="36"/>
      <w:szCs w:val="36"/>
    </w:rPr>
  </w:style>
  <w:style w:type="character" w:customStyle="1" w:styleId="TitelZchn">
    <w:name w:val="Titel Zchn"/>
    <w:basedOn w:val="Absatz-Standardschriftart"/>
    <w:link w:val="Titel"/>
    <w:uiPriority w:val="10"/>
    <w:rsid w:val="00BD772A"/>
    <w:rPr>
      <w:rFonts w:ascii="Helvetica" w:hAnsi="Helvetica"/>
      <w:b/>
      <w:bCs/>
      <w:sz w:val="36"/>
      <w:szCs w:val="36"/>
    </w:rPr>
  </w:style>
  <w:style w:type="paragraph" w:styleId="Untertitel">
    <w:name w:val="Subtitle"/>
    <w:basedOn w:val="Standard"/>
    <w:next w:val="Standard"/>
    <w:link w:val="UntertitelZchn"/>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203336"/>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ZitatZchn">
    <w:name w:val="Zitat Zchn"/>
    <w:basedOn w:val="Absatz-Standardschriftart"/>
    <w:link w:val="Zitat"/>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enabsatz">
    <w:name w:val="List Paragraph"/>
    <w:basedOn w:val="Standard"/>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iveHervorhebung">
    <w:name w:val="Intense Emphasis"/>
    <w:basedOn w:val="Absatz-Standardschriftart"/>
    <w:uiPriority w:val="21"/>
    <w:qFormat/>
    <w:rsid w:val="00203336"/>
    <w:rPr>
      <w:i/>
      <w:iCs/>
      <w:color w:val="0F4761" w:themeColor="accent1" w:themeShade="BF"/>
    </w:rPr>
  </w:style>
  <w:style w:type="paragraph" w:styleId="IntensivesZitat">
    <w:name w:val="Intense Quote"/>
    <w:basedOn w:val="Standard"/>
    <w:next w:val="Standard"/>
    <w:link w:val="IntensivesZitatZchn"/>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ivesZitatZchn">
    <w:name w:val="Intensives Zitat Zchn"/>
    <w:basedOn w:val="Absatz-Standardschriftart"/>
    <w:link w:val="IntensivesZitat"/>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203336"/>
    <w:rPr>
      <w:b/>
      <w:bCs/>
      <w:smallCaps/>
      <w:color w:val="0F4761" w:themeColor="accent1" w:themeShade="BF"/>
      <w:spacing w:val="5"/>
    </w:rPr>
  </w:style>
  <w:style w:type="paragraph" w:customStyle="1" w:styleId="Titre11">
    <w:name w:val="Titre 1.1"/>
    <w:basedOn w:val="berschrift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Absatz-Standardschriftar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berschrift2"/>
    <w:next w:val="Standard"/>
    <w:link w:val="Titre21Char"/>
    <w:autoRedefine/>
    <w:qFormat/>
    <w:rsid w:val="004C0351"/>
    <w:pPr>
      <w:spacing w:before="240" w:after="240" w:line="240" w:lineRule="auto"/>
      <w:jc w:val="both"/>
      <w:pPrChange w:id="1" w:author="fariba abbassi" w:date="2026-02-06T12:29:00Z">
        <w:pPr>
          <w:keepNext/>
          <w:keepLines/>
          <w:spacing w:before="240" w:after="240"/>
          <w:jc w:val="both"/>
          <w:outlineLvl w:val="1"/>
        </w:pPr>
      </w:pPrChange>
    </w:pPr>
    <w:rPr>
      <w:rFonts w:ascii="Calibri" w:hAnsi="Calibri" w:cs="Calibri"/>
      <w:b/>
      <w:bCs/>
      <w:color w:val="0A2F41" w:themeColor="accent1" w:themeShade="80"/>
      <w:szCs w:val="30"/>
      <w:rPrChange w:id="1" w:author="fariba abbassi" w:date="2026-02-06T12:29:00Z">
        <w:rPr>
          <w:rFonts w:ascii="Arial" w:eastAsiaTheme="majorEastAsia" w:hAnsi="Arial"/>
          <w:b/>
          <w:bCs/>
          <w:i/>
          <w:iCs/>
          <w:color w:val="0A2F41" w:themeColor="accent1" w:themeShade="80"/>
          <w:sz w:val="28"/>
          <w:szCs w:val="30"/>
          <w:lang w:val="en-US" w:eastAsia="en-US" w:bidi="ar-SA"/>
        </w:rPr>
      </w:rPrChange>
    </w:rPr>
  </w:style>
  <w:style w:type="character" w:customStyle="1" w:styleId="Titre21Char">
    <w:name w:val="Titre 2.1 Char"/>
    <w:basedOn w:val="Absatz-Standardschriftart"/>
    <w:link w:val="Titre21"/>
    <w:rsid w:val="004C0351"/>
    <w:rPr>
      <w:rFonts w:ascii="Calibri" w:eastAsiaTheme="majorEastAsia" w:hAnsi="Calibri" w:cs="Calibri"/>
      <w:b/>
      <w:bCs/>
      <w:color w:val="0A2F41" w:themeColor="accent1" w:themeShade="80"/>
      <w:kern w:val="0"/>
      <w:sz w:val="28"/>
      <w:szCs w:val="30"/>
      <w14:ligatures w14:val="none"/>
    </w:rPr>
  </w:style>
  <w:style w:type="paragraph" w:styleId="Literaturverzeichnis">
    <w:name w:val="Bibliography"/>
    <w:basedOn w:val="Standard"/>
    <w:next w:val="Standard"/>
    <w:uiPriority w:val="37"/>
    <w:unhideWhenUsed/>
    <w:rsid w:val="00203336"/>
    <w:pPr>
      <w:tabs>
        <w:tab w:val="left" w:pos="380"/>
      </w:tabs>
      <w:spacing w:after="0" w:line="240" w:lineRule="auto"/>
      <w:ind w:left="384" w:hanging="384"/>
    </w:pPr>
  </w:style>
  <w:style w:type="paragraph" w:styleId="Kopfzeile">
    <w:name w:val="header"/>
    <w:basedOn w:val="Standard"/>
    <w:link w:val="KopfzeileZchn"/>
    <w:uiPriority w:val="99"/>
    <w:unhideWhenUsed/>
    <w:rsid w:val="001C4DED"/>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1C4DED"/>
    <w:rPr>
      <w:rFonts w:ascii="Helvetica" w:hAnsi="Helvetica"/>
      <w:sz w:val="22"/>
    </w:rPr>
  </w:style>
  <w:style w:type="paragraph" w:styleId="Fuzeile">
    <w:name w:val="footer"/>
    <w:basedOn w:val="Standard"/>
    <w:link w:val="FuzeileZchn"/>
    <w:uiPriority w:val="99"/>
    <w:unhideWhenUsed/>
    <w:rsid w:val="001C4DED"/>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1C4DED"/>
    <w:rPr>
      <w:rFonts w:ascii="Helvetica" w:hAnsi="Helvetica"/>
      <w:sz w:val="22"/>
    </w:rPr>
  </w:style>
  <w:style w:type="paragraph" w:styleId="Funotentext">
    <w:name w:val="footnote text"/>
    <w:basedOn w:val="Standard"/>
    <w:link w:val="FunotentextZchn"/>
    <w:uiPriority w:val="99"/>
    <w:semiHidden/>
    <w:unhideWhenUsed/>
    <w:rsid w:val="001C4DED"/>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C4DED"/>
    <w:rPr>
      <w:rFonts w:ascii="Helvetica" w:hAnsi="Helvetica"/>
      <w:sz w:val="20"/>
      <w:szCs w:val="20"/>
    </w:rPr>
  </w:style>
  <w:style w:type="character" w:styleId="Funotenzeichen">
    <w:name w:val="footnote reference"/>
    <w:basedOn w:val="Absatz-Standardschriftart"/>
    <w:uiPriority w:val="99"/>
    <w:semiHidden/>
    <w:unhideWhenUsed/>
    <w:rsid w:val="001C4DED"/>
    <w:rPr>
      <w:vertAlign w:val="superscript"/>
    </w:rPr>
  </w:style>
  <w:style w:type="character" w:styleId="Hervorhebung">
    <w:name w:val="Emphasis"/>
    <w:basedOn w:val="Absatz-Standardschriftart"/>
    <w:uiPriority w:val="20"/>
    <w:qFormat/>
    <w:rsid w:val="001C4DED"/>
    <w:rPr>
      <w:i/>
      <w:iCs/>
    </w:rPr>
  </w:style>
  <w:style w:type="character" w:customStyle="1" w:styleId="ms-rtefontface-5">
    <w:name w:val="ms-rtefontface-5"/>
    <w:basedOn w:val="Absatz-Standardschriftart"/>
    <w:rsid w:val="001C4DED"/>
  </w:style>
  <w:style w:type="character" w:customStyle="1" w:styleId="apple-converted-space">
    <w:name w:val="apple-converted-space"/>
    <w:basedOn w:val="Absatz-Standardschriftart"/>
    <w:rsid w:val="001C4DED"/>
  </w:style>
  <w:style w:type="character" w:styleId="Hyperlink">
    <w:name w:val="Hyperlink"/>
    <w:basedOn w:val="Absatz-Standardschriftart"/>
    <w:uiPriority w:val="99"/>
    <w:unhideWhenUsed/>
    <w:rsid w:val="007D7AC6"/>
    <w:rPr>
      <w:color w:val="467886" w:themeColor="hyperlink"/>
      <w:u w:val="single"/>
    </w:rPr>
  </w:style>
  <w:style w:type="character" w:styleId="NichtaufgelsteErwhnung">
    <w:name w:val="Unresolved Mention"/>
    <w:basedOn w:val="Absatz-Standardschriftart"/>
    <w:uiPriority w:val="99"/>
    <w:semiHidden/>
    <w:unhideWhenUsed/>
    <w:rsid w:val="007D7AC6"/>
    <w:rPr>
      <w:color w:val="605E5C"/>
      <w:shd w:val="clear" w:color="auto" w:fill="E1DFDD"/>
    </w:rPr>
  </w:style>
  <w:style w:type="character" w:styleId="Kommentarzeichen">
    <w:name w:val="annotation reference"/>
    <w:basedOn w:val="Absatz-Standardschriftart"/>
    <w:uiPriority w:val="99"/>
    <w:semiHidden/>
    <w:unhideWhenUsed/>
    <w:rsid w:val="00BB5B1F"/>
    <w:rPr>
      <w:sz w:val="16"/>
      <w:szCs w:val="16"/>
    </w:rPr>
  </w:style>
  <w:style w:type="paragraph" w:styleId="Kommentartext">
    <w:name w:val="annotation text"/>
    <w:basedOn w:val="Standard"/>
    <w:link w:val="KommentartextZchn"/>
    <w:uiPriority w:val="99"/>
    <w:unhideWhenUsed/>
    <w:rsid w:val="00BB5B1F"/>
    <w:pPr>
      <w:spacing w:line="240" w:lineRule="auto"/>
    </w:pPr>
    <w:rPr>
      <w:sz w:val="20"/>
      <w:szCs w:val="20"/>
    </w:rPr>
  </w:style>
  <w:style w:type="character" w:customStyle="1" w:styleId="KommentartextZchn">
    <w:name w:val="Kommentartext Zchn"/>
    <w:basedOn w:val="Absatz-Standardschriftart"/>
    <w:link w:val="Kommentartext"/>
    <w:uiPriority w:val="99"/>
    <w:rsid w:val="00BB5B1F"/>
    <w:rPr>
      <w:rFonts w:ascii="Helvetica" w:hAnsi="Helvetica"/>
      <w:sz w:val="20"/>
      <w:szCs w:val="20"/>
    </w:rPr>
  </w:style>
  <w:style w:type="paragraph" w:styleId="Kommentarthema">
    <w:name w:val="annotation subject"/>
    <w:basedOn w:val="Kommentartext"/>
    <w:next w:val="Kommentartext"/>
    <w:link w:val="KommentarthemaZchn"/>
    <w:uiPriority w:val="99"/>
    <w:semiHidden/>
    <w:unhideWhenUsed/>
    <w:rsid w:val="00BB5B1F"/>
    <w:rPr>
      <w:b/>
      <w:bCs/>
    </w:rPr>
  </w:style>
  <w:style w:type="character" w:customStyle="1" w:styleId="KommentarthemaZchn">
    <w:name w:val="Kommentarthema Zchn"/>
    <w:basedOn w:val="KommentartextZchn"/>
    <w:link w:val="Kommentarthema"/>
    <w:uiPriority w:val="99"/>
    <w:semiHidden/>
    <w:rsid w:val="00BB5B1F"/>
    <w:rPr>
      <w:rFonts w:ascii="Helvetica" w:hAnsi="Helvetica"/>
      <w:b/>
      <w:bCs/>
      <w:sz w:val="20"/>
      <w:szCs w:val="20"/>
    </w:rPr>
  </w:style>
  <w:style w:type="paragraph" w:styleId="KeinLeerraum">
    <w:name w:val="No Spacing"/>
    <w:uiPriority w:val="1"/>
    <w:qFormat/>
    <w:rsid w:val="00500F53"/>
    <w:pPr>
      <w:spacing w:after="0" w:line="240" w:lineRule="auto"/>
      <w:jc w:val="both"/>
    </w:pPr>
    <w:rPr>
      <w:rFonts w:ascii="Arial" w:hAnsi="Arial"/>
      <w:sz w:val="22"/>
    </w:rPr>
  </w:style>
  <w:style w:type="table" w:styleId="Tabellenraster">
    <w:name w:val="Table Grid"/>
    <w:basedOn w:val="NormaleTabelle"/>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76522E"/>
  </w:style>
  <w:style w:type="paragraph" w:styleId="berarbeitung">
    <w:name w:val="Revision"/>
    <w:hidden/>
    <w:uiPriority w:val="99"/>
    <w:semiHidden/>
    <w:rsid w:val="00FF1A8B"/>
    <w:pPr>
      <w:spacing w:after="0" w:line="240" w:lineRule="auto"/>
    </w:pPr>
    <w:rPr>
      <w:rFonts w:ascii="Arial" w:hAnsi="Arial"/>
      <w:sz w:val="22"/>
    </w:rPr>
  </w:style>
  <w:style w:type="paragraph" w:styleId="StandardWeb">
    <w:name w:val="Normal (Web)"/>
    <w:basedOn w:val="Standard"/>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Standard"/>
    <w:link w:val="EndNoteBibliographyTitleZchn"/>
    <w:rsid w:val="006746E2"/>
    <w:pPr>
      <w:spacing w:after="0"/>
      <w:jc w:val="center"/>
    </w:pPr>
    <w:rPr>
      <w:rFonts w:cs="Arial"/>
    </w:rPr>
  </w:style>
  <w:style w:type="character" w:customStyle="1" w:styleId="EndNoteBibliographyTitleZchn">
    <w:name w:val="EndNote Bibliography Title Zchn"/>
    <w:basedOn w:val="Absatz-Standardschriftart"/>
    <w:link w:val="EndNoteBibliographyTitle"/>
    <w:rsid w:val="006746E2"/>
    <w:rPr>
      <w:rFonts w:ascii="Arial" w:hAnsi="Arial" w:cs="Arial"/>
      <w:sz w:val="22"/>
    </w:rPr>
  </w:style>
  <w:style w:type="paragraph" w:customStyle="1" w:styleId="EndNoteBibliography">
    <w:name w:val="EndNote Bibliography"/>
    <w:basedOn w:val="Standard"/>
    <w:link w:val="EndNoteBibliographyZchn"/>
    <w:rsid w:val="006746E2"/>
    <w:pPr>
      <w:spacing w:line="240" w:lineRule="auto"/>
      <w:jc w:val="left"/>
    </w:pPr>
    <w:rPr>
      <w:rFonts w:cs="Arial"/>
    </w:rPr>
  </w:style>
  <w:style w:type="character" w:customStyle="1" w:styleId="EndNoteBibliographyZchn">
    <w:name w:val="EndNote Bibliography Zchn"/>
    <w:basedOn w:val="Absatz-Standardschriftart"/>
    <w:link w:val="EndNoteBibliography"/>
    <w:rsid w:val="006746E2"/>
    <w:rPr>
      <w:rFonts w:ascii="Arial" w:hAnsi="Arial" w:cs="Arial"/>
      <w:sz w:val="22"/>
    </w:rPr>
  </w:style>
  <w:style w:type="paragraph" w:customStyle="1" w:styleId="TableCaption">
    <w:name w:val="Table Caption"/>
    <w:basedOn w:val="Standard"/>
    <w:qFormat/>
    <w:rsid w:val="009C4A8E"/>
    <w:pPr>
      <w:spacing w:before="0" w:after="0" w:line="240" w:lineRule="auto"/>
      <w:jc w:val="center"/>
    </w:pPr>
    <w:rPr>
      <w:rFonts w:asciiTheme="minorHAnsi" w:eastAsiaTheme="minorEastAsia" w:hAnsiTheme="minorHAnsi"/>
      <w:b/>
      <w:i/>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3082</Words>
  <Characters>19419</Characters>
  <Application>Microsoft Office Word</Application>
  <DocSecurity>0</DocSecurity>
  <Lines>161</Lines>
  <Paragraphs>44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7</cp:revision>
  <dcterms:created xsi:type="dcterms:W3CDTF">2026-02-06T08:15:00Z</dcterms:created>
  <dcterms:modified xsi:type="dcterms:W3CDTF">2026-02-06T11:41:00Z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