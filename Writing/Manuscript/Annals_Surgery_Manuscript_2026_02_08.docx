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544743DE" w:rsidR="00F709D4" w:rsidRPr="00AA12CF" w:rsidRDefault="00F709D4">
      <w:pPr>
        <w:pStyle w:val="Title"/>
        <w:rPr>
          <w:rPrChange w:id="0" w:author="Joana Rodrigues Ribeiro" w:date="2026-02-07T22:16:00Z" w16du:dateUtc="2026-02-07T21:16:00Z">
            <w:rPr>
              <w:color w:val="000000" w:themeColor="text1"/>
              <w:sz w:val="28"/>
              <w:szCs w:val="28"/>
            </w:rPr>
          </w:rPrChange>
        </w:rPr>
        <w:pPrChange w:id="1" w:author="Joana Rodrigues Ribeiro" w:date="2026-02-08T09:42:00Z" w16du:dateUtc="2026-02-08T08:42:00Z">
          <w:pPr>
            <w:jc w:val="left"/>
          </w:pPr>
        </w:pPrChange>
      </w:pPr>
      <w:r w:rsidRPr="00AA12CF">
        <w:rPr>
          <w:rPrChange w:id="2" w:author="Joana Rodrigues Ribeiro" w:date="2026-02-07T22:16:00Z" w16du:dateUtc="2026-02-07T21:16:00Z">
            <w:rPr>
              <w:rFonts w:ascii="Calibri" w:hAnsi="Calibri" w:cs="Calibri"/>
              <w:color w:val="000000" w:themeColor="text1"/>
              <w:sz w:val="28"/>
              <w:szCs w:val="28"/>
            </w:rPr>
          </w:rPrChange>
        </w:rPr>
        <w:t xml:space="preserve">Getting to the Root of the Problem: Surgical </w:t>
      </w:r>
      <w:del w:id="3" w:author="Joana Rodrigues Ribeiro" w:date="2026-02-08T09:43:00Z" w16du:dateUtc="2026-02-08T08:43:00Z">
        <w:r w:rsidRPr="00AA12CF" w:rsidDel="00896A19">
          <w:rPr>
            <w:rPrChange w:id="4" w:author="Joana Rodrigues Ribeiro" w:date="2026-02-07T22:16:00Z" w16du:dateUtc="2026-02-07T21:16:00Z">
              <w:rPr>
                <w:rFonts w:ascii="Calibri" w:hAnsi="Calibri" w:cs="Calibri"/>
                <w:color w:val="000000" w:themeColor="text1"/>
                <w:sz w:val="28"/>
                <w:szCs w:val="28"/>
              </w:rPr>
            </w:rPrChange>
          </w:rPr>
          <w:delText xml:space="preserve">RCTs </w:delText>
        </w:r>
      </w:del>
      <w:ins w:id="5" w:author="Joana Rodrigues Ribeiro" w:date="2026-02-08T09:43:00Z" w16du:dateUtc="2026-02-08T08:43:00Z">
        <w:r w:rsidR="00896A19">
          <w:t>Randomized Controlled Trials</w:t>
        </w:r>
        <w:r w:rsidR="00896A19" w:rsidRPr="00AA12CF">
          <w:rPr>
            <w:rPrChange w:id="6" w:author="Joana Rodrigues Ribeiro" w:date="2026-02-07T22:16:00Z" w16du:dateUtc="2026-02-07T21:16:00Z">
              <w:rPr>
                <w:rFonts w:ascii="Calibri" w:hAnsi="Calibri" w:cs="Calibri"/>
                <w:color w:val="000000" w:themeColor="text1"/>
                <w:sz w:val="28"/>
                <w:szCs w:val="28"/>
              </w:rPr>
            </w:rPrChange>
          </w:rPr>
          <w:t xml:space="preserve"> </w:t>
        </w:r>
      </w:ins>
      <w:r w:rsidRPr="00AA12CF">
        <w:rPr>
          <w:rPrChange w:id="7" w:author="Joana Rodrigues Ribeiro" w:date="2026-02-07T22:16:00Z" w16du:dateUtc="2026-02-07T21:16:00Z">
            <w:rPr>
              <w:rFonts w:ascii="Calibri" w:hAnsi="Calibri" w:cs="Calibri"/>
              <w:color w:val="000000" w:themeColor="text1"/>
              <w:sz w:val="28"/>
              <w:szCs w:val="28"/>
            </w:rPr>
          </w:rPrChange>
        </w:rPr>
        <w:t>Are Poorly Designed Preventing Conclusive Decision Making</w:t>
      </w:r>
    </w:p>
    <w:p w14:paraId="37503DFD" w14:textId="7E94CFBD" w:rsidR="00273C22" w:rsidRPr="00AA12CF" w:rsidRDefault="00203336" w:rsidP="006012AD">
      <w:pPr>
        <w:spacing w:line="480" w:lineRule="auto"/>
        <w:jc w:val="left"/>
        <w:rPr>
          <w:rFonts w:cs="Calibri"/>
          <w:color w:val="000000" w:themeColor="text1"/>
          <w:szCs w:val="22"/>
          <w:rPrChange w:id="8" w:author="Joana Rodrigues Ribeiro" w:date="2026-02-07T22:16:00Z" w16du:dateUtc="2026-02-07T21:16:00Z">
            <w:rPr>
              <w:rFonts w:ascii="Calibri" w:hAnsi="Calibri" w:cs="Calibri"/>
              <w:color w:val="000000" w:themeColor="text1"/>
              <w:sz w:val="24"/>
            </w:rPr>
          </w:rPrChange>
        </w:rPr>
      </w:pPr>
      <w:r w:rsidRPr="00AA12CF">
        <w:rPr>
          <w:rFonts w:eastAsia="Times New Roman" w:cs="Calibri"/>
          <w:color w:val="000000" w:themeColor="text1"/>
          <w:szCs w:val="22"/>
          <w:rPrChange w:id="9" w:author="Joana Rodrigues Ribeiro" w:date="2026-02-07T22:16:00Z" w16du:dateUtc="2026-02-07T21:16:00Z">
            <w:rPr>
              <w:rFonts w:ascii="Calibri" w:eastAsia="Times New Roman" w:hAnsi="Calibri" w:cs="Calibri"/>
              <w:color w:val="000000" w:themeColor="text1"/>
              <w:sz w:val="24"/>
            </w:rPr>
          </w:rPrChange>
        </w:rPr>
        <w:t>Joana Rodrigues Ribeiro</w:t>
      </w:r>
      <w:r w:rsidR="004753FE" w:rsidRPr="00AA12CF">
        <w:rPr>
          <w:rFonts w:eastAsia="Times New Roman" w:cs="Calibri"/>
          <w:color w:val="000000" w:themeColor="text1"/>
          <w:szCs w:val="22"/>
          <w:rPrChange w:id="10" w:author="Joana Rodrigues Ribeiro" w:date="2026-02-07T22:16:00Z" w16du:dateUtc="2026-02-07T21:16:00Z">
            <w:rPr>
              <w:rFonts w:ascii="Calibri" w:eastAsia="Times New Roman" w:hAnsi="Calibri" w:cs="Calibri"/>
              <w:color w:val="000000" w:themeColor="text1"/>
              <w:sz w:val="24"/>
            </w:rPr>
          </w:rPrChange>
        </w:rPr>
        <w:t>, M</w:t>
      </w:r>
      <w:r w:rsidR="00EB64AC" w:rsidRPr="00AA12CF">
        <w:rPr>
          <w:rFonts w:eastAsia="Times New Roman" w:cs="Calibri"/>
          <w:color w:val="000000" w:themeColor="text1"/>
          <w:szCs w:val="22"/>
          <w:rPrChange w:id="11" w:author="Joana Rodrigues Ribeiro" w:date="2026-02-07T22:16:00Z" w16du:dateUtc="2026-02-07T21:16:00Z">
            <w:rPr>
              <w:rFonts w:ascii="Calibri" w:eastAsia="Times New Roman" w:hAnsi="Calibri" w:cs="Calibri"/>
              <w:color w:val="000000" w:themeColor="text1"/>
              <w:sz w:val="24"/>
            </w:rPr>
          </w:rPrChange>
        </w:rPr>
        <w:t>D</w:t>
      </w:r>
      <w:r w:rsidRPr="00AA12CF">
        <w:rPr>
          <w:rFonts w:eastAsia="Times New Roman" w:cs="Calibri"/>
          <w:color w:val="000000" w:themeColor="text1"/>
          <w:szCs w:val="22"/>
          <w:vertAlign w:val="superscript"/>
          <w:rPrChange w:id="12" w:author="Joana Rodrigues Ribeiro" w:date="2026-02-07T22:16:00Z" w16du:dateUtc="2026-02-07T21:16:00Z">
            <w:rPr>
              <w:rFonts w:ascii="Calibri" w:eastAsia="Times New Roman" w:hAnsi="Calibri" w:cs="Calibri"/>
              <w:color w:val="000000" w:themeColor="text1"/>
              <w:sz w:val="24"/>
              <w:vertAlign w:val="superscript"/>
            </w:rPr>
          </w:rPrChange>
        </w:rPr>
        <w:t>1</w:t>
      </w:r>
      <w:r w:rsidR="006D3C03" w:rsidRPr="00AA12CF">
        <w:rPr>
          <w:rFonts w:eastAsia="Times New Roman" w:cs="Calibri"/>
          <w:color w:val="000000" w:themeColor="text1"/>
          <w:szCs w:val="22"/>
          <w:vertAlign w:val="superscript"/>
          <w:rPrChange w:id="13" w:author="Joana Rodrigues Ribeiro" w:date="2026-02-07T22:16:00Z" w16du:dateUtc="2026-02-07T21:16:00Z">
            <w:rPr>
              <w:rFonts w:ascii="Calibri" w:eastAsia="Times New Roman" w:hAnsi="Calibri" w:cs="Calibri"/>
              <w:color w:val="000000" w:themeColor="text1"/>
              <w:sz w:val="24"/>
              <w:vertAlign w:val="superscript"/>
            </w:rPr>
          </w:rPrChange>
        </w:rPr>
        <w:t>,</w:t>
      </w:r>
      <w:proofErr w:type="gramStart"/>
      <w:r w:rsidR="006D3C03" w:rsidRPr="00AA12CF">
        <w:rPr>
          <w:rFonts w:eastAsia="Times New Roman" w:cs="Calibri"/>
          <w:color w:val="000000" w:themeColor="text1"/>
          <w:szCs w:val="22"/>
          <w:vertAlign w:val="superscript"/>
          <w:rPrChange w:id="14" w:author="Joana Rodrigues Ribeiro" w:date="2026-02-07T22:16:00Z" w16du:dateUtc="2026-02-07T21:16:00Z">
            <w:rPr>
              <w:rFonts w:ascii="Calibri" w:eastAsia="Times New Roman" w:hAnsi="Calibri" w:cs="Calibri"/>
              <w:color w:val="000000" w:themeColor="text1"/>
              <w:sz w:val="24"/>
              <w:vertAlign w:val="superscript"/>
            </w:rPr>
          </w:rPrChange>
        </w:rPr>
        <w:t>2</w:t>
      </w:r>
      <w:r w:rsidR="00750BCE" w:rsidRPr="00AA12CF">
        <w:rPr>
          <w:rFonts w:eastAsia="Times New Roman" w:cs="Calibri"/>
          <w:color w:val="000000" w:themeColor="text1"/>
          <w:szCs w:val="22"/>
          <w:vertAlign w:val="superscript"/>
          <w:rPrChange w:id="15" w:author="Joana Rodrigues Ribeiro" w:date="2026-02-07T22:16:00Z" w16du:dateUtc="2026-02-07T21:16:00Z">
            <w:rPr>
              <w:rFonts w:ascii="Calibri" w:eastAsia="Times New Roman" w:hAnsi="Calibri" w:cs="Calibri"/>
              <w:color w:val="000000" w:themeColor="text1"/>
              <w:sz w:val="24"/>
              <w:vertAlign w:val="superscript"/>
            </w:rPr>
          </w:rPrChange>
        </w:rPr>
        <w:t>,</w:t>
      </w:r>
      <w:r w:rsidR="00273C22" w:rsidRPr="00AA12CF">
        <w:rPr>
          <w:rFonts w:eastAsia="Times New Roman" w:cs="Calibri"/>
          <w:color w:val="000000" w:themeColor="text1"/>
          <w:szCs w:val="22"/>
          <w:rPrChange w:id="16" w:author="Joana Rodrigues Ribeiro" w:date="2026-02-07T22:16:00Z" w16du:dateUtc="2026-02-07T21:16:00Z">
            <w:rPr>
              <w:rFonts w:ascii="Calibri" w:eastAsia="Times New Roman" w:hAnsi="Calibri" w:cs="Calibri"/>
              <w:color w:val="000000" w:themeColor="text1"/>
              <w:sz w:val="24"/>
            </w:rPr>
          </w:rPrChange>
        </w:rPr>
        <w:t>;</w:t>
      </w:r>
      <w:proofErr w:type="gramEnd"/>
      <w:r w:rsidR="00FE58D2" w:rsidRPr="00AA12CF">
        <w:rPr>
          <w:rFonts w:eastAsia="Times New Roman" w:cs="Calibri"/>
          <w:color w:val="000000" w:themeColor="text1"/>
          <w:szCs w:val="22"/>
          <w:rPrChange w:id="17" w:author="Joana Rodrigues Ribeiro" w:date="2026-02-07T22:16:00Z" w16du:dateUtc="2026-02-07T21:16:00Z">
            <w:rPr>
              <w:rFonts w:ascii="Calibri" w:eastAsia="Times New Roman" w:hAnsi="Calibri" w:cs="Calibri"/>
              <w:color w:val="000000" w:themeColor="text1"/>
              <w:sz w:val="24"/>
            </w:rPr>
          </w:rPrChange>
        </w:rPr>
        <w:t xml:space="preserve"> Milo Alan Puhan, MD, PhD</w:t>
      </w:r>
      <w:r w:rsidR="00FE58D2" w:rsidRPr="00AA12CF">
        <w:rPr>
          <w:rFonts w:eastAsia="Times New Roman" w:cs="Calibri"/>
          <w:color w:val="000000" w:themeColor="text1"/>
          <w:szCs w:val="22"/>
          <w:vertAlign w:val="superscript"/>
          <w:rPrChange w:id="18" w:author="Joana Rodrigues Ribeiro" w:date="2026-02-07T22:16:00Z" w16du:dateUtc="2026-02-07T21:16:00Z">
            <w:rPr>
              <w:rFonts w:ascii="Calibri" w:eastAsia="Times New Roman" w:hAnsi="Calibri" w:cs="Calibri"/>
              <w:color w:val="000000" w:themeColor="text1"/>
              <w:sz w:val="24"/>
              <w:vertAlign w:val="superscript"/>
            </w:rPr>
          </w:rPrChange>
        </w:rPr>
        <w:t>1,2,</w:t>
      </w:r>
      <w:r w:rsidR="00FE58D2" w:rsidRPr="00AA12CF">
        <w:rPr>
          <w:rFonts w:cs="Calibri"/>
          <w:b/>
          <w:bCs/>
          <w:noProof/>
          <w:color w:val="000000" w:themeColor="text1"/>
          <w:szCs w:val="22"/>
          <w:rPrChange w:id="19" w:author="Joana Rodrigues Ribeiro" w:date="2026-02-07T22:16:00Z" w16du:dateUtc="2026-02-07T21:16:00Z">
            <w:rPr>
              <w:rFonts w:ascii="Calibri" w:hAnsi="Calibri" w:cs="Calibri"/>
              <w:b/>
              <w:bCs/>
              <w:noProof/>
              <w:color w:val="000000" w:themeColor="text1"/>
            </w:rPr>
          </w:rPrChange>
        </w:rPr>
        <w:t xml:space="preserve"> </w:t>
      </w:r>
      <w:r w:rsidR="00FE58D2" w:rsidRPr="00AA12CF">
        <w:rPr>
          <w:rFonts w:cs="Calibri"/>
          <w:b/>
          <w:bCs/>
          <w:noProof/>
          <w:color w:val="000000" w:themeColor="text1"/>
          <w:szCs w:val="22"/>
          <w:rPrChange w:id="20" w:author="Joana Rodrigues Ribeiro" w:date="2026-02-07T22:16:00Z" w16du:dateUtc="2026-02-07T21:16:00Z">
            <w:rPr>
              <w:rFonts w:ascii="Calibri" w:hAnsi="Calibri" w:cs="Calibri"/>
              <w:b/>
              <w:bCs/>
              <w:noProof/>
              <w:color w:val="000000" w:themeColor="text1"/>
            </w:rPr>
          </w:rPrChange>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FE58D2" w:rsidRPr="00AA12CF">
        <w:rPr>
          <w:rFonts w:eastAsia="Times New Roman" w:cs="Calibri"/>
          <w:color w:val="000000" w:themeColor="text1"/>
          <w:szCs w:val="22"/>
          <w:rPrChange w:id="21" w:author="Joana Rodrigues Ribeiro" w:date="2026-02-07T22:16:00Z" w16du:dateUtc="2026-02-07T21:16:00Z">
            <w:rPr>
              <w:rFonts w:ascii="Calibri" w:eastAsia="Times New Roman" w:hAnsi="Calibri" w:cs="Calibri"/>
              <w:color w:val="000000" w:themeColor="text1"/>
              <w:sz w:val="24"/>
            </w:rPr>
          </w:rPrChange>
        </w:rPr>
        <w:t xml:space="preserve"> </w:t>
      </w:r>
      <w:r w:rsidR="00D7190A" w:rsidRPr="00AA12CF">
        <w:rPr>
          <w:rFonts w:eastAsia="Times New Roman" w:cs="Calibri"/>
          <w:color w:val="000000" w:themeColor="text1"/>
          <w:szCs w:val="22"/>
          <w:vertAlign w:val="superscript"/>
          <w:rPrChange w:id="22" w:author="Joana Rodrigues Ribeiro" w:date="2026-02-07T22:16:00Z" w16du:dateUtc="2026-02-07T21:16:00Z">
            <w:rPr>
              <w:rFonts w:ascii="Calibri" w:eastAsia="Times New Roman" w:hAnsi="Calibri" w:cs="Calibri"/>
              <w:color w:val="000000" w:themeColor="text1"/>
              <w:sz w:val="24"/>
              <w:vertAlign w:val="superscript"/>
            </w:rPr>
          </w:rPrChange>
        </w:rPr>
        <w:t>,</w:t>
      </w:r>
      <w:r w:rsidR="00750BCE" w:rsidRPr="00AA12CF">
        <w:rPr>
          <w:rFonts w:eastAsia="Times New Roman" w:cs="Calibri"/>
          <w:color w:val="000000" w:themeColor="text1"/>
          <w:szCs w:val="22"/>
          <w:rPrChange w:id="23" w:author="Joana Rodrigues Ribeiro" w:date="2026-02-07T22:16:00Z" w16du:dateUtc="2026-02-07T21:16:00Z">
            <w:rPr>
              <w:rFonts w:ascii="Calibri" w:eastAsia="Times New Roman" w:hAnsi="Calibri" w:cs="Calibri"/>
              <w:color w:val="000000" w:themeColor="text1"/>
              <w:sz w:val="24"/>
            </w:rPr>
          </w:rPrChange>
        </w:rPr>
        <w:t>*</w:t>
      </w:r>
      <w:r w:rsidR="00273C22" w:rsidRPr="00AA12CF">
        <w:rPr>
          <w:rFonts w:eastAsia="Times New Roman" w:cs="Calibri"/>
          <w:color w:val="000000" w:themeColor="text1"/>
          <w:szCs w:val="22"/>
          <w:rPrChange w:id="24" w:author="Joana Rodrigues Ribeiro" w:date="2026-02-07T22:16:00Z" w16du:dateUtc="2026-02-07T21:16:00Z">
            <w:rPr>
              <w:rFonts w:ascii="Calibri" w:eastAsia="Times New Roman" w:hAnsi="Calibri" w:cs="Calibri"/>
              <w:color w:val="000000" w:themeColor="text1"/>
              <w:sz w:val="24"/>
            </w:rPr>
          </w:rPrChange>
        </w:rPr>
        <w:t>;</w:t>
      </w:r>
      <w:r w:rsidRPr="00AA12CF">
        <w:rPr>
          <w:rFonts w:eastAsia="Times New Roman" w:cs="Calibri"/>
          <w:color w:val="000000" w:themeColor="text1"/>
          <w:szCs w:val="22"/>
          <w:rPrChange w:id="25" w:author="Joana Rodrigues Ribeiro" w:date="2026-02-07T22:16:00Z" w16du:dateUtc="2026-02-07T21:16:00Z">
            <w:rPr>
              <w:rFonts w:ascii="Calibri" w:eastAsia="Times New Roman" w:hAnsi="Calibri" w:cs="Calibri"/>
              <w:color w:val="000000" w:themeColor="text1"/>
              <w:sz w:val="24"/>
            </w:rPr>
          </w:rPrChange>
        </w:rPr>
        <w:t xml:space="preserve"> </w:t>
      </w:r>
      <w:r w:rsidR="00906A04" w:rsidRPr="00AA12CF">
        <w:rPr>
          <w:rFonts w:eastAsia="Times New Roman" w:cs="Calibri"/>
          <w:color w:val="000000" w:themeColor="text1"/>
          <w:szCs w:val="22"/>
          <w:rPrChange w:id="26" w:author="Joana Rodrigues Ribeiro" w:date="2026-02-07T22:16:00Z" w16du:dateUtc="2026-02-07T21:16:00Z">
            <w:rPr>
              <w:rFonts w:ascii="Calibri" w:eastAsia="Times New Roman" w:hAnsi="Calibri" w:cs="Calibri"/>
              <w:color w:val="000000" w:themeColor="text1"/>
              <w:sz w:val="24"/>
            </w:rPr>
          </w:rPrChange>
        </w:rPr>
        <w:t>Juliette Preisig</w:t>
      </w:r>
      <w:r w:rsidR="00906A04" w:rsidRPr="00AA12CF">
        <w:rPr>
          <w:rFonts w:eastAsia="Times New Roman" w:cs="Calibri"/>
          <w:color w:val="000000" w:themeColor="text1"/>
          <w:szCs w:val="22"/>
          <w:vertAlign w:val="superscript"/>
          <w:rPrChange w:id="27" w:author="Joana Rodrigues Ribeiro" w:date="2026-02-07T22:16:00Z" w16du:dateUtc="2026-02-07T21:16:00Z">
            <w:rPr>
              <w:rFonts w:ascii="Calibri" w:eastAsia="Times New Roman" w:hAnsi="Calibri" w:cs="Calibri"/>
              <w:color w:val="000000" w:themeColor="text1"/>
              <w:sz w:val="24"/>
              <w:vertAlign w:val="superscript"/>
            </w:rPr>
          </w:rPrChange>
        </w:rPr>
        <w:t>1</w:t>
      </w:r>
      <w:r w:rsidR="00906A04" w:rsidRPr="00AA12CF">
        <w:rPr>
          <w:rFonts w:eastAsia="Times New Roman" w:cs="Calibri"/>
          <w:color w:val="000000" w:themeColor="text1"/>
          <w:szCs w:val="22"/>
          <w:rPrChange w:id="28" w:author="Joana Rodrigues Ribeiro" w:date="2026-02-07T22:16:00Z" w16du:dateUtc="2026-02-07T21:16:00Z">
            <w:rPr>
              <w:rFonts w:ascii="Calibri" w:eastAsia="Times New Roman" w:hAnsi="Calibri" w:cs="Calibri"/>
              <w:color w:val="000000" w:themeColor="text1"/>
              <w:sz w:val="24"/>
            </w:rPr>
          </w:rPrChange>
        </w:rPr>
        <w:t xml:space="preserve">, MSc; </w:t>
      </w:r>
      <w:r w:rsidR="00F709D4" w:rsidRPr="00AA12CF">
        <w:rPr>
          <w:rFonts w:eastAsia="Times New Roman" w:cs="Calibri"/>
          <w:color w:val="000000" w:themeColor="text1"/>
          <w:szCs w:val="22"/>
          <w:rPrChange w:id="29" w:author="Joana Rodrigues Ribeiro" w:date="2026-02-07T22:16:00Z" w16du:dateUtc="2026-02-07T21:16:00Z">
            <w:rPr>
              <w:rFonts w:ascii="Calibri" w:eastAsia="Times New Roman" w:hAnsi="Calibri" w:cs="Calibri"/>
              <w:color w:val="000000" w:themeColor="text1"/>
              <w:sz w:val="24"/>
            </w:rPr>
          </w:rPrChange>
        </w:rPr>
        <w:t>Matthias Pfister, MD</w:t>
      </w:r>
      <w:r w:rsidR="00F709D4" w:rsidRPr="00AA12CF">
        <w:rPr>
          <w:rFonts w:eastAsia="Times New Roman" w:cs="Calibri"/>
          <w:color w:val="000000" w:themeColor="text1"/>
          <w:szCs w:val="22"/>
          <w:vertAlign w:val="superscript"/>
          <w:rPrChange w:id="30" w:author="Joana Rodrigues Ribeiro" w:date="2026-02-07T22:16:00Z" w16du:dateUtc="2026-02-07T21:16:00Z">
            <w:rPr>
              <w:rFonts w:ascii="Calibri" w:eastAsia="Times New Roman" w:hAnsi="Calibri" w:cs="Calibri"/>
              <w:color w:val="000000" w:themeColor="text1"/>
              <w:sz w:val="24"/>
              <w:vertAlign w:val="superscript"/>
            </w:rPr>
          </w:rPrChange>
        </w:rPr>
        <w:t>2,</w:t>
      </w:r>
      <w:r w:rsidR="008806AE" w:rsidRPr="00AA12CF">
        <w:rPr>
          <w:rFonts w:eastAsia="Times New Roman" w:cs="Calibri"/>
          <w:color w:val="000000" w:themeColor="text1"/>
          <w:szCs w:val="22"/>
          <w:vertAlign w:val="superscript"/>
          <w:rPrChange w:id="31" w:author="Joana Rodrigues Ribeiro" w:date="2026-02-07T22:16:00Z" w16du:dateUtc="2026-02-07T21:16:00Z">
            <w:rPr>
              <w:rFonts w:ascii="Calibri" w:eastAsia="Times New Roman" w:hAnsi="Calibri" w:cs="Calibri"/>
              <w:color w:val="000000" w:themeColor="text1"/>
              <w:sz w:val="24"/>
              <w:vertAlign w:val="superscript"/>
            </w:rPr>
          </w:rPrChange>
        </w:rPr>
        <w:t>3</w:t>
      </w:r>
      <w:r w:rsidR="00F709D4" w:rsidRPr="00AA12CF">
        <w:rPr>
          <w:rFonts w:eastAsia="Times New Roman" w:cs="Calibri"/>
          <w:color w:val="000000" w:themeColor="text1"/>
          <w:szCs w:val="22"/>
          <w:rPrChange w:id="32" w:author="Joana Rodrigues Ribeiro" w:date="2026-02-07T22:16:00Z" w16du:dateUtc="2026-02-07T21:16:00Z">
            <w:rPr>
              <w:rFonts w:ascii="Calibri" w:eastAsia="Times New Roman" w:hAnsi="Calibri" w:cs="Calibri"/>
              <w:color w:val="000000" w:themeColor="text1"/>
              <w:sz w:val="24"/>
            </w:rPr>
          </w:rPrChange>
        </w:rPr>
        <w:t xml:space="preserve">; </w:t>
      </w:r>
      <w:r w:rsidR="006D3C03" w:rsidRPr="00AA12CF">
        <w:rPr>
          <w:rFonts w:eastAsia="Times New Roman" w:cs="Calibri"/>
          <w:color w:val="000000" w:themeColor="text1"/>
          <w:szCs w:val="22"/>
          <w:rPrChange w:id="33" w:author="Joana Rodrigues Ribeiro" w:date="2026-02-07T22:16:00Z" w16du:dateUtc="2026-02-07T21:16:00Z">
            <w:rPr>
              <w:rFonts w:ascii="Calibri" w:eastAsia="Times New Roman" w:hAnsi="Calibri" w:cs="Calibri"/>
              <w:color w:val="000000" w:themeColor="text1"/>
              <w:sz w:val="24"/>
            </w:rPr>
          </w:rPrChange>
        </w:rPr>
        <w:t>Pierre-Alain Clavien</w:t>
      </w:r>
      <w:r w:rsidR="00273C22" w:rsidRPr="00AA12CF">
        <w:rPr>
          <w:rFonts w:eastAsia="Times New Roman" w:cs="Calibri"/>
          <w:color w:val="000000" w:themeColor="text1"/>
          <w:szCs w:val="22"/>
          <w:rPrChange w:id="34" w:author="Joana Rodrigues Ribeiro" w:date="2026-02-07T22:16:00Z" w16du:dateUtc="2026-02-07T21:16:00Z">
            <w:rPr>
              <w:rFonts w:ascii="Calibri" w:eastAsia="Times New Roman" w:hAnsi="Calibri" w:cs="Calibri"/>
              <w:color w:val="000000" w:themeColor="text1"/>
              <w:sz w:val="24"/>
            </w:rPr>
          </w:rPrChange>
        </w:rPr>
        <w:t>, MD, PhD</w:t>
      </w:r>
      <w:r w:rsidR="00273C22" w:rsidRPr="00AA12CF">
        <w:rPr>
          <w:rFonts w:eastAsia="Times New Roman" w:cs="Calibri"/>
          <w:color w:val="000000" w:themeColor="text1"/>
          <w:szCs w:val="22"/>
          <w:vertAlign w:val="superscript"/>
          <w:rPrChange w:id="35" w:author="Joana Rodrigues Ribeiro" w:date="2026-02-07T22:16:00Z" w16du:dateUtc="2026-02-07T21:16:00Z">
            <w:rPr>
              <w:rFonts w:ascii="Calibri" w:eastAsia="Times New Roman" w:hAnsi="Calibri" w:cs="Calibri"/>
              <w:color w:val="000000" w:themeColor="text1"/>
              <w:sz w:val="24"/>
              <w:vertAlign w:val="superscript"/>
            </w:rPr>
          </w:rPrChange>
        </w:rPr>
        <w:t xml:space="preserve"> </w:t>
      </w:r>
      <w:r w:rsidR="006F6E6E" w:rsidRPr="00AA12CF">
        <w:rPr>
          <w:rFonts w:eastAsia="Times New Roman" w:cs="Calibri"/>
          <w:color w:val="000000" w:themeColor="text1"/>
          <w:szCs w:val="22"/>
          <w:vertAlign w:val="superscript"/>
          <w:rPrChange w:id="36" w:author="Joana Rodrigues Ribeiro" w:date="2026-02-07T22:16:00Z" w16du:dateUtc="2026-02-07T21:16:00Z">
            <w:rPr>
              <w:rFonts w:ascii="Calibri" w:eastAsia="Times New Roman" w:hAnsi="Calibri" w:cs="Calibri"/>
              <w:color w:val="000000" w:themeColor="text1"/>
              <w:sz w:val="24"/>
              <w:vertAlign w:val="superscript"/>
            </w:rPr>
          </w:rPrChange>
        </w:rPr>
        <w:t>2</w:t>
      </w:r>
      <w:r w:rsidR="00BB5B1F" w:rsidRPr="00AA12CF">
        <w:rPr>
          <w:rFonts w:eastAsia="Times New Roman" w:cs="Calibri"/>
          <w:color w:val="000000" w:themeColor="text1"/>
          <w:szCs w:val="22"/>
          <w:vertAlign w:val="superscript"/>
          <w:rPrChange w:id="37" w:author="Joana Rodrigues Ribeiro" w:date="2026-02-07T22:16:00Z" w16du:dateUtc="2026-02-07T21:16:00Z">
            <w:rPr>
              <w:rFonts w:ascii="Calibri" w:eastAsia="Times New Roman" w:hAnsi="Calibri" w:cs="Calibri"/>
              <w:color w:val="000000" w:themeColor="text1"/>
              <w:sz w:val="24"/>
              <w:vertAlign w:val="superscript"/>
            </w:rPr>
          </w:rPrChange>
        </w:rPr>
        <w:t>,</w:t>
      </w:r>
      <w:r w:rsidR="008806AE" w:rsidRPr="00AA12CF">
        <w:rPr>
          <w:rFonts w:eastAsia="Times New Roman" w:cs="Calibri"/>
          <w:color w:val="000000" w:themeColor="text1"/>
          <w:szCs w:val="22"/>
          <w:vertAlign w:val="superscript"/>
          <w:rPrChange w:id="38" w:author="Joana Rodrigues Ribeiro" w:date="2026-02-07T22:16:00Z" w16du:dateUtc="2026-02-07T21:16:00Z">
            <w:rPr>
              <w:rFonts w:ascii="Calibri" w:eastAsia="Times New Roman" w:hAnsi="Calibri" w:cs="Calibri"/>
              <w:color w:val="000000" w:themeColor="text1"/>
              <w:sz w:val="24"/>
              <w:vertAlign w:val="superscript"/>
            </w:rPr>
          </w:rPrChange>
        </w:rPr>
        <w:t>4</w:t>
      </w:r>
      <w:r w:rsidR="00750BCE" w:rsidRPr="00AA12CF">
        <w:rPr>
          <w:rFonts w:eastAsia="Times New Roman" w:cs="Calibri"/>
          <w:color w:val="000000" w:themeColor="text1"/>
          <w:szCs w:val="22"/>
          <w:rPrChange w:id="39" w:author="Joana Rodrigues Ribeiro" w:date="2026-02-07T22:16:00Z" w16du:dateUtc="2026-02-07T21:16:00Z">
            <w:rPr>
              <w:rFonts w:ascii="Calibri" w:eastAsia="Times New Roman" w:hAnsi="Calibri" w:cs="Calibri"/>
              <w:color w:val="000000" w:themeColor="text1"/>
              <w:sz w:val="24"/>
            </w:rPr>
          </w:rPrChange>
        </w:rPr>
        <w:t>*</w:t>
      </w:r>
      <w:r w:rsidR="00F709D4" w:rsidRPr="00AA12CF">
        <w:rPr>
          <w:rFonts w:cs="Calibri"/>
          <w:b/>
          <w:bCs/>
          <w:noProof/>
          <w:color w:val="000000" w:themeColor="text1"/>
          <w:szCs w:val="22"/>
          <w:rPrChange w:id="40" w:author="Joana Rodrigues Ribeiro" w:date="2026-02-07T22:16:00Z" w16du:dateUtc="2026-02-07T21:16:00Z">
            <w:rPr>
              <w:rFonts w:ascii="Calibri" w:hAnsi="Calibri" w:cs="Calibri"/>
              <w:b/>
              <w:bCs/>
              <w:noProof/>
              <w:color w:val="000000" w:themeColor="text1"/>
            </w:rPr>
          </w:rPrChange>
        </w:rPr>
        <w:t xml:space="preserve"> </w:t>
      </w:r>
      <w:r w:rsidR="00F709D4" w:rsidRPr="00AA12CF">
        <w:rPr>
          <w:rFonts w:cs="Calibri"/>
          <w:b/>
          <w:bCs/>
          <w:noProof/>
          <w:color w:val="000000" w:themeColor="text1"/>
          <w:szCs w:val="22"/>
          <w:rPrChange w:id="41" w:author="Joana Rodrigues Ribeiro" w:date="2026-02-07T22:16:00Z" w16du:dateUtc="2026-02-07T21:16:00Z">
            <w:rPr>
              <w:rFonts w:ascii="Calibri" w:hAnsi="Calibri" w:cs="Calibri"/>
              <w:b/>
              <w:bCs/>
              <w:noProof/>
              <w:color w:val="000000" w:themeColor="text1"/>
            </w:rPr>
          </w:rPrChange>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273C22" w:rsidRPr="00AA12CF">
        <w:rPr>
          <w:rFonts w:eastAsia="Times New Roman" w:cs="Calibri"/>
          <w:color w:val="000000" w:themeColor="text1"/>
          <w:szCs w:val="22"/>
          <w:rPrChange w:id="42" w:author="Joana Rodrigues Ribeiro" w:date="2026-02-07T22:16:00Z" w16du:dateUtc="2026-02-07T21:16:00Z">
            <w:rPr>
              <w:rFonts w:ascii="Calibri" w:eastAsia="Times New Roman" w:hAnsi="Calibri" w:cs="Calibri"/>
              <w:color w:val="000000" w:themeColor="text1"/>
              <w:sz w:val="24"/>
            </w:rPr>
          </w:rPrChange>
        </w:rPr>
        <w:t>;</w:t>
      </w:r>
      <w:r w:rsidR="006D3C03" w:rsidRPr="00AA12CF">
        <w:rPr>
          <w:rFonts w:eastAsia="Times New Roman" w:cs="Calibri"/>
          <w:color w:val="000000" w:themeColor="text1"/>
          <w:szCs w:val="22"/>
          <w:rPrChange w:id="43" w:author="Joana Rodrigues Ribeiro" w:date="2026-02-07T22:16:00Z" w16du:dateUtc="2026-02-07T21:16:00Z">
            <w:rPr>
              <w:rFonts w:ascii="Calibri" w:eastAsia="Times New Roman" w:hAnsi="Calibri" w:cs="Calibri"/>
              <w:color w:val="000000" w:themeColor="text1"/>
              <w:sz w:val="24"/>
            </w:rPr>
          </w:rPrChange>
        </w:rPr>
        <w:t xml:space="preserve"> </w:t>
      </w:r>
      <w:r w:rsidR="00FE58D2" w:rsidRPr="00AA12CF">
        <w:rPr>
          <w:rFonts w:eastAsia="Times New Roman" w:cs="Calibri"/>
          <w:color w:val="000000" w:themeColor="text1"/>
          <w:szCs w:val="22"/>
          <w:rPrChange w:id="44" w:author="Joana Rodrigues Ribeiro" w:date="2026-02-07T22:16:00Z" w16du:dateUtc="2026-02-07T21:16:00Z">
            <w:rPr>
              <w:rFonts w:ascii="Calibri" w:eastAsia="Times New Roman" w:hAnsi="Calibri" w:cs="Calibri"/>
              <w:color w:val="000000" w:themeColor="text1"/>
              <w:sz w:val="24"/>
            </w:rPr>
          </w:rPrChange>
        </w:rPr>
        <w:t>Fariba Abbassi, MD, PhD</w:t>
      </w:r>
      <w:r w:rsidR="00FE58D2" w:rsidRPr="00AA12CF">
        <w:rPr>
          <w:rFonts w:eastAsia="Times New Roman" w:cs="Calibri"/>
          <w:color w:val="000000" w:themeColor="text1"/>
          <w:szCs w:val="22"/>
          <w:vertAlign w:val="superscript"/>
          <w:rPrChange w:id="45" w:author="Joana Rodrigues Ribeiro" w:date="2026-02-07T22:16:00Z" w16du:dateUtc="2026-02-07T21:16:00Z">
            <w:rPr>
              <w:rFonts w:ascii="Calibri" w:eastAsia="Times New Roman" w:hAnsi="Calibri" w:cs="Calibri"/>
              <w:color w:val="000000" w:themeColor="text1"/>
              <w:sz w:val="24"/>
              <w:vertAlign w:val="superscript"/>
            </w:rPr>
          </w:rPrChange>
        </w:rPr>
        <w:t>1</w:t>
      </w:r>
      <w:r w:rsidR="008806AE" w:rsidRPr="00AA12CF">
        <w:rPr>
          <w:rFonts w:eastAsia="Times New Roman" w:cs="Calibri"/>
          <w:color w:val="000000" w:themeColor="text1"/>
          <w:szCs w:val="22"/>
          <w:vertAlign w:val="superscript"/>
          <w:rPrChange w:id="46" w:author="Joana Rodrigues Ribeiro" w:date="2026-02-07T22:16:00Z" w16du:dateUtc="2026-02-07T21:16:00Z">
            <w:rPr>
              <w:rFonts w:ascii="Calibri" w:eastAsia="Times New Roman" w:hAnsi="Calibri" w:cs="Calibri"/>
              <w:color w:val="000000" w:themeColor="text1"/>
              <w:sz w:val="24"/>
              <w:vertAlign w:val="superscript"/>
            </w:rPr>
          </w:rPrChange>
        </w:rPr>
        <w:t>,2,5</w:t>
      </w:r>
      <w:r w:rsidR="00906A04" w:rsidRPr="00AA12CF">
        <w:rPr>
          <w:rFonts w:eastAsia="Times New Roman" w:cs="Calibri"/>
          <w:color w:val="000000" w:themeColor="text1"/>
          <w:szCs w:val="22"/>
          <w:vertAlign w:val="superscript"/>
          <w:rPrChange w:id="47" w:author="Joana Rodrigues Ribeiro" w:date="2026-02-07T22:16:00Z" w16du:dateUtc="2026-02-07T21:16:00Z">
            <w:rPr>
              <w:rFonts w:ascii="Calibri" w:eastAsia="Times New Roman" w:hAnsi="Calibri" w:cs="Calibri"/>
              <w:color w:val="000000" w:themeColor="text1"/>
              <w:sz w:val="24"/>
              <w:vertAlign w:val="superscript"/>
            </w:rPr>
          </w:rPrChange>
        </w:rPr>
        <w:t xml:space="preserve"> </w:t>
      </w:r>
      <w:r w:rsidR="00906A04" w:rsidRPr="00AA12CF">
        <w:rPr>
          <w:rFonts w:eastAsia="Times New Roman" w:cs="Calibri"/>
          <w:color w:val="000000" w:themeColor="text1"/>
          <w:szCs w:val="22"/>
          <w:rPrChange w:id="48" w:author="Joana Rodrigues Ribeiro" w:date="2026-02-07T22:16:00Z" w16du:dateUtc="2026-02-07T21:16:00Z">
            <w:rPr>
              <w:rFonts w:ascii="Calibri" w:eastAsia="Times New Roman" w:hAnsi="Calibri" w:cs="Calibri"/>
              <w:color w:val="000000" w:themeColor="text1"/>
              <w:sz w:val="24"/>
            </w:rPr>
          </w:rPrChange>
        </w:rPr>
        <w:t>*</w:t>
      </w:r>
    </w:p>
    <w:p w14:paraId="19FDEDE3" w14:textId="77777777" w:rsidR="00203336" w:rsidRPr="00AA12CF" w:rsidRDefault="00203336" w:rsidP="006012AD">
      <w:pPr>
        <w:jc w:val="left"/>
        <w:rPr>
          <w:rFonts w:cs="Calibri"/>
          <w:color w:val="000000" w:themeColor="text1"/>
          <w:szCs w:val="22"/>
          <w:rPrChange w:id="49" w:author="Joana Rodrigues Ribeiro" w:date="2026-02-07T22:16:00Z" w16du:dateUtc="2026-02-07T21:16:00Z">
            <w:rPr>
              <w:rFonts w:ascii="Calibri" w:hAnsi="Calibri" w:cs="Calibri"/>
              <w:color w:val="000000" w:themeColor="text1"/>
              <w:sz w:val="24"/>
            </w:rPr>
          </w:rPrChange>
        </w:rPr>
      </w:pPr>
    </w:p>
    <w:p w14:paraId="3D9BEDA3" w14:textId="51D3E44B" w:rsidR="00203336" w:rsidRPr="00AA12CF" w:rsidRDefault="00203336" w:rsidP="00996943">
      <w:pPr>
        <w:jc w:val="left"/>
        <w:rPr>
          <w:rFonts w:cs="Calibri"/>
          <w:color w:val="000000" w:themeColor="text1"/>
          <w:szCs w:val="22"/>
          <w:rPrChange w:id="50"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vertAlign w:val="superscript"/>
          <w:rPrChange w:id="51" w:author="Joana Rodrigues Ribeiro" w:date="2026-02-07T22:16:00Z" w16du:dateUtc="2026-02-07T21:16:00Z">
            <w:rPr>
              <w:rFonts w:ascii="Calibri" w:hAnsi="Calibri" w:cs="Calibri"/>
              <w:color w:val="000000" w:themeColor="text1"/>
              <w:sz w:val="24"/>
              <w:vertAlign w:val="superscript"/>
            </w:rPr>
          </w:rPrChange>
        </w:rPr>
        <w:t>1)</w:t>
      </w:r>
      <w:r w:rsidR="006D3C03" w:rsidRPr="00AA12CF">
        <w:rPr>
          <w:rFonts w:cs="Calibri"/>
          <w:color w:val="000000" w:themeColor="text1"/>
          <w:szCs w:val="22"/>
          <w:rPrChange w:id="52" w:author="Joana Rodrigues Ribeiro" w:date="2026-02-07T22:16:00Z" w16du:dateUtc="2026-02-07T21:16:00Z">
            <w:rPr>
              <w:rFonts w:ascii="Calibri" w:hAnsi="Calibri" w:cs="Calibri"/>
              <w:color w:val="000000" w:themeColor="text1"/>
              <w:sz w:val="24"/>
            </w:rPr>
          </w:rPrChange>
        </w:rPr>
        <w:t xml:space="preserve"> Epidemiology, Biostatistics and Prevention Institute</w:t>
      </w:r>
      <w:r w:rsidRPr="00AA12CF">
        <w:rPr>
          <w:rFonts w:cs="Calibri"/>
          <w:color w:val="000000" w:themeColor="text1"/>
          <w:szCs w:val="22"/>
          <w:rPrChange w:id="53" w:author="Joana Rodrigues Ribeiro" w:date="2026-02-07T22:16:00Z" w16du:dateUtc="2026-02-07T21:16:00Z">
            <w:rPr>
              <w:rFonts w:ascii="Calibri" w:hAnsi="Calibri" w:cs="Calibri"/>
              <w:color w:val="000000" w:themeColor="text1"/>
              <w:sz w:val="24"/>
            </w:rPr>
          </w:rPrChange>
        </w:rPr>
        <w:t xml:space="preserve">, </w:t>
      </w:r>
      <w:r w:rsidR="006D3C03" w:rsidRPr="00AA12CF">
        <w:rPr>
          <w:rFonts w:cs="Calibri"/>
          <w:color w:val="000000" w:themeColor="text1"/>
          <w:szCs w:val="22"/>
          <w:rPrChange w:id="54" w:author="Joana Rodrigues Ribeiro" w:date="2026-02-07T22:16:00Z" w16du:dateUtc="2026-02-07T21:16:00Z">
            <w:rPr>
              <w:rFonts w:ascii="Calibri" w:hAnsi="Calibri" w:cs="Calibri"/>
              <w:color w:val="000000" w:themeColor="text1"/>
              <w:sz w:val="24"/>
            </w:rPr>
          </w:rPrChange>
        </w:rPr>
        <w:t>University of Zurich,</w:t>
      </w:r>
      <w:r w:rsidRPr="00AA12CF">
        <w:rPr>
          <w:rFonts w:cs="Calibri"/>
          <w:color w:val="000000" w:themeColor="text1"/>
          <w:szCs w:val="22"/>
          <w:rPrChange w:id="55" w:author="Joana Rodrigues Ribeiro" w:date="2026-02-07T22:16:00Z" w16du:dateUtc="2026-02-07T21:16:00Z">
            <w:rPr>
              <w:rFonts w:ascii="Calibri" w:hAnsi="Calibri" w:cs="Calibri"/>
              <w:color w:val="000000" w:themeColor="text1"/>
              <w:sz w:val="24"/>
            </w:rPr>
          </w:rPrChange>
        </w:rPr>
        <w:t xml:space="preserve"> </w:t>
      </w:r>
      <w:r w:rsidR="00273C22" w:rsidRPr="00AA12CF">
        <w:rPr>
          <w:rFonts w:cs="Calibri"/>
          <w:color w:val="000000" w:themeColor="text1"/>
          <w:szCs w:val="22"/>
          <w:rPrChange w:id="56" w:author="Joana Rodrigues Ribeiro" w:date="2026-02-07T22:16:00Z" w16du:dateUtc="2026-02-07T21:16:00Z">
            <w:rPr>
              <w:rFonts w:ascii="Calibri" w:hAnsi="Calibri" w:cs="Calibri"/>
              <w:color w:val="000000" w:themeColor="text1"/>
              <w:sz w:val="24"/>
            </w:rPr>
          </w:rPrChange>
        </w:rPr>
        <w:t xml:space="preserve">Zurich, </w:t>
      </w:r>
      <w:r w:rsidRPr="00AA12CF">
        <w:rPr>
          <w:rFonts w:cs="Calibri"/>
          <w:color w:val="000000" w:themeColor="text1"/>
          <w:szCs w:val="22"/>
          <w:rPrChange w:id="57" w:author="Joana Rodrigues Ribeiro" w:date="2026-02-07T22:16:00Z" w16du:dateUtc="2026-02-07T21:16:00Z">
            <w:rPr>
              <w:rFonts w:ascii="Calibri" w:hAnsi="Calibri" w:cs="Calibri"/>
              <w:color w:val="000000" w:themeColor="text1"/>
              <w:sz w:val="24"/>
            </w:rPr>
          </w:rPrChange>
        </w:rPr>
        <w:t>Switzerland</w:t>
      </w:r>
    </w:p>
    <w:p w14:paraId="0A730852" w14:textId="67EDBF59" w:rsidR="006D3C03" w:rsidRPr="00AA12CF" w:rsidRDefault="00203336" w:rsidP="00996943">
      <w:pPr>
        <w:jc w:val="left"/>
        <w:rPr>
          <w:rFonts w:cs="Calibri"/>
          <w:color w:val="000000" w:themeColor="text1"/>
          <w:szCs w:val="22"/>
          <w:rPrChange w:id="58"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vertAlign w:val="superscript"/>
          <w:rPrChange w:id="59" w:author="Joana Rodrigues Ribeiro" w:date="2026-02-07T22:16:00Z" w16du:dateUtc="2026-02-07T21:16:00Z">
            <w:rPr>
              <w:rFonts w:ascii="Calibri" w:hAnsi="Calibri" w:cs="Calibri"/>
              <w:color w:val="000000" w:themeColor="text1"/>
              <w:sz w:val="24"/>
              <w:vertAlign w:val="superscript"/>
            </w:rPr>
          </w:rPrChange>
        </w:rPr>
        <w:t>2)</w:t>
      </w:r>
      <w:r w:rsidR="006D3C03" w:rsidRPr="00AA12CF">
        <w:rPr>
          <w:rFonts w:cs="Calibri"/>
          <w:color w:val="000000" w:themeColor="text1"/>
          <w:szCs w:val="22"/>
          <w:rPrChange w:id="60" w:author="Joana Rodrigues Ribeiro" w:date="2026-02-07T22:16:00Z" w16du:dateUtc="2026-02-07T21:16:00Z">
            <w:rPr>
              <w:rFonts w:ascii="Calibri" w:hAnsi="Calibri" w:cs="Calibri"/>
              <w:color w:val="000000" w:themeColor="text1"/>
              <w:sz w:val="24"/>
            </w:rPr>
          </w:rPrChange>
        </w:rPr>
        <w:t xml:space="preserve"> Hub for Translational Research and Liver/GI Health, FZ-Healthcare Foundation, </w:t>
      </w:r>
      <w:r w:rsidR="00273C22" w:rsidRPr="00AA12CF">
        <w:rPr>
          <w:rFonts w:cs="Calibri"/>
          <w:color w:val="000000" w:themeColor="text1"/>
          <w:szCs w:val="22"/>
          <w:rPrChange w:id="61" w:author="Joana Rodrigues Ribeiro" w:date="2026-02-07T22:16:00Z" w16du:dateUtc="2026-02-07T21:16:00Z">
            <w:rPr>
              <w:rFonts w:ascii="Calibri" w:hAnsi="Calibri" w:cs="Calibri"/>
              <w:color w:val="000000" w:themeColor="text1"/>
              <w:sz w:val="24"/>
            </w:rPr>
          </w:rPrChange>
        </w:rPr>
        <w:t xml:space="preserve">Zurich, </w:t>
      </w:r>
      <w:r w:rsidR="006D3C03" w:rsidRPr="00AA12CF">
        <w:rPr>
          <w:rFonts w:cs="Calibri"/>
          <w:color w:val="000000" w:themeColor="text1"/>
          <w:szCs w:val="22"/>
          <w:rPrChange w:id="62" w:author="Joana Rodrigues Ribeiro" w:date="2026-02-07T22:16:00Z" w16du:dateUtc="2026-02-07T21:16:00Z">
            <w:rPr>
              <w:rFonts w:ascii="Calibri" w:hAnsi="Calibri" w:cs="Calibri"/>
              <w:color w:val="000000" w:themeColor="text1"/>
              <w:sz w:val="24"/>
            </w:rPr>
          </w:rPrChange>
        </w:rPr>
        <w:t>Switzerland</w:t>
      </w:r>
    </w:p>
    <w:p w14:paraId="05B0F1A6" w14:textId="1A1C27FF" w:rsidR="006D3C03" w:rsidRPr="00AA12CF" w:rsidRDefault="008806AE" w:rsidP="00996943">
      <w:pPr>
        <w:jc w:val="left"/>
        <w:rPr>
          <w:rFonts w:cs="Calibri"/>
          <w:color w:val="000000" w:themeColor="text1"/>
          <w:szCs w:val="22"/>
          <w:rPrChange w:id="63" w:author="Joana Rodrigues Ribeiro" w:date="2026-02-07T22:16:00Z" w16du:dateUtc="2026-02-07T21:16:00Z">
            <w:rPr>
              <w:rFonts w:ascii="Calibri" w:hAnsi="Calibri" w:cs="Calibri"/>
              <w:color w:val="000000" w:themeColor="text1"/>
              <w:sz w:val="24"/>
            </w:rPr>
          </w:rPrChange>
        </w:rPr>
      </w:pPr>
      <w:r w:rsidRPr="00AA12CF">
        <w:rPr>
          <w:rFonts w:eastAsia="Times New Roman" w:cs="Calibri"/>
          <w:color w:val="000000" w:themeColor="text1"/>
          <w:szCs w:val="22"/>
          <w:vertAlign w:val="superscript"/>
          <w:rPrChange w:id="64" w:author="Joana Rodrigues Ribeiro" w:date="2026-02-07T22:16:00Z" w16du:dateUtc="2026-02-07T21:16:00Z">
            <w:rPr>
              <w:rFonts w:ascii="Calibri" w:eastAsia="Times New Roman" w:hAnsi="Calibri" w:cs="Calibri"/>
              <w:color w:val="000000" w:themeColor="text1"/>
              <w:sz w:val="24"/>
              <w:vertAlign w:val="superscript"/>
            </w:rPr>
          </w:rPrChange>
        </w:rPr>
        <w:t>3</w:t>
      </w:r>
      <w:r w:rsidR="006D3C03" w:rsidRPr="00AA12CF">
        <w:rPr>
          <w:rFonts w:eastAsia="Times New Roman" w:cs="Calibri"/>
          <w:color w:val="000000" w:themeColor="text1"/>
          <w:szCs w:val="22"/>
          <w:vertAlign w:val="superscript"/>
          <w:rPrChange w:id="65" w:author="Joana Rodrigues Ribeiro" w:date="2026-02-07T22:16:00Z" w16du:dateUtc="2026-02-07T21:16:00Z">
            <w:rPr>
              <w:rFonts w:ascii="Calibri" w:eastAsia="Times New Roman" w:hAnsi="Calibri" w:cs="Calibri"/>
              <w:color w:val="000000" w:themeColor="text1"/>
              <w:sz w:val="24"/>
              <w:vertAlign w:val="superscript"/>
            </w:rPr>
          </w:rPrChange>
        </w:rPr>
        <w:t>)</w:t>
      </w:r>
      <w:r w:rsidR="006D3C03" w:rsidRPr="00AA12CF">
        <w:rPr>
          <w:rFonts w:eastAsia="Times New Roman" w:cs="Calibri"/>
          <w:color w:val="000000" w:themeColor="text1"/>
          <w:szCs w:val="22"/>
          <w:rPrChange w:id="66" w:author="Joana Rodrigues Ribeiro" w:date="2026-02-07T22:16:00Z" w16du:dateUtc="2026-02-07T21:16:00Z">
            <w:rPr>
              <w:rFonts w:ascii="Calibri" w:eastAsia="Times New Roman" w:hAnsi="Calibri" w:cs="Calibri"/>
              <w:color w:val="000000" w:themeColor="text1"/>
              <w:sz w:val="24"/>
            </w:rPr>
          </w:rPrChange>
        </w:rPr>
        <w:t xml:space="preserve"> </w:t>
      </w:r>
      <w:r w:rsidR="00F709D4" w:rsidRPr="00AA12CF">
        <w:rPr>
          <w:rFonts w:eastAsia="Times New Roman" w:cs="Calibri"/>
          <w:color w:val="000000" w:themeColor="text1"/>
          <w:szCs w:val="22"/>
          <w:rPrChange w:id="67" w:author="Joana Rodrigues Ribeiro" w:date="2026-02-07T22:16:00Z" w16du:dateUtc="2026-02-07T21:16:00Z">
            <w:rPr>
              <w:rFonts w:ascii="Calibri" w:eastAsia="Times New Roman" w:hAnsi="Calibri" w:cs="Calibri"/>
              <w:color w:val="000000" w:themeColor="text1"/>
              <w:sz w:val="24"/>
            </w:rPr>
          </w:rPrChange>
        </w:rPr>
        <w:t>Department of Surgery, Spital Thurgau, Frauenfeld, Switzerland.</w:t>
      </w:r>
    </w:p>
    <w:p w14:paraId="0001FD6E" w14:textId="4537272C" w:rsidR="00BB5B1F" w:rsidRPr="00AA12CF" w:rsidRDefault="008806AE" w:rsidP="00996943">
      <w:pPr>
        <w:jc w:val="left"/>
        <w:rPr>
          <w:rFonts w:cs="Calibri"/>
          <w:color w:val="000000" w:themeColor="text1"/>
          <w:szCs w:val="22"/>
          <w:rPrChange w:id="68"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vertAlign w:val="superscript"/>
          <w:rPrChange w:id="69" w:author="Joana Rodrigues Ribeiro" w:date="2026-02-07T22:16:00Z" w16du:dateUtc="2026-02-07T21:16:00Z">
            <w:rPr>
              <w:rFonts w:ascii="Calibri" w:hAnsi="Calibri" w:cs="Calibri"/>
              <w:color w:val="000000" w:themeColor="text1"/>
              <w:sz w:val="24"/>
              <w:vertAlign w:val="superscript"/>
            </w:rPr>
          </w:rPrChange>
        </w:rPr>
        <w:t>4</w:t>
      </w:r>
      <w:r w:rsidR="00BB5B1F" w:rsidRPr="00AA12CF">
        <w:rPr>
          <w:rFonts w:cs="Calibri"/>
          <w:color w:val="000000" w:themeColor="text1"/>
          <w:szCs w:val="22"/>
          <w:vertAlign w:val="superscript"/>
          <w:rPrChange w:id="70" w:author="Joana Rodrigues Ribeiro" w:date="2026-02-07T22:16:00Z" w16du:dateUtc="2026-02-07T21:16:00Z">
            <w:rPr>
              <w:rFonts w:ascii="Calibri" w:hAnsi="Calibri" w:cs="Calibri"/>
              <w:color w:val="000000" w:themeColor="text1"/>
              <w:sz w:val="24"/>
              <w:vertAlign w:val="superscript"/>
            </w:rPr>
          </w:rPrChange>
        </w:rPr>
        <w:t>)</w:t>
      </w:r>
      <w:r w:rsidR="00BB5B1F" w:rsidRPr="00AA12CF">
        <w:rPr>
          <w:rFonts w:cs="Calibri"/>
          <w:color w:val="000000" w:themeColor="text1"/>
          <w:szCs w:val="22"/>
          <w:rPrChange w:id="71" w:author="Joana Rodrigues Ribeiro" w:date="2026-02-07T22:16:00Z" w16du:dateUtc="2026-02-07T21:16:00Z">
            <w:rPr>
              <w:rFonts w:ascii="Calibri" w:hAnsi="Calibri" w:cs="Calibri"/>
              <w:color w:val="000000" w:themeColor="text1"/>
              <w:sz w:val="24"/>
            </w:rPr>
          </w:rPrChange>
        </w:rPr>
        <w:t xml:space="preserve">  Department of Surgery and Transplantation, University of Zurich, </w:t>
      </w:r>
      <w:r w:rsidR="00273C22" w:rsidRPr="00AA12CF">
        <w:rPr>
          <w:rFonts w:cs="Calibri"/>
          <w:color w:val="000000" w:themeColor="text1"/>
          <w:szCs w:val="22"/>
          <w:rPrChange w:id="72" w:author="Joana Rodrigues Ribeiro" w:date="2026-02-07T22:16:00Z" w16du:dateUtc="2026-02-07T21:16:00Z">
            <w:rPr>
              <w:rFonts w:ascii="Calibri" w:hAnsi="Calibri" w:cs="Calibri"/>
              <w:color w:val="000000" w:themeColor="text1"/>
              <w:sz w:val="24"/>
            </w:rPr>
          </w:rPrChange>
        </w:rPr>
        <w:t xml:space="preserve">Zurich, </w:t>
      </w:r>
      <w:r w:rsidR="00BB5B1F" w:rsidRPr="00AA12CF">
        <w:rPr>
          <w:rFonts w:cs="Calibri"/>
          <w:color w:val="000000" w:themeColor="text1"/>
          <w:szCs w:val="22"/>
          <w:rPrChange w:id="73" w:author="Joana Rodrigues Ribeiro" w:date="2026-02-07T22:16:00Z" w16du:dateUtc="2026-02-07T21:16:00Z">
            <w:rPr>
              <w:rFonts w:ascii="Calibri" w:hAnsi="Calibri" w:cs="Calibri"/>
              <w:color w:val="000000" w:themeColor="text1"/>
              <w:sz w:val="24"/>
            </w:rPr>
          </w:rPrChange>
        </w:rPr>
        <w:t>Switzerland</w:t>
      </w:r>
    </w:p>
    <w:p w14:paraId="6381E135" w14:textId="6FE68C09" w:rsidR="008806AE" w:rsidRPr="00AA12CF" w:rsidRDefault="008806AE" w:rsidP="008806AE">
      <w:pPr>
        <w:jc w:val="left"/>
        <w:rPr>
          <w:rFonts w:cs="Calibri"/>
          <w:color w:val="000000" w:themeColor="text1"/>
          <w:szCs w:val="22"/>
          <w:rPrChange w:id="74"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vertAlign w:val="superscript"/>
          <w:rPrChange w:id="75" w:author="Joana Rodrigues Ribeiro" w:date="2026-02-07T22:16:00Z" w16du:dateUtc="2026-02-07T21:16:00Z">
            <w:rPr>
              <w:rFonts w:ascii="Calibri" w:hAnsi="Calibri" w:cs="Calibri"/>
              <w:color w:val="000000" w:themeColor="text1"/>
              <w:sz w:val="24"/>
              <w:vertAlign w:val="superscript"/>
            </w:rPr>
          </w:rPrChange>
        </w:rPr>
        <w:t>5)</w:t>
      </w:r>
      <w:r w:rsidRPr="00AA12CF">
        <w:rPr>
          <w:rFonts w:cs="Calibri"/>
          <w:color w:val="000000" w:themeColor="text1"/>
          <w:szCs w:val="22"/>
          <w:rPrChange w:id="76" w:author="Joana Rodrigues Ribeiro" w:date="2026-02-07T22:16:00Z" w16du:dateUtc="2026-02-07T21:16:00Z">
            <w:rPr>
              <w:rFonts w:ascii="Calibri" w:hAnsi="Calibri" w:cs="Calibri"/>
              <w:color w:val="000000" w:themeColor="text1"/>
              <w:sz w:val="24"/>
            </w:rPr>
          </w:rPrChange>
        </w:rPr>
        <w:t xml:space="preserve"> Department of Visceral and Thoracic Surgery, Cantonal Hospital Winterthur, Winterthur, Switzerland</w:t>
      </w:r>
    </w:p>
    <w:p w14:paraId="36DD10C7" w14:textId="77777777" w:rsidR="00203336" w:rsidRPr="00AA12CF" w:rsidRDefault="00203336" w:rsidP="006012AD">
      <w:pPr>
        <w:spacing w:line="480" w:lineRule="auto"/>
        <w:jc w:val="left"/>
        <w:rPr>
          <w:rFonts w:cs="Calibri"/>
          <w:color w:val="000000" w:themeColor="text1"/>
          <w:szCs w:val="22"/>
          <w:rPrChange w:id="77" w:author="Joana Rodrigues Ribeiro" w:date="2026-02-07T22:16:00Z" w16du:dateUtc="2026-02-07T21:16:00Z">
            <w:rPr>
              <w:rFonts w:ascii="Calibri" w:hAnsi="Calibri" w:cs="Calibri"/>
              <w:color w:val="000000" w:themeColor="text1"/>
              <w:sz w:val="24"/>
            </w:rPr>
          </w:rPrChange>
        </w:rPr>
      </w:pPr>
    </w:p>
    <w:p w14:paraId="53D79ED2" w14:textId="6C6BCD18" w:rsidR="00750BCE" w:rsidRPr="00AA12CF" w:rsidRDefault="00750BCE" w:rsidP="006012AD">
      <w:pPr>
        <w:jc w:val="left"/>
        <w:rPr>
          <w:rFonts w:cs="Calibri"/>
          <w:color w:val="000000" w:themeColor="text1"/>
          <w:szCs w:val="22"/>
          <w:rPrChange w:id="78" w:author="Joana Rodrigues Ribeiro" w:date="2026-02-07T22:16:00Z" w16du:dateUtc="2026-02-07T21:16:00Z">
            <w:rPr>
              <w:rFonts w:ascii="Calibri" w:hAnsi="Calibri" w:cs="Calibri"/>
              <w:color w:val="000000" w:themeColor="text1"/>
              <w:sz w:val="24"/>
            </w:rPr>
          </w:rPrChange>
        </w:rPr>
      </w:pPr>
      <w:r w:rsidRPr="00AA12CF">
        <w:rPr>
          <w:rFonts w:eastAsia="Times New Roman" w:cs="Calibri"/>
          <w:color w:val="000000" w:themeColor="text1"/>
          <w:szCs w:val="22"/>
          <w:rPrChange w:id="79" w:author="Joana Rodrigues Ribeiro" w:date="2026-02-07T22:16:00Z" w16du:dateUtc="2026-02-07T21:16:00Z">
            <w:rPr>
              <w:rFonts w:ascii="Calibri" w:eastAsia="Times New Roman" w:hAnsi="Calibri" w:cs="Calibri"/>
              <w:color w:val="000000" w:themeColor="text1"/>
              <w:sz w:val="24"/>
            </w:rPr>
          </w:rPrChange>
        </w:rPr>
        <w:t>*These authors contributed equally as last authors.</w:t>
      </w:r>
    </w:p>
    <w:p w14:paraId="7E727A0C" w14:textId="77777777" w:rsidR="00750BCE" w:rsidRPr="00AA12CF" w:rsidRDefault="00750BCE" w:rsidP="006012AD">
      <w:pPr>
        <w:jc w:val="left"/>
        <w:rPr>
          <w:rFonts w:cs="Calibri"/>
          <w:color w:val="000000" w:themeColor="text1"/>
          <w:szCs w:val="22"/>
          <w:rPrChange w:id="80" w:author="Joana Rodrigues Ribeiro" w:date="2026-02-07T22:16:00Z" w16du:dateUtc="2026-02-07T21:16:00Z">
            <w:rPr>
              <w:rFonts w:ascii="Calibri" w:hAnsi="Calibri" w:cs="Calibri"/>
              <w:color w:val="000000" w:themeColor="text1"/>
              <w:sz w:val="24"/>
            </w:rPr>
          </w:rPrChange>
        </w:rPr>
      </w:pPr>
    </w:p>
    <w:p w14:paraId="59D97949" w14:textId="2D20B859" w:rsidR="00203336" w:rsidRPr="00D00040" w:rsidRDefault="00203336" w:rsidP="00996943">
      <w:pPr>
        <w:pStyle w:val="ListParagraph"/>
        <w:numPr>
          <w:ilvl w:val="0"/>
          <w:numId w:val="2"/>
        </w:numPr>
        <w:tabs>
          <w:tab w:val="clear" w:pos="720"/>
        </w:tabs>
        <w:ind w:left="426" w:hanging="284"/>
        <w:rPr>
          <w:rFonts w:ascii="Arial" w:hAnsi="Arial" w:cs="Calibri"/>
          <w:b/>
          <w:color w:val="000000" w:themeColor="text1"/>
          <w:sz w:val="24"/>
          <w:rPrChange w:id="81" w:author="Joana Rodrigues Ribeiro" w:date="2026-02-07T16:39:00Z" w16du:dateUtc="2026-02-07T15:39:00Z">
            <w:rPr>
              <w:rFonts w:ascii="Calibri" w:hAnsi="Calibri" w:cs="Calibri"/>
              <w:b/>
              <w:color w:val="000000" w:themeColor="text1"/>
              <w:sz w:val="24"/>
            </w:rPr>
          </w:rPrChange>
        </w:rPr>
      </w:pPr>
      <w:r w:rsidRPr="00D00040">
        <w:rPr>
          <w:rFonts w:ascii="Arial" w:hAnsi="Arial" w:cs="Calibri"/>
          <w:b/>
          <w:color w:val="000000" w:themeColor="text1"/>
          <w:sz w:val="24"/>
          <w:rPrChange w:id="82" w:author="Joana Rodrigues Ribeiro" w:date="2026-02-07T16:39:00Z" w16du:dateUtc="2026-02-07T15:39:00Z">
            <w:rPr>
              <w:rFonts w:ascii="Calibri" w:hAnsi="Calibri" w:cs="Calibri"/>
              <w:b/>
              <w:color w:val="000000" w:themeColor="text1"/>
              <w:sz w:val="24"/>
            </w:rPr>
          </w:rPrChange>
        </w:rPr>
        <w:t>Corresponding author</w:t>
      </w:r>
      <w:r w:rsidR="00BB5B1F" w:rsidRPr="00D00040">
        <w:rPr>
          <w:rFonts w:ascii="Arial" w:hAnsi="Arial" w:cs="Calibri"/>
          <w:b/>
          <w:color w:val="000000" w:themeColor="text1"/>
          <w:sz w:val="24"/>
          <w:rPrChange w:id="83" w:author="Joana Rodrigues Ribeiro" w:date="2026-02-07T16:39:00Z" w16du:dateUtc="2026-02-07T15:39:00Z">
            <w:rPr>
              <w:rFonts w:ascii="Calibri" w:hAnsi="Calibri" w:cs="Calibri"/>
              <w:b/>
              <w:color w:val="000000" w:themeColor="text1"/>
              <w:sz w:val="24"/>
            </w:rPr>
          </w:rPrChange>
        </w:rPr>
        <w:t>s</w:t>
      </w:r>
      <w:r w:rsidRPr="00D00040">
        <w:rPr>
          <w:rFonts w:ascii="Arial" w:hAnsi="Arial" w:cs="Calibri"/>
          <w:b/>
          <w:color w:val="000000" w:themeColor="text1"/>
          <w:sz w:val="24"/>
          <w:rPrChange w:id="84" w:author="Joana Rodrigues Ribeiro" w:date="2026-02-07T16:39:00Z" w16du:dateUtc="2026-02-07T15:39:00Z">
            <w:rPr>
              <w:rFonts w:ascii="Calibri" w:hAnsi="Calibri" w:cs="Calibri"/>
              <w:b/>
              <w:color w:val="000000" w:themeColor="text1"/>
              <w:sz w:val="24"/>
            </w:rPr>
          </w:rPrChange>
        </w:rPr>
        <w:t>:</w:t>
      </w:r>
      <w:r w:rsidRPr="00D00040">
        <w:rPr>
          <w:rFonts w:ascii="Arial" w:hAnsi="Arial" w:cs="Calibri"/>
          <w:b/>
          <w:color w:val="000000" w:themeColor="text1"/>
          <w:sz w:val="24"/>
          <w:rPrChange w:id="85" w:author="Joana Rodrigues Ribeiro" w:date="2026-02-07T16:39:00Z" w16du:dateUtc="2026-02-07T15:39:00Z">
            <w:rPr>
              <w:rFonts w:ascii="Calibri" w:hAnsi="Calibri" w:cs="Calibri"/>
              <w:b/>
              <w:color w:val="000000" w:themeColor="text1"/>
              <w:sz w:val="24"/>
            </w:rPr>
          </w:rPrChange>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rsidRPr="00D00040" w14:paraId="7B10E777" w14:textId="77777777" w:rsidTr="00750BCE">
        <w:tc>
          <w:tcPr>
            <w:tcW w:w="5245" w:type="dxa"/>
          </w:tcPr>
          <w:p w14:paraId="1F965E72" w14:textId="3D75A9B5" w:rsidR="00750BCE" w:rsidRPr="00AA12CF" w:rsidRDefault="00750BCE" w:rsidP="006012AD">
            <w:pPr>
              <w:tabs>
                <w:tab w:val="left" w:pos="2970"/>
                <w:tab w:val="left" w:pos="4860"/>
              </w:tabs>
              <w:spacing w:before="0" w:after="0"/>
              <w:jc w:val="left"/>
              <w:rPr>
                <w:rFonts w:cs="Calibri"/>
                <w:color w:val="000000" w:themeColor="text1"/>
                <w:szCs w:val="22"/>
                <w:rPrChange w:id="86"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87" w:author="Joana Rodrigues Ribeiro" w:date="2026-02-07T22:16:00Z" w16du:dateUtc="2026-02-07T21:16:00Z">
                  <w:rPr>
                    <w:rFonts w:ascii="Calibri" w:hAnsi="Calibri" w:cs="Calibri"/>
                    <w:color w:val="000000" w:themeColor="text1"/>
                    <w:sz w:val="24"/>
                  </w:rPr>
                </w:rPrChange>
              </w:rPr>
              <w:t>Prof. Milo Alan Puhan</w:t>
            </w:r>
            <w:r w:rsidRPr="00AA12CF">
              <w:rPr>
                <w:rFonts w:cs="Calibri"/>
                <w:color w:val="000000" w:themeColor="text1"/>
                <w:szCs w:val="22"/>
                <w:rPrChange w:id="88" w:author="Joana Rodrigues Ribeiro" w:date="2026-02-07T22:16:00Z" w16du:dateUtc="2026-02-07T21:16:00Z">
                  <w:rPr>
                    <w:rFonts w:ascii="Calibri" w:hAnsi="Calibri" w:cs="Calibri"/>
                    <w:color w:val="000000" w:themeColor="text1"/>
                    <w:sz w:val="24"/>
                  </w:rPr>
                </w:rPrChange>
              </w:rPr>
              <w:tab/>
            </w:r>
          </w:p>
          <w:p w14:paraId="66B1F93A" w14:textId="22FFDAEA" w:rsidR="00750BCE" w:rsidRPr="00AA12CF" w:rsidRDefault="00750BCE" w:rsidP="006012AD">
            <w:pPr>
              <w:tabs>
                <w:tab w:val="left" w:pos="2970"/>
                <w:tab w:val="left" w:pos="4860"/>
              </w:tabs>
              <w:spacing w:before="0" w:after="0"/>
              <w:jc w:val="left"/>
              <w:rPr>
                <w:rFonts w:cs="Calibri"/>
                <w:color w:val="000000" w:themeColor="text1"/>
                <w:szCs w:val="22"/>
                <w:rPrChange w:id="89"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90" w:author="Joana Rodrigues Ribeiro" w:date="2026-02-07T22:16:00Z" w16du:dateUtc="2026-02-07T21:16:00Z">
                  <w:rPr>
                    <w:rFonts w:ascii="Calibri" w:hAnsi="Calibri" w:cs="Calibri"/>
                    <w:color w:val="000000" w:themeColor="text1"/>
                    <w:sz w:val="24"/>
                  </w:rPr>
                </w:rPrChange>
              </w:rPr>
              <w:t>Epidemiology, Biostatistics and Prevention Institute</w:t>
            </w:r>
          </w:p>
          <w:p w14:paraId="54B320A7" w14:textId="77777777" w:rsidR="00750BCE" w:rsidRPr="00AA12CF" w:rsidRDefault="00750BCE" w:rsidP="006012AD">
            <w:pPr>
              <w:tabs>
                <w:tab w:val="left" w:pos="2970"/>
                <w:tab w:val="left" w:pos="4860"/>
              </w:tabs>
              <w:spacing w:before="0" w:after="0"/>
              <w:jc w:val="left"/>
              <w:rPr>
                <w:rFonts w:cs="Calibri"/>
                <w:color w:val="000000" w:themeColor="text1"/>
                <w:szCs w:val="22"/>
                <w:rPrChange w:id="91"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92" w:author="Joana Rodrigues Ribeiro" w:date="2026-02-07T22:16:00Z" w16du:dateUtc="2026-02-07T21:16:00Z">
                  <w:rPr>
                    <w:rFonts w:ascii="Calibri" w:hAnsi="Calibri" w:cs="Calibri"/>
                    <w:color w:val="000000" w:themeColor="text1"/>
                    <w:sz w:val="24"/>
                  </w:rPr>
                </w:rPrChange>
              </w:rPr>
              <w:t xml:space="preserve">University of Zurich </w:t>
            </w:r>
          </w:p>
          <w:p w14:paraId="274001FA" w14:textId="77777777" w:rsidR="00750BCE" w:rsidRPr="00AA12CF" w:rsidRDefault="00750BCE" w:rsidP="006012AD">
            <w:pPr>
              <w:tabs>
                <w:tab w:val="left" w:pos="2970"/>
                <w:tab w:val="left" w:pos="4860"/>
              </w:tabs>
              <w:spacing w:before="0" w:after="0"/>
              <w:jc w:val="left"/>
              <w:rPr>
                <w:rFonts w:cs="Calibri"/>
                <w:color w:val="000000" w:themeColor="text1"/>
                <w:szCs w:val="22"/>
                <w:rPrChange w:id="93"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94" w:author="Joana Rodrigues Ribeiro" w:date="2026-02-07T22:16:00Z" w16du:dateUtc="2026-02-07T21:16:00Z">
                  <w:rPr>
                    <w:rFonts w:ascii="Calibri" w:hAnsi="Calibri" w:cs="Calibri"/>
                    <w:color w:val="000000" w:themeColor="text1"/>
                    <w:sz w:val="24"/>
                  </w:rPr>
                </w:rPrChange>
              </w:rPr>
              <w:t xml:space="preserve">84 </w:t>
            </w:r>
            <w:proofErr w:type="spellStart"/>
            <w:r w:rsidRPr="00AA12CF">
              <w:rPr>
                <w:rFonts w:cs="Calibri"/>
                <w:color w:val="000000" w:themeColor="text1"/>
                <w:szCs w:val="22"/>
                <w:rPrChange w:id="95" w:author="Joana Rodrigues Ribeiro" w:date="2026-02-07T22:16:00Z" w16du:dateUtc="2026-02-07T21:16:00Z">
                  <w:rPr>
                    <w:rFonts w:ascii="Calibri" w:hAnsi="Calibri" w:cs="Calibri"/>
                    <w:color w:val="000000" w:themeColor="text1"/>
                    <w:sz w:val="24"/>
                  </w:rPr>
                </w:rPrChange>
              </w:rPr>
              <w:t>Hirschgraben</w:t>
            </w:r>
            <w:proofErr w:type="spellEnd"/>
          </w:p>
          <w:p w14:paraId="76F886CC" w14:textId="531D5483" w:rsidR="00750BCE" w:rsidRPr="00AA12CF" w:rsidRDefault="00750BCE" w:rsidP="006012AD">
            <w:pPr>
              <w:tabs>
                <w:tab w:val="left" w:pos="2970"/>
                <w:tab w:val="left" w:pos="4860"/>
              </w:tabs>
              <w:spacing w:before="0" w:after="0"/>
              <w:jc w:val="left"/>
              <w:rPr>
                <w:rFonts w:cs="Calibri"/>
                <w:color w:val="000000" w:themeColor="text1"/>
                <w:szCs w:val="22"/>
                <w:rPrChange w:id="96"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97" w:author="Joana Rodrigues Ribeiro" w:date="2026-02-07T22:16:00Z" w16du:dateUtc="2026-02-07T21:16:00Z">
                  <w:rPr>
                    <w:rFonts w:ascii="Calibri" w:hAnsi="Calibri" w:cs="Calibri"/>
                    <w:color w:val="000000" w:themeColor="text1"/>
                    <w:sz w:val="24"/>
                  </w:rPr>
                </w:rPrChange>
              </w:rPr>
              <w:t xml:space="preserve">8001 Zurich, Switzerland </w:t>
            </w:r>
          </w:p>
          <w:p w14:paraId="37584209" w14:textId="2899A74D" w:rsidR="00750BCE" w:rsidRPr="00AA12CF" w:rsidRDefault="00750BCE" w:rsidP="006012AD">
            <w:pPr>
              <w:tabs>
                <w:tab w:val="left" w:pos="2970"/>
                <w:tab w:val="left" w:pos="4860"/>
                <w:tab w:val="left" w:pos="5310"/>
              </w:tabs>
              <w:spacing w:before="0" w:after="0"/>
              <w:jc w:val="left"/>
              <w:rPr>
                <w:rFonts w:cs="Calibri"/>
                <w:color w:val="000000" w:themeColor="text1"/>
                <w:szCs w:val="22"/>
                <w:rPrChange w:id="98"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99" w:author="Joana Rodrigues Ribeiro" w:date="2026-02-07T22:16:00Z" w16du:dateUtc="2026-02-07T21:16:00Z">
                  <w:rPr>
                    <w:rFonts w:ascii="Calibri" w:hAnsi="Calibri" w:cs="Calibri"/>
                    <w:color w:val="000000" w:themeColor="text1"/>
                    <w:sz w:val="24"/>
                  </w:rPr>
                </w:rPrChange>
              </w:rPr>
              <w:t>miloalan.puhan@uzh.ch</w:t>
            </w:r>
          </w:p>
          <w:p w14:paraId="74D71D11" w14:textId="6655D4E5" w:rsidR="00750BCE" w:rsidRPr="00AA12CF" w:rsidRDefault="00750BCE" w:rsidP="006012AD">
            <w:pPr>
              <w:tabs>
                <w:tab w:val="left" w:pos="2970"/>
                <w:tab w:val="left" w:pos="4860"/>
                <w:tab w:val="left" w:pos="5310"/>
              </w:tabs>
              <w:spacing w:before="0" w:after="0"/>
              <w:jc w:val="left"/>
              <w:rPr>
                <w:rFonts w:cs="Calibri"/>
                <w:color w:val="000000" w:themeColor="text1"/>
                <w:szCs w:val="22"/>
                <w:rPrChange w:id="100"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01" w:author="Joana Rodrigues Ribeiro" w:date="2026-02-07T22:16:00Z" w16du:dateUtc="2026-02-07T21:16:00Z">
                  <w:rPr>
                    <w:rFonts w:ascii="Calibri" w:hAnsi="Calibri" w:cs="Calibri"/>
                    <w:color w:val="000000" w:themeColor="text1"/>
                    <w:sz w:val="24"/>
                  </w:rPr>
                </w:rPrChange>
              </w:rPr>
              <w:t xml:space="preserve">+41 </w:t>
            </w:r>
            <w:r w:rsidR="003B4729" w:rsidRPr="00AA12CF">
              <w:rPr>
                <w:rFonts w:cs="Calibri"/>
                <w:color w:val="000000" w:themeColor="text1"/>
                <w:szCs w:val="22"/>
                <w:rPrChange w:id="102" w:author="Joana Rodrigues Ribeiro" w:date="2026-02-07T22:16:00Z" w16du:dateUtc="2026-02-07T21:16:00Z">
                  <w:rPr>
                    <w:rFonts w:ascii="Calibri" w:hAnsi="Calibri" w:cs="Calibri"/>
                    <w:color w:val="000000" w:themeColor="text1"/>
                    <w:sz w:val="24"/>
                  </w:rPr>
                </w:rPrChange>
              </w:rPr>
              <w:t>44 634 4610</w:t>
            </w:r>
          </w:p>
          <w:p w14:paraId="3D502E16" w14:textId="50E81F34" w:rsidR="00722096" w:rsidRPr="00D00040" w:rsidRDefault="00722096" w:rsidP="006012AD">
            <w:pPr>
              <w:tabs>
                <w:tab w:val="left" w:pos="2970"/>
                <w:tab w:val="left" w:pos="4860"/>
                <w:tab w:val="left" w:pos="5310"/>
              </w:tabs>
              <w:spacing w:before="0" w:after="0"/>
              <w:jc w:val="left"/>
              <w:rPr>
                <w:rFonts w:cs="Calibri"/>
                <w:color w:val="000000" w:themeColor="text1"/>
                <w:sz w:val="24"/>
                <w:rPrChange w:id="103" w:author="Joana Rodrigues Ribeiro" w:date="2026-02-07T16:39:00Z" w16du:dateUtc="2026-02-07T15:39:00Z">
                  <w:rPr>
                    <w:rFonts w:ascii="Calibri" w:hAnsi="Calibri" w:cs="Calibri"/>
                    <w:color w:val="000000" w:themeColor="text1"/>
                    <w:sz w:val="24"/>
                  </w:rPr>
                </w:rPrChange>
              </w:rPr>
            </w:pPr>
          </w:p>
        </w:tc>
        <w:tc>
          <w:tcPr>
            <w:tcW w:w="4394" w:type="dxa"/>
          </w:tcPr>
          <w:p w14:paraId="0601585F" w14:textId="77777777" w:rsidR="00750BCE" w:rsidRPr="00AA12CF" w:rsidRDefault="00750BCE" w:rsidP="006012AD">
            <w:pPr>
              <w:spacing w:before="0" w:after="0"/>
              <w:jc w:val="left"/>
              <w:outlineLvl w:val="0"/>
              <w:rPr>
                <w:rFonts w:cs="Calibri"/>
                <w:color w:val="000000" w:themeColor="text1"/>
                <w:szCs w:val="22"/>
                <w:rPrChange w:id="104"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05" w:author="Joana Rodrigues Ribeiro" w:date="2026-02-07T22:16:00Z" w16du:dateUtc="2026-02-07T21:16:00Z">
                  <w:rPr>
                    <w:rFonts w:ascii="Calibri" w:hAnsi="Calibri" w:cs="Calibri"/>
                    <w:color w:val="000000" w:themeColor="text1"/>
                    <w:sz w:val="24"/>
                  </w:rPr>
                </w:rPrChange>
              </w:rPr>
              <w:t>Prof. Pierre-Alain Clavien</w:t>
            </w:r>
          </w:p>
          <w:p w14:paraId="2B416B53" w14:textId="77777777" w:rsidR="00750BCE" w:rsidRPr="00AA12CF" w:rsidRDefault="00750BCE" w:rsidP="006012AD">
            <w:pPr>
              <w:spacing w:before="0" w:after="0"/>
              <w:jc w:val="left"/>
              <w:outlineLvl w:val="0"/>
              <w:rPr>
                <w:rFonts w:cs="Calibri"/>
                <w:color w:val="000000" w:themeColor="text1"/>
                <w:szCs w:val="22"/>
                <w:rPrChange w:id="106"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07" w:author="Joana Rodrigues Ribeiro" w:date="2026-02-07T22:16:00Z" w16du:dateUtc="2026-02-07T21:16:00Z">
                  <w:rPr>
                    <w:rFonts w:ascii="Calibri" w:hAnsi="Calibri" w:cs="Calibri"/>
                    <w:color w:val="000000" w:themeColor="text1"/>
                    <w:sz w:val="24"/>
                  </w:rPr>
                </w:rPrChange>
              </w:rPr>
              <w:t>Swiss Medical Network</w:t>
            </w:r>
          </w:p>
          <w:p w14:paraId="07BF20E7" w14:textId="77777777" w:rsidR="00750BCE" w:rsidRPr="00AA12CF" w:rsidRDefault="00750BCE" w:rsidP="006012AD">
            <w:pPr>
              <w:spacing w:before="0" w:after="0"/>
              <w:jc w:val="left"/>
              <w:outlineLvl w:val="0"/>
              <w:rPr>
                <w:rFonts w:cs="Calibri"/>
                <w:color w:val="000000" w:themeColor="text1"/>
                <w:szCs w:val="22"/>
                <w:rPrChange w:id="108" w:author="Joana Rodrigues Ribeiro" w:date="2026-02-07T22:16:00Z" w16du:dateUtc="2026-02-07T21:16:00Z">
                  <w:rPr>
                    <w:rFonts w:ascii="Calibri" w:hAnsi="Calibri" w:cs="Calibri"/>
                    <w:color w:val="000000" w:themeColor="text1"/>
                    <w:sz w:val="24"/>
                  </w:rPr>
                </w:rPrChange>
              </w:rPr>
            </w:pPr>
            <w:proofErr w:type="spellStart"/>
            <w:r w:rsidRPr="00AA12CF">
              <w:rPr>
                <w:rFonts w:cs="Calibri"/>
                <w:color w:val="000000" w:themeColor="text1"/>
                <w:szCs w:val="22"/>
                <w:rPrChange w:id="109" w:author="Joana Rodrigues Ribeiro" w:date="2026-02-07T22:16:00Z" w16du:dateUtc="2026-02-07T21:16:00Z">
                  <w:rPr>
                    <w:rFonts w:ascii="Calibri" w:hAnsi="Calibri" w:cs="Calibri"/>
                    <w:color w:val="000000" w:themeColor="text1"/>
                    <w:sz w:val="24"/>
                  </w:rPr>
                </w:rPrChange>
              </w:rPr>
              <w:t>Toblerstrasse</w:t>
            </w:r>
            <w:proofErr w:type="spellEnd"/>
            <w:r w:rsidRPr="00AA12CF">
              <w:rPr>
                <w:rFonts w:cs="Calibri"/>
                <w:color w:val="000000" w:themeColor="text1"/>
                <w:szCs w:val="22"/>
                <w:rPrChange w:id="110" w:author="Joana Rodrigues Ribeiro" w:date="2026-02-07T22:16:00Z" w16du:dateUtc="2026-02-07T21:16:00Z">
                  <w:rPr>
                    <w:rFonts w:ascii="Calibri" w:hAnsi="Calibri" w:cs="Calibri"/>
                    <w:color w:val="000000" w:themeColor="text1"/>
                    <w:sz w:val="24"/>
                  </w:rPr>
                </w:rPrChange>
              </w:rPr>
              <w:t xml:space="preserve"> 51</w:t>
            </w:r>
          </w:p>
          <w:p w14:paraId="4A5DF7EA" w14:textId="77777777" w:rsidR="00750BCE" w:rsidRPr="00AA12CF" w:rsidRDefault="00750BCE" w:rsidP="006012AD">
            <w:pPr>
              <w:spacing w:before="0" w:after="0"/>
              <w:jc w:val="left"/>
              <w:outlineLvl w:val="0"/>
              <w:rPr>
                <w:rFonts w:cs="Calibri"/>
                <w:color w:val="000000" w:themeColor="text1"/>
                <w:szCs w:val="22"/>
                <w:rPrChange w:id="111"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12" w:author="Joana Rodrigues Ribeiro" w:date="2026-02-07T22:16:00Z" w16du:dateUtc="2026-02-07T21:16:00Z">
                  <w:rPr>
                    <w:rFonts w:ascii="Calibri" w:hAnsi="Calibri" w:cs="Calibri"/>
                    <w:color w:val="000000" w:themeColor="text1"/>
                    <w:sz w:val="24"/>
                  </w:rPr>
                </w:rPrChange>
              </w:rPr>
              <w:t>8044 Zurich, Switzerland</w:t>
            </w:r>
          </w:p>
          <w:p w14:paraId="1C9D50FA" w14:textId="77777777" w:rsidR="00750BCE" w:rsidRPr="00AA12CF" w:rsidRDefault="00750BCE" w:rsidP="006012AD">
            <w:pPr>
              <w:tabs>
                <w:tab w:val="left" w:pos="2970"/>
                <w:tab w:val="left" w:pos="4860"/>
                <w:tab w:val="left" w:pos="5310"/>
              </w:tabs>
              <w:spacing w:before="0" w:after="0"/>
              <w:jc w:val="left"/>
              <w:rPr>
                <w:rFonts w:cs="Calibri"/>
                <w:color w:val="000000" w:themeColor="text1"/>
                <w:szCs w:val="22"/>
                <w:rPrChange w:id="113"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14" w:author="Joana Rodrigues Ribeiro" w:date="2026-02-07T22:16:00Z" w16du:dateUtc="2026-02-07T21:16:00Z">
                  <w:rPr>
                    <w:rFonts w:ascii="Calibri" w:hAnsi="Calibri" w:cs="Calibri"/>
                    <w:color w:val="000000" w:themeColor="text1"/>
                    <w:sz w:val="24"/>
                  </w:rPr>
                </w:rPrChange>
              </w:rPr>
              <w:t>clavien@access.uzh.ch</w:t>
            </w:r>
          </w:p>
          <w:p w14:paraId="4841F058" w14:textId="77777777" w:rsidR="00750BCE" w:rsidRPr="00AA12CF" w:rsidRDefault="00750BCE" w:rsidP="006012AD">
            <w:pPr>
              <w:tabs>
                <w:tab w:val="left" w:pos="2970"/>
                <w:tab w:val="left" w:pos="4860"/>
              </w:tabs>
              <w:spacing w:before="0" w:after="0"/>
              <w:jc w:val="left"/>
              <w:rPr>
                <w:rFonts w:cs="Calibri"/>
                <w:color w:val="000000" w:themeColor="text1"/>
                <w:szCs w:val="22"/>
                <w:rPrChange w:id="115"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16" w:author="Joana Rodrigues Ribeiro" w:date="2026-02-07T22:16:00Z" w16du:dateUtc="2026-02-07T21:16:00Z">
                  <w:rPr>
                    <w:rFonts w:ascii="Calibri" w:hAnsi="Calibri" w:cs="Calibri"/>
                    <w:color w:val="000000" w:themeColor="text1"/>
                    <w:sz w:val="24"/>
                  </w:rPr>
                </w:rPrChange>
              </w:rPr>
              <w:t xml:space="preserve">+41 </w:t>
            </w:r>
            <w:proofErr w:type="spellStart"/>
            <w:r w:rsidRPr="00AA12CF">
              <w:rPr>
                <w:rFonts w:cs="Calibri"/>
                <w:color w:val="000000" w:themeColor="text1"/>
                <w:szCs w:val="22"/>
                <w:rPrChange w:id="117" w:author="Joana Rodrigues Ribeiro" w:date="2026-02-07T22:16:00Z" w16du:dateUtc="2026-02-07T21:16:00Z">
                  <w:rPr>
                    <w:rFonts w:ascii="Calibri" w:hAnsi="Calibri" w:cs="Calibri"/>
                    <w:color w:val="000000" w:themeColor="text1"/>
                    <w:sz w:val="24"/>
                  </w:rPr>
                </w:rPrChange>
              </w:rPr>
              <w:t>XXXXXx</w:t>
            </w:r>
            <w:proofErr w:type="spellEnd"/>
          </w:p>
          <w:p w14:paraId="4804CBF2" w14:textId="5A384BD4" w:rsidR="00FA1AC0" w:rsidRPr="00D00040" w:rsidRDefault="00FA1AC0" w:rsidP="006012AD">
            <w:pPr>
              <w:tabs>
                <w:tab w:val="left" w:pos="2970"/>
                <w:tab w:val="left" w:pos="4860"/>
              </w:tabs>
              <w:spacing w:before="0" w:after="0"/>
              <w:jc w:val="left"/>
              <w:rPr>
                <w:rFonts w:cs="Calibri"/>
                <w:color w:val="000000" w:themeColor="text1"/>
                <w:sz w:val="24"/>
                <w:rPrChange w:id="118" w:author="Joana Rodrigues Ribeiro" w:date="2026-02-07T16:39:00Z" w16du:dateUtc="2026-02-07T15:39:00Z">
                  <w:rPr>
                    <w:rFonts w:ascii="Calibri" w:hAnsi="Calibri" w:cs="Calibri"/>
                    <w:color w:val="000000" w:themeColor="text1"/>
                    <w:sz w:val="24"/>
                  </w:rPr>
                </w:rPrChange>
              </w:rPr>
            </w:pPr>
          </w:p>
        </w:tc>
      </w:tr>
    </w:tbl>
    <w:p w14:paraId="51729638" w14:textId="63BD912E" w:rsidR="00203336" w:rsidRPr="00AA12CF" w:rsidRDefault="00203336">
      <w:pPr>
        <w:rPr>
          <w:bCs/>
          <w:rPrChange w:id="119" w:author="Joana Rodrigues Ribeiro" w:date="2026-02-07T22:16:00Z" w16du:dateUtc="2026-02-07T21:16:00Z">
            <w:rPr>
              <w:rFonts w:ascii="Calibri" w:hAnsi="Calibri" w:cs="Calibri"/>
              <w:bCs/>
              <w:color w:val="000000" w:themeColor="text1"/>
              <w:sz w:val="24"/>
            </w:rPr>
          </w:rPrChange>
        </w:rPr>
        <w:pPrChange w:id="120" w:author="Joana Rodrigues Ribeiro" w:date="2026-02-08T09:43:00Z" w16du:dateUtc="2026-02-08T08:43:00Z">
          <w:pPr>
            <w:spacing w:before="0" w:after="0"/>
            <w:jc w:val="left"/>
          </w:pPr>
        </w:pPrChange>
      </w:pPr>
      <w:r w:rsidRPr="00AA12CF">
        <w:rPr>
          <w:b/>
          <w:rPrChange w:id="121" w:author="Joana Rodrigues Ribeiro" w:date="2026-02-07T22:16:00Z" w16du:dateUtc="2026-02-07T21:16:00Z">
            <w:rPr>
              <w:rFonts w:ascii="Calibri" w:hAnsi="Calibri" w:cs="Calibri"/>
              <w:b/>
              <w:color w:val="000000" w:themeColor="text1"/>
              <w:sz w:val="24"/>
            </w:rPr>
          </w:rPrChange>
        </w:rPr>
        <w:lastRenderedPageBreak/>
        <w:t>Financial support and sponsorship</w:t>
      </w:r>
      <w:r w:rsidRPr="00AA12CF">
        <w:rPr>
          <w:rPrChange w:id="122" w:author="Joana Rodrigues Ribeiro" w:date="2026-02-07T22:16:00Z" w16du:dateUtc="2026-02-07T21:16:00Z">
            <w:rPr>
              <w:rFonts w:ascii="Calibri" w:hAnsi="Calibri" w:cs="Calibri"/>
              <w:color w:val="000000" w:themeColor="text1"/>
              <w:sz w:val="24"/>
            </w:rPr>
          </w:rPrChange>
        </w:rPr>
        <w:t xml:space="preserve">: </w:t>
      </w:r>
      <w:r w:rsidR="00722096" w:rsidRPr="00AA12CF">
        <w:rPr>
          <w:rPrChange w:id="123" w:author="Joana Rodrigues Ribeiro" w:date="2026-02-07T22:16:00Z" w16du:dateUtc="2026-02-07T21:16:00Z">
            <w:rPr>
              <w:rFonts w:ascii="Calibri" w:hAnsi="Calibri" w:cs="Calibri"/>
              <w:color w:val="000000" w:themeColor="text1"/>
              <w:sz w:val="24"/>
            </w:rPr>
          </w:rPrChange>
        </w:rPr>
        <w:t>The authors received no commercial funding for this research. This study is supported by the LGID (Liver and Gastrointestinal Disease) Foundation and FZ-Healthcare Foundation.</w:t>
      </w:r>
    </w:p>
    <w:p w14:paraId="33F9D07D" w14:textId="4E576897" w:rsidR="00203336" w:rsidRPr="00AA12CF" w:rsidRDefault="00203336">
      <w:pPr>
        <w:rPr>
          <w:rPrChange w:id="124" w:author="Joana Rodrigues Ribeiro" w:date="2026-02-07T22:16:00Z" w16du:dateUtc="2026-02-07T21:16:00Z">
            <w:rPr>
              <w:rFonts w:ascii="Calibri" w:hAnsi="Calibri" w:cs="Calibri"/>
              <w:color w:val="000000" w:themeColor="text1"/>
              <w:sz w:val="24"/>
            </w:rPr>
          </w:rPrChange>
        </w:rPr>
        <w:pPrChange w:id="125" w:author="Joana Rodrigues Ribeiro" w:date="2026-02-08T09:43:00Z" w16du:dateUtc="2026-02-08T08:43:00Z">
          <w:pPr>
            <w:spacing w:before="0" w:after="0"/>
            <w:jc w:val="left"/>
          </w:pPr>
        </w:pPrChange>
      </w:pPr>
      <w:r w:rsidRPr="00AA12CF">
        <w:rPr>
          <w:b/>
          <w:rPrChange w:id="126" w:author="Joana Rodrigues Ribeiro" w:date="2026-02-07T22:16:00Z" w16du:dateUtc="2026-02-07T21:16:00Z">
            <w:rPr>
              <w:rFonts w:ascii="Calibri" w:hAnsi="Calibri" w:cs="Calibri"/>
              <w:b/>
              <w:color w:val="000000" w:themeColor="text1"/>
              <w:sz w:val="24"/>
            </w:rPr>
          </w:rPrChange>
        </w:rPr>
        <w:t>Conflict of interest:</w:t>
      </w:r>
      <w:r w:rsidRPr="00AA12CF">
        <w:rPr>
          <w:rPrChange w:id="127" w:author="Joana Rodrigues Ribeiro" w:date="2026-02-07T22:16:00Z" w16du:dateUtc="2026-02-07T21:16:00Z">
            <w:rPr>
              <w:rFonts w:ascii="Calibri" w:hAnsi="Calibri" w:cs="Calibri"/>
              <w:color w:val="000000" w:themeColor="text1"/>
              <w:sz w:val="24"/>
            </w:rPr>
          </w:rPrChange>
        </w:rPr>
        <w:t xml:space="preserve"> </w:t>
      </w:r>
      <w:r w:rsidR="001C4DED" w:rsidRPr="00AA12CF">
        <w:rPr>
          <w:rPrChange w:id="128" w:author="Joana Rodrigues Ribeiro" w:date="2026-02-07T22:16:00Z" w16du:dateUtc="2026-02-07T21:16:00Z">
            <w:rPr>
              <w:rFonts w:ascii="Calibri" w:hAnsi="Calibri" w:cs="Calibri"/>
              <w:color w:val="000000" w:themeColor="text1"/>
              <w:sz w:val="24"/>
            </w:rPr>
          </w:rPrChange>
        </w:rPr>
        <w:t>The authors declare no conflicts of interest.</w:t>
      </w:r>
    </w:p>
    <w:p w14:paraId="4D1AD1FF" w14:textId="58DC25AD" w:rsidR="00273C22" w:rsidRPr="00AA12CF" w:rsidRDefault="00203336">
      <w:pPr>
        <w:rPr>
          <w:rPrChange w:id="129" w:author="Joana Rodrigues Ribeiro" w:date="2026-02-07T22:16:00Z" w16du:dateUtc="2026-02-07T21:16:00Z">
            <w:rPr>
              <w:rFonts w:ascii="Calibri" w:hAnsi="Calibri" w:cs="Calibri"/>
              <w:color w:val="000000" w:themeColor="text1"/>
              <w:sz w:val="24"/>
            </w:rPr>
          </w:rPrChange>
        </w:rPr>
        <w:pPrChange w:id="130" w:author="Joana Rodrigues Ribeiro" w:date="2026-02-08T09:43:00Z" w16du:dateUtc="2026-02-08T08:43:00Z">
          <w:pPr>
            <w:spacing w:before="0" w:after="0"/>
            <w:jc w:val="left"/>
            <w:outlineLvl w:val="0"/>
          </w:pPr>
        </w:pPrChange>
      </w:pPr>
      <w:r w:rsidRPr="00AA12CF">
        <w:rPr>
          <w:b/>
          <w:rPrChange w:id="131" w:author="Joana Rodrigues Ribeiro" w:date="2026-02-07T22:16:00Z" w16du:dateUtc="2026-02-07T21:16:00Z">
            <w:rPr>
              <w:rFonts w:ascii="Calibri" w:hAnsi="Calibri" w:cs="Calibri"/>
              <w:b/>
              <w:color w:val="000000" w:themeColor="text1"/>
              <w:sz w:val="24"/>
            </w:rPr>
          </w:rPrChange>
        </w:rPr>
        <w:t xml:space="preserve">Running head: </w:t>
      </w:r>
      <w:r w:rsidRPr="00AA12CF">
        <w:rPr>
          <w:bCs/>
          <w:rPrChange w:id="132" w:author="Joana Rodrigues Ribeiro" w:date="2026-02-07T22:16:00Z" w16du:dateUtc="2026-02-07T21:16:00Z">
            <w:rPr>
              <w:rFonts w:ascii="Calibri" w:hAnsi="Calibri" w:cs="Calibri"/>
              <w:bCs/>
              <w:color w:val="000000" w:themeColor="text1"/>
              <w:sz w:val="24"/>
            </w:rPr>
          </w:rPrChange>
        </w:rPr>
        <w:t xml:space="preserve"> </w:t>
      </w:r>
      <w:r w:rsidR="008712BA" w:rsidRPr="00AA12CF">
        <w:rPr>
          <w:bCs/>
          <w:rPrChange w:id="133" w:author="Joana Rodrigues Ribeiro" w:date="2026-02-07T22:16:00Z" w16du:dateUtc="2026-02-07T21:16:00Z">
            <w:rPr>
              <w:rFonts w:ascii="Calibri" w:hAnsi="Calibri" w:cs="Calibri"/>
              <w:bCs/>
              <w:color w:val="000000" w:themeColor="text1"/>
              <w:sz w:val="24"/>
            </w:rPr>
          </w:rPrChange>
        </w:rPr>
        <w:t xml:space="preserve">Meaningful trials in </w:t>
      </w:r>
      <w:del w:id="134" w:author="Joana Rodrigues Ribeiro" w:date="2026-02-08T13:11:00Z" w16du:dateUtc="2026-02-08T12:11:00Z">
        <w:r w:rsidR="008712BA" w:rsidRPr="00AA12CF" w:rsidDel="002C16D8">
          <w:rPr>
            <w:bCs/>
            <w:rPrChange w:id="135" w:author="Joana Rodrigues Ribeiro" w:date="2026-02-07T22:16:00Z" w16du:dateUtc="2026-02-07T21:16:00Z">
              <w:rPr>
                <w:rFonts w:ascii="Calibri" w:hAnsi="Calibri" w:cs="Calibri"/>
                <w:bCs/>
                <w:color w:val="000000" w:themeColor="text1"/>
                <w:sz w:val="24"/>
              </w:rPr>
            </w:rPrChange>
          </w:rPr>
          <w:delText xml:space="preserve">visceral </w:delText>
        </w:r>
      </w:del>
      <w:r w:rsidR="008712BA" w:rsidRPr="00AA12CF">
        <w:rPr>
          <w:bCs/>
          <w:rPrChange w:id="136" w:author="Joana Rodrigues Ribeiro" w:date="2026-02-07T22:16:00Z" w16du:dateUtc="2026-02-07T21:16:00Z">
            <w:rPr>
              <w:rFonts w:ascii="Calibri" w:hAnsi="Calibri" w:cs="Calibri"/>
              <w:bCs/>
              <w:color w:val="000000" w:themeColor="text1"/>
              <w:sz w:val="24"/>
            </w:rPr>
          </w:rPrChange>
        </w:rPr>
        <w:t>surgery</w:t>
      </w:r>
    </w:p>
    <w:p w14:paraId="3947190E" w14:textId="0FACD5DB" w:rsidR="00273C22" w:rsidRPr="00AA12CF" w:rsidRDefault="00273C22">
      <w:pPr>
        <w:rPr>
          <w:rPrChange w:id="137" w:author="Joana Rodrigues Ribeiro" w:date="2026-02-07T22:16:00Z" w16du:dateUtc="2026-02-07T21:16:00Z">
            <w:rPr>
              <w:rFonts w:ascii="Calibri" w:hAnsi="Calibri" w:cs="Calibri"/>
              <w:color w:val="000000" w:themeColor="text1"/>
              <w:sz w:val="24"/>
            </w:rPr>
          </w:rPrChange>
        </w:rPr>
        <w:pPrChange w:id="138" w:author="Joana Rodrigues Ribeiro" w:date="2026-02-08T09:43:00Z" w16du:dateUtc="2026-02-08T08:43:00Z">
          <w:pPr>
            <w:spacing w:before="0" w:after="0" w:line="480" w:lineRule="auto"/>
            <w:jc w:val="left"/>
          </w:pPr>
        </w:pPrChange>
      </w:pPr>
      <w:r w:rsidRPr="00AA12CF">
        <w:rPr>
          <w:b/>
          <w:bCs/>
          <w:rPrChange w:id="139" w:author="Joana Rodrigues Ribeiro" w:date="2026-02-07T22:16:00Z" w16du:dateUtc="2026-02-07T21:16:00Z">
            <w:rPr>
              <w:rFonts w:ascii="Calibri" w:hAnsi="Calibri" w:cs="Calibri"/>
              <w:b/>
              <w:bCs/>
              <w:color w:val="000000" w:themeColor="text1"/>
              <w:sz w:val="24"/>
            </w:rPr>
          </w:rPrChange>
        </w:rPr>
        <w:t xml:space="preserve">Keywords: </w:t>
      </w:r>
      <w:ins w:id="140" w:author="Joana Rodrigues Ribeiro" w:date="2026-02-08T13:11:00Z" w16du:dateUtc="2026-02-08T12:11:00Z">
        <w:r w:rsidR="002C16D8">
          <w:t>S</w:t>
        </w:r>
      </w:ins>
      <w:del w:id="141" w:author="Joana Rodrigues Ribeiro" w:date="2026-02-08T13:11:00Z" w16du:dateUtc="2026-02-08T12:11:00Z">
        <w:r w:rsidR="006012AD" w:rsidRPr="00AA12CF" w:rsidDel="002C16D8">
          <w:rPr>
            <w:rPrChange w:id="142" w:author="Joana Rodrigues Ribeiro" w:date="2026-02-07T22:16:00Z" w16du:dateUtc="2026-02-07T21:16:00Z">
              <w:rPr>
                <w:rFonts w:ascii="Calibri" w:hAnsi="Calibri" w:cs="Calibri"/>
                <w:color w:val="000000" w:themeColor="text1"/>
                <w:sz w:val="24"/>
              </w:rPr>
            </w:rPrChange>
          </w:rPr>
          <w:delText>Visceral s</w:delText>
        </w:r>
      </w:del>
      <w:r w:rsidR="006012AD" w:rsidRPr="00AA12CF">
        <w:rPr>
          <w:rPrChange w:id="143" w:author="Joana Rodrigues Ribeiro" w:date="2026-02-07T22:16:00Z" w16du:dateUtc="2026-02-07T21:16:00Z">
            <w:rPr>
              <w:rFonts w:ascii="Calibri" w:hAnsi="Calibri" w:cs="Calibri"/>
              <w:color w:val="000000" w:themeColor="text1"/>
              <w:sz w:val="24"/>
            </w:rPr>
          </w:rPrChange>
        </w:rPr>
        <w:t>urgery,</w:t>
      </w:r>
      <w:r w:rsidR="006012AD" w:rsidRPr="00AA12CF">
        <w:rPr>
          <w:b/>
          <w:bCs/>
          <w:rPrChange w:id="144" w:author="Joana Rodrigues Ribeiro" w:date="2026-02-07T22:16:00Z" w16du:dateUtc="2026-02-07T21:16:00Z">
            <w:rPr>
              <w:rFonts w:ascii="Calibri" w:hAnsi="Calibri" w:cs="Calibri"/>
              <w:b/>
              <w:bCs/>
              <w:color w:val="000000" w:themeColor="text1"/>
              <w:sz w:val="24"/>
            </w:rPr>
          </w:rPrChange>
        </w:rPr>
        <w:t xml:space="preserve"> </w:t>
      </w:r>
      <w:r w:rsidR="006012AD" w:rsidRPr="00AA12CF">
        <w:rPr>
          <w:rPrChange w:id="145" w:author="Joana Rodrigues Ribeiro" w:date="2026-02-07T22:16:00Z" w16du:dateUtc="2026-02-07T21:16:00Z">
            <w:rPr>
              <w:rFonts w:ascii="Calibri" w:hAnsi="Calibri" w:cs="Calibri"/>
              <w:color w:val="000000" w:themeColor="text1"/>
              <w:sz w:val="24"/>
            </w:rPr>
          </w:rPrChange>
        </w:rPr>
        <w:t xml:space="preserve">Randomized </w:t>
      </w:r>
      <w:ins w:id="146" w:author="Joana Rodrigues Ribeiro" w:date="2026-02-08T13:11:00Z" w16du:dateUtc="2026-02-08T12:11:00Z">
        <w:r w:rsidR="002C16D8">
          <w:t>c</w:t>
        </w:r>
      </w:ins>
      <w:del w:id="147" w:author="Joana Rodrigues Ribeiro" w:date="2026-02-08T13:11:00Z" w16du:dateUtc="2026-02-08T12:11:00Z">
        <w:r w:rsidR="006012AD" w:rsidRPr="00AA12CF" w:rsidDel="002C16D8">
          <w:rPr>
            <w:rPrChange w:id="148" w:author="Joana Rodrigues Ribeiro" w:date="2026-02-07T22:16:00Z" w16du:dateUtc="2026-02-07T21:16:00Z">
              <w:rPr>
                <w:rFonts w:ascii="Calibri" w:hAnsi="Calibri" w:cs="Calibri"/>
                <w:color w:val="000000" w:themeColor="text1"/>
                <w:sz w:val="24"/>
              </w:rPr>
            </w:rPrChange>
          </w:rPr>
          <w:delText>C</w:delText>
        </w:r>
      </w:del>
      <w:r w:rsidR="006012AD" w:rsidRPr="00AA12CF">
        <w:rPr>
          <w:rPrChange w:id="149" w:author="Joana Rodrigues Ribeiro" w:date="2026-02-07T22:16:00Z" w16du:dateUtc="2026-02-07T21:16:00Z">
            <w:rPr>
              <w:rFonts w:ascii="Calibri" w:hAnsi="Calibri" w:cs="Calibri"/>
              <w:color w:val="000000" w:themeColor="text1"/>
              <w:sz w:val="24"/>
            </w:rPr>
          </w:rPrChange>
        </w:rPr>
        <w:t xml:space="preserve">ontrolled </w:t>
      </w:r>
      <w:ins w:id="150" w:author="Joana Rodrigues Ribeiro" w:date="2026-02-08T13:11:00Z" w16du:dateUtc="2026-02-08T12:11:00Z">
        <w:r w:rsidR="002C16D8">
          <w:t>t</w:t>
        </w:r>
      </w:ins>
      <w:del w:id="151" w:author="Joana Rodrigues Ribeiro" w:date="2026-02-08T13:11:00Z" w16du:dateUtc="2026-02-08T12:11:00Z">
        <w:r w:rsidR="006012AD" w:rsidRPr="00AA12CF" w:rsidDel="002C16D8">
          <w:rPr>
            <w:rPrChange w:id="152" w:author="Joana Rodrigues Ribeiro" w:date="2026-02-07T22:16:00Z" w16du:dateUtc="2026-02-07T21:16:00Z">
              <w:rPr>
                <w:rFonts w:ascii="Calibri" w:hAnsi="Calibri" w:cs="Calibri"/>
                <w:color w:val="000000" w:themeColor="text1"/>
                <w:sz w:val="24"/>
              </w:rPr>
            </w:rPrChange>
          </w:rPr>
          <w:delText>T</w:delText>
        </w:r>
      </w:del>
      <w:r w:rsidR="006012AD" w:rsidRPr="00AA12CF">
        <w:rPr>
          <w:rPrChange w:id="153" w:author="Joana Rodrigues Ribeiro" w:date="2026-02-07T22:16:00Z" w16du:dateUtc="2026-02-07T21:16:00Z">
            <w:rPr>
              <w:rFonts w:ascii="Calibri" w:hAnsi="Calibri" w:cs="Calibri"/>
              <w:color w:val="000000" w:themeColor="text1"/>
              <w:sz w:val="24"/>
            </w:rPr>
          </w:rPrChange>
        </w:rPr>
        <w:t>rials,</w:t>
      </w:r>
      <w:r w:rsidR="006012AD" w:rsidRPr="00AA12CF">
        <w:rPr>
          <w:b/>
          <w:bCs/>
          <w:rPrChange w:id="154" w:author="Joana Rodrigues Ribeiro" w:date="2026-02-07T22:16:00Z" w16du:dateUtc="2026-02-07T21:16:00Z">
            <w:rPr>
              <w:rFonts w:ascii="Calibri" w:hAnsi="Calibri" w:cs="Calibri"/>
              <w:b/>
              <w:bCs/>
              <w:color w:val="000000" w:themeColor="text1"/>
              <w:sz w:val="24"/>
            </w:rPr>
          </w:rPrChange>
        </w:rPr>
        <w:t xml:space="preserve"> </w:t>
      </w:r>
      <w:r w:rsidRPr="00AA12CF">
        <w:rPr>
          <w:rPrChange w:id="155" w:author="Joana Rodrigues Ribeiro" w:date="2026-02-07T22:16:00Z" w16du:dateUtc="2026-02-07T21:16:00Z">
            <w:rPr>
              <w:rFonts w:ascii="Calibri" w:hAnsi="Calibri" w:cs="Calibri"/>
              <w:color w:val="000000" w:themeColor="text1"/>
              <w:sz w:val="24"/>
            </w:rPr>
          </w:rPrChange>
        </w:rPr>
        <w:t>Patient-centered research</w:t>
      </w:r>
      <w:ins w:id="156" w:author="Joana Rodrigues Ribeiro" w:date="2026-02-08T13:11:00Z" w16du:dateUtc="2026-02-08T12:11:00Z">
        <w:r w:rsidR="002C16D8">
          <w:t xml:space="preserve">, </w:t>
        </w:r>
      </w:ins>
      <w:del w:id="157" w:author="Joana Rodrigues Ribeiro" w:date="2026-02-08T13:11:00Z" w16du:dateUtc="2026-02-08T12:11:00Z">
        <w:r w:rsidRPr="00AA12CF" w:rsidDel="002C16D8">
          <w:rPr>
            <w:rPrChange w:id="158" w:author="Joana Rodrigues Ribeiro" w:date="2026-02-07T22:16:00Z" w16du:dateUtc="2026-02-07T21:16:00Z">
              <w:rPr>
                <w:rFonts w:ascii="Calibri" w:hAnsi="Calibri" w:cs="Calibri"/>
                <w:color w:val="000000" w:themeColor="text1"/>
                <w:sz w:val="24"/>
              </w:rPr>
            </w:rPrChange>
          </w:rPr>
          <w:delText>;</w:delText>
        </w:r>
      </w:del>
      <w:del w:id="159" w:author="Joana Rodrigues Ribeiro" w:date="2026-02-08T09:43:00Z" w16du:dateUtc="2026-02-08T08:43:00Z">
        <w:r w:rsidRPr="00AA12CF" w:rsidDel="00E42CA8">
          <w:rPr>
            <w:rPrChange w:id="160" w:author="Joana Rodrigues Ribeiro" w:date="2026-02-07T22:16:00Z" w16du:dateUtc="2026-02-07T21:16:00Z">
              <w:rPr>
                <w:rFonts w:ascii="Calibri" w:hAnsi="Calibri" w:cs="Calibri"/>
                <w:color w:val="000000" w:themeColor="text1"/>
                <w:sz w:val="24"/>
              </w:rPr>
            </w:rPrChange>
          </w:rPr>
          <w:delText xml:space="preserve"> </w:delText>
        </w:r>
      </w:del>
      <w:r w:rsidRPr="00AA12CF">
        <w:rPr>
          <w:rPrChange w:id="161" w:author="Joana Rodrigues Ribeiro" w:date="2026-02-07T22:16:00Z" w16du:dateUtc="2026-02-07T21:16:00Z">
            <w:rPr>
              <w:rFonts w:ascii="Calibri" w:hAnsi="Calibri" w:cs="Calibri"/>
              <w:color w:val="000000" w:themeColor="text1"/>
              <w:sz w:val="24"/>
            </w:rPr>
          </w:rPrChange>
        </w:rPr>
        <w:t>Outcomes research, Clinical relevance, Minimal important difference</w:t>
      </w:r>
    </w:p>
    <w:p w14:paraId="1434ED47" w14:textId="77777777" w:rsidR="00273C22" w:rsidRPr="00AA12CF" w:rsidRDefault="00273C22">
      <w:pPr>
        <w:rPr>
          <w:rPrChange w:id="162" w:author="Joana Rodrigues Ribeiro" w:date="2026-02-07T22:16:00Z" w16du:dateUtc="2026-02-07T21:16:00Z">
            <w:rPr>
              <w:rFonts w:ascii="Calibri" w:hAnsi="Calibri" w:cs="Calibri"/>
              <w:color w:val="000000" w:themeColor="text1"/>
              <w:sz w:val="24"/>
            </w:rPr>
          </w:rPrChange>
        </w:rPr>
        <w:pPrChange w:id="163" w:author="Joana Rodrigues Ribeiro" w:date="2026-02-08T09:43:00Z" w16du:dateUtc="2026-02-08T08:43:00Z">
          <w:pPr>
            <w:spacing w:before="0" w:after="0"/>
            <w:jc w:val="left"/>
            <w:outlineLvl w:val="0"/>
          </w:pPr>
        </w:pPrChange>
      </w:pPr>
    </w:p>
    <w:p w14:paraId="5316E7AE" w14:textId="77777777" w:rsidR="008B6FB2" w:rsidRPr="00AA12CF" w:rsidRDefault="008B6FB2" w:rsidP="006012AD">
      <w:pPr>
        <w:spacing w:before="0" w:after="0"/>
        <w:jc w:val="left"/>
        <w:outlineLvl w:val="0"/>
        <w:rPr>
          <w:rFonts w:cs="Calibri"/>
          <w:color w:val="000000" w:themeColor="text1"/>
          <w:szCs w:val="22"/>
          <w:rPrChange w:id="164" w:author="Joana Rodrigues Ribeiro" w:date="2026-02-07T22:16:00Z" w16du:dateUtc="2026-02-07T21:16:00Z">
            <w:rPr>
              <w:rFonts w:ascii="Calibri" w:hAnsi="Calibri" w:cs="Calibri"/>
              <w:color w:val="000000" w:themeColor="text1"/>
              <w:sz w:val="24"/>
            </w:rPr>
          </w:rPrChange>
        </w:rPr>
      </w:pPr>
    </w:p>
    <w:p w14:paraId="61D625B1" w14:textId="77777777" w:rsidR="008B6FB2" w:rsidRPr="00AA12CF" w:rsidRDefault="008B6FB2" w:rsidP="006012AD">
      <w:pPr>
        <w:spacing w:before="0" w:after="0" w:line="480" w:lineRule="auto"/>
        <w:jc w:val="left"/>
        <w:outlineLvl w:val="0"/>
        <w:rPr>
          <w:rFonts w:cs="Calibri"/>
          <w:bCs/>
          <w:color w:val="000000" w:themeColor="text1"/>
          <w:szCs w:val="22"/>
          <w:rPrChange w:id="165" w:author="Joana Rodrigues Ribeiro" w:date="2026-02-07T22:16:00Z" w16du:dateUtc="2026-02-07T21:16:00Z">
            <w:rPr>
              <w:rFonts w:ascii="Calibri" w:hAnsi="Calibri" w:cs="Calibri"/>
              <w:bCs/>
              <w:color w:val="000000" w:themeColor="text1"/>
              <w:sz w:val="24"/>
            </w:rPr>
          </w:rPrChange>
        </w:rPr>
      </w:pPr>
    </w:p>
    <w:p w14:paraId="6B41AC8A" w14:textId="0432E311" w:rsidR="001C4DED" w:rsidRPr="00AA12CF" w:rsidRDefault="001C4DED" w:rsidP="006012AD">
      <w:pPr>
        <w:spacing w:before="0" w:after="0" w:line="480" w:lineRule="auto"/>
        <w:jc w:val="left"/>
        <w:outlineLvl w:val="0"/>
        <w:rPr>
          <w:rFonts w:eastAsiaTheme="majorEastAsia" w:cs="Calibri"/>
          <w:b/>
          <w:bCs/>
          <w:iCs/>
          <w:color w:val="000000" w:themeColor="text1"/>
          <w:kern w:val="0"/>
          <w:szCs w:val="22"/>
          <w14:ligatures w14:val="none"/>
          <w:rPrChange w:id="166" w:author="Joana Rodrigues Ribeiro" w:date="2026-02-07T22:16:00Z" w16du:dateUtc="2026-02-07T21:16:00Z">
            <w:rPr>
              <w:rFonts w:ascii="Calibri" w:eastAsiaTheme="majorEastAsia" w:hAnsi="Calibri" w:cs="Calibri"/>
              <w:b/>
              <w:bCs/>
              <w:iCs/>
              <w:color w:val="000000" w:themeColor="text1"/>
              <w:kern w:val="0"/>
              <w:sz w:val="24"/>
              <w14:ligatures w14:val="none"/>
            </w:rPr>
          </w:rPrChange>
        </w:rPr>
      </w:pPr>
      <w:bookmarkStart w:id="167" w:name="_Toc398110525"/>
      <w:r w:rsidRPr="00AA12CF">
        <w:rPr>
          <w:rFonts w:cs="Calibri"/>
          <w:color w:val="000000" w:themeColor="text1"/>
          <w:szCs w:val="22"/>
          <w:rPrChange w:id="168" w:author="Joana Rodrigues Ribeiro" w:date="2026-02-07T22:16:00Z" w16du:dateUtc="2026-02-07T21:16:00Z">
            <w:rPr>
              <w:rFonts w:ascii="Calibri" w:hAnsi="Calibri" w:cs="Calibri"/>
              <w:color w:val="000000" w:themeColor="text1"/>
              <w:sz w:val="24"/>
            </w:rPr>
          </w:rPrChange>
        </w:rPr>
        <w:br w:type="page"/>
      </w:r>
    </w:p>
    <w:p w14:paraId="632B95A0" w14:textId="715394DA" w:rsidR="00324894" w:rsidRPr="00D00040" w:rsidRDefault="00BD772A" w:rsidP="00171BCC">
      <w:pPr>
        <w:pStyle w:val="Titre11"/>
        <w:rPr>
          <w:sz w:val="24"/>
          <w:szCs w:val="24"/>
          <w:rPrChange w:id="169" w:author="Joana Rodrigues Ribeiro" w:date="2026-02-07T16:39:00Z" w16du:dateUtc="2026-02-07T15:39:00Z">
            <w:rPr>
              <w:rFonts w:ascii="Calibri" w:hAnsi="Calibri"/>
              <w:sz w:val="24"/>
              <w:szCs w:val="24"/>
            </w:rPr>
          </w:rPrChange>
        </w:rPr>
      </w:pPr>
      <w:commentRangeStart w:id="170"/>
      <w:r w:rsidRPr="00D00040">
        <w:rPr>
          <w:sz w:val="24"/>
          <w:szCs w:val="24"/>
          <w:rPrChange w:id="171" w:author="Joana Rodrigues Ribeiro" w:date="2026-02-07T16:39:00Z" w16du:dateUtc="2026-02-07T15:39:00Z">
            <w:rPr>
              <w:rFonts w:ascii="Calibri" w:hAnsi="Calibri"/>
              <w:sz w:val="24"/>
              <w:szCs w:val="24"/>
            </w:rPr>
          </w:rPrChange>
        </w:rPr>
        <w:lastRenderedPageBreak/>
        <w:t>ABSTRACT</w:t>
      </w:r>
      <w:commentRangeEnd w:id="170"/>
      <w:r w:rsidR="00273C22" w:rsidRPr="00D00040">
        <w:rPr>
          <w:rStyle w:val="CommentReference"/>
          <w:sz w:val="24"/>
          <w:szCs w:val="24"/>
          <w:rPrChange w:id="172" w:author="Joana Rodrigues Ribeiro" w:date="2026-02-07T17:55:00Z" w16du:dateUtc="2026-02-07T16:55:00Z">
            <w:rPr>
              <w:rStyle w:val="CommentReference"/>
              <w:rFonts w:eastAsiaTheme="minorHAnsi" w:cstheme="minorBidi"/>
              <w:b w:val="0"/>
              <w:bCs w:val="0"/>
              <w:iCs w:val="0"/>
              <w:kern w:val="2"/>
              <w14:ligatures w14:val="standardContextual"/>
            </w:rPr>
          </w:rPrChange>
        </w:rPr>
        <w:commentReference w:id="170"/>
      </w:r>
      <w:r w:rsidR="001F415F" w:rsidRPr="00D00040">
        <w:rPr>
          <w:sz w:val="24"/>
          <w:szCs w:val="24"/>
          <w:rPrChange w:id="173" w:author="Joana Rodrigues Ribeiro" w:date="2026-02-07T16:39:00Z" w16du:dateUtc="2026-02-07T15:39:00Z">
            <w:rPr>
              <w:rFonts w:ascii="Calibri" w:hAnsi="Calibri"/>
              <w:sz w:val="24"/>
              <w:szCs w:val="24"/>
            </w:rPr>
          </w:rPrChange>
        </w:rPr>
        <w:t xml:space="preserve"> </w:t>
      </w:r>
      <w:r w:rsidR="00E30B09" w:rsidRPr="00D00040">
        <w:rPr>
          <w:sz w:val="24"/>
          <w:szCs w:val="24"/>
          <w:highlight w:val="yellow"/>
          <w:rPrChange w:id="174" w:author="Joana Rodrigues Ribeiro" w:date="2026-02-07T16:39:00Z" w16du:dateUtc="2026-02-07T15:39:00Z">
            <w:rPr>
              <w:rFonts w:ascii="Calibri" w:hAnsi="Calibri"/>
              <w:sz w:val="24"/>
              <w:szCs w:val="24"/>
              <w:highlight w:val="yellow"/>
            </w:rPr>
          </w:rPrChange>
        </w:rPr>
        <w:t>DO NOT REVISE YET – TO BE UPDATED WITH MAIN STUDY RESULTS</w:t>
      </w:r>
    </w:p>
    <w:p w14:paraId="43275ECB" w14:textId="2D7FF16B" w:rsidR="00D96158" w:rsidRPr="00AA12CF" w:rsidRDefault="00324894" w:rsidP="00171BCC">
      <w:pPr>
        <w:spacing w:line="480" w:lineRule="auto"/>
        <w:jc w:val="left"/>
        <w:rPr>
          <w:rFonts w:cs="Calibri"/>
          <w:color w:val="000000" w:themeColor="text1"/>
          <w:szCs w:val="22"/>
          <w:rPrChange w:id="175" w:author="Joana Rodrigues Ribeiro" w:date="2026-02-07T22:16:00Z" w16du:dateUtc="2026-02-07T21:16:00Z">
            <w:rPr>
              <w:rFonts w:ascii="Calibri" w:hAnsi="Calibri" w:cs="Calibri"/>
              <w:color w:val="000000" w:themeColor="text1"/>
              <w:sz w:val="24"/>
            </w:rPr>
          </w:rPrChange>
        </w:rPr>
      </w:pPr>
      <w:r w:rsidRPr="00AA12CF">
        <w:rPr>
          <w:rFonts w:cs="Calibri"/>
          <w:b/>
          <w:bCs/>
          <w:color w:val="000000" w:themeColor="text1"/>
          <w:szCs w:val="22"/>
          <w:rPrChange w:id="176" w:author="Joana Rodrigues Ribeiro" w:date="2026-02-07T22:16:00Z" w16du:dateUtc="2026-02-07T21:16:00Z">
            <w:rPr>
              <w:rFonts w:ascii="Calibri" w:hAnsi="Calibri" w:cs="Calibri"/>
              <w:b/>
              <w:bCs/>
              <w:color w:val="000000" w:themeColor="text1"/>
              <w:sz w:val="24"/>
            </w:rPr>
          </w:rPrChange>
        </w:rPr>
        <w:t>Objective:</w:t>
      </w:r>
      <w:r w:rsidRPr="00AA12CF">
        <w:rPr>
          <w:rFonts w:cs="Calibri"/>
          <w:color w:val="000000" w:themeColor="text1"/>
          <w:szCs w:val="22"/>
          <w:rPrChange w:id="177" w:author="Joana Rodrigues Ribeiro" w:date="2026-02-07T22:16:00Z" w16du:dateUtc="2026-02-07T21:16:00Z">
            <w:rPr>
              <w:rFonts w:ascii="Calibri" w:hAnsi="Calibri" w:cs="Calibri"/>
              <w:color w:val="000000" w:themeColor="text1"/>
              <w:sz w:val="24"/>
            </w:rPr>
          </w:rPrChange>
        </w:rPr>
        <w:t xml:space="preserve"> </w:t>
      </w:r>
      <w:r w:rsidR="00D96158" w:rsidRPr="00AA12CF">
        <w:rPr>
          <w:rFonts w:cs="Calibri"/>
          <w:color w:val="000000" w:themeColor="text1"/>
          <w:szCs w:val="22"/>
          <w:rPrChange w:id="178" w:author="Joana Rodrigues Ribeiro" w:date="2026-02-07T22:16:00Z" w16du:dateUtc="2026-02-07T21:16:00Z">
            <w:rPr>
              <w:rFonts w:ascii="Calibri" w:hAnsi="Calibri" w:cs="Calibri"/>
              <w:color w:val="000000" w:themeColor="text1"/>
              <w:sz w:val="24"/>
            </w:rPr>
          </w:rPrChange>
        </w:rPr>
        <w:t xml:space="preserve">To examine the extent to which </w:t>
      </w:r>
      <w:r w:rsidR="005A035A" w:rsidRPr="00AA12CF">
        <w:rPr>
          <w:rFonts w:cs="Calibri"/>
          <w:color w:val="000000" w:themeColor="text1"/>
          <w:szCs w:val="22"/>
          <w:rPrChange w:id="179" w:author="Joana Rodrigues Ribeiro" w:date="2026-02-07T22:16:00Z" w16du:dateUtc="2026-02-07T21:16:00Z">
            <w:rPr>
              <w:rFonts w:ascii="Calibri" w:hAnsi="Calibri" w:cs="Calibri"/>
              <w:color w:val="000000" w:themeColor="text1"/>
              <w:sz w:val="24"/>
            </w:rPr>
          </w:rPrChange>
        </w:rPr>
        <w:t>surgical randomized controlled trials (RCTs) incorporate core elements to inform clinical practice.</w:t>
      </w:r>
    </w:p>
    <w:p w14:paraId="321EF936" w14:textId="12A8F9CE" w:rsidR="00D96158" w:rsidRPr="00AA12CF" w:rsidRDefault="00D96158" w:rsidP="00171BCC">
      <w:pPr>
        <w:spacing w:line="480" w:lineRule="auto"/>
        <w:jc w:val="left"/>
        <w:rPr>
          <w:rFonts w:cs="Calibri"/>
          <w:color w:val="000000" w:themeColor="text1"/>
          <w:szCs w:val="22"/>
          <w:rPrChange w:id="180" w:author="Joana Rodrigues Ribeiro" w:date="2026-02-07T22:16:00Z" w16du:dateUtc="2026-02-07T21:16:00Z">
            <w:rPr>
              <w:rFonts w:ascii="Calibri" w:hAnsi="Calibri" w:cs="Calibri"/>
              <w:color w:val="000000" w:themeColor="text1"/>
              <w:sz w:val="24"/>
            </w:rPr>
          </w:rPrChange>
        </w:rPr>
      </w:pPr>
      <w:r w:rsidRPr="00AA12CF">
        <w:rPr>
          <w:rFonts w:cs="Calibri"/>
          <w:b/>
          <w:bCs/>
          <w:color w:val="000000" w:themeColor="text1"/>
          <w:szCs w:val="22"/>
          <w:rPrChange w:id="181" w:author="Joana Rodrigues Ribeiro" w:date="2026-02-07T22:16:00Z" w16du:dateUtc="2026-02-07T21:16:00Z">
            <w:rPr>
              <w:rFonts w:ascii="Calibri" w:hAnsi="Calibri" w:cs="Calibri"/>
              <w:b/>
              <w:bCs/>
              <w:color w:val="000000" w:themeColor="text1"/>
              <w:sz w:val="24"/>
            </w:rPr>
          </w:rPrChange>
        </w:rPr>
        <w:t>Summary Background Data:</w:t>
      </w:r>
      <w:r w:rsidRPr="00AA12CF">
        <w:rPr>
          <w:rFonts w:cs="Calibri"/>
          <w:color w:val="000000" w:themeColor="text1"/>
          <w:szCs w:val="22"/>
          <w:rPrChange w:id="182" w:author="Joana Rodrigues Ribeiro" w:date="2026-02-07T22:16:00Z" w16du:dateUtc="2026-02-07T21:16:00Z">
            <w:rPr>
              <w:rFonts w:ascii="Calibri" w:hAnsi="Calibri" w:cs="Calibri"/>
              <w:color w:val="000000" w:themeColor="text1"/>
              <w:sz w:val="24"/>
            </w:rPr>
          </w:rPrChange>
        </w:rPr>
        <w:t xml:space="preserve"> Surgical</w:t>
      </w:r>
      <w:r w:rsidR="005A035A" w:rsidRPr="00AA12CF">
        <w:rPr>
          <w:rFonts w:cs="Calibri"/>
          <w:color w:val="000000" w:themeColor="text1"/>
          <w:szCs w:val="22"/>
          <w:rPrChange w:id="183" w:author="Joana Rodrigues Ribeiro" w:date="2026-02-07T22:16:00Z" w16du:dateUtc="2026-02-07T21:16:00Z">
            <w:rPr>
              <w:rFonts w:ascii="Calibri" w:hAnsi="Calibri" w:cs="Calibri"/>
              <w:color w:val="000000" w:themeColor="text1"/>
              <w:sz w:val="24"/>
            </w:rPr>
          </w:rPrChange>
        </w:rPr>
        <w:t xml:space="preserve"> </w:t>
      </w:r>
      <w:r w:rsidRPr="00AA12CF">
        <w:rPr>
          <w:rFonts w:cs="Calibri"/>
          <w:color w:val="000000" w:themeColor="text1"/>
          <w:szCs w:val="22"/>
          <w:rPrChange w:id="184" w:author="Joana Rodrigues Ribeiro" w:date="2026-02-07T22:16:00Z" w16du:dateUtc="2026-02-07T21:16:00Z">
            <w:rPr>
              <w:rFonts w:ascii="Calibri" w:hAnsi="Calibri" w:cs="Calibri"/>
              <w:color w:val="000000" w:themeColor="text1"/>
              <w:sz w:val="24"/>
            </w:rPr>
          </w:rPrChange>
        </w:rPr>
        <w:t xml:space="preserve">RCTs are often reported incompletely </w:t>
      </w:r>
      <w:r w:rsidR="005A035A" w:rsidRPr="00AA12CF">
        <w:rPr>
          <w:rFonts w:cs="Calibri"/>
          <w:color w:val="000000" w:themeColor="text1"/>
          <w:szCs w:val="22"/>
          <w:rPrChange w:id="185" w:author="Joana Rodrigues Ribeiro" w:date="2026-02-07T22:16:00Z" w16du:dateUtc="2026-02-07T21:16:00Z">
            <w:rPr>
              <w:rFonts w:ascii="Calibri" w:hAnsi="Calibri" w:cs="Calibri"/>
              <w:color w:val="000000" w:themeColor="text1"/>
              <w:sz w:val="24"/>
            </w:rPr>
          </w:rPrChange>
        </w:rPr>
        <w:t>and fail to transmit clinically relevant results</w:t>
      </w:r>
      <w:r w:rsidRPr="00AA12CF">
        <w:rPr>
          <w:rFonts w:cs="Calibri"/>
          <w:color w:val="000000" w:themeColor="text1"/>
          <w:szCs w:val="22"/>
          <w:rPrChange w:id="186" w:author="Joana Rodrigues Ribeiro" w:date="2026-02-07T22:16:00Z" w16du:dateUtc="2026-02-07T21:16:00Z">
            <w:rPr>
              <w:rFonts w:ascii="Calibri" w:hAnsi="Calibri" w:cs="Calibri"/>
              <w:color w:val="000000" w:themeColor="text1"/>
              <w:sz w:val="24"/>
            </w:rPr>
          </w:rPrChange>
        </w:rPr>
        <w:t xml:space="preserve">. We hypothesize that poor reporting </w:t>
      </w:r>
      <w:del w:id="187" w:author="Joana Rodrigues Ribeiro" w:date="2026-02-08T16:44:00Z" w16du:dateUtc="2026-02-08T15:44:00Z">
        <w:r w:rsidRPr="00AA12CF" w:rsidDel="004B0752">
          <w:rPr>
            <w:rFonts w:cs="Calibri"/>
            <w:color w:val="000000" w:themeColor="text1"/>
            <w:szCs w:val="22"/>
            <w:rPrChange w:id="188" w:author="Joana Rodrigues Ribeiro" w:date="2026-02-07T22:16:00Z" w16du:dateUtc="2026-02-07T21:16:00Z">
              <w:rPr>
                <w:rFonts w:ascii="Calibri" w:hAnsi="Calibri" w:cs="Calibri"/>
                <w:color w:val="000000" w:themeColor="text1"/>
                <w:sz w:val="24"/>
              </w:rPr>
            </w:rPrChange>
          </w:rPr>
          <w:delText xml:space="preserve">may </w:delText>
        </w:r>
      </w:del>
      <w:r w:rsidRPr="00AA12CF">
        <w:rPr>
          <w:rFonts w:cs="Calibri"/>
          <w:color w:val="000000" w:themeColor="text1"/>
          <w:szCs w:val="22"/>
          <w:rPrChange w:id="189" w:author="Joana Rodrigues Ribeiro" w:date="2026-02-07T22:16:00Z" w16du:dateUtc="2026-02-07T21:16:00Z">
            <w:rPr>
              <w:rFonts w:ascii="Calibri" w:hAnsi="Calibri" w:cs="Calibri"/>
              <w:color w:val="000000" w:themeColor="text1"/>
              <w:sz w:val="24"/>
            </w:rPr>
          </w:rPrChange>
        </w:rPr>
        <w:t>reflect</w:t>
      </w:r>
      <w:ins w:id="190" w:author="Joana Rodrigues Ribeiro" w:date="2026-02-08T16:44:00Z" w16du:dateUtc="2026-02-08T15:44:00Z">
        <w:r w:rsidR="004B0752">
          <w:rPr>
            <w:rFonts w:cs="Calibri"/>
            <w:color w:val="000000" w:themeColor="text1"/>
            <w:szCs w:val="22"/>
          </w:rPr>
          <w:t>s</w:t>
        </w:r>
      </w:ins>
      <w:r w:rsidRPr="00AA12CF">
        <w:rPr>
          <w:rFonts w:cs="Calibri"/>
          <w:color w:val="000000" w:themeColor="text1"/>
          <w:szCs w:val="22"/>
          <w:rPrChange w:id="191" w:author="Joana Rodrigues Ribeiro" w:date="2026-02-07T22:16:00Z" w16du:dateUtc="2026-02-07T21:16:00Z">
            <w:rPr>
              <w:rFonts w:ascii="Calibri" w:hAnsi="Calibri" w:cs="Calibri"/>
              <w:color w:val="000000" w:themeColor="text1"/>
              <w:sz w:val="24"/>
            </w:rPr>
          </w:rPrChange>
        </w:rPr>
        <w:t xml:space="preserve"> </w:t>
      </w:r>
      <w:del w:id="192" w:author="Joana Rodrigues Ribeiro" w:date="2026-02-08T16:44:00Z" w16du:dateUtc="2026-02-08T15:44:00Z">
        <w:r w:rsidRPr="00AA12CF" w:rsidDel="00F66FD2">
          <w:rPr>
            <w:rFonts w:cs="Calibri"/>
            <w:color w:val="000000" w:themeColor="text1"/>
            <w:szCs w:val="22"/>
            <w:rPrChange w:id="193" w:author="Joana Rodrigues Ribeiro" w:date="2026-02-07T22:16:00Z" w16du:dateUtc="2026-02-07T21:16:00Z">
              <w:rPr>
                <w:rFonts w:ascii="Calibri" w:hAnsi="Calibri" w:cs="Calibri"/>
                <w:color w:val="000000" w:themeColor="text1"/>
                <w:sz w:val="24"/>
              </w:rPr>
            </w:rPrChange>
          </w:rPr>
          <w:delText>a more fundamental problem, namely inadequate trial planning for informing clinical practice</w:delText>
        </w:r>
      </w:del>
      <w:ins w:id="194" w:author="Joana Rodrigues Ribeiro" w:date="2026-02-08T16:44:00Z" w16du:dateUtc="2026-02-08T15:44:00Z">
        <w:r w:rsidR="00F66FD2">
          <w:rPr>
            <w:rFonts w:cs="Calibri"/>
            <w:color w:val="000000" w:themeColor="text1"/>
            <w:szCs w:val="22"/>
          </w:rPr>
          <w:t>deficiencies in trial conception and planning</w:t>
        </w:r>
      </w:ins>
      <w:ins w:id="195" w:author="Joana Rodrigues Ribeiro" w:date="2026-02-08T16:45:00Z" w16du:dateUtc="2026-02-08T15:45:00Z">
        <w:r w:rsidR="00F66FD2">
          <w:rPr>
            <w:rFonts w:cs="Calibri"/>
            <w:color w:val="000000" w:themeColor="text1"/>
            <w:szCs w:val="22"/>
          </w:rPr>
          <w:t>, rather than reporting alone</w:t>
        </w:r>
      </w:ins>
      <w:r w:rsidRPr="00AA12CF">
        <w:rPr>
          <w:rFonts w:cs="Calibri"/>
          <w:color w:val="000000" w:themeColor="text1"/>
          <w:szCs w:val="22"/>
          <w:rPrChange w:id="196" w:author="Joana Rodrigues Ribeiro" w:date="2026-02-07T22:16:00Z" w16du:dateUtc="2026-02-07T21:16:00Z">
            <w:rPr>
              <w:rFonts w:ascii="Calibri" w:hAnsi="Calibri" w:cs="Calibri"/>
              <w:color w:val="000000" w:themeColor="text1"/>
              <w:sz w:val="24"/>
            </w:rPr>
          </w:rPrChange>
        </w:rPr>
        <w:t>.</w:t>
      </w:r>
    </w:p>
    <w:p w14:paraId="7E84CF8C" w14:textId="5093B5FD" w:rsidR="00D96158" w:rsidRPr="00AA12CF" w:rsidRDefault="00D96158" w:rsidP="00171BCC">
      <w:pPr>
        <w:spacing w:line="480" w:lineRule="auto"/>
        <w:jc w:val="left"/>
        <w:rPr>
          <w:rFonts w:cs="Calibri"/>
          <w:color w:val="000000" w:themeColor="text1"/>
          <w:szCs w:val="22"/>
          <w:rPrChange w:id="197" w:author="Joana Rodrigues Ribeiro" w:date="2026-02-07T22:16:00Z" w16du:dateUtc="2026-02-07T21:16:00Z">
            <w:rPr>
              <w:rFonts w:ascii="Calibri" w:hAnsi="Calibri" w:cs="Calibri"/>
              <w:color w:val="000000" w:themeColor="text1"/>
              <w:sz w:val="24"/>
            </w:rPr>
          </w:rPrChange>
        </w:rPr>
      </w:pPr>
      <w:r w:rsidRPr="00AA12CF">
        <w:rPr>
          <w:rFonts w:cs="Calibri"/>
          <w:b/>
          <w:bCs/>
          <w:color w:val="000000" w:themeColor="text1"/>
          <w:szCs w:val="22"/>
          <w:rPrChange w:id="198" w:author="Joana Rodrigues Ribeiro" w:date="2026-02-07T22:16:00Z" w16du:dateUtc="2026-02-07T21:16:00Z">
            <w:rPr>
              <w:rFonts w:ascii="Calibri" w:hAnsi="Calibri" w:cs="Calibri"/>
              <w:b/>
              <w:bCs/>
              <w:color w:val="000000" w:themeColor="text1"/>
              <w:sz w:val="24"/>
            </w:rPr>
          </w:rPrChange>
        </w:rPr>
        <w:t>Methods:</w:t>
      </w:r>
      <w:r w:rsidRPr="00AA12CF">
        <w:rPr>
          <w:rFonts w:cs="Calibri"/>
          <w:color w:val="000000" w:themeColor="text1"/>
          <w:szCs w:val="22"/>
          <w:rPrChange w:id="199" w:author="Joana Rodrigues Ribeiro" w:date="2026-02-07T22:16:00Z" w16du:dateUtc="2026-02-07T21:16:00Z">
            <w:rPr>
              <w:rFonts w:ascii="Calibri" w:hAnsi="Calibri" w:cs="Calibri"/>
              <w:color w:val="000000" w:themeColor="text1"/>
              <w:sz w:val="24"/>
            </w:rPr>
          </w:rPrChange>
        </w:rPr>
        <w:t xml:space="preserve"> We conducted </w:t>
      </w:r>
      <w:ins w:id="200" w:author="Joana Rodrigues Ribeiro" w:date="2026-02-08T16:31:00Z" w16du:dateUtc="2026-02-08T15:31:00Z">
        <w:r w:rsidR="0068394B">
          <w:rPr>
            <w:rFonts w:cs="Calibri"/>
            <w:color w:val="000000" w:themeColor="text1"/>
            <w:szCs w:val="22"/>
          </w:rPr>
          <w:t>a</w:t>
        </w:r>
      </w:ins>
      <w:ins w:id="201" w:author="Joana Rodrigues Ribeiro" w:date="2026-02-08T16:45:00Z" w16du:dateUtc="2026-02-08T15:45:00Z">
        <w:r w:rsidR="00F66FD2">
          <w:rPr>
            <w:rFonts w:cs="Calibri"/>
            <w:color w:val="000000" w:themeColor="text1"/>
            <w:szCs w:val="22"/>
          </w:rPr>
          <w:t xml:space="preserve"> two-phase</w:t>
        </w:r>
      </w:ins>
      <w:del w:id="202" w:author="Joana Rodrigues Ribeiro" w:date="2026-02-08T16:31:00Z" w16du:dateUtc="2026-02-08T15:31:00Z">
        <w:r w:rsidRPr="00AA12CF" w:rsidDel="0068394B">
          <w:rPr>
            <w:rFonts w:cs="Calibri"/>
            <w:color w:val="000000" w:themeColor="text1"/>
            <w:szCs w:val="22"/>
            <w:rPrChange w:id="203" w:author="Joana Rodrigues Ribeiro" w:date="2026-02-07T22:16:00Z" w16du:dateUtc="2026-02-07T21:16:00Z">
              <w:rPr>
                <w:rFonts w:ascii="Calibri" w:hAnsi="Calibri" w:cs="Calibri"/>
                <w:color w:val="000000" w:themeColor="text1"/>
                <w:sz w:val="24"/>
              </w:rPr>
            </w:rPrChange>
          </w:rPr>
          <w:delText>a</w:delText>
        </w:r>
      </w:del>
      <w:r w:rsidRPr="00AA12CF">
        <w:rPr>
          <w:rFonts w:cs="Calibri"/>
          <w:color w:val="000000" w:themeColor="text1"/>
          <w:szCs w:val="22"/>
          <w:rPrChange w:id="204" w:author="Joana Rodrigues Ribeiro" w:date="2026-02-07T22:16:00Z" w16du:dateUtc="2026-02-07T21:16:00Z">
            <w:rPr>
              <w:rFonts w:ascii="Calibri" w:hAnsi="Calibri" w:cs="Calibri"/>
              <w:color w:val="000000" w:themeColor="text1"/>
              <w:sz w:val="24"/>
            </w:rPr>
          </w:rPrChange>
        </w:rPr>
        <w:t xml:space="preserve"> systematic </w:t>
      </w:r>
      <w:del w:id="205" w:author="Joana Rodrigues Ribeiro" w:date="2026-02-08T16:45:00Z" w16du:dateUtc="2026-02-08T15:45:00Z">
        <w:r w:rsidRPr="00AA12CF" w:rsidDel="00F66FD2">
          <w:rPr>
            <w:rFonts w:cs="Calibri"/>
            <w:color w:val="000000" w:themeColor="text1"/>
            <w:szCs w:val="22"/>
            <w:rPrChange w:id="206" w:author="Joana Rodrigues Ribeiro" w:date="2026-02-07T22:16:00Z" w16du:dateUtc="2026-02-07T21:16:00Z">
              <w:rPr>
                <w:rFonts w:ascii="Calibri" w:hAnsi="Calibri" w:cs="Calibri"/>
                <w:color w:val="000000" w:themeColor="text1"/>
                <w:sz w:val="24"/>
              </w:rPr>
            </w:rPrChange>
          </w:rPr>
          <w:delText>literature search</w:delText>
        </w:r>
      </w:del>
      <w:ins w:id="207" w:author="Joana Rodrigues Ribeiro" w:date="2026-02-08T16:45:00Z" w16du:dateUtc="2026-02-08T15:45:00Z">
        <w:r w:rsidR="00F66FD2">
          <w:rPr>
            <w:rFonts w:cs="Calibri"/>
            <w:color w:val="000000" w:themeColor="text1"/>
            <w:szCs w:val="22"/>
          </w:rPr>
          <w:t>review</w:t>
        </w:r>
      </w:ins>
      <w:ins w:id="208" w:author="Joana Rodrigues Ribeiro" w:date="2026-02-08T16:31:00Z" w16du:dateUtc="2026-02-08T15:31:00Z">
        <w:r w:rsidR="00980D88">
          <w:rPr>
            <w:rFonts w:cs="Calibri"/>
            <w:color w:val="000000" w:themeColor="text1"/>
            <w:szCs w:val="22"/>
          </w:rPr>
          <w:t>. I</w:t>
        </w:r>
      </w:ins>
      <w:ins w:id="209" w:author="Joana Rodrigues Ribeiro" w:date="2026-02-08T16:32:00Z" w16du:dateUtc="2026-02-08T15:32:00Z">
        <w:r w:rsidR="00953E12">
          <w:rPr>
            <w:rFonts w:cs="Calibri"/>
            <w:color w:val="000000" w:themeColor="text1"/>
            <w:szCs w:val="22"/>
          </w:rPr>
          <w:t>n</w:t>
        </w:r>
      </w:ins>
      <w:ins w:id="210" w:author="Joana Rodrigues Ribeiro" w:date="2026-02-08T16:31:00Z" w16du:dateUtc="2026-02-08T15:31:00Z">
        <w:r w:rsidR="00980D88">
          <w:rPr>
            <w:rFonts w:cs="Calibri"/>
            <w:color w:val="000000" w:themeColor="text1"/>
            <w:szCs w:val="22"/>
          </w:rPr>
          <w:t xml:space="preserve"> the pilot phase, we </w:t>
        </w:r>
      </w:ins>
      <w:ins w:id="211" w:author="Joana Rodrigues Ribeiro" w:date="2026-02-08T16:45:00Z" w16du:dateUtc="2026-02-08T15:45:00Z">
        <w:r w:rsidR="0019319E">
          <w:rPr>
            <w:rFonts w:cs="Calibri"/>
            <w:color w:val="000000" w:themeColor="text1"/>
            <w:szCs w:val="22"/>
          </w:rPr>
          <w:t>included</w:t>
        </w:r>
      </w:ins>
      <w:r w:rsidRPr="00AA12CF">
        <w:rPr>
          <w:rFonts w:cs="Calibri"/>
          <w:color w:val="000000" w:themeColor="text1"/>
          <w:szCs w:val="22"/>
          <w:rPrChange w:id="212" w:author="Joana Rodrigues Ribeiro" w:date="2026-02-07T22:16:00Z" w16du:dateUtc="2026-02-07T21:16:00Z">
            <w:rPr>
              <w:rFonts w:ascii="Calibri" w:hAnsi="Calibri" w:cs="Calibri"/>
              <w:color w:val="000000" w:themeColor="text1"/>
              <w:sz w:val="24"/>
            </w:rPr>
          </w:rPrChange>
        </w:rPr>
        <w:t xml:space="preserve"> </w:t>
      </w:r>
      <w:ins w:id="213" w:author="Joana Rodrigues Ribeiro" w:date="2026-02-08T16:32:00Z" w16du:dateUtc="2026-02-08T15:32:00Z">
        <w:r w:rsidR="00953E12">
          <w:rPr>
            <w:rFonts w:cs="Calibri"/>
            <w:color w:val="000000" w:themeColor="text1"/>
            <w:szCs w:val="22"/>
          </w:rPr>
          <w:t xml:space="preserve">all </w:t>
        </w:r>
      </w:ins>
      <w:del w:id="214" w:author="Joana Rodrigues Ribeiro" w:date="2026-02-08T16:31:00Z" w16du:dateUtc="2026-02-08T15:31:00Z">
        <w:r w:rsidRPr="00AA12CF" w:rsidDel="00980D88">
          <w:rPr>
            <w:rFonts w:cs="Calibri"/>
            <w:color w:val="000000" w:themeColor="text1"/>
            <w:szCs w:val="22"/>
            <w:rPrChange w:id="215" w:author="Joana Rodrigues Ribeiro" w:date="2026-02-07T22:16:00Z" w16du:dateUtc="2026-02-07T21:16:00Z">
              <w:rPr>
                <w:rFonts w:ascii="Calibri" w:hAnsi="Calibri" w:cs="Calibri"/>
                <w:color w:val="000000" w:themeColor="text1"/>
                <w:sz w:val="24"/>
              </w:rPr>
            </w:rPrChange>
          </w:rPr>
          <w:delText xml:space="preserve">to identify </w:delText>
        </w:r>
      </w:del>
      <w:r w:rsidR="005A035A" w:rsidRPr="00AA12CF">
        <w:rPr>
          <w:rFonts w:cs="Calibri"/>
          <w:color w:val="000000" w:themeColor="text1"/>
          <w:szCs w:val="22"/>
          <w:rPrChange w:id="216" w:author="Joana Rodrigues Ribeiro" w:date="2026-02-07T22:16:00Z" w16du:dateUtc="2026-02-07T21:16:00Z">
            <w:rPr>
              <w:rFonts w:ascii="Calibri" w:hAnsi="Calibri" w:cs="Calibri"/>
              <w:color w:val="000000" w:themeColor="text1"/>
              <w:sz w:val="24"/>
            </w:rPr>
          </w:rPrChange>
        </w:rPr>
        <w:t xml:space="preserve">surgical </w:t>
      </w:r>
      <w:r w:rsidRPr="00AA12CF">
        <w:rPr>
          <w:rFonts w:cs="Calibri"/>
          <w:color w:val="000000" w:themeColor="text1"/>
          <w:szCs w:val="22"/>
          <w:rPrChange w:id="217" w:author="Joana Rodrigues Ribeiro" w:date="2026-02-07T22:16:00Z" w16du:dateUtc="2026-02-07T21:16:00Z">
            <w:rPr>
              <w:rFonts w:ascii="Calibri" w:hAnsi="Calibri" w:cs="Calibri"/>
              <w:color w:val="000000" w:themeColor="text1"/>
              <w:sz w:val="24"/>
            </w:rPr>
          </w:rPrChange>
        </w:rPr>
        <w:t xml:space="preserve">RCTs </w:t>
      </w:r>
      <w:ins w:id="218" w:author="Joana Rodrigues Ribeiro" w:date="2026-02-08T16:31:00Z" w16du:dateUtc="2026-02-08T15:31:00Z">
        <w:r w:rsidR="00980D88">
          <w:rPr>
            <w:rFonts w:cs="Calibri"/>
            <w:color w:val="000000" w:themeColor="text1"/>
            <w:szCs w:val="22"/>
          </w:rPr>
          <w:t>using the Comprehensive Complication Index®</w:t>
        </w:r>
      </w:ins>
      <w:ins w:id="219" w:author="Joana Rodrigues Ribeiro" w:date="2026-02-08T16:45:00Z" w16du:dateUtc="2026-02-08T15:45:00Z">
        <w:r w:rsidR="0019319E">
          <w:rPr>
            <w:rFonts w:cs="Calibri"/>
            <w:color w:val="000000" w:themeColor="text1"/>
            <w:szCs w:val="22"/>
          </w:rPr>
          <w:t xml:space="preserve"> to report postoperative complications</w:t>
        </w:r>
      </w:ins>
      <w:ins w:id="220" w:author="Joana Rodrigues Ribeiro" w:date="2026-02-08T16:46:00Z" w16du:dateUtc="2026-02-08T15:46:00Z">
        <w:r w:rsidR="0019319E">
          <w:rPr>
            <w:rFonts w:cs="Calibri"/>
            <w:color w:val="000000" w:themeColor="text1"/>
            <w:szCs w:val="22"/>
          </w:rPr>
          <w:t>.</w:t>
        </w:r>
      </w:ins>
      <w:ins w:id="221" w:author="Joana Rodrigues Ribeiro" w:date="2026-02-08T16:32:00Z" w16du:dateUtc="2026-02-08T15:32:00Z">
        <w:r w:rsidR="00953E12">
          <w:rPr>
            <w:rFonts w:cs="Calibri"/>
            <w:color w:val="000000" w:themeColor="text1"/>
            <w:szCs w:val="22"/>
          </w:rPr>
          <w:t xml:space="preserve"> </w:t>
        </w:r>
      </w:ins>
      <w:ins w:id="222" w:author="Joana Rodrigues Ribeiro" w:date="2026-02-08T16:46:00Z" w16du:dateUtc="2026-02-08T15:46:00Z">
        <w:r w:rsidR="002C75BE">
          <w:rPr>
            <w:rFonts w:cs="Calibri"/>
            <w:color w:val="000000" w:themeColor="text1"/>
            <w:szCs w:val="22"/>
          </w:rPr>
          <w:t>T</w:t>
        </w:r>
      </w:ins>
      <w:ins w:id="223" w:author="Joana Rodrigues Ribeiro" w:date="2026-02-08T16:32:00Z" w16du:dateUtc="2026-02-08T15:32:00Z">
        <w:r w:rsidR="00953E12">
          <w:rPr>
            <w:rFonts w:cs="Calibri"/>
            <w:color w:val="000000" w:themeColor="text1"/>
            <w:szCs w:val="22"/>
          </w:rPr>
          <w:t>he final phase</w:t>
        </w:r>
      </w:ins>
      <w:ins w:id="224" w:author="Joana Rodrigues Ribeiro" w:date="2026-02-08T16:46:00Z" w16du:dateUtc="2026-02-08T15:46:00Z">
        <w:r w:rsidR="002C75BE">
          <w:rPr>
            <w:rFonts w:cs="Calibri"/>
            <w:color w:val="000000" w:themeColor="text1"/>
            <w:szCs w:val="22"/>
          </w:rPr>
          <w:t xml:space="preserve"> </w:t>
        </w:r>
      </w:ins>
      <w:ins w:id="225" w:author="Joana Rodrigues Ribeiro" w:date="2026-02-08T16:32:00Z" w16du:dateUtc="2026-02-08T15:32:00Z">
        <w:r w:rsidR="00953E12">
          <w:rPr>
            <w:rFonts w:cs="Calibri"/>
            <w:color w:val="000000" w:themeColor="text1"/>
            <w:szCs w:val="22"/>
          </w:rPr>
          <w:t>pragmatically screened a</w:t>
        </w:r>
      </w:ins>
      <w:ins w:id="226" w:author="Joana Rodrigues Ribeiro" w:date="2026-02-08T16:46:00Z" w16du:dateUtc="2026-02-08T15:46:00Z">
        <w:r w:rsidR="002C75BE">
          <w:rPr>
            <w:rFonts w:cs="Calibri"/>
            <w:color w:val="000000" w:themeColor="text1"/>
            <w:szCs w:val="22"/>
          </w:rPr>
          <w:t xml:space="preserve">n unsorted </w:t>
        </w:r>
      </w:ins>
      <w:ins w:id="227" w:author="Joana Rodrigues Ribeiro" w:date="2026-02-08T16:32:00Z" w16du:dateUtc="2026-02-08T15:32:00Z">
        <w:r w:rsidR="00953E12">
          <w:rPr>
            <w:rFonts w:cs="Calibri"/>
            <w:color w:val="000000" w:themeColor="text1"/>
            <w:szCs w:val="22"/>
          </w:rPr>
          <w:t xml:space="preserve">sample of surgical RCTs </w:t>
        </w:r>
      </w:ins>
      <w:r w:rsidR="005A035A" w:rsidRPr="00AA12CF">
        <w:rPr>
          <w:rFonts w:cs="Calibri"/>
          <w:color w:val="000000" w:themeColor="text1"/>
          <w:szCs w:val="22"/>
          <w:rPrChange w:id="228" w:author="Joana Rodrigues Ribeiro" w:date="2026-02-07T22:16:00Z" w16du:dateUtc="2026-02-07T21:16:00Z">
            <w:rPr>
              <w:rFonts w:ascii="Calibri" w:hAnsi="Calibri" w:cs="Calibri"/>
              <w:color w:val="000000" w:themeColor="text1"/>
              <w:sz w:val="24"/>
            </w:rPr>
          </w:rPrChange>
        </w:rPr>
        <w:t xml:space="preserve">published in 2024. </w:t>
      </w:r>
      <w:del w:id="229" w:author="Joana Rodrigues Ribeiro" w:date="2026-02-08T16:33:00Z" w16du:dateUtc="2026-02-08T15:33:00Z">
        <w:r w:rsidR="005A035A" w:rsidRPr="00AA12CF" w:rsidDel="00953E12">
          <w:rPr>
            <w:rFonts w:cs="Calibri"/>
            <w:color w:val="000000" w:themeColor="text1"/>
            <w:szCs w:val="22"/>
            <w:rPrChange w:id="230" w:author="Joana Rodrigues Ribeiro" w:date="2026-02-07T22:16:00Z" w16du:dateUtc="2026-02-07T21:16:00Z">
              <w:rPr>
                <w:rFonts w:ascii="Calibri" w:hAnsi="Calibri" w:cs="Calibri"/>
                <w:color w:val="000000" w:themeColor="text1"/>
                <w:sz w:val="24"/>
              </w:rPr>
            </w:rPrChange>
          </w:rPr>
          <w:delText>We consecutively screened records and full-text articles until we reached a total of 1</w:delText>
        </w:r>
      </w:del>
      <w:del w:id="231" w:author="Joana Rodrigues Ribeiro" w:date="2026-02-08T09:44:00Z" w16du:dateUtc="2026-02-08T08:44:00Z">
        <w:r w:rsidR="005A035A" w:rsidRPr="00AA12CF" w:rsidDel="00F8066E">
          <w:rPr>
            <w:rFonts w:cs="Calibri"/>
            <w:color w:val="000000" w:themeColor="text1"/>
            <w:szCs w:val="22"/>
            <w:rPrChange w:id="232" w:author="Joana Rodrigues Ribeiro" w:date="2026-02-07T22:16:00Z" w16du:dateUtc="2026-02-07T21:16:00Z">
              <w:rPr>
                <w:rFonts w:ascii="Calibri" w:hAnsi="Calibri" w:cs="Calibri"/>
                <w:color w:val="000000" w:themeColor="text1"/>
                <w:sz w:val="24"/>
              </w:rPr>
            </w:rPrChange>
          </w:rPr>
          <w:delText>70</w:delText>
        </w:r>
      </w:del>
      <w:del w:id="233" w:author="Joana Rodrigues Ribeiro" w:date="2026-02-08T16:33:00Z" w16du:dateUtc="2026-02-08T15:33:00Z">
        <w:r w:rsidR="005A035A" w:rsidRPr="00AA12CF" w:rsidDel="00953E12">
          <w:rPr>
            <w:rFonts w:cs="Calibri"/>
            <w:color w:val="000000" w:themeColor="text1"/>
            <w:szCs w:val="22"/>
            <w:rPrChange w:id="234" w:author="Joana Rodrigues Ribeiro" w:date="2026-02-07T22:16:00Z" w16du:dateUtc="2026-02-07T21:16:00Z">
              <w:rPr>
                <w:rFonts w:ascii="Calibri" w:hAnsi="Calibri" w:cs="Calibri"/>
                <w:color w:val="000000" w:themeColor="text1"/>
                <w:sz w:val="24"/>
              </w:rPr>
            </w:rPrChange>
          </w:rPr>
          <w:delText xml:space="preserve"> RCTs</w:delText>
        </w:r>
        <w:r w:rsidRPr="00AA12CF" w:rsidDel="00953E12">
          <w:rPr>
            <w:rFonts w:cs="Calibri"/>
            <w:color w:val="000000" w:themeColor="text1"/>
            <w:szCs w:val="22"/>
            <w:rPrChange w:id="235" w:author="Joana Rodrigues Ribeiro" w:date="2026-02-07T22:16:00Z" w16du:dateUtc="2026-02-07T21:16:00Z">
              <w:rPr>
                <w:rFonts w:ascii="Calibri" w:hAnsi="Calibri" w:cs="Calibri"/>
                <w:color w:val="000000" w:themeColor="text1"/>
                <w:sz w:val="24"/>
              </w:rPr>
            </w:rPrChange>
          </w:rPr>
          <w:delText>.</w:delText>
        </w:r>
      </w:del>
      <w:ins w:id="236" w:author="Joana Rodrigues Ribeiro" w:date="2026-02-08T16:47:00Z" w16du:dateUtc="2026-02-08T15:47:00Z">
        <w:r w:rsidR="00E542A4">
          <w:rPr>
            <w:rFonts w:cs="Calibri"/>
            <w:color w:val="000000" w:themeColor="text1"/>
            <w:szCs w:val="22"/>
          </w:rPr>
          <w:t>We</w:t>
        </w:r>
      </w:ins>
      <w:ins w:id="237" w:author="Joana Rodrigues Ribeiro" w:date="2026-02-08T16:36:00Z" w16du:dateUtc="2026-02-08T15:36:00Z">
        <w:r w:rsidR="007B31FF">
          <w:rPr>
            <w:rFonts w:cs="Calibri"/>
            <w:color w:val="000000" w:themeColor="text1"/>
            <w:szCs w:val="22"/>
          </w:rPr>
          <w:t xml:space="preserve"> </w:t>
        </w:r>
      </w:ins>
      <w:ins w:id="238" w:author="Joana Rodrigues Ribeiro" w:date="2026-02-08T16:40:00Z" w16du:dateUtc="2026-02-08T15:40:00Z">
        <w:r w:rsidR="00C904DB">
          <w:rPr>
            <w:rFonts w:cs="Calibri"/>
            <w:color w:val="000000" w:themeColor="text1"/>
            <w:szCs w:val="22"/>
          </w:rPr>
          <w:t xml:space="preserve">applied an original </w:t>
        </w:r>
      </w:ins>
      <w:del w:id="239" w:author="Joana Rodrigues Ribeiro" w:date="2026-02-08T16:47:00Z" w16du:dateUtc="2026-02-08T15:47:00Z">
        <w:r w:rsidRPr="00AA12CF" w:rsidDel="00E542A4">
          <w:rPr>
            <w:rFonts w:cs="Calibri"/>
            <w:color w:val="000000" w:themeColor="text1"/>
            <w:szCs w:val="22"/>
            <w:rPrChange w:id="240" w:author="Joana Rodrigues Ribeiro" w:date="2026-02-07T22:16:00Z" w16du:dateUtc="2026-02-07T21:16:00Z">
              <w:rPr>
                <w:rFonts w:ascii="Calibri" w:hAnsi="Calibri" w:cs="Calibri"/>
                <w:color w:val="000000" w:themeColor="text1"/>
                <w:sz w:val="24"/>
              </w:rPr>
            </w:rPrChange>
          </w:rPr>
          <w:delText xml:space="preserve"> </w:delText>
        </w:r>
        <w:r w:rsidR="00486AC9" w:rsidRPr="00AA12CF" w:rsidDel="00E542A4">
          <w:rPr>
            <w:rFonts w:cs="Calibri"/>
            <w:color w:val="000000" w:themeColor="text1"/>
            <w:szCs w:val="22"/>
            <w:rPrChange w:id="241" w:author="Joana Rodrigues Ribeiro" w:date="2026-02-07T22:16:00Z" w16du:dateUtc="2026-02-07T21:16:00Z">
              <w:rPr>
                <w:rFonts w:ascii="Calibri" w:hAnsi="Calibri" w:cs="Calibri"/>
                <w:color w:val="000000" w:themeColor="text1"/>
                <w:sz w:val="24"/>
              </w:rPr>
            </w:rPrChange>
          </w:rPr>
          <w:delText>Our</w:delText>
        </w:r>
        <w:r w:rsidR="005A035A" w:rsidRPr="00AA12CF" w:rsidDel="00E542A4">
          <w:rPr>
            <w:rFonts w:cs="Calibri"/>
            <w:color w:val="000000" w:themeColor="text1"/>
            <w:szCs w:val="22"/>
            <w:rPrChange w:id="242" w:author="Joana Rodrigues Ribeiro" w:date="2026-02-07T22:16:00Z" w16du:dateUtc="2026-02-07T21:16:00Z">
              <w:rPr>
                <w:rFonts w:ascii="Calibri" w:hAnsi="Calibri" w:cs="Calibri"/>
                <w:color w:val="000000" w:themeColor="text1"/>
                <w:sz w:val="24"/>
              </w:rPr>
            </w:rPrChange>
          </w:rPr>
          <w:delText xml:space="preserve"> </w:delText>
        </w:r>
        <w:r w:rsidR="00486AC9" w:rsidRPr="00AA12CF" w:rsidDel="00E542A4">
          <w:rPr>
            <w:rFonts w:cs="Calibri"/>
            <w:color w:val="000000" w:themeColor="text1"/>
            <w:szCs w:val="22"/>
            <w:rPrChange w:id="243" w:author="Joana Rodrigues Ribeiro" w:date="2026-02-07T22:16:00Z" w16du:dateUtc="2026-02-07T21:16:00Z">
              <w:rPr>
                <w:rFonts w:ascii="Calibri" w:hAnsi="Calibri" w:cs="Calibri"/>
                <w:color w:val="000000" w:themeColor="text1"/>
                <w:sz w:val="24"/>
              </w:rPr>
            </w:rPrChange>
          </w:rPr>
          <w:delText>primary endpoint</w:delText>
        </w:r>
        <w:r w:rsidR="005A035A" w:rsidRPr="00AA12CF" w:rsidDel="00E542A4">
          <w:rPr>
            <w:rFonts w:cs="Calibri"/>
            <w:color w:val="000000" w:themeColor="text1"/>
            <w:szCs w:val="22"/>
            <w:rPrChange w:id="244" w:author="Joana Rodrigues Ribeiro" w:date="2026-02-07T22:16:00Z" w16du:dateUtc="2026-02-07T21:16:00Z">
              <w:rPr>
                <w:rFonts w:ascii="Calibri" w:hAnsi="Calibri" w:cs="Calibri"/>
                <w:color w:val="000000" w:themeColor="text1"/>
                <w:sz w:val="24"/>
              </w:rPr>
            </w:rPrChange>
          </w:rPr>
          <w:delText xml:space="preserve"> was </w:delText>
        </w:r>
        <w:r w:rsidR="00486AC9" w:rsidRPr="00AA12CF" w:rsidDel="00E542A4">
          <w:rPr>
            <w:rFonts w:cs="Calibri"/>
            <w:color w:val="000000" w:themeColor="text1"/>
            <w:szCs w:val="22"/>
            <w:rPrChange w:id="245" w:author="Joana Rodrigues Ribeiro" w:date="2026-02-07T22:16:00Z" w16du:dateUtc="2026-02-07T21:16:00Z">
              <w:rPr>
                <w:rFonts w:ascii="Calibri" w:hAnsi="Calibri" w:cs="Calibri"/>
                <w:color w:val="000000" w:themeColor="text1"/>
                <w:sz w:val="24"/>
              </w:rPr>
            </w:rPrChange>
          </w:rPr>
          <w:delText xml:space="preserve">a </w:delText>
        </w:r>
      </w:del>
      <w:r w:rsidR="00486AC9" w:rsidRPr="00AA12CF">
        <w:rPr>
          <w:rFonts w:cs="Calibri"/>
          <w:color w:val="000000" w:themeColor="text1"/>
          <w:szCs w:val="22"/>
          <w:rPrChange w:id="246" w:author="Joana Rodrigues Ribeiro" w:date="2026-02-07T22:16:00Z" w16du:dateUtc="2026-02-07T21:16:00Z">
            <w:rPr>
              <w:rFonts w:ascii="Calibri" w:hAnsi="Calibri" w:cs="Calibri"/>
              <w:color w:val="000000" w:themeColor="text1"/>
              <w:sz w:val="24"/>
            </w:rPr>
          </w:rPrChange>
        </w:rPr>
        <w:t xml:space="preserve">composite </w:t>
      </w:r>
      <w:del w:id="247" w:author="Joana Rodrigues Ribeiro" w:date="2026-02-08T16:47:00Z" w16du:dateUtc="2026-02-08T15:47:00Z">
        <w:r w:rsidR="00486AC9" w:rsidRPr="00AA12CF" w:rsidDel="00E542A4">
          <w:rPr>
            <w:rFonts w:cs="Calibri"/>
            <w:color w:val="000000" w:themeColor="text1"/>
            <w:szCs w:val="22"/>
            <w:rPrChange w:id="248" w:author="Joana Rodrigues Ribeiro" w:date="2026-02-07T22:16:00Z" w16du:dateUtc="2026-02-07T21:16:00Z">
              <w:rPr>
                <w:rFonts w:ascii="Calibri" w:hAnsi="Calibri" w:cs="Calibri"/>
                <w:color w:val="000000" w:themeColor="text1"/>
                <w:sz w:val="24"/>
              </w:rPr>
            </w:rPrChange>
          </w:rPr>
          <w:delText xml:space="preserve">endpoint </w:delText>
        </w:r>
      </w:del>
      <w:ins w:id="249" w:author="Joana Rodrigues Ribeiro" w:date="2026-02-08T16:47:00Z" w16du:dateUtc="2026-02-08T15:47:00Z">
        <w:r w:rsidR="00E542A4">
          <w:rPr>
            <w:rFonts w:cs="Calibri"/>
            <w:color w:val="000000" w:themeColor="text1"/>
            <w:szCs w:val="22"/>
          </w:rPr>
          <w:t>definition of a RCT meaningfully informing clinical practice</w:t>
        </w:r>
        <w:r w:rsidR="005E3089">
          <w:rPr>
            <w:rFonts w:cs="Calibri"/>
            <w:color w:val="000000" w:themeColor="text1"/>
            <w:szCs w:val="22"/>
          </w:rPr>
          <w:t>,</w:t>
        </w:r>
        <w:r w:rsidR="00E542A4" w:rsidRPr="00AA12CF">
          <w:rPr>
            <w:rFonts w:cs="Calibri"/>
            <w:color w:val="000000" w:themeColor="text1"/>
            <w:szCs w:val="22"/>
            <w:rPrChange w:id="250" w:author="Joana Rodrigues Ribeiro" w:date="2026-02-07T22:16:00Z" w16du:dateUtc="2026-02-07T21:16:00Z">
              <w:rPr>
                <w:rFonts w:ascii="Calibri" w:hAnsi="Calibri" w:cs="Calibri"/>
                <w:color w:val="000000" w:themeColor="text1"/>
                <w:sz w:val="24"/>
              </w:rPr>
            </w:rPrChange>
          </w:rPr>
          <w:t xml:space="preserve"> </w:t>
        </w:r>
      </w:ins>
      <w:del w:id="251" w:author="Joana Rodrigues Ribeiro" w:date="2026-02-08T16:48:00Z" w16du:dateUtc="2026-02-08T15:48:00Z">
        <w:r w:rsidR="00486AC9" w:rsidRPr="00AA12CF" w:rsidDel="005E3089">
          <w:rPr>
            <w:rFonts w:cs="Calibri"/>
            <w:color w:val="000000" w:themeColor="text1"/>
            <w:szCs w:val="22"/>
            <w:rPrChange w:id="252" w:author="Joana Rodrigues Ribeiro" w:date="2026-02-07T22:16:00Z" w16du:dateUtc="2026-02-07T21:16:00Z">
              <w:rPr>
                <w:rFonts w:ascii="Calibri" w:hAnsi="Calibri" w:cs="Calibri"/>
                <w:color w:val="000000" w:themeColor="text1"/>
                <w:sz w:val="24"/>
              </w:rPr>
            </w:rPrChange>
          </w:rPr>
          <w:delText>defined by</w:delText>
        </w:r>
      </w:del>
      <w:ins w:id="253" w:author="Joana Rodrigues Ribeiro" w:date="2026-02-08T16:48:00Z" w16du:dateUtc="2026-02-08T15:48:00Z">
        <w:r w:rsidR="005E3089">
          <w:rPr>
            <w:rFonts w:cs="Calibri"/>
            <w:color w:val="000000" w:themeColor="text1"/>
            <w:szCs w:val="22"/>
          </w:rPr>
          <w:t>requiring</w:t>
        </w:r>
      </w:ins>
      <w:r w:rsidR="00486AC9" w:rsidRPr="00AA12CF">
        <w:rPr>
          <w:rFonts w:cs="Calibri"/>
          <w:color w:val="000000" w:themeColor="text1"/>
          <w:szCs w:val="22"/>
          <w:rPrChange w:id="254" w:author="Joana Rodrigues Ribeiro" w:date="2026-02-07T22:16:00Z" w16du:dateUtc="2026-02-07T21:16:00Z">
            <w:rPr>
              <w:rFonts w:ascii="Calibri" w:hAnsi="Calibri" w:cs="Calibri"/>
              <w:color w:val="000000" w:themeColor="text1"/>
              <w:sz w:val="24"/>
            </w:rPr>
          </w:rPrChange>
        </w:rPr>
        <w:t xml:space="preserve"> (1) </w:t>
      </w:r>
      <w:r w:rsidR="007276AC" w:rsidRPr="00AA12CF">
        <w:rPr>
          <w:rFonts w:cs="Calibri"/>
          <w:color w:val="000000" w:themeColor="text1"/>
          <w:szCs w:val="22"/>
          <w:rPrChange w:id="255" w:author="Joana Rodrigues Ribeiro" w:date="2026-02-07T22:16:00Z" w16du:dateUtc="2026-02-07T21:16:00Z">
            <w:rPr>
              <w:rFonts w:ascii="Calibri" w:hAnsi="Calibri" w:cs="Calibri"/>
              <w:color w:val="000000" w:themeColor="text1"/>
              <w:sz w:val="24"/>
            </w:rPr>
          </w:rPrChange>
        </w:rPr>
        <w:t xml:space="preserve">the report </w:t>
      </w:r>
      <w:del w:id="256" w:author="Joana Rodrigues Ribeiro" w:date="2026-02-08T16:24:00Z" w16du:dateUtc="2026-02-08T15:24:00Z">
        <w:r w:rsidR="007276AC" w:rsidRPr="00AA12CF" w:rsidDel="00131D95">
          <w:rPr>
            <w:rFonts w:cs="Calibri"/>
            <w:color w:val="000000" w:themeColor="text1"/>
            <w:szCs w:val="22"/>
            <w:rPrChange w:id="257" w:author="Joana Rodrigues Ribeiro" w:date="2026-02-07T22:16:00Z" w16du:dateUtc="2026-02-07T21:16:00Z">
              <w:rPr>
                <w:rFonts w:ascii="Calibri" w:hAnsi="Calibri" w:cs="Calibri"/>
                <w:color w:val="000000" w:themeColor="text1"/>
                <w:sz w:val="24"/>
              </w:rPr>
            </w:rPrChange>
          </w:rPr>
          <w:delText xml:space="preserve">or </w:delText>
        </w:r>
        <w:r w:rsidR="00486AC9" w:rsidRPr="00AA12CF" w:rsidDel="00131D95">
          <w:rPr>
            <w:rFonts w:cs="Calibri"/>
            <w:color w:val="000000" w:themeColor="text1"/>
            <w:szCs w:val="22"/>
            <w:rPrChange w:id="258" w:author="Joana Rodrigues Ribeiro" w:date="2026-02-07T22:16:00Z" w16du:dateUtc="2026-02-07T21:16:00Z">
              <w:rPr>
                <w:rFonts w:ascii="Calibri" w:hAnsi="Calibri" w:cs="Calibri"/>
                <w:color w:val="000000" w:themeColor="text1"/>
                <w:sz w:val="24"/>
              </w:rPr>
            </w:rPrChange>
          </w:rPr>
          <w:delText xml:space="preserve">the </w:delText>
        </w:r>
        <w:r w:rsidR="007276AC" w:rsidRPr="00AA12CF" w:rsidDel="00131D95">
          <w:rPr>
            <w:rFonts w:cs="Calibri"/>
            <w:color w:val="000000" w:themeColor="text1"/>
            <w:szCs w:val="22"/>
            <w:rPrChange w:id="259" w:author="Joana Rodrigues Ribeiro" w:date="2026-02-07T22:16:00Z" w16du:dateUtc="2026-02-07T21:16:00Z">
              <w:rPr>
                <w:rFonts w:ascii="Calibri" w:hAnsi="Calibri" w:cs="Calibri"/>
                <w:color w:val="000000" w:themeColor="text1"/>
                <w:sz w:val="24"/>
              </w:rPr>
            </w:rPrChange>
          </w:rPr>
          <w:delText xml:space="preserve">design </w:delText>
        </w:r>
        <w:r w:rsidR="00486AC9" w:rsidRPr="00AA12CF" w:rsidDel="00131D95">
          <w:rPr>
            <w:rFonts w:cs="Calibri"/>
            <w:color w:val="000000" w:themeColor="text1"/>
            <w:szCs w:val="22"/>
            <w:rPrChange w:id="260" w:author="Joana Rodrigues Ribeiro" w:date="2026-02-07T22:16:00Z" w16du:dateUtc="2026-02-07T21:16:00Z">
              <w:rPr>
                <w:rFonts w:ascii="Calibri" w:hAnsi="Calibri" w:cs="Calibri"/>
                <w:color w:val="000000" w:themeColor="text1"/>
                <w:sz w:val="24"/>
              </w:rPr>
            </w:rPrChange>
          </w:rPr>
          <w:delText>description</w:delText>
        </w:r>
        <w:r w:rsidR="007276AC" w:rsidRPr="00AA12CF" w:rsidDel="00131D95">
          <w:rPr>
            <w:rFonts w:cs="Calibri"/>
            <w:color w:val="000000" w:themeColor="text1"/>
            <w:szCs w:val="22"/>
            <w:rPrChange w:id="261" w:author="Joana Rodrigues Ribeiro" w:date="2026-02-07T22:16:00Z" w16du:dateUtc="2026-02-07T21:16:00Z">
              <w:rPr>
                <w:rFonts w:ascii="Calibri" w:hAnsi="Calibri" w:cs="Calibri"/>
                <w:color w:val="000000" w:themeColor="text1"/>
                <w:sz w:val="24"/>
              </w:rPr>
            </w:rPrChange>
          </w:rPr>
          <w:delText xml:space="preserve"> </w:delText>
        </w:r>
      </w:del>
      <w:r w:rsidR="007276AC" w:rsidRPr="00AA12CF">
        <w:rPr>
          <w:rFonts w:cs="Calibri"/>
          <w:color w:val="000000" w:themeColor="text1"/>
          <w:szCs w:val="22"/>
          <w:rPrChange w:id="262" w:author="Joana Rodrigues Ribeiro" w:date="2026-02-07T22:16:00Z" w16du:dateUtc="2026-02-07T21:16:00Z">
            <w:rPr>
              <w:rFonts w:ascii="Calibri" w:hAnsi="Calibri" w:cs="Calibri"/>
              <w:color w:val="000000" w:themeColor="text1"/>
              <w:sz w:val="24"/>
            </w:rPr>
          </w:rPrChange>
        </w:rPr>
        <w:t xml:space="preserve">of the trial </w:t>
      </w:r>
      <w:del w:id="263" w:author="Joana Rodrigues Ribeiro" w:date="2026-02-08T16:24:00Z" w16du:dateUtc="2026-02-08T15:24:00Z">
        <w:r w:rsidR="007276AC" w:rsidRPr="00AA12CF" w:rsidDel="00131D95">
          <w:rPr>
            <w:rFonts w:cs="Calibri"/>
            <w:color w:val="000000" w:themeColor="text1"/>
            <w:szCs w:val="22"/>
            <w:rPrChange w:id="264" w:author="Joana Rodrigues Ribeiro" w:date="2026-02-07T22:16:00Z" w16du:dateUtc="2026-02-07T21:16:00Z">
              <w:rPr>
                <w:rFonts w:ascii="Calibri" w:hAnsi="Calibri" w:cs="Calibri"/>
                <w:color w:val="000000" w:themeColor="text1"/>
                <w:sz w:val="24"/>
              </w:rPr>
            </w:rPrChange>
          </w:rPr>
          <w:delText>aim</w:delText>
        </w:r>
      </w:del>
      <w:ins w:id="265" w:author="Joana Rodrigues Ribeiro" w:date="2026-02-08T16:24:00Z" w16du:dateUtc="2026-02-08T15:24:00Z">
        <w:r w:rsidR="00131D95">
          <w:rPr>
            <w:rFonts w:cs="Calibri"/>
            <w:color w:val="000000" w:themeColor="text1"/>
            <w:szCs w:val="22"/>
          </w:rPr>
          <w:t xml:space="preserve">hypothesis or a design </w:t>
        </w:r>
      </w:ins>
      <w:ins w:id="266" w:author="Joana Rodrigues Ribeiro" w:date="2026-02-08T16:48:00Z" w16du:dateUtc="2026-02-08T15:48:00Z">
        <w:r w:rsidR="005E3089">
          <w:rPr>
            <w:rFonts w:cs="Calibri"/>
            <w:color w:val="000000" w:themeColor="text1"/>
            <w:szCs w:val="22"/>
          </w:rPr>
          <w:t>aligned</w:t>
        </w:r>
      </w:ins>
      <w:ins w:id="267" w:author="Joana Rodrigues Ribeiro" w:date="2026-02-08T16:24:00Z" w16du:dateUtc="2026-02-08T15:24:00Z">
        <w:r w:rsidR="00131D95">
          <w:rPr>
            <w:rFonts w:cs="Calibri"/>
            <w:color w:val="000000" w:themeColor="text1"/>
            <w:szCs w:val="22"/>
          </w:rPr>
          <w:t xml:space="preserve"> </w:t>
        </w:r>
      </w:ins>
      <w:ins w:id="268" w:author="Joana Rodrigues Ribeiro" w:date="2026-02-08T16:25:00Z" w16du:dateUtc="2026-02-08T15:25:00Z">
        <w:r w:rsidR="00033889">
          <w:rPr>
            <w:rFonts w:cs="Calibri"/>
            <w:color w:val="000000" w:themeColor="text1"/>
            <w:szCs w:val="22"/>
          </w:rPr>
          <w:t>with</w:t>
        </w:r>
      </w:ins>
      <w:ins w:id="269" w:author="Joana Rodrigues Ribeiro" w:date="2026-02-08T16:24:00Z" w16du:dateUtc="2026-02-08T15:24:00Z">
        <w:r w:rsidR="00131D95">
          <w:rPr>
            <w:rFonts w:cs="Calibri"/>
            <w:color w:val="000000" w:themeColor="text1"/>
            <w:szCs w:val="22"/>
          </w:rPr>
          <w:t xml:space="preserve"> the </w:t>
        </w:r>
        <w:r w:rsidR="00033889">
          <w:rPr>
            <w:rFonts w:cs="Calibri"/>
            <w:color w:val="000000" w:themeColor="text1"/>
            <w:szCs w:val="22"/>
          </w:rPr>
          <w:t>hypothe</w:t>
        </w:r>
      </w:ins>
      <w:ins w:id="270" w:author="Joana Rodrigues Ribeiro" w:date="2026-02-08T16:25:00Z" w16du:dateUtc="2026-02-08T15:25:00Z">
        <w:r w:rsidR="00033889">
          <w:rPr>
            <w:rFonts w:cs="Calibri"/>
            <w:color w:val="000000" w:themeColor="text1"/>
            <w:szCs w:val="22"/>
          </w:rPr>
          <w:t>sis</w:t>
        </w:r>
      </w:ins>
      <w:r w:rsidRPr="00AA12CF">
        <w:rPr>
          <w:rFonts w:cs="Calibri"/>
          <w:color w:val="000000" w:themeColor="text1"/>
          <w:szCs w:val="22"/>
          <w:rPrChange w:id="271" w:author="Joana Rodrigues Ribeiro" w:date="2026-02-07T22:16:00Z" w16du:dateUtc="2026-02-07T21:16:00Z">
            <w:rPr>
              <w:rFonts w:ascii="Calibri" w:hAnsi="Calibri" w:cs="Calibri"/>
              <w:color w:val="000000" w:themeColor="text1"/>
              <w:sz w:val="24"/>
            </w:rPr>
          </w:rPrChange>
        </w:rPr>
        <w:t>,</w:t>
      </w:r>
      <w:r w:rsidR="00486AC9" w:rsidRPr="00AA12CF">
        <w:rPr>
          <w:rFonts w:cs="Calibri"/>
          <w:color w:val="000000" w:themeColor="text1"/>
          <w:szCs w:val="22"/>
          <w:rPrChange w:id="272" w:author="Joana Rodrigues Ribeiro" w:date="2026-02-07T22:16:00Z" w16du:dateUtc="2026-02-07T21:16:00Z">
            <w:rPr>
              <w:rFonts w:ascii="Calibri" w:hAnsi="Calibri" w:cs="Calibri"/>
              <w:color w:val="000000" w:themeColor="text1"/>
              <w:sz w:val="24"/>
            </w:rPr>
          </w:rPrChange>
        </w:rPr>
        <w:t xml:space="preserve"> (2) the report of</w:t>
      </w:r>
      <w:r w:rsidR="005A035A" w:rsidRPr="00AA12CF">
        <w:rPr>
          <w:rFonts w:cs="Calibri"/>
          <w:color w:val="000000" w:themeColor="text1"/>
          <w:szCs w:val="22"/>
          <w:rPrChange w:id="273" w:author="Joana Rodrigues Ribeiro" w:date="2026-02-07T22:16:00Z" w16du:dateUtc="2026-02-07T21:16:00Z">
            <w:rPr>
              <w:rFonts w:ascii="Calibri" w:hAnsi="Calibri" w:cs="Calibri"/>
              <w:color w:val="000000" w:themeColor="text1"/>
              <w:sz w:val="24"/>
            </w:rPr>
          </w:rPrChange>
        </w:rPr>
        <w:t xml:space="preserve"> primary </w:t>
      </w:r>
      <w:r w:rsidRPr="00AA12CF">
        <w:rPr>
          <w:rFonts w:cs="Calibri"/>
          <w:color w:val="000000" w:themeColor="text1"/>
          <w:szCs w:val="22"/>
          <w:rPrChange w:id="274" w:author="Joana Rodrigues Ribeiro" w:date="2026-02-07T22:16:00Z" w16du:dateUtc="2026-02-07T21:16:00Z">
            <w:rPr>
              <w:rFonts w:ascii="Calibri" w:hAnsi="Calibri" w:cs="Calibri"/>
              <w:color w:val="000000" w:themeColor="text1"/>
              <w:sz w:val="24"/>
            </w:rPr>
          </w:rPrChange>
        </w:rPr>
        <w:t>endpoint</w:t>
      </w:r>
      <w:r w:rsidR="00486AC9" w:rsidRPr="00AA12CF">
        <w:rPr>
          <w:rFonts w:cs="Calibri"/>
          <w:color w:val="000000" w:themeColor="text1"/>
          <w:szCs w:val="22"/>
          <w:rPrChange w:id="275" w:author="Joana Rodrigues Ribeiro" w:date="2026-02-07T22:16:00Z" w16du:dateUtc="2026-02-07T21:16:00Z">
            <w:rPr>
              <w:rFonts w:ascii="Calibri" w:hAnsi="Calibri" w:cs="Calibri"/>
              <w:color w:val="000000" w:themeColor="text1"/>
              <w:sz w:val="24"/>
            </w:rPr>
          </w:rPrChange>
        </w:rPr>
        <w:t>(</w:t>
      </w:r>
      <w:r w:rsidRPr="00AA12CF">
        <w:rPr>
          <w:rFonts w:cs="Calibri"/>
          <w:color w:val="000000" w:themeColor="text1"/>
          <w:szCs w:val="22"/>
          <w:rPrChange w:id="276" w:author="Joana Rodrigues Ribeiro" w:date="2026-02-07T22:16:00Z" w16du:dateUtc="2026-02-07T21:16:00Z">
            <w:rPr>
              <w:rFonts w:ascii="Calibri" w:hAnsi="Calibri" w:cs="Calibri"/>
              <w:color w:val="000000" w:themeColor="text1"/>
              <w:sz w:val="24"/>
            </w:rPr>
          </w:rPrChange>
        </w:rPr>
        <w:t>s</w:t>
      </w:r>
      <w:r w:rsidR="00486AC9" w:rsidRPr="00AA12CF">
        <w:rPr>
          <w:rFonts w:cs="Calibri"/>
          <w:color w:val="000000" w:themeColor="text1"/>
          <w:szCs w:val="22"/>
          <w:rPrChange w:id="277" w:author="Joana Rodrigues Ribeiro" w:date="2026-02-07T22:16:00Z" w16du:dateUtc="2026-02-07T21:16:00Z">
            <w:rPr>
              <w:rFonts w:ascii="Calibri" w:hAnsi="Calibri" w:cs="Calibri"/>
              <w:color w:val="000000" w:themeColor="text1"/>
              <w:sz w:val="24"/>
            </w:rPr>
          </w:rPrChange>
        </w:rPr>
        <w:t>)</w:t>
      </w:r>
      <w:r w:rsidRPr="00AA12CF">
        <w:rPr>
          <w:rFonts w:cs="Calibri"/>
          <w:color w:val="000000" w:themeColor="text1"/>
          <w:szCs w:val="22"/>
          <w:rPrChange w:id="278" w:author="Joana Rodrigues Ribeiro" w:date="2026-02-07T22:16:00Z" w16du:dateUtc="2026-02-07T21:16:00Z">
            <w:rPr>
              <w:rFonts w:ascii="Calibri" w:hAnsi="Calibri" w:cs="Calibri"/>
              <w:color w:val="000000" w:themeColor="text1"/>
              <w:sz w:val="24"/>
            </w:rPr>
          </w:rPrChange>
        </w:rPr>
        <w:t xml:space="preserve">, </w:t>
      </w:r>
      <w:r w:rsidR="00523CC2" w:rsidRPr="00AA12CF">
        <w:rPr>
          <w:rFonts w:cs="Calibri"/>
          <w:color w:val="000000" w:themeColor="text1"/>
          <w:szCs w:val="22"/>
          <w:rPrChange w:id="279" w:author="Joana Rodrigues Ribeiro" w:date="2026-02-07T22:16:00Z" w16du:dateUtc="2026-02-07T21:16:00Z">
            <w:rPr>
              <w:rFonts w:ascii="Calibri" w:hAnsi="Calibri" w:cs="Calibri"/>
              <w:color w:val="000000" w:themeColor="text1"/>
              <w:sz w:val="24"/>
            </w:rPr>
          </w:rPrChange>
        </w:rPr>
        <w:t xml:space="preserve">and </w:t>
      </w:r>
      <w:del w:id="280" w:author="Joana Rodrigues Ribeiro" w:date="2026-02-08T16:49:00Z" w16du:dateUtc="2026-02-08T15:49:00Z">
        <w:r w:rsidR="00486AC9" w:rsidRPr="00AA12CF" w:rsidDel="009561FF">
          <w:rPr>
            <w:rFonts w:cs="Calibri"/>
            <w:color w:val="000000" w:themeColor="text1"/>
            <w:szCs w:val="22"/>
            <w:rPrChange w:id="281" w:author="Joana Rodrigues Ribeiro" w:date="2026-02-07T22:16:00Z" w16du:dateUtc="2026-02-07T21:16:00Z">
              <w:rPr>
                <w:rFonts w:ascii="Calibri" w:hAnsi="Calibri" w:cs="Calibri"/>
                <w:color w:val="000000" w:themeColor="text1"/>
                <w:sz w:val="24"/>
              </w:rPr>
            </w:rPrChange>
          </w:rPr>
          <w:delText xml:space="preserve">(3) </w:delText>
        </w:r>
      </w:del>
      <w:r w:rsidR="00486AC9" w:rsidRPr="00AA12CF">
        <w:rPr>
          <w:rFonts w:cs="Calibri"/>
          <w:color w:val="000000" w:themeColor="text1"/>
          <w:szCs w:val="22"/>
          <w:rPrChange w:id="282" w:author="Joana Rodrigues Ribeiro" w:date="2026-02-07T22:16:00Z" w16du:dateUtc="2026-02-07T21:16:00Z">
            <w:rPr>
              <w:rFonts w:ascii="Calibri" w:hAnsi="Calibri" w:cs="Calibri"/>
              <w:color w:val="000000" w:themeColor="text1"/>
              <w:sz w:val="24"/>
            </w:rPr>
          </w:rPrChange>
        </w:rPr>
        <w:t xml:space="preserve">the </w:t>
      </w:r>
      <w:r w:rsidR="005A035A" w:rsidRPr="00AA12CF">
        <w:rPr>
          <w:rFonts w:cs="Calibri"/>
          <w:color w:val="000000" w:themeColor="text1"/>
          <w:szCs w:val="22"/>
          <w:rPrChange w:id="283" w:author="Joana Rodrigues Ribeiro" w:date="2026-02-07T22:16:00Z" w16du:dateUtc="2026-02-07T21:16:00Z">
            <w:rPr>
              <w:rFonts w:ascii="Calibri" w:hAnsi="Calibri" w:cs="Calibri"/>
              <w:color w:val="000000" w:themeColor="text1"/>
              <w:sz w:val="24"/>
            </w:rPr>
          </w:rPrChange>
        </w:rPr>
        <w:t xml:space="preserve">consideration of clinical relevance for </w:t>
      </w:r>
      <w:ins w:id="284" w:author="Joana Rodrigues Ribeiro" w:date="2026-02-08T16:49:00Z" w16du:dateUtc="2026-02-08T15:49:00Z">
        <w:r w:rsidR="00DA5765">
          <w:rPr>
            <w:rFonts w:cs="Calibri"/>
            <w:color w:val="000000" w:themeColor="text1"/>
            <w:szCs w:val="22"/>
          </w:rPr>
          <w:t xml:space="preserve">(3) </w:t>
        </w:r>
      </w:ins>
      <w:r w:rsidRPr="00AA12CF">
        <w:rPr>
          <w:rFonts w:cs="Calibri"/>
          <w:color w:val="000000" w:themeColor="text1"/>
          <w:szCs w:val="22"/>
          <w:rPrChange w:id="285" w:author="Joana Rodrigues Ribeiro" w:date="2026-02-07T22:16:00Z" w16du:dateUtc="2026-02-07T21:16:00Z">
            <w:rPr>
              <w:rFonts w:ascii="Calibri" w:hAnsi="Calibri" w:cs="Calibri"/>
              <w:color w:val="000000" w:themeColor="text1"/>
              <w:sz w:val="24"/>
            </w:rPr>
          </w:rPrChange>
        </w:rPr>
        <w:t>sample size calculation</w:t>
      </w:r>
      <w:r w:rsidR="005A035A" w:rsidRPr="00AA12CF">
        <w:rPr>
          <w:rFonts w:cs="Calibri"/>
          <w:color w:val="000000" w:themeColor="text1"/>
          <w:szCs w:val="22"/>
          <w:rPrChange w:id="286" w:author="Joana Rodrigues Ribeiro" w:date="2026-02-07T22:16:00Z" w16du:dateUtc="2026-02-07T21:16:00Z">
            <w:rPr>
              <w:rFonts w:ascii="Calibri" w:hAnsi="Calibri" w:cs="Calibri"/>
              <w:color w:val="000000" w:themeColor="text1"/>
              <w:sz w:val="24"/>
            </w:rPr>
          </w:rPrChange>
        </w:rPr>
        <w:t xml:space="preserve"> and </w:t>
      </w:r>
      <w:r w:rsidR="00486AC9" w:rsidRPr="00AA12CF">
        <w:rPr>
          <w:rFonts w:cs="Calibri"/>
          <w:color w:val="000000" w:themeColor="text1"/>
          <w:szCs w:val="22"/>
          <w:rPrChange w:id="287" w:author="Joana Rodrigues Ribeiro" w:date="2026-02-07T22:16:00Z" w16du:dateUtc="2026-02-07T21:16:00Z">
            <w:rPr>
              <w:rFonts w:ascii="Calibri" w:hAnsi="Calibri" w:cs="Calibri"/>
              <w:color w:val="000000" w:themeColor="text1"/>
              <w:sz w:val="24"/>
            </w:rPr>
          </w:rPrChange>
        </w:rPr>
        <w:t>(4)</w:t>
      </w:r>
      <w:r w:rsidR="00523CC2" w:rsidRPr="00AA12CF">
        <w:rPr>
          <w:rFonts w:cs="Calibri"/>
          <w:color w:val="000000" w:themeColor="text1"/>
          <w:szCs w:val="22"/>
          <w:rPrChange w:id="288" w:author="Joana Rodrigues Ribeiro" w:date="2026-02-07T22:16:00Z" w16du:dateUtc="2026-02-07T21:16:00Z">
            <w:rPr>
              <w:rFonts w:ascii="Calibri" w:hAnsi="Calibri" w:cs="Calibri"/>
              <w:color w:val="000000" w:themeColor="text1"/>
              <w:sz w:val="24"/>
            </w:rPr>
          </w:rPrChange>
        </w:rPr>
        <w:t xml:space="preserve"> </w:t>
      </w:r>
      <w:ins w:id="289" w:author="Joana Rodrigues Ribeiro" w:date="2026-02-08T16:49:00Z" w16du:dateUtc="2026-02-08T15:49:00Z">
        <w:r w:rsidR="00DA5765">
          <w:rPr>
            <w:rFonts w:cs="Calibri"/>
            <w:color w:val="000000" w:themeColor="text1"/>
            <w:szCs w:val="22"/>
          </w:rPr>
          <w:t xml:space="preserve">interpretation of </w:t>
        </w:r>
      </w:ins>
      <w:del w:id="290" w:author="Joana Rodrigues Ribeiro" w:date="2026-02-08T16:49:00Z" w16du:dateUtc="2026-02-08T15:49:00Z">
        <w:r w:rsidR="00523CC2" w:rsidRPr="00AA12CF" w:rsidDel="00DA5765">
          <w:rPr>
            <w:rFonts w:cs="Calibri"/>
            <w:color w:val="000000" w:themeColor="text1"/>
            <w:szCs w:val="22"/>
            <w:rPrChange w:id="291" w:author="Joana Rodrigues Ribeiro" w:date="2026-02-07T22:16:00Z" w16du:dateUtc="2026-02-07T21:16:00Z">
              <w:rPr>
                <w:rFonts w:ascii="Calibri" w:hAnsi="Calibri" w:cs="Calibri"/>
                <w:color w:val="000000" w:themeColor="text1"/>
                <w:sz w:val="24"/>
              </w:rPr>
            </w:rPrChange>
          </w:rPr>
          <w:delText>for</w:delText>
        </w:r>
        <w:r w:rsidR="00486AC9" w:rsidRPr="00AA12CF" w:rsidDel="00DA5765">
          <w:rPr>
            <w:rFonts w:cs="Calibri"/>
            <w:color w:val="000000" w:themeColor="text1"/>
            <w:szCs w:val="22"/>
            <w:rPrChange w:id="292" w:author="Joana Rodrigues Ribeiro" w:date="2026-02-07T22:16:00Z" w16du:dateUtc="2026-02-07T21:16:00Z">
              <w:rPr>
                <w:rFonts w:ascii="Calibri" w:hAnsi="Calibri" w:cs="Calibri"/>
                <w:color w:val="000000" w:themeColor="text1"/>
                <w:sz w:val="24"/>
              </w:rPr>
            </w:rPrChange>
          </w:rPr>
          <w:delText xml:space="preserve"> </w:delText>
        </w:r>
      </w:del>
      <w:r w:rsidR="005A035A" w:rsidRPr="00AA12CF">
        <w:rPr>
          <w:rFonts w:cs="Calibri"/>
          <w:color w:val="000000" w:themeColor="text1"/>
          <w:szCs w:val="22"/>
          <w:rPrChange w:id="293" w:author="Joana Rodrigues Ribeiro" w:date="2026-02-07T22:16:00Z" w16du:dateUtc="2026-02-07T21:16:00Z">
            <w:rPr>
              <w:rFonts w:ascii="Calibri" w:hAnsi="Calibri" w:cs="Calibri"/>
              <w:color w:val="000000" w:themeColor="text1"/>
              <w:sz w:val="24"/>
            </w:rPr>
          </w:rPrChange>
        </w:rPr>
        <w:t>results</w:t>
      </w:r>
      <w:del w:id="294" w:author="Joana Rodrigues Ribeiro" w:date="2026-02-08T16:49:00Z" w16du:dateUtc="2026-02-08T15:49:00Z">
        <w:r w:rsidR="005A035A" w:rsidRPr="00AA12CF" w:rsidDel="00DA5765">
          <w:rPr>
            <w:rFonts w:cs="Calibri"/>
            <w:color w:val="000000" w:themeColor="text1"/>
            <w:szCs w:val="22"/>
            <w:rPrChange w:id="295" w:author="Joana Rodrigues Ribeiro" w:date="2026-02-07T22:16:00Z" w16du:dateUtc="2026-02-07T21:16:00Z">
              <w:rPr>
                <w:rFonts w:ascii="Calibri" w:hAnsi="Calibri" w:cs="Calibri"/>
                <w:color w:val="000000" w:themeColor="text1"/>
                <w:sz w:val="24"/>
              </w:rPr>
            </w:rPrChange>
          </w:rPr>
          <w:delText xml:space="preserve"> interpretation</w:delText>
        </w:r>
      </w:del>
      <w:r w:rsidRPr="00AA12CF">
        <w:rPr>
          <w:rFonts w:cs="Calibri"/>
          <w:color w:val="000000" w:themeColor="text1"/>
          <w:szCs w:val="22"/>
          <w:rPrChange w:id="296" w:author="Joana Rodrigues Ribeiro" w:date="2026-02-07T22:16:00Z" w16du:dateUtc="2026-02-07T21:16:00Z">
            <w:rPr>
              <w:rFonts w:ascii="Calibri" w:hAnsi="Calibri" w:cs="Calibri"/>
              <w:color w:val="000000" w:themeColor="text1"/>
              <w:sz w:val="24"/>
            </w:rPr>
          </w:rPrChange>
        </w:rPr>
        <w:t>.</w:t>
      </w:r>
      <w:r w:rsidR="00523CC2" w:rsidRPr="00AA12CF">
        <w:rPr>
          <w:rFonts w:cs="Calibri"/>
          <w:color w:val="000000" w:themeColor="text1"/>
          <w:szCs w:val="22"/>
          <w:rPrChange w:id="297" w:author="Joana Rodrigues Ribeiro" w:date="2026-02-07T22:16:00Z" w16du:dateUtc="2026-02-07T21:16:00Z">
            <w:rPr>
              <w:rFonts w:ascii="Calibri" w:hAnsi="Calibri" w:cs="Calibri"/>
              <w:color w:val="000000" w:themeColor="text1"/>
              <w:sz w:val="24"/>
            </w:rPr>
          </w:rPrChange>
        </w:rPr>
        <w:t xml:space="preserve"> </w:t>
      </w:r>
      <w:ins w:id="298" w:author="Joana Rodrigues Ribeiro" w:date="2026-02-08T16:40:00Z" w16du:dateUtc="2026-02-08T15:40:00Z">
        <w:r w:rsidR="00720681">
          <w:rPr>
            <w:rFonts w:cs="Calibri"/>
            <w:color w:val="000000" w:themeColor="text1"/>
            <w:szCs w:val="22"/>
          </w:rPr>
          <w:t xml:space="preserve">In both pilot and final phases, we </w:t>
        </w:r>
      </w:ins>
      <w:del w:id="299" w:author="Joana Rodrigues Ribeiro" w:date="2026-02-08T16:40:00Z" w16du:dateUtc="2026-02-08T15:40:00Z">
        <w:r w:rsidR="00523CC2" w:rsidRPr="00AA12CF" w:rsidDel="00720681">
          <w:rPr>
            <w:rFonts w:cs="Calibri"/>
            <w:color w:val="000000" w:themeColor="text1"/>
            <w:szCs w:val="22"/>
            <w:rPrChange w:id="300" w:author="Joana Rodrigues Ribeiro" w:date="2026-02-07T22:16:00Z" w16du:dateUtc="2026-02-07T21:16:00Z">
              <w:rPr>
                <w:rFonts w:ascii="Calibri" w:hAnsi="Calibri" w:cs="Calibri"/>
                <w:color w:val="000000" w:themeColor="text1"/>
                <w:sz w:val="24"/>
              </w:rPr>
            </w:rPrChange>
          </w:rPr>
          <w:delText xml:space="preserve">We systematically </w:delText>
        </w:r>
      </w:del>
      <w:r w:rsidR="00523CC2" w:rsidRPr="00AA12CF">
        <w:rPr>
          <w:rFonts w:cs="Calibri"/>
          <w:color w:val="000000" w:themeColor="text1"/>
          <w:szCs w:val="22"/>
          <w:rPrChange w:id="301" w:author="Joana Rodrigues Ribeiro" w:date="2026-02-07T22:16:00Z" w16du:dateUtc="2026-02-07T21:16:00Z">
            <w:rPr>
              <w:rFonts w:ascii="Calibri" w:hAnsi="Calibri" w:cs="Calibri"/>
              <w:color w:val="000000" w:themeColor="text1"/>
              <w:sz w:val="24"/>
            </w:rPr>
          </w:rPrChange>
        </w:rPr>
        <w:t>extracted data from published RCTs and their respective pre-trial documents in case of missing or discordant values.</w:t>
      </w:r>
      <w:r w:rsidR="0019617F" w:rsidRPr="00AA12CF">
        <w:rPr>
          <w:rFonts w:cs="Calibri"/>
          <w:color w:val="000000" w:themeColor="text1"/>
          <w:szCs w:val="22"/>
          <w:rPrChange w:id="302" w:author="Joana Rodrigues Ribeiro" w:date="2026-02-07T22:16:00Z" w16du:dateUtc="2026-02-07T21:16:00Z">
            <w:rPr>
              <w:rFonts w:ascii="Calibri" w:hAnsi="Calibri" w:cs="Calibri"/>
              <w:color w:val="000000" w:themeColor="text1"/>
              <w:sz w:val="24"/>
            </w:rPr>
          </w:rPrChange>
        </w:rPr>
        <w:t xml:space="preserve"> </w:t>
      </w:r>
    </w:p>
    <w:p w14:paraId="481B37CD" w14:textId="75643C41" w:rsidR="00D96158" w:rsidRPr="00AA12CF" w:rsidRDefault="00D96158" w:rsidP="00171BCC">
      <w:pPr>
        <w:spacing w:line="480" w:lineRule="auto"/>
        <w:jc w:val="left"/>
        <w:rPr>
          <w:rFonts w:cs="Calibri"/>
          <w:color w:val="000000" w:themeColor="text1"/>
          <w:szCs w:val="22"/>
          <w:rPrChange w:id="303" w:author="Joana Rodrigues Ribeiro" w:date="2026-02-07T22:16:00Z" w16du:dateUtc="2026-02-07T21:16:00Z">
            <w:rPr>
              <w:rFonts w:ascii="Calibri" w:hAnsi="Calibri" w:cs="Calibri"/>
              <w:color w:val="000000" w:themeColor="text1"/>
              <w:sz w:val="24"/>
            </w:rPr>
          </w:rPrChange>
        </w:rPr>
      </w:pPr>
      <w:r w:rsidRPr="00AA12CF">
        <w:rPr>
          <w:rFonts w:cs="Calibri"/>
          <w:b/>
          <w:bCs/>
          <w:color w:val="000000" w:themeColor="text1"/>
          <w:szCs w:val="22"/>
          <w:rPrChange w:id="304" w:author="Joana Rodrigues Ribeiro" w:date="2026-02-07T22:16:00Z" w16du:dateUtc="2026-02-07T21:16:00Z">
            <w:rPr>
              <w:rFonts w:ascii="Calibri" w:hAnsi="Calibri" w:cs="Calibri"/>
              <w:b/>
              <w:bCs/>
              <w:color w:val="000000" w:themeColor="text1"/>
              <w:sz w:val="24"/>
            </w:rPr>
          </w:rPrChange>
        </w:rPr>
        <w:t>Results:</w:t>
      </w:r>
      <w:r w:rsidRPr="00AA12CF">
        <w:rPr>
          <w:rFonts w:cs="Calibri"/>
          <w:color w:val="000000" w:themeColor="text1"/>
          <w:szCs w:val="22"/>
          <w:rPrChange w:id="305" w:author="Joana Rodrigues Ribeiro" w:date="2026-02-07T22:16:00Z" w16du:dateUtc="2026-02-07T21:16:00Z">
            <w:rPr>
              <w:rFonts w:ascii="Calibri" w:hAnsi="Calibri" w:cs="Calibri"/>
              <w:color w:val="000000" w:themeColor="text1"/>
              <w:sz w:val="24"/>
            </w:rPr>
          </w:rPrChange>
        </w:rPr>
        <w:t xml:space="preserve"> </w:t>
      </w:r>
      <w:del w:id="306" w:author="Joana Rodrigues Ribeiro" w:date="2026-02-08T16:09:00Z" w16du:dateUtc="2026-02-08T15:09:00Z">
        <w:r w:rsidRPr="00AA12CF" w:rsidDel="00345A75">
          <w:rPr>
            <w:rFonts w:cs="Calibri"/>
            <w:color w:val="000000" w:themeColor="text1"/>
            <w:szCs w:val="22"/>
            <w:rPrChange w:id="307" w:author="Joana Rodrigues Ribeiro" w:date="2026-02-07T22:16:00Z" w16du:dateUtc="2026-02-07T21:16:00Z">
              <w:rPr>
                <w:rFonts w:ascii="Calibri" w:hAnsi="Calibri" w:cs="Calibri"/>
                <w:color w:val="000000" w:themeColor="text1"/>
                <w:sz w:val="24"/>
              </w:rPr>
            </w:rPrChange>
          </w:rPr>
          <w:delText>We identified</w:delText>
        </w:r>
      </w:del>
      <w:ins w:id="308" w:author="Joana Rodrigues Ribeiro" w:date="2026-02-08T16:50:00Z" w16du:dateUtc="2026-02-08T15:50:00Z">
        <w:r w:rsidR="00D55840">
          <w:rPr>
            <w:rFonts w:cs="Calibri"/>
            <w:color w:val="000000" w:themeColor="text1"/>
            <w:szCs w:val="22"/>
          </w:rPr>
          <w:t>The</w:t>
        </w:r>
      </w:ins>
      <w:ins w:id="309" w:author="Joana Rodrigues Ribeiro" w:date="2026-02-08T16:16:00Z" w16du:dateUtc="2026-02-08T15:16:00Z">
        <w:r w:rsidR="001D55C5">
          <w:rPr>
            <w:rFonts w:cs="Calibri"/>
            <w:color w:val="000000" w:themeColor="text1"/>
            <w:szCs w:val="22"/>
          </w:rPr>
          <w:t xml:space="preserve"> pilot </w:t>
        </w:r>
      </w:ins>
      <w:ins w:id="310" w:author="Joana Rodrigues Ribeiro" w:date="2026-02-08T16:50:00Z" w16du:dateUtc="2026-02-08T15:50:00Z">
        <w:r w:rsidR="00D55840">
          <w:rPr>
            <w:rFonts w:cs="Calibri"/>
            <w:color w:val="000000" w:themeColor="text1"/>
            <w:szCs w:val="22"/>
          </w:rPr>
          <w:t>phase</w:t>
        </w:r>
      </w:ins>
      <w:ins w:id="311" w:author="Joana Rodrigues Ribeiro" w:date="2026-02-08T16:16:00Z" w16du:dateUtc="2026-02-08T15:16:00Z">
        <w:r w:rsidR="001D55C5">
          <w:rPr>
            <w:rFonts w:cs="Calibri"/>
            <w:color w:val="000000" w:themeColor="text1"/>
            <w:szCs w:val="22"/>
          </w:rPr>
          <w:t xml:space="preserve"> </w:t>
        </w:r>
      </w:ins>
      <w:ins w:id="312" w:author="Joana Rodrigues Ribeiro" w:date="2026-02-08T16:50:00Z" w16du:dateUtc="2026-02-08T15:50:00Z">
        <w:r w:rsidR="00D55840">
          <w:rPr>
            <w:rFonts w:cs="Calibri"/>
            <w:color w:val="000000" w:themeColor="text1"/>
            <w:szCs w:val="22"/>
          </w:rPr>
          <w:t>included</w:t>
        </w:r>
      </w:ins>
      <w:ins w:id="313" w:author="Joana Rodrigues Ribeiro" w:date="2026-02-08T16:16:00Z" w16du:dateUtc="2026-02-08T15:16:00Z">
        <w:r w:rsidR="001D55C5">
          <w:rPr>
            <w:rFonts w:cs="Calibri"/>
            <w:color w:val="000000" w:themeColor="text1"/>
            <w:szCs w:val="22"/>
          </w:rPr>
          <w:t xml:space="preserve"> 87 RCTs</w:t>
        </w:r>
      </w:ins>
      <w:ins w:id="314" w:author="Joana Rodrigues Ribeiro" w:date="2026-02-08T16:17:00Z" w16du:dateUtc="2026-02-08T15:17:00Z">
        <w:r w:rsidR="00AA532E">
          <w:rPr>
            <w:rFonts w:cs="Calibri"/>
            <w:color w:val="000000" w:themeColor="text1"/>
            <w:szCs w:val="22"/>
          </w:rPr>
          <w:t xml:space="preserve"> and the final </w:t>
        </w:r>
      </w:ins>
      <w:ins w:id="315" w:author="Joana Rodrigues Ribeiro" w:date="2026-02-08T16:50:00Z" w16du:dateUtc="2026-02-08T15:50:00Z">
        <w:r w:rsidR="00D55840">
          <w:rPr>
            <w:rFonts w:cs="Calibri"/>
            <w:color w:val="000000" w:themeColor="text1"/>
            <w:szCs w:val="22"/>
          </w:rPr>
          <w:t>phase</w:t>
        </w:r>
      </w:ins>
      <w:ins w:id="316" w:author="Joana Rodrigues Ribeiro" w:date="2026-02-08T16:17:00Z" w16du:dateUtc="2026-02-08T15:17:00Z">
        <w:r w:rsidR="00AA532E">
          <w:rPr>
            <w:rFonts w:cs="Calibri"/>
            <w:color w:val="000000" w:themeColor="text1"/>
            <w:szCs w:val="22"/>
          </w:rPr>
          <w:t xml:space="preserve"> </w:t>
        </w:r>
      </w:ins>
      <w:ins w:id="317" w:author="Joana Rodrigues Ribeiro" w:date="2026-02-08T16:50:00Z" w16du:dateUtc="2026-02-08T15:50:00Z">
        <w:r w:rsidR="00D55840">
          <w:rPr>
            <w:rFonts w:cs="Calibri"/>
            <w:color w:val="000000" w:themeColor="text1"/>
            <w:szCs w:val="22"/>
          </w:rPr>
          <w:t>included</w:t>
        </w:r>
      </w:ins>
      <w:ins w:id="318" w:author="Joana Rodrigues Ribeiro" w:date="2026-02-08T16:17:00Z" w16du:dateUtc="2026-02-08T15:17:00Z">
        <w:r w:rsidR="00AA532E">
          <w:rPr>
            <w:rFonts w:cs="Calibri"/>
            <w:color w:val="000000" w:themeColor="text1"/>
            <w:szCs w:val="22"/>
          </w:rPr>
          <w:t xml:space="preserve"> 167 RCTs</w:t>
        </w:r>
      </w:ins>
      <w:ins w:id="319" w:author="Joana Rodrigues Ribeiro" w:date="2026-02-08T16:52:00Z" w16du:dateUtc="2026-02-08T15:52:00Z">
        <w:r w:rsidR="003475AE">
          <w:rPr>
            <w:rFonts w:cs="Calibri"/>
            <w:color w:val="000000" w:themeColor="text1"/>
            <w:szCs w:val="22"/>
          </w:rPr>
          <w:t>, among which</w:t>
        </w:r>
      </w:ins>
      <w:ins w:id="320" w:author="Joana Rodrigues Ribeiro" w:date="2026-02-08T16:17:00Z" w16du:dateUtc="2026-02-08T15:17:00Z">
        <w:r w:rsidR="00AA532E">
          <w:rPr>
            <w:rFonts w:cs="Calibri"/>
            <w:color w:val="000000" w:themeColor="text1"/>
            <w:szCs w:val="22"/>
          </w:rPr>
          <w:t xml:space="preserve"> </w:t>
        </w:r>
      </w:ins>
      <w:ins w:id="321" w:author="Joana Rodrigues Ribeiro" w:date="2026-02-08T16:52:00Z" w16du:dateUtc="2026-02-08T15:52:00Z">
        <w:r w:rsidR="003475AE">
          <w:rPr>
            <w:rFonts w:cs="Calibri"/>
            <w:color w:val="000000" w:themeColor="text1"/>
            <w:szCs w:val="22"/>
          </w:rPr>
          <w:t>o</w:t>
        </w:r>
      </w:ins>
      <w:ins w:id="322" w:author="Joana Rodrigues Ribeiro" w:date="2026-02-08T16:51:00Z" w16du:dateUtc="2026-02-08T15:51:00Z">
        <w:r w:rsidR="000A7F7F">
          <w:rPr>
            <w:rFonts w:cs="Calibri"/>
            <w:color w:val="000000" w:themeColor="text1"/>
            <w:szCs w:val="22"/>
          </w:rPr>
          <w:t xml:space="preserve">nly </w:t>
        </w:r>
      </w:ins>
      <w:ins w:id="323" w:author="Joana Rodrigues Ribeiro" w:date="2026-02-08T16:50:00Z" w16du:dateUtc="2026-02-08T15:50:00Z">
        <w:r w:rsidR="00D55840">
          <w:rPr>
            <w:rFonts w:cs="Calibri"/>
            <w:color w:val="000000" w:themeColor="text1"/>
            <w:szCs w:val="22"/>
          </w:rPr>
          <w:t xml:space="preserve">four </w:t>
        </w:r>
      </w:ins>
      <w:ins w:id="324" w:author="Joana Rodrigues Ribeiro" w:date="2026-02-08T16:52:00Z" w16du:dateUtc="2026-02-08T15:52:00Z">
        <w:r w:rsidR="003475AE">
          <w:rPr>
            <w:rFonts w:cs="Calibri"/>
            <w:color w:val="000000" w:themeColor="text1"/>
            <w:szCs w:val="22"/>
          </w:rPr>
          <w:t xml:space="preserve">trials </w:t>
        </w:r>
      </w:ins>
      <w:ins w:id="325" w:author="Joana Rodrigues Ribeiro" w:date="2026-02-08T16:50:00Z" w16du:dateUtc="2026-02-08T15:50:00Z">
        <w:r w:rsidR="00D55840">
          <w:rPr>
            <w:rFonts w:cs="Calibri"/>
            <w:color w:val="000000" w:themeColor="text1"/>
            <w:szCs w:val="22"/>
          </w:rPr>
          <w:t>(4.6%) and on</w:t>
        </w:r>
      </w:ins>
      <w:ins w:id="326" w:author="Joana Rodrigues Ribeiro" w:date="2026-02-08T16:51:00Z" w16du:dateUtc="2026-02-08T15:51:00Z">
        <w:r w:rsidR="00D55840">
          <w:rPr>
            <w:rFonts w:cs="Calibri"/>
            <w:color w:val="000000" w:themeColor="text1"/>
            <w:szCs w:val="22"/>
          </w:rPr>
          <w:t>e trial (0.6%)</w:t>
        </w:r>
      </w:ins>
      <w:ins w:id="327" w:author="Joana Rodrigues Ribeiro" w:date="2026-02-08T16:52:00Z" w16du:dateUtc="2026-02-08T15:52:00Z">
        <w:r w:rsidR="003475AE">
          <w:rPr>
            <w:rFonts w:cs="Calibri"/>
            <w:color w:val="000000" w:themeColor="text1"/>
            <w:szCs w:val="22"/>
          </w:rPr>
          <w:t xml:space="preserve"> fulfilled all criteria, respectively. </w:t>
        </w:r>
      </w:ins>
      <w:ins w:id="328" w:author="Joana Rodrigues Ribeiro" w:date="2026-02-08T16:53:00Z" w16du:dateUtc="2026-02-08T15:53:00Z">
        <w:r w:rsidR="003475AE">
          <w:rPr>
            <w:rFonts w:cs="Calibri"/>
            <w:color w:val="000000" w:themeColor="text1"/>
            <w:szCs w:val="22"/>
          </w:rPr>
          <w:t>The most prevalent deficiencies were</w:t>
        </w:r>
      </w:ins>
      <w:ins w:id="329" w:author="Joana Rodrigues Ribeiro" w:date="2026-02-08T16:29:00Z" w16du:dateUtc="2026-02-08T15:29:00Z">
        <w:r w:rsidR="00425A80">
          <w:rPr>
            <w:rFonts w:cs="Calibri"/>
            <w:color w:val="000000" w:themeColor="text1"/>
            <w:szCs w:val="22"/>
          </w:rPr>
          <w:t xml:space="preserve"> </w:t>
        </w:r>
      </w:ins>
      <w:ins w:id="330" w:author="Joana Rodrigues Ribeiro" w:date="2026-02-08T16:53:00Z" w16du:dateUtc="2026-02-08T15:53:00Z">
        <w:r w:rsidR="003475AE">
          <w:rPr>
            <w:rFonts w:cs="Calibri"/>
            <w:color w:val="000000" w:themeColor="text1"/>
            <w:szCs w:val="22"/>
          </w:rPr>
          <w:t>the</w:t>
        </w:r>
      </w:ins>
      <w:ins w:id="331" w:author="Joana Rodrigues Ribeiro" w:date="2026-02-08T16:29:00Z" w16du:dateUtc="2026-02-08T15:29:00Z">
        <w:r w:rsidR="00425A80">
          <w:rPr>
            <w:rFonts w:cs="Calibri"/>
            <w:color w:val="000000" w:themeColor="text1"/>
            <w:szCs w:val="22"/>
          </w:rPr>
          <w:t xml:space="preserve"> i</w:t>
        </w:r>
      </w:ins>
      <w:ins w:id="332" w:author="Joana Rodrigues Ribeiro" w:date="2026-02-08T16:27:00Z" w16du:dateUtc="2026-02-08T15:27:00Z">
        <w:r w:rsidR="00E839E4">
          <w:rPr>
            <w:rFonts w:cs="Calibri"/>
            <w:color w:val="000000" w:themeColor="text1"/>
            <w:szCs w:val="22"/>
          </w:rPr>
          <w:t>ncorporati</w:t>
        </w:r>
      </w:ins>
      <w:ins w:id="333" w:author="Joana Rodrigues Ribeiro" w:date="2026-02-08T16:53:00Z" w16du:dateUtc="2026-02-08T15:53:00Z">
        <w:r w:rsidR="003475AE">
          <w:rPr>
            <w:rFonts w:cs="Calibri"/>
            <w:color w:val="000000" w:themeColor="text1"/>
            <w:szCs w:val="22"/>
          </w:rPr>
          <w:t>on of</w:t>
        </w:r>
      </w:ins>
      <w:ins w:id="334" w:author="Joana Rodrigues Ribeiro" w:date="2026-02-08T16:27:00Z" w16du:dateUtc="2026-02-08T15:27:00Z">
        <w:r w:rsidR="00E839E4">
          <w:rPr>
            <w:rFonts w:cs="Calibri"/>
            <w:color w:val="000000" w:themeColor="text1"/>
            <w:szCs w:val="22"/>
          </w:rPr>
          <w:t xml:space="preserve"> clinical relevance in sample size calculation and results interpretation</w:t>
        </w:r>
      </w:ins>
      <w:ins w:id="335" w:author="Joana Rodrigues Ribeiro" w:date="2026-02-08T16:29:00Z" w16du:dateUtc="2026-02-08T15:29:00Z">
        <w:r w:rsidR="00425A80">
          <w:rPr>
            <w:rFonts w:cs="Calibri"/>
            <w:color w:val="000000" w:themeColor="text1"/>
            <w:szCs w:val="22"/>
          </w:rPr>
          <w:t xml:space="preserve">. </w:t>
        </w:r>
      </w:ins>
      <w:ins w:id="336" w:author="Joana Rodrigues Ribeiro" w:date="2026-02-08T16:53:00Z" w16du:dateUtc="2026-02-08T15:53:00Z">
        <w:r w:rsidR="004966D9">
          <w:rPr>
            <w:rFonts w:cs="Calibri"/>
            <w:color w:val="000000" w:themeColor="text1"/>
            <w:szCs w:val="22"/>
          </w:rPr>
          <w:t>B</w:t>
        </w:r>
      </w:ins>
      <w:ins w:id="337" w:author="Joana Rodrigues Ribeiro" w:date="2026-02-08T16:23:00Z" w16du:dateUtc="2026-02-08T15:23:00Z">
        <w:r w:rsidR="00172813">
          <w:rPr>
            <w:rFonts w:cs="Calibri"/>
            <w:color w:val="000000" w:themeColor="text1"/>
            <w:szCs w:val="22"/>
          </w:rPr>
          <w:t>oth</w:t>
        </w:r>
      </w:ins>
      <w:ins w:id="338" w:author="Joana Rodrigues Ribeiro" w:date="2026-02-08T16:22:00Z" w16du:dateUtc="2026-02-08T15:22:00Z">
        <w:r w:rsidR="00640E65">
          <w:rPr>
            <w:rFonts w:cs="Calibri"/>
            <w:color w:val="000000" w:themeColor="text1"/>
            <w:szCs w:val="22"/>
          </w:rPr>
          <w:t xml:space="preserve"> analys</w:t>
        </w:r>
      </w:ins>
      <w:ins w:id="339" w:author="Joana Rodrigues Ribeiro" w:date="2026-02-08T16:23:00Z" w16du:dateUtc="2026-02-08T15:23:00Z">
        <w:r w:rsidR="00172813">
          <w:rPr>
            <w:rFonts w:cs="Calibri"/>
            <w:color w:val="000000" w:themeColor="text1"/>
            <w:szCs w:val="22"/>
          </w:rPr>
          <w:t>e</w:t>
        </w:r>
      </w:ins>
      <w:ins w:id="340" w:author="Joana Rodrigues Ribeiro" w:date="2026-02-08T16:22:00Z" w16du:dateUtc="2026-02-08T15:22:00Z">
        <w:r w:rsidR="00640E65">
          <w:rPr>
            <w:rFonts w:cs="Calibri"/>
            <w:color w:val="000000" w:themeColor="text1"/>
            <w:szCs w:val="22"/>
          </w:rPr>
          <w:t>s</w:t>
        </w:r>
      </w:ins>
      <w:ins w:id="341" w:author="Joana Rodrigues Ribeiro" w:date="2026-02-08T16:29:00Z" w16du:dateUtc="2026-02-08T15:29:00Z">
        <w:r w:rsidR="00425A80">
          <w:rPr>
            <w:rFonts w:cs="Calibri"/>
            <w:color w:val="000000" w:themeColor="text1"/>
            <w:szCs w:val="22"/>
          </w:rPr>
          <w:t xml:space="preserve"> revealed </w:t>
        </w:r>
      </w:ins>
      <w:ins w:id="342" w:author="Joana Rodrigues Ribeiro" w:date="2026-02-08T16:54:00Z" w16du:dateUtc="2026-02-08T15:54:00Z">
        <w:r w:rsidR="004966D9">
          <w:rPr>
            <w:rFonts w:cs="Calibri"/>
            <w:color w:val="000000" w:themeColor="text1"/>
            <w:szCs w:val="22"/>
          </w:rPr>
          <w:t xml:space="preserve">that </w:t>
        </w:r>
      </w:ins>
      <w:ins w:id="343" w:author="Joana Rodrigues Ribeiro" w:date="2026-02-08T16:21:00Z" w16du:dateUtc="2026-02-08T15:21:00Z">
        <w:r w:rsidR="00AF2BBF">
          <w:rPr>
            <w:rFonts w:cs="Calibri"/>
            <w:color w:val="000000" w:themeColor="text1"/>
            <w:szCs w:val="22"/>
          </w:rPr>
          <w:t xml:space="preserve">discordances between </w:t>
        </w:r>
        <w:r w:rsidR="002F5F59">
          <w:rPr>
            <w:rFonts w:cs="Calibri"/>
            <w:color w:val="000000" w:themeColor="text1"/>
            <w:szCs w:val="22"/>
          </w:rPr>
          <w:t>published trials and pretrial documents</w:t>
        </w:r>
      </w:ins>
      <w:ins w:id="344" w:author="Joana Rodrigues Ribeiro" w:date="2026-02-08T16:25:00Z" w16du:dateUtc="2026-02-08T15:25:00Z">
        <w:r w:rsidR="00DB0AA6">
          <w:rPr>
            <w:rFonts w:cs="Calibri"/>
            <w:color w:val="000000" w:themeColor="text1"/>
            <w:szCs w:val="22"/>
          </w:rPr>
          <w:t xml:space="preserve"> </w:t>
        </w:r>
      </w:ins>
      <w:ins w:id="345" w:author="Joana Rodrigues Ribeiro" w:date="2026-02-08T16:54:00Z" w16du:dateUtc="2026-02-08T15:54:00Z">
        <w:r w:rsidR="004966D9">
          <w:rPr>
            <w:rFonts w:cs="Calibri"/>
            <w:color w:val="000000" w:themeColor="text1"/>
            <w:szCs w:val="22"/>
          </w:rPr>
          <w:t xml:space="preserve">most frequently </w:t>
        </w:r>
      </w:ins>
      <w:ins w:id="346" w:author="Joana Rodrigues Ribeiro" w:date="2026-02-08T16:26:00Z" w16du:dateUtc="2026-02-08T15:26:00Z">
        <w:r w:rsidR="00FE0562">
          <w:rPr>
            <w:rFonts w:cs="Calibri"/>
            <w:color w:val="000000" w:themeColor="text1"/>
            <w:szCs w:val="22"/>
          </w:rPr>
          <w:t xml:space="preserve">concerned </w:t>
        </w:r>
      </w:ins>
      <w:ins w:id="347" w:author="Joana Rodrigues Ribeiro" w:date="2026-02-08T16:25:00Z" w16du:dateUtc="2026-02-08T15:25:00Z">
        <w:r w:rsidR="00DB0AA6">
          <w:rPr>
            <w:rFonts w:cs="Calibri"/>
            <w:color w:val="000000" w:themeColor="text1"/>
            <w:szCs w:val="22"/>
          </w:rPr>
          <w:t>the primary endpoint(s</w:t>
        </w:r>
      </w:ins>
      <w:del w:id="348" w:author="Joana Rodrigues Ribeiro" w:date="2026-02-08T16:19:00Z" w16du:dateUtc="2026-02-08T15:19:00Z">
        <w:r w:rsidR="00523CC2" w:rsidRPr="00AA12CF" w:rsidDel="00DB676A">
          <w:rPr>
            <w:rFonts w:cs="Calibri"/>
            <w:color w:val="000000" w:themeColor="text1"/>
            <w:szCs w:val="22"/>
            <w:rPrChange w:id="349" w:author="Joana Rodrigues Ribeiro" w:date="2026-02-07T22:16:00Z" w16du:dateUtc="2026-02-07T21:16:00Z">
              <w:rPr>
                <w:rFonts w:ascii="Calibri" w:hAnsi="Calibri" w:cs="Calibri"/>
                <w:color w:val="000000" w:themeColor="text1"/>
                <w:sz w:val="24"/>
              </w:rPr>
            </w:rPrChange>
          </w:rPr>
          <w:delText xml:space="preserve"> 1</w:delText>
        </w:r>
      </w:del>
      <w:del w:id="350" w:author="Joana Rodrigues Ribeiro" w:date="2026-02-08T09:44:00Z" w16du:dateUtc="2026-02-08T08:44:00Z">
        <w:r w:rsidR="00523CC2" w:rsidRPr="00AA12CF" w:rsidDel="00F8066E">
          <w:rPr>
            <w:rFonts w:cs="Calibri"/>
            <w:color w:val="000000" w:themeColor="text1"/>
            <w:szCs w:val="22"/>
            <w:rPrChange w:id="351" w:author="Joana Rodrigues Ribeiro" w:date="2026-02-07T22:16:00Z" w16du:dateUtc="2026-02-07T21:16:00Z">
              <w:rPr>
                <w:rFonts w:ascii="Calibri" w:hAnsi="Calibri" w:cs="Calibri"/>
                <w:color w:val="000000" w:themeColor="text1"/>
                <w:sz w:val="24"/>
              </w:rPr>
            </w:rPrChange>
          </w:rPr>
          <w:delText>70</w:delText>
        </w:r>
      </w:del>
      <w:del w:id="352" w:author="Joana Rodrigues Ribeiro" w:date="2026-02-08T16:19:00Z" w16du:dateUtc="2026-02-08T15:19:00Z">
        <w:r w:rsidR="00523CC2" w:rsidRPr="00AA12CF" w:rsidDel="00DB676A">
          <w:rPr>
            <w:rFonts w:cs="Calibri"/>
            <w:color w:val="000000" w:themeColor="text1"/>
            <w:szCs w:val="22"/>
            <w:rPrChange w:id="353" w:author="Joana Rodrigues Ribeiro" w:date="2026-02-07T22:16:00Z" w16du:dateUtc="2026-02-07T21:16:00Z">
              <w:rPr>
                <w:rFonts w:ascii="Calibri" w:hAnsi="Calibri" w:cs="Calibri"/>
                <w:color w:val="000000" w:themeColor="text1"/>
                <w:sz w:val="24"/>
              </w:rPr>
            </w:rPrChange>
          </w:rPr>
          <w:delText xml:space="preserve"> published RCTs; </w:delText>
        </w:r>
      </w:del>
      <w:del w:id="354" w:author="Joana Rodrigues Ribeiro" w:date="2026-02-08T16:30:00Z" w16du:dateUtc="2026-02-08T15:30:00Z">
        <w:r w:rsidR="00523CC2" w:rsidRPr="00AA12CF" w:rsidDel="00425A80">
          <w:rPr>
            <w:rFonts w:cs="Calibri"/>
            <w:color w:val="000000" w:themeColor="text1"/>
            <w:szCs w:val="22"/>
            <w:rPrChange w:id="355" w:author="Joana Rodrigues Ribeiro" w:date="2026-02-07T22:16:00Z" w16du:dateUtc="2026-02-07T21:16:00Z">
              <w:rPr>
                <w:rFonts w:ascii="Calibri" w:hAnsi="Calibri" w:cs="Calibri"/>
                <w:color w:val="000000" w:themeColor="text1"/>
                <w:sz w:val="24"/>
              </w:rPr>
            </w:rPrChange>
          </w:rPr>
          <w:delText>for XX, no p</w:delText>
        </w:r>
        <w:r w:rsidRPr="00AA12CF" w:rsidDel="00425A80">
          <w:rPr>
            <w:rFonts w:cs="Calibri"/>
            <w:color w:val="000000" w:themeColor="text1"/>
            <w:szCs w:val="22"/>
            <w:rPrChange w:id="356" w:author="Joana Rodrigues Ribeiro" w:date="2026-02-07T22:16:00Z" w16du:dateUtc="2026-02-07T21:16:00Z">
              <w:rPr>
                <w:rFonts w:ascii="Calibri" w:hAnsi="Calibri" w:cs="Calibri"/>
                <w:color w:val="000000" w:themeColor="text1"/>
                <w:sz w:val="24"/>
              </w:rPr>
            </w:rPrChange>
          </w:rPr>
          <w:delText xml:space="preserve">re-trial document </w:delText>
        </w:r>
        <w:r w:rsidR="00523CC2" w:rsidRPr="00AA12CF" w:rsidDel="00425A80">
          <w:rPr>
            <w:rFonts w:cs="Calibri"/>
            <w:color w:val="000000" w:themeColor="text1"/>
            <w:szCs w:val="22"/>
            <w:rPrChange w:id="357" w:author="Joana Rodrigues Ribeiro" w:date="2026-02-07T22:16:00Z" w16du:dateUtc="2026-02-07T21:16:00Z">
              <w:rPr>
                <w:rFonts w:ascii="Calibri" w:hAnsi="Calibri" w:cs="Calibri"/>
                <w:color w:val="000000" w:themeColor="text1"/>
                <w:sz w:val="24"/>
              </w:rPr>
            </w:rPrChange>
          </w:rPr>
          <w:delText>was</w:delText>
        </w:r>
        <w:r w:rsidRPr="00AA12CF" w:rsidDel="00425A80">
          <w:rPr>
            <w:rFonts w:cs="Calibri"/>
            <w:color w:val="000000" w:themeColor="text1"/>
            <w:szCs w:val="22"/>
            <w:rPrChange w:id="358" w:author="Joana Rodrigues Ribeiro" w:date="2026-02-07T22:16:00Z" w16du:dateUtc="2026-02-07T21:16:00Z">
              <w:rPr>
                <w:rFonts w:ascii="Calibri" w:hAnsi="Calibri" w:cs="Calibri"/>
                <w:color w:val="000000" w:themeColor="text1"/>
                <w:sz w:val="24"/>
              </w:rPr>
            </w:rPrChange>
          </w:rPr>
          <w:delText xml:space="preserve"> available</w:delText>
        </w:r>
        <w:r w:rsidR="00523CC2" w:rsidRPr="00AA12CF" w:rsidDel="00425A80">
          <w:rPr>
            <w:rFonts w:cs="Calibri"/>
            <w:color w:val="000000" w:themeColor="text1"/>
            <w:szCs w:val="22"/>
            <w:rPrChange w:id="359" w:author="Joana Rodrigues Ribeiro" w:date="2026-02-07T22:16:00Z" w16du:dateUtc="2026-02-07T21:16:00Z">
              <w:rPr>
                <w:rFonts w:ascii="Calibri" w:hAnsi="Calibri" w:cs="Calibri"/>
                <w:color w:val="000000" w:themeColor="text1"/>
                <w:sz w:val="24"/>
              </w:rPr>
            </w:rPrChange>
          </w:rPr>
          <w:delText xml:space="preserve">. </w:delText>
        </w:r>
        <w:r w:rsidR="007276AC" w:rsidRPr="00AA12CF" w:rsidDel="00425A80">
          <w:rPr>
            <w:rFonts w:cs="Calibri"/>
            <w:color w:val="000000" w:themeColor="text1"/>
            <w:szCs w:val="22"/>
            <w:rPrChange w:id="360" w:author="Joana Rodrigues Ribeiro" w:date="2026-02-07T22:16:00Z" w16du:dateUtc="2026-02-07T21:16:00Z">
              <w:rPr>
                <w:rFonts w:ascii="Calibri" w:hAnsi="Calibri" w:cs="Calibri"/>
                <w:color w:val="000000" w:themeColor="text1"/>
                <w:sz w:val="24"/>
              </w:rPr>
            </w:rPrChange>
          </w:rPr>
          <w:delText xml:space="preserve">Only X RCTs (XX%) fulfilled the four pre-defined criteria. XX did neither describe nor report the trial aim, XX (XX%) did not define specific primary endpoint(s), </w:delText>
        </w:r>
        <w:r w:rsidR="00523CC2" w:rsidRPr="00AA12CF" w:rsidDel="00425A80">
          <w:rPr>
            <w:rFonts w:cs="Calibri"/>
            <w:color w:val="000000" w:themeColor="text1"/>
            <w:szCs w:val="22"/>
            <w:rPrChange w:id="361" w:author="Joana Rodrigues Ribeiro" w:date="2026-02-07T22:16:00Z" w16du:dateUtc="2026-02-07T21:16:00Z">
              <w:rPr>
                <w:rFonts w:ascii="Calibri" w:hAnsi="Calibri" w:cs="Calibri"/>
                <w:color w:val="000000" w:themeColor="text1"/>
                <w:sz w:val="24"/>
              </w:rPr>
            </w:rPrChange>
          </w:rPr>
          <w:delText>XX</w:delText>
        </w:r>
        <w:r w:rsidR="007276AC" w:rsidRPr="00AA12CF" w:rsidDel="00425A80">
          <w:rPr>
            <w:rFonts w:cs="Calibri"/>
            <w:color w:val="000000" w:themeColor="text1"/>
            <w:szCs w:val="22"/>
            <w:rPrChange w:id="362" w:author="Joana Rodrigues Ribeiro" w:date="2026-02-07T22:16:00Z" w16du:dateUtc="2026-02-07T21:16:00Z">
              <w:rPr>
                <w:rFonts w:ascii="Calibri" w:hAnsi="Calibri" w:cs="Calibri"/>
                <w:color w:val="000000" w:themeColor="text1"/>
                <w:sz w:val="24"/>
              </w:rPr>
            </w:rPrChange>
          </w:rPr>
          <w:delText xml:space="preserve"> (%) did not</w:delText>
        </w:r>
        <w:r w:rsidR="00523CC2" w:rsidRPr="00AA12CF" w:rsidDel="00425A80">
          <w:rPr>
            <w:rFonts w:cs="Calibri"/>
            <w:color w:val="000000" w:themeColor="text1"/>
            <w:szCs w:val="22"/>
            <w:rPrChange w:id="363" w:author="Joana Rodrigues Ribeiro" w:date="2026-02-07T22:16:00Z" w16du:dateUtc="2026-02-07T21:16:00Z">
              <w:rPr>
                <w:rFonts w:ascii="Calibri" w:hAnsi="Calibri" w:cs="Calibri"/>
                <w:color w:val="000000" w:themeColor="text1"/>
                <w:sz w:val="24"/>
              </w:rPr>
            </w:rPrChange>
          </w:rPr>
          <w:delText xml:space="preserve"> </w:delText>
        </w:r>
        <w:r w:rsidR="007276AC" w:rsidRPr="00AA12CF" w:rsidDel="00425A80">
          <w:rPr>
            <w:rFonts w:cs="Calibri"/>
            <w:color w:val="000000" w:themeColor="text1"/>
            <w:szCs w:val="22"/>
            <w:rPrChange w:id="364" w:author="Joana Rodrigues Ribeiro" w:date="2026-02-07T22:16:00Z" w16du:dateUtc="2026-02-07T21:16:00Z">
              <w:rPr>
                <w:rFonts w:ascii="Calibri" w:hAnsi="Calibri" w:cs="Calibri"/>
                <w:color w:val="000000" w:themeColor="text1"/>
                <w:sz w:val="24"/>
              </w:rPr>
            </w:rPrChange>
          </w:rPr>
          <w:delText>incorporate clinical</w:delText>
        </w:r>
      </w:del>
      <w:ins w:id="365" w:author="Joana Rodrigues Ribeiro" w:date="2026-02-08T16:30:00Z" w16du:dateUtc="2026-02-08T15:30:00Z">
        <w:r w:rsidR="00425A80">
          <w:rPr>
            <w:rFonts w:cs="Calibri"/>
            <w:color w:val="000000" w:themeColor="text1"/>
            <w:szCs w:val="22"/>
          </w:rPr>
          <w:t>).</w:t>
        </w:r>
      </w:ins>
      <w:del w:id="366" w:author="Joana Rodrigues Ribeiro" w:date="2026-02-08T16:30:00Z" w16du:dateUtc="2026-02-08T15:30:00Z">
        <w:r w:rsidR="007276AC" w:rsidRPr="00AA12CF" w:rsidDel="00425A80">
          <w:rPr>
            <w:rFonts w:cs="Calibri"/>
            <w:color w:val="000000" w:themeColor="text1"/>
            <w:szCs w:val="22"/>
            <w:rPrChange w:id="367" w:author="Joana Rodrigues Ribeiro" w:date="2026-02-07T22:16:00Z" w16du:dateUtc="2026-02-07T21:16:00Z">
              <w:rPr>
                <w:rFonts w:ascii="Calibri" w:hAnsi="Calibri" w:cs="Calibri"/>
                <w:color w:val="000000" w:themeColor="text1"/>
                <w:sz w:val="24"/>
              </w:rPr>
            </w:rPrChange>
          </w:rPr>
          <w:delText xml:space="preserve"> relevance in the sample size calculation, XX(%) did not integrate clinical relevance in the discussion of the results.</w:delText>
        </w:r>
        <w:r w:rsidRPr="00AA12CF" w:rsidDel="00425A80">
          <w:rPr>
            <w:rFonts w:cs="Calibri"/>
            <w:color w:val="000000" w:themeColor="text1"/>
            <w:szCs w:val="22"/>
            <w:rPrChange w:id="368" w:author="Joana Rodrigues Ribeiro" w:date="2026-02-07T22:16:00Z" w16du:dateUtc="2026-02-07T21:16:00Z">
              <w:rPr>
                <w:rFonts w:ascii="Calibri" w:hAnsi="Calibri" w:cs="Calibri"/>
                <w:color w:val="000000" w:themeColor="text1"/>
                <w:sz w:val="24"/>
              </w:rPr>
            </w:rPrChange>
          </w:rPr>
          <w:delText xml:space="preserve"> </w:delText>
        </w:r>
      </w:del>
    </w:p>
    <w:p w14:paraId="1A17FFC2" w14:textId="37A07F72" w:rsidR="00324894" w:rsidRPr="00AA12CF" w:rsidRDefault="00D96158" w:rsidP="00996943">
      <w:pPr>
        <w:spacing w:before="0" w:after="0" w:line="480" w:lineRule="auto"/>
        <w:jc w:val="left"/>
        <w:rPr>
          <w:rFonts w:cs="Calibri"/>
          <w:color w:val="000000" w:themeColor="text1"/>
          <w:szCs w:val="22"/>
          <w:rPrChange w:id="369" w:author="Joana Rodrigues Ribeiro" w:date="2026-02-07T22:16:00Z" w16du:dateUtc="2026-02-07T21:16:00Z">
            <w:rPr>
              <w:rFonts w:ascii="Calibri" w:hAnsi="Calibri" w:cs="Calibri"/>
              <w:color w:val="000000" w:themeColor="text1"/>
              <w:sz w:val="24"/>
            </w:rPr>
          </w:rPrChange>
        </w:rPr>
      </w:pPr>
      <w:r w:rsidRPr="00AA12CF">
        <w:rPr>
          <w:rFonts w:cs="Calibri"/>
          <w:b/>
          <w:color w:val="000000" w:themeColor="text1"/>
          <w:szCs w:val="22"/>
          <w:rPrChange w:id="370" w:author="Joana Rodrigues Ribeiro" w:date="2026-02-07T22:16:00Z" w16du:dateUtc="2026-02-07T21:16:00Z">
            <w:rPr>
              <w:rFonts w:ascii="Calibri" w:hAnsi="Calibri" w:cs="Calibri"/>
              <w:b/>
              <w:color w:val="000000" w:themeColor="text1"/>
              <w:sz w:val="24"/>
            </w:rPr>
          </w:rPrChange>
        </w:rPr>
        <w:t>Conclusion:</w:t>
      </w:r>
      <w:r w:rsidRPr="00AA12CF">
        <w:rPr>
          <w:rFonts w:cs="Calibri"/>
          <w:color w:val="000000" w:themeColor="text1"/>
          <w:szCs w:val="22"/>
          <w:rPrChange w:id="371" w:author="Joana Rodrigues Ribeiro" w:date="2026-02-07T22:16:00Z" w16du:dateUtc="2026-02-07T21:16:00Z">
            <w:rPr>
              <w:rFonts w:ascii="Calibri" w:hAnsi="Calibri" w:cs="Calibri"/>
              <w:color w:val="000000" w:themeColor="text1"/>
              <w:sz w:val="24"/>
            </w:rPr>
          </w:rPrChange>
        </w:rPr>
        <w:t xml:space="preserve"> </w:t>
      </w:r>
      <w:ins w:id="372" w:author="Joana Rodrigues Ribeiro" w:date="2026-02-08T16:54:00Z" w16du:dateUtc="2026-02-08T15:54:00Z">
        <w:r w:rsidR="004966D9">
          <w:rPr>
            <w:rFonts w:cs="Calibri"/>
            <w:color w:val="000000" w:themeColor="text1"/>
            <w:szCs w:val="22"/>
          </w:rPr>
          <w:t>The</w:t>
        </w:r>
        <w:r w:rsidR="00442A2F">
          <w:rPr>
            <w:rFonts w:cs="Calibri"/>
            <w:color w:val="000000" w:themeColor="text1"/>
            <w:szCs w:val="22"/>
          </w:rPr>
          <w:t xml:space="preserve"> majority of contemporary surgical RCT</w:t>
        </w:r>
      </w:ins>
      <w:ins w:id="373" w:author="Joana Rodrigues Ribeiro" w:date="2026-02-08T16:55:00Z" w16du:dateUtc="2026-02-08T15:55:00Z">
        <w:r w:rsidR="00442A2F">
          <w:rPr>
            <w:rFonts w:cs="Calibri"/>
            <w:color w:val="000000" w:themeColor="text1"/>
            <w:szCs w:val="22"/>
          </w:rPr>
          <w:t>s are insufficiently planned and designed to inform clinical practice.</w:t>
        </w:r>
      </w:ins>
      <w:ins w:id="374" w:author="Joana Rodrigues Ribeiro" w:date="2026-02-08T16:50:00Z" w16du:dateUtc="2026-02-08T15:50:00Z">
        <w:r w:rsidR="00D55840">
          <w:rPr>
            <w:rFonts w:cs="Calibri"/>
            <w:color w:val="000000" w:themeColor="text1"/>
            <w:szCs w:val="22"/>
          </w:rPr>
          <w:t xml:space="preserve"> </w:t>
        </w:r>
      </w:ins>
      <w:ins w:id="375" w:author="Joana Rodrigues Ribeiro" w:date="2026-02-08T16:57:00Z" w16du:dateUtc="2026-02-08T15:57:00Z">
        <w:r w:rsidR="005F2E34" w:rsidRPr="005F2E34">
          <w:rPr>
            <w:rFonts w:cs="Calibri"/>
            <w:color w:val="000000" w:themeColor="text1"/>
            <w:szCs w:val="22"/>
            <w:highlight w:val="green"/>
            <w:rPrChange w:id="376" w:author="Joana Rodrigues Ribeiro" w:date="2026-02-08T16:58:00Z" w16du:dateUtc="2026-02-08T15:58:00Z">
              <w:rPr>
                <w:rFonts w:cs="Calibri"/>
                <w:color w:val="000000" w:themeColor="text1"/>
                <w:szCs w:val="22"/>
              </w:rPr>
            </w:rPrChange>
          </w:rPr>
          <w:t xml:space="preserve">OTHER </w:t>
        </w:r>
      </w:ins>
      <w:ins w:id="377" w:author="Joana Rodrigues Ribeiro" w:date="2026-02-08T16:58:00Z" w16du:dateUtc="2026-02-08T15:58:00Z">
        <w:r w:rsidR="005F2E34" w:rsidRPr="005F2E34">
          <w:rPr>
            <w:rFonts w:cs="Calibri"/>
            <w:color w:val="000000" w:themeColor="text1"/>
            <w:szCs w:val="22"/>
            <w:highlight w:val="green"/>
            <w:rPrChange w:id="378" w:author="Joana Rodrigues Ribeiro" w:date="2026-02-08T16:58:00Z" w16du:dateUtc="2026-02-08T15:58:00Z">
              <w:rPr>
                <w:rFonts w:cs="Calibri"/>
                <w:color w:val="000000" w:themeColor="text1"/>
                <w:szCs w:val="22"/>
              </w:rPr>
            </w:rPrChange>
          </w:rPr>
          <w:t>SENTENCE</w:t>
        </w:r>
      </w:ins>
      <w:commentRangeStart w:id="379"/>
      <w:del w:id="380" w:author="Joana Rodrigues Ribeiro" w:date="2026-02-08T16:55:00Z" w16du:dateUtc="2026-02-08T15:55:00Z">
        <w:r w:rsidR="00AC6BBE" w:rsidRPr="00AA12CF" w:rsidDel="00442A2F">
          <w:rPr>
            <w:rFonts w:cs="Calibri"/>
            <w:color w:val="000000" w:themeColor="text1"/>
            <w:szCs w:val="22"/>
            <w:rPrChange w:id="381" w:author="Joana Rodrigues Ribeiro" w:date="2026-02-07T22:16:00Z" w16du:dateUtc="2026-02-07T21:16:00Z">
              <w:rPr>
                <w:rFonts w:ascii="Calibri" w:hAnsi="Calibri" w:cs="Calibri"/>
                <w:color w:val="000000" w:themeColor="text1"/>
                <w:sz w:val="24"/>
              </w:rPr>
            </w:rPrChange>
          </w:rPr>
          <w:delText>C</w:delText>
        </w:r>
        <w:r w:rsidRPr="00AA12CF" w:rsidDel="00442A2F">
          <w:rPr>
            <w:rFonts w:cs="Calibri"/>
            <w:color w:val="000000" w:themeColor="text1"/>
            <w:szCs w:val="22"/>
            <w:rPrChange w:id="382" w:author="Joana Rodrigues Ribeiro" w:date="2026-02-07T22:16:00Z" w16du:dateUtc="2026-02-07T21:16:00Z">
              <w:rPr>
                <w:rFonts w:ascii="Calibri" w:hAnsi="Calibri" w:cs="Calibri"/>
                <w:color w:val="000000" w:themeColor="text1"/>
                <w:sz w:val="24"/>
              </w:rPr>
            </w:rPrChange>
          </w:rPr>
          <w:delText xml:space="preserve">linical </w:delText>
        </w:r>
        <w:r w:rsidR="00AC6BBE" w:rsidRPr="00AA12CF" w:rsidDel="00442A2F">
          <w:rPr>
            <w:rFonts w:cs="Calibri"/>
            <w:color w:val="000000" w:themeColor="text1"/>
            <w:szCs w:val="22"/>
            <w:rPrChange w:id="383" w:author="Joana Rodrigues Ribeiro" w:date="2026-02-07T22:16:00Z" w16du:dateUtc="2026-02-07T21:16:00Z">
              <w:rPr>
                <w:rFonts w:ascii="Calibri" w:hAnsi="Calibri" w:cs="Calibri"/>
                <w:color w:val="000000" w:themeColor="text1"/>
                <w:sz w:val="24"/>
              </w:rPr>
            </w:rPrChange>
          </w:rPr>
          <w:delText>integration in trial planning and interpretation was</w:delText>
        </w:r>
        <w:r w:rsidRPr="00AA12CF" w:rsidDel="00442A2F">
          <w:rPr>
            <w:rFonts w:cs="Calibri"/>
            <w:color w:val="000000" w:themeColor="text1"/>
            <w:szCs w:val="22"/>
            <w:rPrChange w:id="384" w:author="Joana Rodrigues Ribeiro" w:date="2026-02-07T22:16:00Z" w16du:dateUtc="2026-02-07T21:16:00Z">
              <w:rPr>
                <w:rFonts w:ascii="Calibri" w:hAnsi="Calibri" w:cs="Calibri"/>
                <w:color w:val="000000" w:themeColor="text1"/>
                <w:sz w:val="24"/>
              </w:rPr>
            </w:rPrChange>
          </w:rPr>
          <w:delText xml:space="preserve"> lacking</w:delText>
        </w:r>
        <w:r w:rsidR="00AC6BBE" w:rsidRPr="00AA12CF" w:rsidDel="00442A2F">
          <w:rPr>
            <w:rFonts w:cs="Calibri"/>
            <w:color w:val="000000" w:themeColor="text1"/>
            <w:szCs w:val="22"/>
            <w:rPrChange w:id="385" w:author="Joana Rodrigues Ribeiro" w:date="2026-02-07T22:16:00Z" w16du:dateUtc="2026-02-07T21:16:00Z">
              <w:rPr>
                <w:rFonts w:ascii="Calibri" w:hAnsi="Calibri" w:cs="Calibri"/>
                <w:color w:val="000000" w:themeColor="text1"/>
                <w:sz w:val="24"/>
              </w:rPr>
            </w:rPrChange>
          </w:rPr>
          <w:delText xml:space="preserve"> in most published RCTs</w:delText>
        </w:r>
        <w:r w:rsidRPr="00AA12CF" w:rsidDel="00442A2F">
          <w:rPr>
            <w:rFonts w:cs="Calibri"/>
            <w:color w:val="000000" w:themeColor="text1"/>
            <w:szCs w:val="22"/>
            <w:rPrChange w:id="386" w:author="Joana Rodrigues Ribeiro" w:date="2026-02-07T22:16:00Z" w16du:dateUtc="2026-02-07T21:16:00Z">
              <w:rPr>
                <w:rFonts w:ascii="Calibri" w:hAnsi="Calibri" w:cs="Calibri"/>
                <w:color w:val="000000" w:themeColor="text1"/>
                <w:sz w:val="24"/>
              </w:rPr>
            </w:rPrChange>
          </w:rPr>
          <w:delText xml:space="preserve">. </w:delText>
        </w:r>
      </w:del>
      <w:del w:id="387" w:author="Joana Rodrigues Ribeiro" w:date="2026-02-08T16:56:00Z" w16du:dateUtc="2026-02-08T15:56:00Z">
        <w:r w:rsidRPr="00AA12CF" w:rsidDel="00CA68EF">
          <w:rPr>
            <w:rFonts w:cs="Calibri"/>
            <w:color w:val="000000" w:themeColor="text1"/>
            <w:szCs w:val="22"/>
            <w:rPrChange w:id="388" w:author="Joana Rodrigues Ribeiro" w:date="2026-02-07T22:16:00Z" w16du:dateUtc="2026-02-07T21:16:00Z">
              <w:rPr>
                <w:rFonts w:ascii="Calibri" w:hAnsi="Calibri" w:cs="Calibri"/>
                <w:color w:val="000000" w:themeColor="text1"/>
                <w:sz w:val="24"/>
              </w:rPr>
            </w:rPrChange>
          </w:rPr>
          <w:delText xml:space="preserve">More than </w:delText>
        </w:r>
        <w:r w:rsidR="00AC6BBE" w:rsidRPr="00AA12CF" w:rsidDel="00CA68EF">
          <w:rPr>
            <w:rFonts w:cs="Calibri"/>
            <w:color w:val="000000" w:themeColor="text1"/>
            <w:szCs w:val="22"/>
            <w:rPrChange w:id="389" w:author="Joana Rodrigues Ribeiro" w:date="2026-02-07T22:16:00Z" w16du:dateUtc="2026-02-07T21:16:00Z">
              <w:rPr>
                <w:rFonts w:ascii="Calibri" w:hAnsi="Calibri" w:cs="Calibri"/>
                <w:color w:val="000000" w:themeColor="text1"/>
                <w:sz w:val="24"/>
              </w:rPr>
            </w:rPrChange>
          </w:rPr>
          <w:delText>XX</w:delText>
        </w:r>
        <w:r w:rsidR="004D2DEA" w:rsidRPr="00AA12CF" w:rsidDel="00CA68EF">
          <w:rPr>
            <w:rFonts w:cs="Calibri"/>
            <w:color w:val="000000" w:themeColor="text1"/>
            <w:szCs w:val="22"/>
            <w:rPrChange w:id="390" w:author="Joana Rodrigues Ribeiro" w:date="2026-02-07T22:16:00Z" w16du:dateUtc="2026-02-07T21:16:00Z">
              <w:rPr>
                <w:rFonts w:ascii="Calibri" w:hAnsi="Calibri" w:cs="Calibri"/>
                <w:color w:val="000000" w:themeColor="text1"/>
                <w:sz w:val="24"/>
              </w:rPr>
            </w:rPrChange>
          </w:rPr>
          <w:delText>%</w:delText>
        </w:r>
        <w:r w:rsidRPr="00AA12CF" w:rsidDel="00CA68EF">
          <w:rPr>
            <w:rFonts w:cs="Calibri"/>
            <w:color w:val="000000" w:themeColor="text1"/>
            <w:szCs w:val="22"/>
            <w:rPrChange w:id="391" w:author="Joana Rodrigues Ribeiro" w:date="2026-02-07T22:16:00Z" w16du:dateUtc="2026-02-07T21:16:00Z">
              <w:rPr>
                <w:rFonts w:ascii="Calibri" w:hAnsi="Calibri" w:cs="Calibri"/>
                <w:color w:val="000000" w:themeColor="text1"/>
                <w:sz w:val="24"/>
              </w:rPr>
            </w:rPrChange>
          </w:rPr>
          <w:delText xml:space="preserve"> of</w:delText>
        </w:r>
      </w:del>
      <w:del w:id="392" w:author="Joana Rodrigues Ribeiro" w:date="2026-02-08T16:57:00Z" w16du:dateUtc="2026-02-08T15:57:00Z">
        <w:r w:rsidRPr="00AA12CF" w:rsidDel="00DB61F8">
          <w:rPr>
            <w:rFonts w:cs="Calibri"/>
            <w:color w:val="000000" w:themeColor="text1"/>
            <w:szCs w:val="22"/>
            <w:rPrChange w:id="393" w:author="Joana Rodrigues Ribeiro" w:date="2026-02-07T22:16:00Z" w16du:dateUtc="2026-02-07T21:16:00Z">
              <w:rPr>
                <w:rFonts w:ascii="Calibri" w:hAnsi="Calibri" w:cs="Calibri"/>
                <w:color w:val="000000" w:themeColor="text1"/>
                <w:sz w:val="24"/>
              </w:rPr>
            </w:rPrChange>
          </w:rPr>
          <w:delText xml:space="preserve"> trials failed to demonstrate superiority and might have offered more meaningful guidance to clinical practice if designed as non-inferiority trials.</w:delText>
        </w:r>
      </w:del>
      <w:del w:id="394" w:author="Joana Rodrigues Ribeiro" w:date="2026-02-08T16:56:00Z" w16du:dateUtc="2026-02-08T15:56:00Z">
        <w:r w:rsidRPr="00AA12CF" w:rsidDel="009E645C">
          <w:rPr>
            <w:rFonts w:cs="Calibri"/>
            <w:color w:val="000000" w:themeColor="text1"/>
            <w:szCs w:val="22"/>
            <w:rPrChange w:id="395" w:author="Joana Rodrigues Ribeiro" w:date="2026-02-07T22:16:00Z" w16du:dateUtc="2026-02-07T21:16:00Z">
              <w:rPr>
                <w:rFonts w:ascii="Calibri" w:hAnsi="Calibri" w:cs="Calibri"/>
                <w:color w:val="000000" w:themeColor="text1"/>
                <w:sz w:val="24"/>
              </w:rPr>
            </w:rPrChange>
          </w:rPr>
          <w:delText xml:space="preserve"> </w:delText>
        </w:r>
        <w:r w:rsidRPr="00AA12CF" w:rsidDel="00CA68EF">
          <w:rPr>
            <w:rFonts w:cs="Calibri"/>
            <w:color w:val="000000" w:themeColor="text1"/>
            <w:szCs w:val="22"/>
            <w:rPrChange w:id="396" w:author="Joana Rodrigues Ribeiro" w:date="2026-02-07T22:16:00Z" w16du:dateUtc="2026-02-07T21:16:00Z">
              <w:rPr>
                <w:rFonts w:ascii="Calibri" w:hAnsi="Calibri" w:cs="Calibri"/>
                <w:color w:val="000000" w:themeColor="text1"/>
                <w:sz w:val="24"/>
              </w:rPr>
            </w:rPrChange>
          </w:rPr>
          <w:delText>These findings highlight limited awareness of study planning that clearly specifies appropriate aims-such as superiority or non-inferiority for different outcomes-to adequately assess the balance between beneficial and harmful effects when comparing surgical interventions</w:delText>
        </w:r>
        <w:commentRangeEnd w:id="379"/>
        <w:r w:rsidR="004D2DEA" w:rsidRPr="00AA12CF" w:rsidDel="00CA68EF">
          <w:rPr>
            <w:rStyle w:val="CommentReference"/>
            <w:rFonts w:cs="Calibri"/>
            <w:color w:val="000000" w:themeColor="text1"/>
            <w:sz w:val="22"/>
            <w:szCs w:val="22"/>
            <w:rPrChange w:id="397" w:author="Joana Rodrigues Ribeiro" w:date="2026-02-07T22:16:00Z" w16du:dateUtc="2026-02-07T21:16:00Z">
              <w:rPr>
                <w:rStyle w:val="CommentReference"/>
                <w:rFonts w:ascii="Calibri" w:hAnsi="Calibri" w:cs="Calibri"/>
                <w:color w:val="000000" w:themeColor="text1"/>
                <w:sz w:val="24"/>
                <w:szCs w:val="24"/>
              </w:rPr>
            </w:rPrChange>
          </w:rPr>
          <w:commentReference w:id="379"/>
        </w:r>
        <w:r w:rsidRPr="00AA12CF" w:rsidDel="009E645C">
          <w:rPr>
            <w:rFonts w:cs="Calibri"/>
            <w:color w:val="000000" w:themeColor="text1"/>
            <w:szCs w:val="22"/>
            <w:rPrChange w:id="398" w:author="Joana Rodrigues Ribeiro" w:date="2026-02-07T22:16:00Z" w16du:dateUtc="2026-02-07T21:16:00Z">
              <w:rPr>
                <w:rFonts w:ascii="Calibri" w:hAnsi="Calibri" w:cs="Calibri"/>
                <w:color w:val="000000" w:themeColor="text1"/>
                <w:sz w:val="24"/>
              </w:rPr>
            </w:rPrChange>
          </w:rPr>
          <w:delText>.</w:delText>
        </w:r>
      </w:del>
    </w:p>
    <w:p w14:paraId="66530784" w14:textId="77777777" w:rsidR="00500F53" w:rsidRPr="00AA12CF" w:rsidRDefault="00500F53" w:rsidP="00996943">
      <w:pPr>
        <w:spacing w:before="0" w:after="0" w:line="480" w:lineRule="auto"/>
        <w:jc w:val="left"/>
        <w:rPr>
          <w:rFonts w:cs="Calibri"/>
          <w:color w:val="000000" w:themeColor="text1"/>
          <w:szCs w:val="22"/>
          <w:rPrChange w:id="399" w:author="Joana Rodrigues Ribeiro" w:date="2026-02-07T22:16:00Z" w16du:dateUtc="2026-02-07T21:16:00Z">
            <w:rPr>
              <w:rFonts w:ascii="Calibri" w:hAnsi="Calibri" w:cs="Calibri"/>
              <w:color w:val="000000" w:themeColor="text1"/>
              <w:sz w:val="24"/>
            </w:rPr>
          </w:rPrChange>
        </w:rPr>
      </w:pPr>
    </w:p>
    <w:p w14:paraId="499BDFFA" w14:textId="77777777" w:rsidR="00D7190A" w:rsidRPr="00AA12CF" w:rsidRDefault="00D7190A" w:rsidP="00996943">
      <w:pPr>
        <w:spacing w:before="0" w:after="0" w:line="480" w:lineRule="auto"/>
        <w:jc w:val="left"/>
        <w:rPr>
          <w:rFonts w:cs="Calibri"/>
          <w:color w:val="000000" w:themeColor="text1"/>
          <w:szCs w:val="22"/>
          <w:rPrChange w:id="400" w:author="Joana Rodrigues Ribeiro" w:date="2026-02-07T22:16:00Z" w16du:dateUtc="2026-02-07T21:16:00Z">
            <w:rPr>
              <w:rFonts w:ascii="Calibri" w:hAnsi="Calibri" w:cs="Calibri"/>
              <w:color w:val="000000" w:themeColor="text1"/>
              <w:sz w:val="24"/>
            </w:rPr>
          </w:rPrChange>
        </w:rPr>
      </w:pPr>
    </w:p>
    <w:p w14:paraId="5705D888" w14:textId="77777777" w:rsidR="00D7190A" w:rsidRPr="00AA12CF" w:rsidRDefault="00D7190A" w:rsidP="00996943">
      <w:pPr>
        <w:spacing w:before="0" w:after="0" w:line="480" w:lineRule="auto"/>
        <w:jc w:val="left"/>
        <w:rPr>
          <w:rFonts w:cs="Calibri"/>
          <w:color w:val="000000" w:themeColor="text1"/>
          <w:szCs w:val="22"/>
          <w:rPrChange w:id="401"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402" w:author="Joana Rodrigues Ribeiro" w:date="2026-02-07T22:16:00Z" w16du:dateUtc="2026-02-07T21:16:00Z">
            <w:rPr>
              <w:rFonts w:ascii="Calibri" w:hAnsi="Calibri" w:cs="Calibri"/>
              <w:color w:val="000000" w:themeColor="text1"/>
              <w:sz w:val="24"/>
            </w:rPr>
          </w:rPrChange>
        </w:rPr>
        <w:t>Abstract ≤ 250 w</w:t>
      </w:r>
    </w:p>
    <w:p w14:paraId="18424DD6" w14:textId="77E82B1A" w:rsidR="00D7190A" w:rsidRPr="00AA12CF" w:rsidRDefault="00D7190A" w:rsidP="00996943">
      <w:pPr>
        <w:spacing w:before="0" w:after="0" w:line="480" w:lineRule="auto"/>
        <w:jc w:val="left"/>
        <w:rPr>
          <w:rFonts w:cs="Calibri"/>
          <w:color w:val="000000" w:themeColor="text1"/>
          <w:szCs w:val="22"/>
          <w:rPrChange w:id="403"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404" w:author="Joana Rodrigues Ribeiro" w:date="2026-02-07T22:16:00Z" w16du:dateUtc="2026-02-07T21:16:00Z">
            <w:rPr>
              <w:rFonts w:ascii="Calibri" w:hAnsi="Calibri" w:cs="Calibri"/>
              <w:color w:val="000000" w:themeColor="text1"/>
              <w:sz w:val="24"/>
            </w:rPr>
          </w:rPrChange>
        </w:rPr>
        <w:t>Intro to con</w:t>
      </w:r>
      <w:r w:rsidR="007A68E3" w:rsidRPr="00AA12CF">
        <w:rPr>
          <w:rFonts w:cs="Calibri"/>
          <w:color w:val="000000" w:themeColor="text1"/>
          <w:szCs w:val="22"/>
          <w:rPrChange w:id="405" w:author="Joana Rodrigues Ribeiro" w:date="2026-02-07T22:16:00Z" w16du:dateUtc="2026-02-07T21:16:00Z">
            <w:rPr>
              <w:rFonts w:ascii="Calibri" w:hAnsi="Calibri" w:cs="Calibri"/>
              <w:color w:val="000000" w:themeColor="text1"/>
              <w:sz w:val="24"/>
            </w:rPr>
          </w:rPrChange>
        </w:rPr>
        <w:t>c</w:t>
      </w:r>
      <w:r w:rsidRPr="00AA12CF">
        <w:rPr>
          <w:rFonts w:cs="Calibri"/>
          <w:color w:val="000000" w:themeColor="text1"/>
          <w:szCs w:val="22"/>
          <w:rPrChange w:id="406" w:author="Joana Rodrigues Ribeiro" w:date="2026-02-07T22:16:00Z" w16du:dateUtc="2026-02-07T21:16:00Z">
            <w:rPr>
              <w:rFonts w:ascii="Calibri" w:hAnsi="Calibri" w:cs="Calibri"/>
              <w:color w:val="000000" w:themeColor="text1"/>
              <w:sz w:val="24"/>
            </w:rPr>
          </w:rPrChange>
        </w:rPr>
        <w:t xml:space="preserve">lusion: ≤ 2600 words, </w:t>
      </w:r>
      <w:r w:rsidR="00E30B09" w:rsidRPr="00AA12CF">
        <w:rPr>
          <w:rFonts w:cs="Calibri"/>
          <w:color w:val="000000" w:themeColor="text1"/>
          <w:szCs w:val="22"/>
          <w:rPrChange w:id="407" w:author="Joana Rodrigues Ribeiro" w:date="2026-02-07T22:16:00Z" w16du:dateUtc="2026-02-07T21:16:00Z">
            <w:rPr>
              <w:rFonts w:ascii="Calibri" w:hAnsi="Calibri" w:cs="Calibri"/>
              <w:color w:val="000000" w:themeColor="text1"/>
              <w:sz w:val="24"/>
            </w:rPr>
          </w:rPrChange>
        </w:rPr>
        <w:t xml:space="preserve">  </w:t>
      </w:r>
      <w:r w:rsidR="00E30B09" w:rsidRPr="00AA12CF">
        <w:rPr>
          <w:rFonts w:cs="Calibri"/>
          <w:color w:val="000000" w:themeColor="text1"/>
          <w:szCs w:val="22"/>
          <w:highlight w:val="yellow"/>
          <w:rPrChange w:id="408" w:author="Joana Rodrigues Ribeiro" w:date="2026-02-07T22:16:00Z" w16du:dateUtc="2026-02-07T21:16:00Z">
            <w:rPr>
              <w:rFonts w:ascii="Calibri" w:hAnsi="Calibri" w:cs="Calibri"/>
              <w:color w:val="000000" w:themeColor="text1"/>
              <w:sz w:val="24"/>
              <w:highlight w:val="yellow"/>
            </w:rPr>
          </w:rPrChange>
        </w:rPr>
        <w:t xml:space="preserve">WE ARE AT 1500 WORDS NOW BUT WILL STILL INCLUDE THE MAIN </w:t>
      </w:r>
      <w:r w:rsidR="00D568B5" w:rsidRPr="00AA12CF">
        <w:rPr>
          <w:rFonts w:cs="Calibri"/>
          <w:color w:val="000000" w:themeColor="text1"/>
          <w:szCs w:val="22"/>
          <w:highlight w:val="yellow"/>
          <w:rPrChange w:id="409" w:author="Joana Rodrigues Ribeiro" w:date="2026-02-07T22:16:00Z" w16du:dateUtc="2026-02-07T21:16:00Z">
            <w:rPr>
              <w:rFonts w:ascii="Calibri" w:hAnsi="Calibri" w:cs="Calibri"/>
              <w:color w:val="000000" w:themeColor="text1"/>
              <w:sz w:val="24"/>
              <w:highlight w:val="yellow"/>
            </w:rPr>
          </w:rPrChange>
        </w:rPr>
        <w:t xml:space="preserve">STUDY </w:t>
      </w:r>
      <w:r w:rsidR="00E30B09" w:rsidRPr="00AA12CF">
        <w:rPr>
          <w:rFonts w:cs="Calibri"/>
          <w:color w:val="000000" w:themeColor="text1"/>
          <w:szCs w:val="22"/>
          <w:highlight w:val="yellow"/>
          <w:rPrChange w:id="410" w:author="Joana Rodrigues Ribeiro" w:date="2026-02-07T22:16:00Z" w16du:dateUtc="2026-02-07T21:16:00Z">
            <w:rPr>
              <w:rFonts w:ascii="Calibri" w:hAnsi="Calibri" w:cs="Calibri"/>
              <w:color w:val="000000" w:themeColor="text1"/>
              <w:sz w:val="24"/>
              <w:highlight w:val="yellow"/>
            </w:rPr>
          </w:rPrChange>
        </w:rPr>
        <w:t>RESULT</w:t>
      </w:r>
      <w:r w:rsidR="00D568B5" w:rsidRPr="00AA12CF">
        <w:rPr>
          <w:rFonts w:cs="Calibri"/>
          <w:color w:val="000000" w:themeColor="text1"/>
          <w:szCs w:val="22"/>
          <w:highlight w:val="yellow"/>
          <w:rPrChange w:id="411" w:author="Joana Rodrigues Ribeiro" w:date="2026-02-07T22:16:00Z" w16du:dateUtc="2026-02-07T21:16:00Z">
            <w:rPr>
              <w:rFonts w:ascii="Calibri" w:hAnsi="Calibri" w:cs="Calibri"/>
              <w:color w:val="000000" w:themeColor="text1"/>
              <w:sz w:val="24"/>
              <w:highlight w:val="yellow"/>
            </w:rPr>
          </w:rPrChange>
        </w:rPr>
        <w:t>, SO A BIT MORE FOR DISCUSSION IS POSSIBLE</w:t>
      </w:r>
    </w:p>
    <w:p w14:paraId="33F09077" w14:textId="3E4C82CA" w:rsidR="00D7190A" w:rsidRPr="00AA12CF" w:rsidRDefault="00D7190A" w:rsidP="00996943">
      <w:pPr>
        <w:spacing w:before="0" w:after="0" w:line="480" w:lineRule="auto"/>
        <w:jc w:val="left"/>
        <w:rPr>
          <w:rFonts w:cs="Calibri"/>
          <w:b/>
          <w:bCs/>
          <w:color w:val="000000" w:themeColor="text1"/>
          <w:szCs w:val="22"/>
          <w:rPrChange w:id="412" w:author="Joana Rodrigues Ribeiro" w:date="2026-02-07T22:16:00Z" w16du:dateUtc="2026-02-07T21:16:00Z">
            <w:rPr>
              <w:rFonts w:ascii="Calibri" w:hAnsi="Calibri" w:cs="Calibri"/>
              <w:b/>
              <w:bCs/>
              <w:color w:val="000000" w:themeColor="text1"/>
              <w:sz w:val="24"/>
            </w:rPr>
          </w:rPrChange>
        </w:rPr>
      </w:pPr>
      <w:r w:rsidRPr="00AA12CF">
        <w:rPr>
          <w:rFonts w:cs="Calibri"/>
          <w:color w:val="000000" w:themeColor="text1"/>
          <w:szCs w:val="22"/>
          <w:rPrChange w:id="413" w:author="Joana Rodrigues Ribeiro" w:date="2026-02-07T22:16:00Z" w16du:dateUtc="2026-02-07T21:16:00Z">
            <w:rPr>
              <w:rFonts w:ascii="Calibri" w:hAnsi="Calibri" w:cs="Calibri"/>
              <w:color w:val="000000" w:themeColor="text1"/>
              <w:sz w:val="24"/>
            </w:rPr>
          </w:rPrChange>
        </w:rPr>
        <w:t>50 references maximum, 4 "inserts" (figures and/or tables). </w:t>
      </w:r>
    </w:p>
    <w:p w14:paraId="50CEC94E" w14:textId="77777777" w:rsidR="00A85A09" w:rsidRPr="00AA12CF" w:rsidRDefault="00A85A09" w:rsidP="00996943">
      <w:pPr>
        <w:spacing w:before="0" w:after="160" w:line="480" w:lineRule="auto"/>
        <w:jc w:val="left"/>
        <w:rPr>
          <w:rFonts w:eastAsiaTheme="majorEastAsia" w:cs="Calibri"/>
          <w:b/>
          <w:bCs/>
          <w:iCs/>
          <w:color w:val="000000" w:themeColor="text1"/>
          <w:kern w:val="0"/>
          <w:szCs w:val="22"/>
          <w14:ligatures w14:val="none"/>
          <w:rPrChange w:id="414" w:author="Joana Rodrigues Ribeiro" w:date="2026-02-07T22:16:00Z" w16du:dateUtc="2026-02-07T21:16:00Z">
            <w:rPr>
              <w:rFonts w:ascii="Calibri" w:eastAsiaTheme="majorEastAsia" w:hAnsi="Calibri" w:cs="Calibri"/>
              <w:b/>
              <w:bCs/>
              <w:iCs/>
              <w:color w:val="000000" w:themeColor="text1"/>
              <w:kern w:val="0"/>
              <w:sz w:val="24"/>
              <w14:ligatures w14:val="none"/>
            </w:rPr>
          </w:rPrChange>
        </w:rPr>
      </w:pPr>
      <w:r w:rsidRPr="00AA12CF">
        <w:rPr>
          <w:rFonts w:cs="Calibri"/>
          <w:color w:val="000000" w:themeColor="text1"/>
          <w:szCs w:val="22"/>
          <w:rPrChange w:id="415" w:author="Joana Rodrigues Ribeiro" w:date="2026-02-07T22:16:00Z" w16du:dateUtc="2026-02-07T21:16:00Z">
            <w:rPr>
              <w:rFonts w:ascii="Calibri" w:hAnsi="Calibri" w:cs="Calibri"/>
              <w:color w:val="000000" w:themeColor="text1"/>
              <w:sz w:val="24"/>
            </w:rPr>
          </w:rPrChange>
        </w:rPr>
        <w:br w:type="page"/>
      </w:r>
    </w:p>
    <w:p w14:paraId="21AB7F0E" w14:textId="56D8A8C1" w:rsidR="00203336" w:rsidRPr="00D00040" w:rsidRDefault="00203336" w:rsidP="006012AD">
      <w:pPr>
        <w:pStyle w:val="Titre11"/>
        <w:rPr>
          <w:rPrChange w:id="416" w:author="Joana Rodrigues Ribeiro" w:date="2026-02-07T16:39:00Z" w16du:dateUtc="2026-02-07T15:39:00Z">
            <w:rPr>
              <w:rFonts w:ascii="Calibri" w:hAnsi="Calibri"/>
            </w:rPr>
          </w:rPrChange>
        </w:rPr>
      </w:pPr>
      <w:r w:rsidRPr="00D00040">
        <w:rPr>
          <w:rPrChange w:id="417" w:author="Joana Rodrigues Ribeiro" w:date="2026-02-07T16:39:00Z" w16du:dateUtc="2026-02-07T15:39:00Z">
            <w:rPr>
              <w:rFonts w:ascii="Calibri" w:hAnsi="Calibri"/>
            </w:rPr>
          </w:rPrChange>
        </w:rPr>
        <w:lastRenderedPageBreak/>
        <w:t>INTRODUCTION</w:t>
      </w:r>
      <w:bookmarkEnd w:id="167"/>
    </w:p>
    <w:p w14:paraId="0EDB53AB" w14:textId="1B10D366" w:rsidR="00626B74" w:rsidRPr="00AA12CF" w:rsidRDefault="00626B74" w:rsidP="006012AD">
      <w:pPr>
        <w:spacing w:line="480" w:lineRule="auto"/>
        <w:jc w:val="left"/>
        <w:rPr>
          <w:rFonts w:eastAsia="Times New Roman" w:cs="Calibri"/>
          <w:color w:val="000000" w:themeColor="text1"/>
          <w:kern w:val="0"/>
          <w:szCs w:val="22"/>
          <w:lang w:eastAsia="de-DE"/>
          <w14:ligatures w14:val="none"/>
          <w:rPrChange w:id="41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cs="Calibri"/>
          <w:color w:val="000000" w:themeColor="text1"/>
          <w:szCs w:val="22"/>
          <w:rPrChange w:id="419" w:author="Joana Rodrigues Ribeiro" w:date="2026-02-07T22:16:00Z" w16du:dateUtc="2026-02-07T21:16:00Z">
            <w:rPr>
              <w:rFonts w:ascii="Calibri" w:hAnsi="Calibri" w:cs="Calibri"/>
              <w:color w:val="000000" w:themeColor="text1"/>
              <w:sz w:val="24"/>
            </w:rPr>
          </w:rPrChange>
        </w:rPr>
        <w:t>Randomized controlled trials (RCTs) are considered the gold standard for generating surgical evidence</w:t>
      </w:r>
      <w:r w:rsidR="006012AD" w:rsidRPr="00AA12CF">
        <w:rPr>
          <w:rFonts w:cs="Calibri"/>
          <w:color w:val="000000" w:themeColor="text1"/>
          <w:szCs w:val="22"/>
          <w:rPrChange w:id="420" w:author="Joana Rodrigues Ribeiro" w:date="2026-02-07T22:16:00Z" w16du:dateUtc="2026-02-07T21:16:00Z">
            <w:rPr>
              <w:rFonts w:ascii="Calibri" w:hAnsi="Calibri" w:cs="Calibri"/>
              <w:color w:val="000000" w:themeColor="text1"/>
              <w:sz w:val="24"/>
            </w:rPr>
          </w:rPrChange>
        </w:rPr>
        <w:t xml:space="preserve"> on treatments</w:t>
      </w:r>
      <w:r w:rsidRPr="00AA12CF">
        <w:rPr>
          <w:rFonts w:cs="Calibri"/>
          <w:color w:val="000000" w:themeColor="text1"/>
          <w:szCs w:val="22"/>
          <w:rPrChange w:id="421" w:author="Joana Rodrigues Ribeiro" w:date="2026-02-07T22:16:00Z" w16du:dateUtc="2026-02-07T21:16:00Z">
            <w:rPr>
              <w:rFonts w:ascii="Calibri" w:hAnsi="Calibri" w:cs="Calibri"/>
              <w:color w:val="000000" w:themeColor="text1"/>
              <w:sz w:val="24"/>
            </w:rPr>
          </w:rPrChange>
        </w:rPr>
        <w:t>. However, surgical RCTs are frequently incompletely and inconsistently reported and often fail to place patients and patient-relevant outcomes at the center of their research</w:t>
      </w:r>
      <w:r w:rsidR="00B67CAF">
        <w:rPr>
          <w:rFonts w:cs="Calibri"/>
          <w:color w:val="000000" w:themeColor="text1"/>
          <w:szCs w:val="22"/>
        </w:rPr>
        <w:fldChar w:fldCharType="begin"/>
      </w:r>
      <w:r w:rsidR="00B67CAF">
        <w:rPr>
          <w:rFonts w:cs="Calibri"/>
          <w:color w:val="000000" w:themeColor="text1"/>
          <w:szCs w:val="22"/>
        </w:rPr>
        <w:instrText xml:space="preserve"> ADDIN ZOTERO_ITEM CSL_CITATION {"citationID":"uVDf9Wa8","properties":{"formattedCitation":"[1]","plainCitation":"[1]","noteIndex":0},"citationItems":[{"id":186224,"uris":["http://zotero.org/users/6583603/items/Y9TVA3KE"],"itemData":{"id":186224,"type":"article-journal","abstract":"OBJECTIVES: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Pr>
          <w:rFonts w:cs="Calibri"/>
          <w:color w:val="000000" w:themeColor="text1"/>
          <w:szCs w:val="22"/>
        </w:rPr>
        <w:fldChar w:fldCharType="separate"/>
      </w:r>
      <w:r w:rsidR="00B67CAF">
        <w:rPr>
          <w:rFonts w:cs="Calibri"/>
          <w:noProof/>
          <w:color w:val="000000" w:themeColor="text1"/>
          <w:szCs w:val="22"/>
        </w:rPr>
        <w:t>[1]</w:t>
      </w:r>
      <w:r w:rsidR="00B67CAF">
        <w:rPr>
          <w:rFonts w:cs="Calibri"/>
          <w:color w:val="000000" w:themeColor="text1"/>
          <w:szCs w:val="22"/>
        </w:rPr>
        <w:fldChar w:fldCharType="end"/>
      </w:r>
      <w:del w:id="422" w:author="Joana Rodrigues Ribeiro" w:date="2026-02-08T09:38:00Z" w16du:dateUtc="2026-02-08T08:38:00Z">
        <w:r w:rsidR="006746E2" w:rsidRPr="00AA12CF" w:rsidDel="00B67CAF">
          <w:rPr>
            <w:rFonts w:eastAsia="Times New Roman" w:cs="Calibri"/>
            <w:color w:val="000000" w:themeColor="text1"/>
            <w:kern w:val="0"/>
            <w:szCs w:val="22"/>
            <w:lang w:eastAsia="de-DE"/>
            <w14:ligatures w14:val="none"/>
            <w:rPrChange w:id="42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fldChar w:fldCharType="begin"/>
        </w:r>
        <w:r w:rsidR="006746E2" w:rsidRPr="00AA12CF" w:rsidDel="00B67CAF">
          <w:rPr>
            <w:rFonts w:eastAsia="Times New Roman" w:cs="Calibri"/>
            <w:color w:val="000000" w:themeColor="text1"/>
            <w:kern w:val="0"/>
            <w:szCs w:val="22"/>
            <w:lang w:eastAsia="de-DE"/>
            <w14:ligatures w14:val="none"/>
            <w:rPrChange w:id="42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delInstrText xml:space="preserve"> ADDIN EN.CITE &lt;EndNote&gt;&lt;Cite&gt;&lt;Author&gt;Abbassi&lt;/Author&gt;&lt;Year&gt;2024&lt;/Year&gt;&lt;RecNum&gt;39907&lt;/RecNum&gt;&lt;DisplayText&gt;&lt;style face="superscript"&gt;1&lt;/style&gt;&lt;/DisplayText&gt;&lt;record&gt;&lt;rec-number&gt;39907&lt;/rec-number&gt;&lt;foreign-keys&gt;&lt;key app="EN" db-id="fw9fd0w9sdz5r9evrzivdtfx5eef2fxv0590" timestamp="1733474586"&gt;39907&lt;/key&gt;&lt;/foreign-keys&gt;&lt;ref-type name="Journal Article"&gt;17&lt;/ref-type&gt;&lt;contributors&gt;&lt;authors&gt;&lt;author&gt;Abbassi, F.&lt;/author&gt;&lt;author&gt;Pfister, M.&lt;/author&gt;&lt;author&gt;Domenghino, A.&lt;/author&gt;&lt;author&gt;Puhan, M. A.&lt;/author&gt;&lt;author&gt;Clavien, P. A.&lt;/author&gt;&lt;/authors&gt;&lt;/contributors&gt;&lt;auth-address&gt;Department of Surgery and Transplantation, University Hospital Zurich, Zurich, Switzerland.&amp;#xD;Epidemiology, Biostatistics and Prevention Institute, University of Zurich, Zurich, Switzerland.&amp;#xD;Professor of Surgery and Transplantation, University of Zurich, Wyss Translational Center, Swiss Medical Network, Zurich, Switzerland.&lt;/auth-address&gt;&lt;titles&gt;&lt;title&gt;Surgical Outcome Reporting. Moving from a Comic to a Tragic Opera?&lt;/title&gt;&lt;secondary-title&gt;Annals of Surgery&lt;/secondary-title&gt;&lt;/titles&gt;&lt;periodical&gt;&lt;full-title&gt;Annals of Surgery&lt;/full-title&gt;&lt;/periodical&gt;&lt;pages&gt;10.1097/SLA.0000000000006226&lt;/pages&gt;&lt;edition&gt;20240207&lt;/edition&gt;&lt;dates&gt;&lt;year&gt;2024&lt;/year&gt;&lt;pub-dates&gt;&lt;date&gt;Feb 7&lt;/date&gt;&lt;/pub-dates&gt;&lt;/dates&gt;&lt;isbn&gt;1528-1140 (Electronic)&amp;#xD;0003-4932 (Linking)&lt;/isbn&gt;&lt;accession-num&gt;38323468&lt;/accession-num&gt;&lt;urls&gt;&lt;related-urls&gt;&lt;url&gt;https://www.ncbi.nlm.nih.gov/pubmed/38323468&lt;/url&gt;&lt;/related-urls&gt;&lt;/urls&gt;&lt;electronic-resource-num&gt;10.1097/SLA.0000000000006226&lt;/electronic-resource-num&gt;&lt;remote-database-name&gt;Publisher&lt;/remote-database-name&gt;&lt;remote-database-provider&gt;NLM&lt;/remote-database-provider&gt;&lt;/record&gt;&lt;/Cite&gt;&lt;/EndNote&gt;</w:delInstrText>
        </w:r>
        <w:r w:rsidR="006746E2" w:rsidRPr="00AA12CF" w:rsidDel="00B67CAF">
          <w:rPr>
            <w:rFonts w:eastAsia="Times New Roman" w:cs="Calibri"/>
            <w:color w:val="000000" w:themeColor="text1"/>
            <w:kern w:val="0"/>
            <w:szCs w:val="22"/>
            <w:lang w:eastAsia="de-DE"/>
            <w14:ligatures w14:val="none"/>
            <w:rPrChange w:id="42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fldChar w:fldCharType="separate"/>
        </w:r>
        <w:r w:rsidR="006746E2" w:rsidRPr="00AA12CF" w:rsidDel="00B67CAF">
          <w:rPr>
            <w:rFonts w:eastAsia="Times New Roman" w:cs="Calibri"/>
            <w:noProof/>
            <w:color w:val="000000" w:themeColor="text1"/>
            <w:kern w:val="0"/>
            <w:szCs w:val="22"/>
            <w:vertAlign w:val="superscript"/>
            <w:lang w:eastAsia="de-DE"/>
            <w14:ligatures w14:val="none"/>
            <w:rPrChange w:id="426" w:author="Joana Rodrigues Ribeiro" w:date="2026-02-07T22:16:00Z" w16du:dateUtc="2026-02-07T21:16:00Z">
              <w:rPr>
                <w:rFonts w:ascii="Calibri" w:eastAsia="Times New Roman" w:hAnsi="Calibri" w:cs="Calibri"/>
                <w:noProof/>
                <w:color w:val="000000" w:themeColor="text1"/>
                <w:kern w:val="0"/>
                <w:sz w:val="24"/>
                <w:vertAlign w:val="superscript"/>
                <w:lang w:eastAsia="de-DE"/>
                <w14:ligatures w14:val="none"/>
              </w:rPr>
            </w:rPrChange>
          </w:rPr>
          <w:delText>1</w:delText>
        </w:r>
        <w:r w:rsidR="006746E2" w:rsidRPr="00AA12CF" w:rsidDel="00B67CAF">
          <w:rPr>
            <w:rFonts w:eastAsia="Times New Roman" w:cs="Calibri"/>
            <w:color w:val="000000" w:themeColor="text1"/>
            <w:kern w:val="0"/>
            <w:szCs w:val="22"/>
            <w:lang w:eastAsia="de-DE"/>
            <w14:ligatures w14:val="none"/>
            <w:rPrChange w:id="42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fldChar w:fldCharType="end"/>
        </w:r>
      </w:del>
      <w:r w:rsidR="00722096" w:rsidRPr="00AA12CF">
        <w:rPr>
          <w:rFonts w:eastAsia="Times New Roman" w:cs="Calibri"/>
          <w:color w:val="000000" w:themeColor="text1"/>
          <w:kern w:val="0"/>
          <w:szCs w:val="22"/>
          <w:lang w:eastAsia="de-DE"/>
          <w14:ligatures w14:val="none"/>
          <w:rPrChange w:id="42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t>
      </w:r>
      <w:r w:rsidR="002B1355" w:rsidRPr="00AA12CF">
        <w:rPr>
          <w:rFonts w:eastAsia="Times New Roman" w:cs="Calibri"/>
          <w:color w:val="000000" w:themeColor="text1"/>
          <w:kern w:val="0"/>
          <w:szCs w:val="22"/>
          <w:lang w:eastAsia="de-DE"/>
          <w14:ligatures w14:val="none"/>
          <w:rPrChange w:id="42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proofErr w:type="gramStart"/>
      <w:r w:rsidRPr="00AA12CF">
        <w:rPr>
          <w:rFonts w:eastAsia="Times New Roman" w:cs="Calibri"/>
          <w:color w:val="000000" w:themeColor="text1"/>
          <w:kern w:val="0"/>
          <w:szCs w:val="22"/>
          <w:lang w:eastAsia="de-DE"/>
          <w14:ligatures w14:val="none"/>
          <w:rPrChange w:id="43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As a consequence</w:t>
      </w:r>
      <w:proofErr w:type="gramEnd"/>
      <w:r w:rsidRPr="00AA12CF">
        <w:rPr>
          <w:rFonts w:eastAsia="Times New Roman" w:cs="Calibri"/>
          <w:color w:val="000000" w:themeColor="text1"/>
          <w:kern w:val="0"/>
          <w:szCs w:val="22"/>
          <w:lang w:eastAsia="de-DE"/>
          <w14:ligatures w14:val="none"/>
          <w:rPrChange w:id="43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a substantial proportion of the surgical evidence base does not adequately inform patient-focused decision-making at the bedside.</w:t>
      </w:r>
      <w:r w:rsidR="00722096" w:rsidRPr="00AA12CF">
        <w:rPr>
          <w:rFonts w:eastAsia="Times New Roman" w:cs="Calibri"/>
          <w:color w:val="000000" w:themeColor="text1"/>
          <w:kern w:val="0"/>
          <w:szCs w:val="22"/>
          <w:lang w:eastAsia="de-DE"/>
          <w14:ligatures w14:val="none"/>
          <w:rPrChange w:id="43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The great effort surgical scientists put into the conduct of trials may not pay off.</w:t>
      </w:r>
    </w:p>
    <w:p w14:paraId="0F257069" w14:textId="169A5451" w:rsidR="00626B74" w:rsidRPr="00AA12CF" w:rsidRDefault="409F8ACC" w:rsidP="315A2FFA">
      <w:pPr>
        <w:spacing w:line="480" w:lineRule="auto"/>
        <w:jc w:val="left"/>
        <w:rPr>
          <w:rFonts w:eastAsia="Times New Roman" w:cs="Calibri"/>
          <w:color w:val="000000" w:themeColor="text1"/>
          <w:kern w:val="0"/>
          <w:szCs w:val="22"/>
          <w:lang w:eastAsia="de-DE"/>
          <w14:ligatures w14:val="none"/>
          <w:rPrChange w:id="43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43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The underlying cause of this problem is likely fundamental, namely inadequate trial planning. For surgical trials to meaningfully inform clinical practice, several conditions must be fulfilled </w:t>
      </w:r>
      <w:r w:rsidR="7D863F26" w:rsidRPr="00AA12CF">
        <w:rPr>
          <w:rFonts w:eastAsia="Times New Roman" w:cs="Calibri"/>
          <w:color w:val="000000" w:themeColor="text1"/>
          <w:kern w:val="0"/>
          <w:szCs w:val="22"/>
          <w:lang w:eastAsia="de-DE"/>
          <w14:ligatures w14:val="none"/>
          <w:rPrChange w:id="43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already </w:t>
      </w:r>
      <w:r w:rsidRPr="00AA12CF">
        <w:rPr>
          <w:rFonts w:eastAsia="Times New Roman" w:cs="Calibri"/>
          <w:color w:val="000000" w:themeColor="text1"/>
          <w:kern w:val="0"/>
          <w:szCs w:val="22"/>
          <w:lang w:eastAsia="de-DE"/>
          <w14:ligatures w14:val="none"/>
          <w:rPrChange w:id="43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at the planning stage. The most important include explicit specification of the </w:t>
      </w:r>
      <w:r w:rsidR="7D863F26" w:rsidRPr="00AA12CF">
        <w:rPr>
          <w:rFonts w:eastAsia="Times New Roman" w:cs="Calibri"/>
          <w:color w:val="000000" w:themeColor="text1"/>
          <w:kern w:val="0"/>
          <w:szCs w:val="22"/>
          <w:lang w:eastAsia="de-DE"/>
          <w14:ligatures w14:val="none"/>
          <w:rPrChange w:id="43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hypothesis</w:t>
      </w:r>
      <w:r w:rsidRPr="00AA12CF">
        <w:rPr>
          <w:rFonts w:eastAsia="Times New Roman" w:cs="Calibri"/>
          <w:color w:val="000000" w:themeColor="text1"/>
          <w:kern w:val="0"/>
          <w:szCs w:val="22"/>
          <w:lang w:eastAsia="de-DE"/>
          <w14:ligatures w14:val="none"/>
          <w:rPrChange w:id="43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and the primary endpoint, selection of a study design aligned with that </w:t>
      </w:r>
      <w:r w:rsidR="7D863F26" w:rsidRPr="00AA12CF">
        <w:rPr>
          <w:rFonts w:eastAsia="Times New Roman" w:cs="Calibri"/>
          <w:color w:val="000000" w:themeColor="text1"/>
          <w:kern w:val="0"/>
          <w:szCs w:val="22"/>
          <w:lang w:eastAsia="de-DE"/>
          <w14:ligatures w14:val="none"/>
          <w:rPrChange w:id="43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hypothesis</w:t>
      </w:r>
      <w:r w:rsidRPr="00AA12CF">
        <w:rPr>
          <w:rFonts w:eastAsia="Times New Roman" w:cs="Calibri"/>
          <w:color w:val="000000" w:themeColor="text1"/>
          <w:kern w:val="0"/>
          <w:szCs w:val="22"/>
          <w:lang w:eastAsia="de-DE"/>
          <w14:ligatures w14:val="none"/>
          <w:rPrChange w:id="44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determination of a clinically relevant effect size such as a minimal important difference (MID)</w:t>
      </w:r>
      <w:r w:rsidR="00131630">
        <w:rPr>
          <w:rFonts w:eastAsia="Times New Roman" w:cs="Calibri"/>
          <w:color w:val="000000" w:themeColor="text1"/>
          <w:kern w:val="0"/>
          <w:szCs w:val="22"/>
          <w:lang w:eastAsia="de-DE"/>
          <w14:ligatures w14:val="none"/>
        </w:rPr>
        <w:fldChar w:fldCharType="begin"/>
      </w:r>
      <w:r w:rsidR="00B67CAF">
        <w:rPr>
          <w:rFonts w:eastAsia="Times New Roman" w:cs="Calibri"/>
          <w:color w:val="000000" w:themeColor="text1"/>
          <w:kern w:val="0"/>
          <w:szCs w:val="22"/>
          <w:lang w:eastAsia="de-DE"/>
          <w14:ligatures w14:val="none"/>
        </w:rPr>
        <w:instrText xml:space="preserve"> ADDIN ZOTERO_ITEM CSL_CITATION {"citationID":"UnyEgsoR","properties":{"formattedCitation":"[2]","plainCitation":"[2]","noteIndex":0},"citationItems":[{"id":187570,"uris":["http://zotero.org/users/6583603/items/4784L7IW"],"itemData":{"id":187570,"type":"article-journal","abstract":"In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Pr>
          <w:rFonts w:eastAsia="Times New Roman" w:cs="Calibri"/>
          <w:color w:val="000000" w:themeColor="text1"/>
          <w:kern w:val="0"/>
          <w:szCs w:val="22"/>
          <w:lang w:eastAsia="de-DE"/>
          <w14:ligatures w14:val="none"/>
        </w:rPr>
        <w:fldChar w:fldCharType="separate"/>
      </w:r>
      <w:r w:rsidR="00B67CAF">
        <w:rPr>
          <w:rFonts w:eastAsia="Times New Roman" w:cs="Calibri"/>
          <w:noProof/>
          <w:color w:val="000000" w:themeColor="text1"/>
          <w:kern w:val="0"/>
          <w:szCs w:val="22"/>
          <w:lang w:eastAsia="de-DE"/>
          <w14:ligatures w14:val="none"/>
        </w:rPr>
        <w:t>[2]</w:t>
      </w:r>
      <w:r w:rsidR="00131630">
        <w:rPr>
          <w:rFonts w:eastAsia="Times New Roman" w:cs="Calibri"/>
          <w:color w:val="000000" w:themeColor="text1"/>
          <w:kern w:val="0"/>
          <w:szCs w:val="22"/>
          <w:lang w:eastAsia="de-DE"/>
          <w14:ligatures w14:val="none"/>
        </w:rPr>
        <w:fldChar w:fldCharType="end"/>
      </w:r>
      <w:r w:rsidRPr="00AA12CF">
        <w:rPr>
          <w:rFonts w:eastAsia="Times New Roman" w:cs="Calibri"/>
          <w:color w:val="000000" w:themeColor="text1"/>
          <w:kern w:val="0"/>
          <w:szCs w:val="22"/>
          <w:lang w:eastAsia="de-DE"/>
          <w14:ligatures w14:val="none"/>
          <w:rPrChange w:id="44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to guide sample size calculations, and interpretation of results in terms of their clinical, rather than solely statistical, significance.</w:t>
      </w:r>
    </w:p>
    <w:p w14:paraId="6A8A35E7" w14:textId="77777777" w:rsidR="001A67F1" w:rsidRPr="00AA12CF" w:rsidRDefault="409F8ACC" w:rsidP="315A2FFA">
      <w:pPr>
        <w:spacing w:line="480" w:lineRule="auto"/>
        <w:jc w:val="left"/>
        <w:rPr>
          <w:rFonts w:eastAsia="Times New Roman" w:cs="Calibri"/>
          <w:color w:val="000000" w:themeColor="text1"/>
          <w:kern w:val="0"/>
          <w:szCs w:val="22"/>
          <w:lang w:eastAsia="de-DE"/>
          <w14:ligatures w14:val="none"/>
          <w:rPrChange w:id="44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44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When the clinical question underlying a trial is insufficiently specified, downstream consequences may follow, including poorly defined primary endpoints, misaligned study designs, sample size calculations detached from clinical relevance, and interpretations that emphasize statistical significance over effects that are meaningful to patients.</w:t>
      </w:r>
      <w:r w:rsidR="20C7521F" w:rsidRPr="00AA12CF">
        <w:rPr>
          <w:rFonts w:eastAsia="Times New Roman" w:cs="Calibri"/>
          <w:color w:val="000000" w:themeColor="text1"/>
          <w:kern w:val="0"/>
          <w:szCs w:val="22"/>
          <w:lang w:eastAsia="de-DE"/>
          <w14:ligatures w14:val="none"/>
          <w:rPrChange w:id="44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p>
    <w:p w14:paraId="08C8B068" w14:textId="59E00782" w:rsidR="00DF15B0" w:rsidRPr="00AA12CF" w:rsidDel="009C43A0" w:rsidRDefault="70E5F1C7" w:rsidP="315A2FFA">
      <w:pPr>
        <w:spacing w:line="480" w:lineRule="auto"/>
        <w:jc w:val="left"/>
        <w:rPr>
          <w:del w:id="445" w:author="Joana Rodrigues Ribeiro" w:date="2026-02-08T09:34:00Z" w16du:dateUtc="2026-02-08T08:34:00Z"/>
          <w:rFonts w:eastAsia="Times New Roman" w:cs="Calibri"/>
          <w:color w:val="000000" w:themeColor="text1"/>
          <w:kern w:val="0"/>
          <w:szCs w:val="22"/>
          <w:lang w:eastAsia="de-DE"/>
          <w14:ligatures w14:val="none"/>
          <w:rPrChange w:id="446" w:author="Joana Rodrigues Ribeiro" w:date="2026-02-07T22:16:00Z" w16du:dateUtc="2026-02-07T21:16:00Z">
            <w:rPr>
              <w:del w:id="447" w:author="Joana Rodrigues Ribeiro" w:date="2026-02-08T09:34:00Z" w16du:dateUtc="2026-02-08T08:34:00Z"/>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44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Despite the central role of RCTs in shaping surgical practice, contemporary surgical trials have not been systematically evaluated </w:t>
      </w:r>
      <w:proofErr w:type="gramStart"/>
      <w:r w:rsidRPr="00AA12CF">
        <w:rPr>
          <w:rFonts w:eastAsia="Times New Roman" w:cs="Calibri"/>
          <w:color w:val="000000" w:themeColor="text1"/>
          <w:kern w:val="0"/>
          <w:szCs w:val="22"/>
          <w:lang w:eastAsia="de-DE"/>
          <w14:ligatures w14:val="none"/>
          <w:rPrChange w:id="44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with regard to</w:t>
      </w:r>
      <w:proofErr w:type="gramEnd"/>
      <w:r w:rsidRPr="00AA12CF">
        <w:rPr>
          <w:rFonts w:eastAsia="Times New Roman" w:cs="Calibri"/>
          <w:color w:val="000000" w:themeColor="text1"/>
          <w:kern w:val="0"/>
          <w:szCs w:val="22"/>
          <w:lang w:eastAsia="de-DE"/>
          <w14:ligatures w14:val="none"/>
          <w:rPrChange w:id="45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these core elements across the full trajectory from trial conception to interpretation of results. </w:t>
      </w:r>
      <w:r w:rsidR="3CB976F6" w:rsidRPr="00AA12CF">
        <w:rPr>
          <w:rFonts w:eastAsia="Times New Roman" w:cs="Calibri"/>
          <w:color w:val="000000" w:themeColor="text1"/>
          <w:kern w:val="0"/>
          <w:szCs w:val="22"/>
          <w:lang w:eastAsia="de-DE"/>
          <w14:ligatures w14:val="none"/>
          <w:rPrChange w:id="45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Therefore, the</w:t>
      </w:r>
      <w:r w:rsidR="0DEDF809" w:rsidRPr="00AA12CF" w:rsidDel="00DF15B0">
        <w:rPr>
          <w:rFonts w:eastAsia="Times New Roman" w:cs="Calibri"/>
          <w:color w:val="000000" w:themeColor="text1"/>
          <w:kern w:val="0"/>
          <w:szCs w:val="22"/>
          <w:lang w:eastAsia="de-DE"/>
          <w14:ligatures w14:val="none"/>
          <w:rPrChange w:id="45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63B5A265" w:rsidRPr="00AA12CF">
        <w:rPr>
          <w:rFonts w:eastAsia="Times New Roman" w:cs="Calibri"/>
          <w:color w:val="000000" w:themeColor="text1"/>
          <w:kern w:val="0"/>
          <w:szCs w:val="22"/>
          <w:lang w:eastAsia="de-DE"/>
          <w14:ligatures w14:val="none"/>
          <w:rPrChange w:id="45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objective</w:t>
      </w:r>
      <w:r w:rsidR="3CB976F6" w:rsidRPr="00AA12CF">
        <w:rPr>
          <w:rFonts w:eastAsia="Times New Roman" w:cs="Calibri"/>
          <w:color w:val="000000" w:themeColor="text1"/>
          <w:kern w:val="0"/>
          <w:szCs w:val="22"/>
          <w:lang w:eastAsia="de-DE"/>
          <w14:ligatures w14:val="none"/>
          <w:rPrChange w:id="45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of this study</w:t>
      </w:r>
      <w:r w:rsidR="63B5A265" w:rsidRPr="00AA12CF">
        <w:rPr>
          <w:rFonts w:eastAsia="Times New Roman" w:cs="Calibri"/>
          <w:color w:val="000000" w:themeColor="text1"/>
          <w:kern w:val="0"/>
          <w:szCs w:val="22"/>
          <w:lang w:eastAsia="de-DE"/>
          <w14:ligatures w14:val="none"/>
          <w:rPrChange w:id="45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Pr="00AA12CF">
        <w:rPr>
          <w:rFonts w:eastAsia="Times New Roman" w:cs="Calibri"/>
          <w:color w:val="000000" w:themeColor="text1"/>
          <w:kern w:val="0"/>
          <w:szCs w:val="22"/>
          <w:lang w:eastAsia="de-DE"/>
          <w14:ligatures w14:val="none"/>
          <w:rPrChange w:id="45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was </w:t>
      </w:r>
      <w:r w:rsidR="63B5A265" w:rsidRPr="00AA12CF">
        <w:rPr>
          <w:rFonts w:eastAsia="Times New Roman" w:cs="Calibri"/>
          <w:color w:val="000000" w:themeColor="text1"/>
          <w:kern w:val="0"/>
          <w:szCs w:val="22"/>
          <w:lang w:eastAsia="de-DE"/>
          <w14:ligatures w14:val="none"/>
          <w:rPrChange w:id="45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to assess to what extent </w:t>
      </w:r>
      <w:r w:rsidRPr="00AA12CF">
        <w:rPr>
          <w:rFonts w:eastAsia="Times New Roman" w:cs="Calibri"/>
          <w:color w:val="000000" w:themeColor="text1"/>
          <w:kern w:val="0"/>
          <w:szCs w:val="22"/>
          <w:lang w:eastAsia="de-DE"/>
          <w14:ligatures w14:val="none"/>
          <w:rPrChange w:id="45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surgical RCTs were</w:t>
      </w:r>
      <w:r w:rsidR="63B5A265" w:rsidRPr="00AA12CF">
        <w:rPr>
          <w:rFonts w:eastAsia="Times New Roman" w:cs="Calibri"/>
          <w:color w:val="000000" w:themeColor="text1"/>
          <w:kern w:val="0"/>
          <w:szCs w:val="22"/>
          <w:lang w:eastAsia="de-DE"/>
          <w14:ligatures w14:val="none"/>
          <w:rPrChange w:id="45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planned, reported, and interpreted in a manner that meaningfully informs clinical practice.</w:t>
      </w:r>
    </w:p>
    <w:p w14:paraId="2D147BFB" w14:textId="77777777" w:rsidR="00701AEC" w:rsidRPr="00AA12CF" w:rsidRDefault="00701AEC" w:rsidP="006012AD">
      <w:pPr>
        <w:spacing w:line="480" w:lineRule="auto"/>
        <w:jc w:val="left"/>
        <w:rPr>
          <w:rFonts w:eastAsia="Times New Roman" w:cs="Calibri"/>
          <w:color w:val="000000" w:themeColor="text1"/>
          <w:kern w:val="0"/>
          <w:szCs w:val="22"/>
          <w:lang w:eastAsia="de-DE"/>
          <w14:ligatures w14:val="none"/>
          <w:rPrChange w:id="46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p>
    <w:p w14:paraId="6A969434" w14:textId="77777777" w:rsidR="00203336" w:rsidRPr="00AA12CF" w:rsidRDefault="00203336" w:rsidP="00996943">
      <w:pPr>
        <w:spacing w:before="0" w:after="0" w:line="480" w:lineRule="auto"/>
        <w:jc w:val="left"/>
        <w:rPr>
          <w:rFonts w:eastAsiaTheme="majorEastAsia" w:cs="Calibri"/>
          <w:iCs/>
          <w:color w:val="000000" w:themeColor="text1"/>
          <w:kern w:val="0"/>
          <w:szCs w:val="22"/>
          <w14:ligatures w14:val="none"/>
          <w:rPrChange w:id="461" w:author="Joana Rodrigues Ribeiro" w:date="2026-02-07T22:16:00Z" w16du:dateUtc="2026-02-07T21:16:00Z">
            <w:rPr>
              <w:rFonts w:ascii="Calibri" w:eastAsiaTheme="majorEastAsia" w:hAnsi="Calibri" w:cs="Calibri"/>
              <w:iCs/>
              <w:color w:val="000000" w:themeColor="text1"/>
              <w:kern w:val="0"/>
              <w:sz w:val="24"/>
              <w14:ligatures w14:val="none"/>
            </w:rPr>
          </w:rPrChange>
        </w:rPr>
      </w:pPr>
      <w:r w:rsidRPr="00AA12CF">
        <w:rPr>
          <w:rFonts w:cs="Calibri"/>
          <w:color w:val="000000" w:themeColor="text1"/>
          <w:szCs w:val="22"/>
          <w:rPrChange w:id="462" w:author="Joana Rodrigues Ribeiro" w:date="2026-02-07T22:16:00Z" w16du:dateUtc="2026-02-07T21:16:00Z">
            <w:rPr>
              <w:rFonts w:ascii="Calibri" w:hAnsi="Calibri" w:cs="Calibri"/>
              <w:color w:val="000000" w:themeColor="text1"/>
              <w:sz w:val="24"/>
            </w:rPr>
          </w:rPrChange>
        </w:rPr>
        <w:br w:type="page"/>
      </w:r>
    </w:p>
    <w:p w14:paraId="2DC07D69" w14:textId="564B06CD" w:rsidR="00203336" w:rsidRPr="00D00040" w:rsidRDefault="00203336" w:rsidP="00EF7F01">
      <w:pPr>
        <w:pStyle w:val="Titre11"/>
        <w:rPr>
          <w:rPrChange w:id="463" w:author="Joana Rodrigues Ribeiro" w:date="2026-02-07T16:39:00Z" w16du:dateUtc="2026-02-07T15:39:00Z">
            <w:rPr>
              <w:rFonts w:ascii="Calibri" w:hAnsi="Calibri"/>
            </w:rPr>
          </w:rPrChange>
        </w:rPr>
      </w:pPr>
      <w:r w:rsidRPr="00D00040">
        <w:rPr>
          <w:rPrChange w:id="464" w:author="Joana Rodrigues Ribeiro" w:date="2026-02-07T16:39:00Z" w16du:dateUtc="2026-02-07T15:39:00Z">
            <w:rPr>
              <w:rFonts w:ascii="Calibri" w:hAnsi="Calibri"/>
            </w:rPr>
          </w:rPrChange>
        </w:rPr>
        <w:lastRenderedPageBreak/>
        <w:t>MATERIALS AND METHODS</w:t>
      </w:r>
    </w:p>
    <w:p w14:paraId="6FD064F7" w14:textId="5A6A9814" w:rsidR="007A090A" w:rsidRPr="003732B0" w:rsidRDefault="007A090A">
      <w:pPr>
        <w:pStyle w:val="Titre21"/>
        <w:pPrChange w:id="465" w:author="Joana Rodrigues Ribeiro" w:date="2026-02-07T22:20:00Z" w16du:dateUtc="2026-02-07T21:20:00Z">
          <w:pPr>
            <w:pStyle w:val="Heading3"/>
          </w:pPr>
        </w:pPrChange>
      </w:pPr>
      <w:r w:rsidRPr="003732B0">
        <w:t>Study Design</w:t>
      </w:r>
    </w:p>
    <w:p w14:paraId="59BEBE6A" w14:textId="58E34A93" w:rsidR="001A67F1" w:rsidRPr="00AA12CF" w:rsidRDefault="3C44974F"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46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46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This meta-research study </w:t>
      </w:r>
      <w:r w:rsidR="70E5F1C7" w:rsidRPr="00AA12CF">
        <w:rPr>
          <w:rFonts w:eastAsia="Times New Roman" w:cs="Calibri"/>
          <w:color w:val="000000" w:themeColor="text1"/>
          <w:kern w:val="0"/>
          <w:szCs w:val="22"/>
          <w:lang w:eastAsia="de-DE"/>
          <w14:ligatures w14:val="none"/>
          <w:rPrChange w:id="46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comprised </w:t>
      </w:r>
      <w:r w:rsidR="501B8BBE" w:rsidRPr="00AA12CF">
        <w:rPr>
          <w:rFonts w:eastAsia="Times New Roman" w:cs="Calibri"/>
          <w:color w:val="000000" w:themeColor="text1"/>
          <w:kern w:val="0"/>
          <w:szCs w:val="22"/>
          <w:lang w:eastAsia="de-DE"/>
          <w14:ligatures w14:val="none"/>
          <w:rPrChange w:id="46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two </w:t>
      </w:r>
      <w:r w:rsidR="70E5F1C7" w:rsidRPr="00AA12CF">
        <w:rPr>
          <w:rFonts w:eastAsia="Times New Roman" w:cs="Calibri"/>
          <w:color w:val="000000" w:themeColor="text1"/>
          <w:kern w:val="0"/>
          <w:szCs w:val="22"/>
          <w:lang w:eastAsia="de-DE"/>
          <w14:ligatures w14:val="none"/>
          <w:rPrChange w:id="47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sequential </w:t>
      </w:r>
      <w:r w:rsidR="51C0EB4B" w:rsidRPr="00AA12CF">
        <w:rPr>
          <w:rFonts w:eastAsia="Times New Roman" w:cs="Calibri"/>
          <w:color w:val="000000" w:themeColor="text1"/>
          <w:kern w:val="0"/>
          <w:szCs w:val="22"/>
          <w:lang w:eastAsia="de-DE"/>
          <w14:ligatures w14:val="none"/>
          <w:rPrChange w:id="47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assessments</w:t>
      </w:r>
      <w:r w:rsidR="501B8BBE" w:rsidRPr="00AA12CF">
        <w:rPr>
          <w:rFonts w:eastAsia="Times New Roman" w:cs="Calibri"/>
          <w:color w:val="000000" w:themeColor="text1"/>
          <w:kern w:val="0"/>
          <w:szCs w:val="22"/>
          <w:lang w:eastAsia="de-DE"/>
          <w14:ligatures w14:val="none"/>
          <w:rPrChange w:id="47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of </w:t>
      </w:r>
      <w:r w:rsidR="70E5F1C7" w:rsidRPr="00AA12CF">
        <w:rPr>
          <w:rFonts w:eastAsia="Times New Roman" w:cs="Calibri"/>
          <w:color w:val="000000" w:themeColor="text1"/>
          <w:kern w:val="0"/>
          <w:szCs w:val="22"/>
          <w:lang w:eastAsia="de-DE"/>
          <w14:ligatures w14:val="none"/>
          <w:rPrChange w:id="47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surgical </w:t>
      </w:r>
      <w:r w:rsidR="501B8BBE" w:rsidRPr="00AA12CF">
        <w:rPr>
          <w:rFonts w:eastAsia="Times New Roman" w:cs="Calibri"/>
          <w:color w:val="000000" w:themeColor="text1"/>
          <w:kern w:val="0"/>
          <w:szCs w:val="22"/>
          <w:lang w:eastAsia="de-DE"/>
          <w14:ligatures w14:val="none"/>
          <w:rPrChange w:id="47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RCTs</w:t>
      </w:r>
      <w:r w:rsidR="51C0EB4B" w:rsidRPr="00AA12CF">
        <w:rPr>
          <w:rFonts w:eastAsia="Times New Roman" w:cs="Calibri"/>
          <w:color w:val="000000" w:themeColor="text1"/>
          <w:kern w:val="0"/>
          <w:szCs w:val="22"/>
          <w:lang w:eastAsia="de-DE"/>
          <w14:ligatures w14:val="none"/>
          <w:rPrChange w:id="47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70E5F1C7" w:rsidRPr="00AA12CF">
        <w:rPr>
          <w:rFonts w:eastAsia="Times New Roman" w:cs="Calibri"/>
          <w:color w:val="000000" w:themeColor="text1"/>
          <w:kern w:val="0"/>
          <w:szCs w:val="22"/>
          <w:lang w:eastAsia="de-DE"/>
          <w14:ligatures w14:val="none"/>
          <w:rPrChange w:id="47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First, we conducted a pilot study focusing on surgical RCTs that used the Comprehensive Complication Index (CCI®)</w:t>
      </w:r>
      <w:r w:rsidR="004B7C70">
        <w:rPr>
          <w:rFonts w:eastAsia="Times New Roman" w:cs="Calibri"/>
          <w:color w:val="000000" w:themeColor="text1"/>
          <w:kern w:val="0"/>
          <w:szCs w:val="22"/>
          <w:lang w:eastAsia="de-DE"/>
          <w14:ligatures w14:val="none"/>
        </w:rPr>
        <w:fldChar w:fldCharType="begin"/>
      </w:r>
      <w:r w:rsidR="00B67CAF">
        <w:rPr>
          <w:rFonts w:eastAsia="Times New Roman" w:cs="Calibri"/>
          <w:color w:val="000000" w:themeColor="text1"/>
          <w:kern w:val="0"/>
          <w:szCs w:val="22"/>
          <w:lang w:eastAsia="de-DE"/>
          <w14:ligatures w14:val="none"/>
        </w:rPr>
        <w:instrText xml:space="preserve"> ADDIN ZOTERO_ITEM CSL_CITATION {"citationID":"OHOmCQi8","properties":{"formattedCitation":"[3]","plainCitation":"[3]","noteIndex":0},"citationItems":[{"id":186233,"uris":["http://zotero.org/users/6583603/items/9W2EPXJP"],"itemData":{"id":186233,"type":"article-journal","abstract":"Objective: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Pr>
          <w:rFonts w:eastAsia="Times New Roman" w:cs="Calibri"/>
          <w:color w:val="000000" w:themeColor="text1"/>
          <w:kern w:val="0"/>
          <w:szCs w:val="22"/>
          <w:lang w:eastAsia="de-DE"/>
          <w14:ligatures w14:val="none"/>
        </w:rPr>
        <w:fldChar w:fldCharType="separate"/>
      </w:r>
      <w:r w:rsidR="00B67CAF">
        <w:rPr>
          <w:rFonts w:eastAsia="Times New Roman" w:cs="Calibri"/>
          <w:noProof/>
          <w:color w:val="000000" w:themeColor="text1"/>
          <w:kern w:val="0"/>
          <w:szCs w:val="22"/>
          <w:lang w:eastAsia="de-DE"/>
          <w14:ligatures w14:val="none"/>
        </w:rPr>
        <w:t>[3]</w:t>
      </w:r>
      <w:r w:rsidR="004B7C70">
        <w:rPr>
          <w:rFonts w:eastAsia="Times New Roman" w:cs="Calibri"/>
          <w:color w:val="000000" w:themeColor="text1"/>
          <w:kern w:val="0"/>
          <w:szCs w:val="22"/>
          <w:lang w:eastAsia="de-DE"/>
          <w14:ligatures w14:val="none"/>
        </w:rPr>
        <w:fldChar w:fldCharType="end"/>
      </w:r>
      <w:r w:rsidR="70E5F1C7" w:rsidRPr="00AA12CF">
        <w:rPr>
          <w:rFonts w:eastAsia="Times New Roman" w:cs="Calibri"/>
          <w:color w:val="000000" w:themeColor="text1"/>
          <w:kern w:val="0"/>
          <w:szCs w:val="22"/>
          <w:lang w:eastAsia="de-DE"/>
          <w14:ligatures w14:val="none"/>
          <w:rPrChange w:id="47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as an outcome. </w:t>
      </w:r>
      <w:r w:rsidR="4BE3D8DD" w:rsidRPr="00AA12CF">
        <w:rPr>
          <w:rFonts w:eastAsia="Times New Roman" w:cs="Calibri"/>
          <w:color w:val="000000" w:themeColor="text1"/>
          <w:kern w:val="0"/>
          <w:szCs w:val="22"/>
          <w:lang w:eastAsia="de-DE"/>
          <w14:ligatures w14:val="none"/>
          <w:rPrChange w:id="47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As the CCI® </w:t>
      </w:r>
      <w:r w:rsidR="70E5F1C7" w:rsidRPr="00AA12CF">
        <w:rPr>
          <w:rFonts w:eastAsia="Times New Roman" w:cs="Calibri"/>
          <w:color w:val="000000" w:themeColor="text1"/>
          <w:kern w:val="0"/>
          <w:szCs w:val="22"/>
          <w:lang w:eastAsia="de-DE"/>
          <w14:ligatures w14:val="none"/>
          <w:rPrChange w:id="47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is a </w:t>
      </w:r>
      <w:r w:rsidR="4BE3D8DD" w:rsidRPr="00AA12CF">
        <w:rPr>
          <w:rFonts w:eastAsia="Times New Roman" w:cs="Calibri"/>
          <w:color w:val="000000" w:themeColor="text1"/>
          <w:kern w:val="0"/>
          <w:szCs w:val="22"/>
          <w:lang w:eastAsia="de-DE"/>
          <w14:ligatures w14:val="none"/>
          <w:rPrChange w:id="48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validated</w:t>
      </w:r>
      <w:r w:rsidR="70E5F1C7" w:rsidRPr="00AA12CF">
        <w:rPr>
          <w:rFonts w:eastAsia="Times New Roman" w:cs="Calibri"/>
          <w:color w:val="000000" w:themeColor="text1"/>
          <w:kern w:val="0"/>
          <w:szCs w:val="22"/>
          <w:lang w:eastAsia="de-DE"/>
          <w14:ligatures w14:val="none"/>
          <w:rPrChange w:id="48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4BE3D8DD" w:rsidRPr="00AA12CF">
        <w:rPr>
          <w:rFonts w:eastAsia="Times New Roman" w:cs="Calibri"/>
          <w:color w:val="000000" w:themeColor="text1"/>
          <w:kern w:val="0"/>
          <w:szCs w:val="22"/>
          <w:lang w:eastAsia="de-DE"/>
          <w14:ligatures w14:val="none"/>
          <w:rPrChange w:id="48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patient-relevant measure of postoperative morbidity, </w:t>
      </w:r>
      <w:r w:rsidR="70E5F1C7" w:rsidRPr="00AA12CF">
        <w:rPr>
          <w:rFonts w:eastAsia="Times New Roman" w:cs="Calibri"/>
          <w:color w:val="000000" w:themeColor="text1"/>
          <w:kern w:val="0"/>
          <w:szCs w:val="22"/>
          <w:lang w:eastAsia="de-DE"/>
          <w14:ligatures w14:val="none"/>
          <w:rPrChange w:id="48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trials using this endpoint were considered</w:t>
      </w:r>
      <w:r w:rsidR="4BE3D8DD" w:rsidRPr="00AA12CF">
        <w:rPr>
          <w:rFonts w:eastAsia="Times New Roman" w:cs="Calibri"/>
          <w:color w:val="000000" w:themeColor="text1"/>
          <w:kern w:val="0"/>
          <w:szCs w:val="22"/>
          <w:lang w:eastAsia="de-DE"/>
          <w14:ligatures w14:val="none"/>
          <w:rPrChange w:id="48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70E5F1C7" w:rsidRPr="00AA12CF">
        <w:rPr>
          <w:rFonts w:eastAsia="Times New Roman" w:cs="Calibri"/>
          <w:color w:val="000000" w:themeColor="text1"/>
          <w:kern w:val="0"/>
          <w:szCs w:val="22"/>
          <w:lang w:eastAsia="de-DE"/>
          <w14:ligatures w14:val="none"/>
          <w:rPrChange w:id="48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to</w:t>
      </w:r>
      <w:r w:rsidR="4BE3D8DD" w:rsidRPr="00AA12CF">
        <w:rPr>
          <w:rFonts w:eastAsia="Times New Roman" w:cs="Calibri"/>
          <w:color w:val="000000" w:themeColor="text1"/>
          <w:kern w:val="0"/>
          <w:szCs w:val="22"/>
          <w:lang w:eastAsia="de-DE"/>
          <w14:ligatures w14:val="none"/>
          <w:rPrChange w:id="48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have a </w:t>
      </w:r>
      <w:r w:rsidR="70E5F1C7" w:rsidRPr="00AA12CF">
        <w:rPr>
          <w:rFonts w:eastAsia="Times New Roman" w:cs="Calibri"/>
          <w:color w:val="000000" w:themeColor="text1"/>
          <w:kern w:val="0"/>
          <w:szCs w:val="22"/>
          <w:lang w:eastAsia="de-DE"/>
          <w14:ligatures w14:val="none"/>
          <w:rPrChange w:id="48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high </w:t>
      </w:r>
      <w:r w:rsidR="4BE3D8DD" w:rsidRPr="00AA12CF">
        <w:rPr>
          <w:rFonts w:eastAsia="Times New Roman" w:cs="Calibri"/>
          <w:color w:val="000000" w:themeColor="text1"/>
          <w:kern w:val="0"/>
          <w:szCs w:val="22"/>
          <w:lang w:eastAsia="de-DE"/>
          <w14:ligatures w14:val="none"/>
          <w:rPrChange w:id="48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potential to inform </w:t>
      </w:r>
      <w:r w:rsidR="70E5F1C7" w:rsidRPr="00AA12CF">
        <w:rPr>
          <w:rFonts w:eastAsia="Times New Roman" w:cs="Calibri"/>
          <w:color w:val="000000" w:themeColor="text1"/>
          <w:kern w:val="0"/>
          <w:szCs w:val="22"/>
          <w:lang w:eastAsia="de-DE"/>
          <w14:ligatures w14:val="none"/>
          <w:rPrChange w:id="48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clinically </w:t>
      </w:r>
      <w:r w:rsidR="4BE3D8DD" w:rsidRPr="00AA12CF">
        <w:rPr>
          <w:rFonts w:eastAsia="Times New Roman" w:cs="Calibri"/>
          <w:color w:val="000000" w:themeColor="text1"/>
          <w:kern w:val="0"/>
          <w:szCs w:val="22"/>
          <w:lang w:eastAsia="de-DE"/>
          <w14:ligatures w14:val="none"/>
          <w:rPrChange w:id="49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meaningful decision</w:t>
      </w:r>
      <w:r w:rsidR="70E5F1C7" w:rsidRPr="00AA12CF">
        <w:rPr>
          <w:rFonts w:eastAsia="Times New Roman" w:cs="Calibri"/>
          <w:color w:val="000000" w:themeColor="text1"/>
          <w:kern w:val="0"/>
          <w:szCs w:val="22"/>
          <w:lang w:eastAsia="de-DE"/>
          <w14:ligatures w14:val="none"/>
          <w:rPrChange w:id="49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t>
      </w:r>
      <w:r w:rsidR="4BE3D8DD" w:rsidRPr="00AA12CF">
        <w:rPr>
          <w:rFonts w:eastAsia="Times New Roman" w:cs="Calibri"/>
          <w:color w:val="000000" w:themeColor="text1"/>
          <w:kern w:val="0"/>
          <w:szCs w:val="22"/>
          <w:lang w:eastAsia="de-DE"/>
          <w14:ligatures w14:val="none"/>
          <w:rPrChange w:id="49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making.</w:t>
      </w:r>
      <w:r w:rsidR="3DDE24CD" w:rsidRPr="00AA12CF">
        <w:rPr>
          <w:rFonts w:eastAsia="Times New Roman" w:cs="Calibri"/>
          <w:color w:val="000000" w:themeColor="text1"/>
          <w:kern w:val="0"/>
          <w:szCs w:val="22"/>
          <w:lang w:eastAsia="de-DE"/>
          <w14:ligatures w14:val="none"/>
          <w:rPrChange w:id="49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70E5F1C7" w:rsidRPr="00AA12CF">
        <w:rPr>
          <w:rFonts w:eastAsia="Times New Roman" w:cs="Calibri"/>
          <w:color w:val="000000" w:themeColor="text1"/>
          <w:kern w:val="0"/>
          <w:szCs w:val="22"/>
          <w:lang w:eastAsia="de-DE"/>
          <w14:ligatures w14:val="none"/>
          <w:rPrChange w:id="49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The pilot study was intended to explore whether core elements required for clinical relevance were adequately addressed even under these favorable conditions.</w:t>
      </w:r>
    </w:p>
    <w:p w14:paraId="04505AA5" w14:textId="573B428B" w:rsidR="00CE4CC0" w:rsidRPr="00AA12CF" w:rsidRDefault="359D179A"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49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49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Since RCTs using the </w:t>
      </w:r>
      <w:del w:id="497" w:author="Joana Rodrigues Ribeiro" w:date="2026-02-07T16:56:00Z" w16du:dateUtc="2026-02-07T15:56:00Z">
        <w:r w:rsidRPr="00AA12CF" w:rsidDel="00E342CC">
          <w:rPr>
            <w:rFonts w:eastAsia="Times New Roman" w:cs="Calibri"/>
            <w:color w:val="000000" w:themeColor="text1"/>
            <w:kern w:val="0"/>
            <w:szCs w:val="22"/>
            <w:lang w:eastAsia="de-DE"/>
            <w14:ligatures w14:val="none"/>
            <w:rPrChange w:id="49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delText>CCI</w:delText>
        </w:r>
        <w:r w:rsidRPr="00AA12CF" w:rsidDel="00E342CC">
          <w:rPr>
            <w:rFonts w:eastAsia="Symbol" w:cs="Symbol"/>
            <w:color w:val="000000" w:themeColor="text1"/>
            <w:kern w:val="0"/>
            <w:szCs w:val="22"/>
            <w:vertAlign w:val="superscript"/>
            <w:lang w:eastAsia="de-DE"/>
            <w14:ligatures w14:val="none"/>
            <w:rPrChange w:id="499" w:author="Joana Rodrigues Ribeiro" w:date="2026-02-07T22:16:00Z" w16du:dateUtc="2026-02-07T21:16:00Z">
              <w:rPr>
                <w:rFonts w:ascii="Symbol" w:eastAsia="Symbol" w:hAnsi="Symbol" w:cs="Symbol"/>
                <w:color w:val="000000" w:themeColor="text1"/>
                <w:kern w:val="0"/>
                <w:sz w:val="24"/>
                <w:vertAlign w:val="superscript"/>
                <w:lang w:eastAsia="de-DE"/>
                <w14:ligatures w14:val="none"/>
              </w:rPr>
            </w:rPrChange>
          </w:rPr>
          <w:delText>Ò</w:delText>
        </w:r>
        <w:r w:rsidRPr="00AA12CF" w:rsidDel="00E342CC">
          <w:rPr>
            <w:rFonts w:eastAsia="Times New Roman" w:cs="Calibri"/>
            <w:color w:val="000000" w:themeColor="text1"/>
            <w:kern w:val="0"/>
            <w:szCs w:val="22"/>
            <w:vertAlign w:val="superscript"/>
            <w:lang w:eastAsia="de-DE"/>
            <w14:ligatures w14:val="none"/>
            <w:rPrChange w:id="500" w:author="Joana Rodrigues Ribeiro" w:date="2026-02-07T22:16:00Z" w16du:dateUtc="2026-02-07T21:16:00Z">
              <w:rPr>
                <w:rFonts w:ascii="Calibri" w:eastAsia="Times New Roman" w:hAnsi="Calibri" w:cs="Calibri"/>
                <w:color w:val="000000" w:themeColor="text1"/>
                <w:kern w:val="0"/>
                <w:sz w:val="24"/>
                <w:vertAlign w:val="superscript"/>
                <w:lang w:eastAsia="de-DE"/>
                <w14:ligatures w14:val="none"/>
              </w:rPr>
            </w:rPrChange>
          </w:rPr>
          <w:delText xml:space="preserve"> </w:delText>
        </w:r>
        <w:r w:rsidRPr="00AA12CF" w:rsidDel="00E342CC">
          <w:rPr>
            <w:rFonts w:eastAsia="Times New Roman" w:cs="Calibri"/>
            <w:color w:val="000000" w:themeColor="text1"/>
            <w:kern w:val="0"/>
            <w:szCs w:val="22"/>
            <w:lang w:eastAsia="de-DE"/>
            <w14:ligatures w14:val="none"/>
            <w:rPrChange w:id="50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delText>may</w:delText>
        </w:r>
      </w:del>
      <w:ins w:id="502" w:author="Joana Rodrigues Ribeiro" w:date="2026-02-07T16:56:00Z" w16du:dateUtc="2026-02-07T15:56:00Z">
        <w:r w:rsidR="00E342CC" w:rsidRPr="00AA12CF">
          <w:rPr>
            <w:rFonts w:eastAsia="Times New Roman" w:cs="Calibri"/>
            <w:color w:val="000000" w:themeColor="text1"/>
            <w:kern w:val="0"/>
            <w:szCs w:val="22"/>
            <w:lang w:eastAsia="de-DE"/>
            <w14:ligatures w14:val="none"/>
            <w:rPrChange w:id="503" w:author="Joana Rodrigues Ribeiro" w:date="2026-02-07T22:16:00Z" w16du:dateUtc="2026-02-07T21:16:00Z">
              <w:rPr>
                <w:rFonts w:eastAsia="Times New Roman" w:cs="Calibri"/>
                <w:color w:val="000000" w:themeColor="text1"/>
                <w:kern w:val="0"/>
                <w:sz w:val="24"/>
                <w:lang w:eastAsia="de-DE"/>
                <w14:ligatures w14:val="none"/>
              </w:rPr>
            </w:rPrChange>
          </w:rPr>
          <w:t>CCI® may</w:t>
        </w:r>
      </w:ins>
      <w:r w:rsidRPr="00AA12CF">
        <w:rPr>
          <w:rFonts w:eastAsia="Times New Roman" w:cs="Calibri"/>
          <w:color w:val="000000" w:themeColor="text1"/>
          <w:kern w:val="0"/>
          <w:szCs w:val="22"/>
          <w:lang w:eastAsia="de-DE"/>
          <w14:ligatures w14:val="none"/>
          <w:rPrChange w:id="50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overestimate </w:t>
      </w:r>
      <w:r w:rsidR="300967C2" w:rsidRPr="00AA12CF">
        <w:rPr>
          <w:rFonts w:eastAsia="Times New Roman" w:cs="Calibri"/>
          <w:color w:val="000000" w:themeColor="text1"/>
          <w:kern w:val="0"/>
          <w:szCs w:val="22"/>
          <w:lang w:eastAsia="de-DE"/>
          <w14:ligatures w14:val="none"/>
          <w:rPrChange w:id="50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the proportion of trials that are informative for clinical practice we </w:t>
      </w:r>
      <w:r w:rsidR="3E7B17A8" w:rsidRPr="00AA12CF">
        <w:rPr>
          <w:rFonts w:eastAsia="Times New Roman" w:cs="Calibri"/>
          <w:color w:val="000000" w:themeColor="text1"/>
          <w:kern w:val="0"/>
          <w:szCs w:val="22"/>
          <w:lang w:eastAsia="de-DE"/>
          <w14:ligatures w14:val="none"/>
          <w:rPrChange w:id="50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conducted a second assessment of a consecutively published set of RCTs </w:t>
      </w:r>
      <w:r w:rsidR="72382631" w:rsidRPr="00AA12CF">
        <w:rPr>
          <w:rFonts w:eastAsia="Times New Roman" w:cs="Calibri"/>
          <w:color w:val="000000" w:themeColor="text1"/>
          <w:kern w:val="0"/>
          <w:szCs w:val="22"/>
          <w:lang w:eastAsia="de-DE"/>
          <w14:ligatures w14:val="none"/>
          <w:rPrChange w:id="50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without the restriction of using the CCI</w:t>
      </w:r>
      <w:ins w:id="508" w:author="Joana Rodrigues Ribeiro" w:date="2026-02-07T16:57:00Z" w16du:dateUtc="2026-02-07T15:57:00Z">
        <w:r w:rsidR="009D65BE" w:rsidRPr="00AA12CF">
          <w:rPr>
            <w:rFonts w:eastAsia="Times New Roman" w:cs="Calibri"/>
            <w:color w:val="000000" w:themeColor="text1"/>
            <w:kern w:val="0"/>
            <w:szCs w:val="22"/>
            <w:lang w:eastAsia="de-DE"/>
            <w14:ligatures w14:val="none"/>
            <w:rPrChange w:id="509" w:author="Joana Rodrigues Ribeiro" w:date="2026-02-07T22:16:00Z" w16du:dateUtc="2026-02-07T21:16:00Z">
              <w:rPr>
                <w:rFonts w:eastAsia="Times New Roman" w:cs="Calibri"/>
                <w:color w:val="000000" w:themeColor="text1"/>
                <w:kern w:val="0"/>
                <w:sz w:val="24"/>
                <w:lang w:eastAsia="de-DE"/>
                <w14:ligatures w14:val="none"/>
              </w:rPr>
            </w:rPrChange>
          </w:rPr>
          <w:t>®</w:t>
        </w:r>
      </w:ins>
      <w:del w:id="510" w:author="Joana Rodrigues Ribeiro" w:date="2026-02-07T16:57:00Z" w16du:dateUtc="2026-02-07T15:57:00Z">
        <w:r w:rsidR="72382631" w:rsidRPr="00AA12CF" w:rsidDel="00766FBE">
          <w:rPr>
            <w:rFonts w:eastAsia="Symbol" w:cs="Symbol"/>
            <w:color w:val="000000" w:themeColor="text1"/>
            <w:kern w:val="0"/>
            <w:szCs w:val="22"/>
            <w:vertAlign w:val="superscript"/>
            <w:lang w:eastAsia="de-DE"/>
            <w14:ligatures w14:val="none"/>
            <w:rPrChange w:id="511" w:author="Joana Rodrigues Ribeiro" w:date="2026-02-07T22:16:00Z" w16du:dateUtc="2026-02-07T21:16:00Z">
              <w:rPr>
                <w:rFonts w:ascii="Symbol" w:eastAsia="Symbol" w:hAnsi="Symbol" w:cs="Symbol"/>
                <w:color w:val="000000" w:themeColor="text1"/>
                <w:kern w:val="0"/>
                <w:sz w:val="24"/>
                <w:vertAlign w:val="superscript"/>
                <w:lang w:eastAsia="de-DE"/>
                <w14:ligatures w14:val="none"/>
              </w:rPr>
            </w:rPrChange>
          </w:rPr>
          <w:delText>Ò</w:delText>
        </w:r>
      </w:del>
      <w:r w:rsidR="72382631" w:rsidRPr="00AA12CF">
        <w:rPr>
          <w:rFonts w:eastAsia="Times New Roman" w:cs="Calibri"/>
          <w:color w:val="000000" w:themeColor="text1"/>
          <w:kern w:val="0"/>
          <w:szCs w:val="22"/>
          <w:lang w:eastAsia="de-DE"/>
          <w14:ligatures w14:val="none"/>
          <w:rPrChange w:id="51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In this</w:t>
      </w:r>
      <w:r w:rsidR="066FAD22" w:rsidRPr="00AA12CF">
        <w:rPr>
          <w:rFonts w:eastAsia="Times New Roman" w:cs="Calibri"/>
          <w:color w:val="000000" w:themeColor="text1"/>
          <w:kern w:val="0"/>
          <w:szCs w:val="22"/>
          <w:lang w:eastAsia="de-DE"/>
          <w14:ligatures w14:val="none"/>
          <w:rPrChange w:id="51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38D91006" w:rsidRPr="00AA12CF">
        <w:rPr>
          <w:rFonts w:eastAsia="Times New Roman" w:cs="Calibri"/>
          <w:color w:val="000000" w:themeColor="text1"/>
          <w:kern w:val="0"/>
          <w:szCs w:val="22"/>
          <w:lang w:eastAsia="de-DE"/>
          <w14:ligatures w14:val="none"/>
          <w:rPrChange w:id="51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second part of the study</w:t>
      </w:r>
      <w:r w:rsidR="066FAD22" w:rsidRPr="00AA12CF">
        <w:rPr>
          <w:rFonts w:eastAsia="Times New Roman" w:cs="Calibri"/>
          <w:color w:val="000000" w:themeColor="text1"/>
          <w:kern w:val="0"/>
          <w:szCs w:val="22"/>
          <w:lang w:eastAsia="de-DE"/>
          <w14:ligatures w14:val="none"/>
          <w:rPrChange w:id="51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we included </w:t>
      </w:r>
      <w:r w:rsidR="3C44974F" w:rsidRPr="00AA12CF">
        <w:rPr>
          <w:rFonts w:eastAsia="Times New Roman" w:cs="Calibri"/>
          <w:color w:val="000000" w:themeColor="text1"/>
          <w:kern w:val="0"/>
          <w:szCs w:val="22"/>
          <w:lang w:eastAsia="de-DE"/>
          <w14:ligatures w14:val="none"/>
          <w:rPrChange w:id="51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RCTs in the surgical field published consecutively in 2024, without language restrictions. </w:t>
      </w:r>
      <w:ins w:id="517" w:author="Joana Rodrigues Ribeiro" w:date="2026-02-08T09:49:00Z" w16du:dateUtc="2026-02-08T08:49:00Z">
        <w:r w:rsidR="006C2BAA">
          <w:rPr>
            <w:rFonts w:eastAsia="Times New Roman" w:cs="Calibri"/>
            <w:color w:val="000000" w:themeColor="text1"/>
            <w:kern w:val="0"/>
            <w:szCs w:val="22"/>
            <w:lang w:eastAsia="de-DE"/>
            <w14:ligatures w14:val="none"/>
          </w:rPr>
          <w:t>We used ChatG</w:t>
        </w:r>
      </w:ins>
      <w:ins w:id="518" w:author="Joana Rodrigues Ribeiro" w:date="2026-02-08T09:50:00Z" w16du:dateUtc="2026-02-08T08:50:00Z">
        <w:r w:rsidR="00FB711C">
          <w:rPr>
            <w:rFonts w:eastAsia="Times New Roman" w:cs="Calibri"/>
            <w:color w:val="000000" w:themeColor="text1"/>
            <w:kern w:val="0"/>
            <w:szCs w:val="22"/>
            <w:lang w:eastAsia="de-DE"/>
            <w14:ligatures w14:val="none"/>
          </w:rPr>
          <w:t xml:space="preserve">PT </w:t>
        </w:r>
      </w:ins>
      <w:ins w:id="519" w:author="Joana Rodrigues Ribeiro" w:date="2026-02-08T09:52:00Z" w16du:dateUtc="2026-02-08T08:52:00Z">
        <w:r w:rsidR="00D10ADE" w:rsidRPr="00D10ADE">
          <w:rPr>
            <w:rFonts w:eastAsia="Times New Roman" w:cs="Calibri"/>
            <w:color w:val="000000" w:themeColor="text1"/>
            <w:kern w:val="0"/>
            <w:szCs w:val="22"/>
            <w:lang w:eastAsia="de-DE"/>
            <w14:ligatures w14:val="none"/>
          </w:rPr>
          <w:t>(OpenAI; GPT-5.2)</w:t>
        </w:r>
        <w:r w:rsidR="00D10ADE">
          <w:rPr>
            <w:rFonts w:eastAsia="Times New Roman" w:cs="Calibri"/>
            <w:color w:val="000000" w:themeColor="text1"/>
            <w:kern w:val="0"/>
            <w:szCs w:val="22"/>
            <w:lang w:eastAsia="de-DE"/>
            <w14:ligatures w14:val="none"/>
          </w:rPr>
          <w:t xml:space="preserve"> </w:t>
        </w:r>
      </w:ins>
      <w:ins w:id="520" w:author="Joana Rodrigues Ribeiro" w:date="2026-02-08T09:50:00Z" w16du:dateUtc="2026-02-08T08:50:00Z">
        <w:r w:rsidR="00FB711C">
          <w:rPr>
            <w:rFonts w:eastAsia="Times New Roman" w:cs="Calibri"/>
            <w:color w:val="000000" w:themeColor="text1"/>
            <w:kern w:val="0"/>
            <w:szCs w:val="22"/>
            <w:lang w:eastAsia="de-DE"/>
            <w14:ligatures w14:val="none"/>
          </w:rPr>
          <w:t>to translate original non-English articles</w:t>
        </w:r>
      </w:ins>
      <w:ins w:id="521" w:author="Joana Rodrigues Ribeiro" w:date="2026-02-08T09:52:00Z" w16du:dateUtc="2026-02-08T08:52:00Z">
        <w:r w:rsidR="00D10ADE">
          <w:rPr>
            <w:rFonts w:eastAsia="Times New Roman" w:cs="Calibri"/>
            <w:color w:val="000000" w:themeColor="text1"/>
            <w:kern w:val="0"/>
            <w:szCs w:val="22"/>
            <w:lang w:eastAsia="de-DE"/>
            <w14:ligatures w14:val="none"/>
          </w:rPr>
          <w:t xml:space="preserve"> into English</w:t>
        </w:r>
      </w:ins>
      <w:ins w:id="522" w:author="Joana Rodrigues Ribeiro" w:date="2026-02-08T09:50:00Z" w16du:dateUtc="2026-02-08T08:50:00Z">
        <w:r w:rsidR="00FB711C">
          <w:rPr>
            <w:rFonts w:eastAsia="Times New Roman" w:cs="Calibri"/>
            <w:color w:val="000000" w:themeColor="text1"/>
            <w:kern w:val="0"/>
            <w:szCs w:val="22"/>
            <w:lang w:eastAsia="de-DE"/>
            <w14:ligatures w14:val="none"/>
          </w:rPr>
          <w:t>.</w:t>
        </w:r>
      </w:ins>
    </w:p>
    <w:p w14:paraId="7999A643" w14:textId="16D774FF" w:rsidR="00CE4CC0" w:rsidRPr="00AA12CF" w:rsidRDefault="7B491565"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2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52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For both studies</w:t>
      </w:r>
      <w:ins w:id="525" w:author="Joana Rodrigues Ribeiro" w:date="2026-02-07T11:11:00Z">
        <w:r w:rsidR="350292EE" w:rsidRPr="00AA12CF">
          <w:rPr>
            <w:rFonts w:eastAsia="Times New Roman" w:cs="Calibri"/>
            <w:color w:val="000000" w:themeColor="text1"/>
            <w:kern w:val="0"/>
            <w:szCs w:val="22"/>
            <w:lang w:eastAsia="de-DE"/>
            <w14:ligatures w14:val="none"/>
            <w:rPrChange w:id="52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t>
        </w:r>
      </w:ins>
      <w:r w:rsidRPr="00AA12CF">
        <w:rPr>
          <w:rFonts w:eastAsia="Times New Roman" w:cs="Calibri"/>
          <w:color w:val="000000" w:themeColor="text1"/>
          <w:kern w:val="0"/>
          <w:szCs w:val="22"/>
          <w:lang w:eastAsia="de-DE"/>
          <w14:ligatures w14:val="none"/>
          <w:rPrChange w:id="52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e</w:t>
      </w:r>
      <w:r w:rsidR="3C44974F" w:rsidRPr="00AA12CF">
        <w:rPr>
          <w:rFonts w:eastAsia="Times New Roman" w:cs="Calibri"/>
          <w:color w:val="000000" w:themeColor="text1"/>
          <w:kern w:val="0"/>
          <w:szCs w:val="22"/>
          <w:lang w:eastAsia="de-DE"/>
          <w14:ligatures w14:val="none"/>
          <w:rPrChange w:id="52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ligible trials involve</w:t>
      </w:r>
      <w:r w:rsidR="1EB63587" w:rsidRPr="00AA12CF">
        <w:rPr>
          <w:rFonts w:eastAsia="Times New Roman" w:cs="Calibri"/>
          <w:color w:val="000000" w:themeColor="text1"/>
          <w:kern w:val="0"/>
          <w:szCs w:val="22"/>
          <w:lang w:eastAsia="de-DE"/>
          <w14:ligatures w14:val="none"/>
          <w:rPrChange w:id="52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d</w:t>
      </w:r>
      <w:r w:rsidR="3C44974F" w:rsidRPr="00AA12CF">
        <w:rPr>
          <w:rFonts w:eastAsia="Times New Roman" w:cs="Calibri"/>
          <w:color w:val="000000" w:themeColor="text1"/>
          <w:kern w:val="0"/>
          <w:szCs w:val="22"/>
          <w:lang w:eastAsia="de-DE"/>
          <w14:ligatures w14:val="none"/>
          <w:rPrChange w:id="53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00AA12CF">
        <w:rPr>
          <w:rFonts w:eastAsia="Times New Roman" w:cs="Calibri"/>
          <w:color w:val="000000" w:themeColor="text1"/>
          <w:kern w:val="0"/>
          <w:szCs w:val="22"/>
          <w:lang w:eastAsia="de-DE"/>
          <w14:ligatures w14:val="none"/>
          <w:rPrChange w:id="53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t>
      </w:r>
      <w:r w:rsidR="3C44974F" w:rsidRPr="00AA12CF">
        <w:rPr>
          <w:rFonts w:eastAsia="Times New Roman" w:cs="Calibri"/>
          <w:color w:val="000000" w:themeColor="text1"/>
          <w:kern w:val="0"/>
          <w:szCs w:val="22"/>
          <w:lang w:eastAsia="de-DE"/>
          <w14:ligatures w14:val="none"/>
          <w:rPrChange w:id="53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secondary or pooled analyses</w:t>
      </w:r>
      <w:r w:rsidR="312E1C96" w:rsidRPr="00AA12CF">
        <w:rPr>
          <w:rFonts w:eastAsia="Times New Roman" w:cs="Calibri"/>
          <w:color w:val="000000" w:themeColor="text1"/>
          <w:kern w:val="0"/>
          <w:szCs w:val="22"/>
          <w:lang w:eastAsia="de-DE"/>
          <w14:ligatures w14:val="none"/>
          <w:rPrChange w:id="53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t>
      </w:r>
      <w:r w:rsidR="3C44974F" w:rsidRPr="00AA12CF">
        <w:rPr>
          <w:rFonts w:eastAsia="Times New Roman" w:cs="Calibri"/>
          <w:color w:val="000000" w:themeColor="text1"/>
          <w:kern w:val="0"/>
          <w:szCs w:val="22"/>
          <w:lang w:eastAsia="de-DE"/>
          <w14:ligatures w14:val="none"/>
          <w:rPrChange w:id="53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and abstracts</w:t>
      </w:r>
      <w:ins w:id="535" w:author="Joana Rodrigues Ribeiro" w:date="2026-02-07T11:11:00Z">
        <w:r w:rsidR="4B7583BB" w:rsidRPr="00AA12CF">
          <w:rPr>
            <w:rFonts w:eastAsia="Times New Roman" w:cs="Calibri"/>
            <w:color w:val="000000" w:themeColor="text1"/>
            <w:kern w:val="0"/>
            <w:szCs w:val="22"/>
            <w:lang w:eastAsia="de-DE"/>
            <w14:ligatures w14:val="none"/>
            <w:rPrChange w:id="53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posters </w:t>
        </w:r>
      </w:ins>
      <w:del w:id="537" w:author="Joana Rodrigues Ribeiro" w:date="2026-02-07T11:11:00Z">
        <w:r w:rsidR="0068378D" w:rsidRPr="00AA12CF" w:rsidDel="3C44974F">
          <w:rPr>
            <w:rFonts w:eastAsia="Times New Roman" w:cs="Calibri"/>
            <w:color w:val="000000" w:themeColor="text1"/>
            <w:szCs w:val="22"/>
            <w:lang w:eastAsia="de-DE"/>
            <w:rPrChange w:id="538" w:author="Joana Rodrigues Ribeiro" w:date="2026-02-07T22:16:00Z" w16du:dateUtc="2026-02-07T21:16:00Z">
              <w:rPr>
                <w:rFonts w:ascii="Calibri" w:eastAsia="Times New Roman" w:hAnsi="Calibri" w:cs="Calibri"/>
                <w:color w:val="000000" w:themeColor="text1"/>
                <w:sz w:val="24"/>
                <w:lang w:eastAsia="de-DE"/>
              </w:rPr>
            </w:rPrChange>
          </w:rPr>
          <w:delText xml:space="preserve"> </w:delText>
        </w:r>
      </w:del>
      <w:r w:rsidR="3C44974F" w:rsidRPr="00AA12CF">
        <w:rPr>
          <w:rFonts w:eastAsia="Times New Roman" w:cs="Calibri"/>
          <w:color w:val="000000" w:themeColor="text1"/>
          <w:kern w:val="0"/>
          <w:szCs w:val="22"/>
          <w:lang w:eastAsia="de-DE"/>
          <w14:ligatures w14:val="none"/>
          <w:rPrChange w:id="53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or conference proceedings without a full-text publication. </w:t>
      </w:r>
    </w:p>
    <w:p w14:paraId="01A3D82E" w14:textId="765F5EFC" w:rsidR="00D97661" w:rsidRPr="00AA12CF" w:rsidRDefault="7CAE7CF2">
      <w:pPr>
        <w:pStyle w:val="Titre21"/>
        <w:rPr>
          <w:rFonts w:eastAsia="Times New Roman"/>
          <w:b w:val="0"/>
          <w:bCs w:val="0"/>
          <w:lang w:eastAsia="de-DE"/>
          <w:rPrChange w:id="540" w:author="Joana Rodrigues Ribeiro" w:date="2026-02-07T22:16:00Z" w16du:dateUtc="2026-02-07T21:16:00Z">
            <w:rPr>
              <w:rFonts w:ascii="Calibri" w:eastAsia="Times New Roman" w:hAnsi="Calibri" w:cs="Calibri"/>
              <w:b/>
              <w:bCs/>
              <w:color w:val="000000" w:themeColor="text1"/>
              <w:kern w:val="0"/>
              <w:sz w:val="24"/>
              <w:lang w:eastAsia="de-DE"/>
              <w14:ligatures w14:val="none"/>
            </w:rPr>
          </w:rPrChange>
        </w:rPr>
        <w:pPrChange w:id="541" w:author="Joana Rodrigues Ribeiro" w:date="2026-02-07T22:20:00Z" w16du:dateUtc="2026-02-07T21:20:00Z">
          <w:pPr>
            <w:spacing w:before="100" w:beforeAutospacing="1" w:after="100" w:afterAutospacing="1" w:line="480" w:lineRule="auto"/>
            <w:jc w:val="left"/>
          </w:pPr>
        </w:pPrChange>
      </w:pPr>
      <w:r w:rsidRPr="00AA12CF">
        <w:rPr>
          <w:rFonts w:eastAsia="Times New Roman"/>
          <w:lang w:eastAsia="de-DE"/>
          <w:rPrChange w:id="542" w:author="Joana Rodrigues Ribeiro" w:date="2026-02-07T22:16:00Z" w16du:dateUtc="2026-02-07T21:16:00Z">
            <w:rPr>
              <w:rFonts w:eastAsia="Times New Roman"/>
              <w:color w:val="000000" w:themeColor="text1"/>
              <w:sz w:val="24"/>
              <w:lang w:eastAsia="de-DE"/>
            </w:rPr>
          </w:rPrChange>
        </w:rPr>
        <w:t xml:space="preserve">Pilot </w:t>
      </w:r>
      <w:r w:rsidR="7954E1D3" w:rsidRPr="00AA12CF">
        <w:rPr>
          <w:rFonts w:eastAsia="Times New Roman"/>
          <w:lang w:eastAsia="de-DE"/>
          <w:rPrChange w:id="543" w:author="Joana Rodrigues Ribeiro" w:date="2026-02-07T22:16:00Z" w16du:dateUtc="2026-02-07T21:16:00Z">
            <w:rPr>
              <w:rFonts w:eastAsia="Times New Roman"/>
              <w:color w:val="000000" w:themeColor="text1"/>
              <w:sz w:val="24"/>
              <w:lang w:eastAsia="de-DE"/>
            </w:rPr>
          </w:rPrChange>
        </w:rPr>
        <w:t>S</w:t>
      </w:r>
      <w:r w:rsidRPr="00AA12CF">
        <w:rPr>
          <w:rFonts w:eastAsia="Times New Roman"/>
          <w:lang w:eastAsia="de-DE"/>
          <w:rPrChange w:id="544" w:author="Joana Rodrigues Ribeiro" w:date="2026-02-07T22:16:00Z" w16du:dateUtc="2026-02-07T21:16:00Z">
            <w:rPr>
              <w:rFonts w:eastAsia="Times New Roman"/>
              <w:color w:val="000000" w:themeColor="text1"/>
              <w:sz w:val="24"/>
              <w:lang w:eastAsia="de-DE"/>
            </w:rPr>
          </w:rPrChange>
        </w:rPr>
        <w:t>tudy</w:t>
      </w:r>
    </w:p>
    <w:p w14:paraId="5E6F2982" w14:textId="2CE8E0EC" w:rsidR="00E335F1" w:rsidRPr="00AA12CF" w:rsidRDefault="38D91006"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4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54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For the pilot study, we performed a systematic literature search in Scopus to identify all </w:t>
      </w:r>
      <w:r w:rsidR="7954E1D3" w:rsidRPr="00AA12CF">
        <w:rPr>
          <w:rFonts w:eastAsia="Times New Roman" w:cs="Calibri"/>
          <w:color w:val="000000" w:themeColor="text1"/>
          <w:kern w:val="0"/>
          <w:szCs w:val="22"/>
          <w:lang w:eastAsia="de-DE"/>
          <w14:ligatures w14:val="none"/>
          <w:rPrChange w:id="54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RCTs</w:t>
      </w:r>
      <w:r w:rsidRPr="00AA12CF">
        <w:rPr>
          <w:rFonts w:eastAsia="Times New Roman" w:cs="Calibri"/>
          <w:color w:val="000000" w:themeColor="text1"/>
          <w:kern w:val="0"/>
          <w:szCs w:val="22"/>
          <w:lang w:eastAsia="de-DE"/>
          <w14:ligatures w14:val="none"/>
          <w:rPrChange w:id="54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using the CCI® as an endpoint.</w:t>
      </w:r>
      <w:r w:rsidR="7CAE7CF2" w:rsidRPr="00AA12CF">
        <w:rPr>
          <w:rFonts w:eastAsia="Times New Roman" w:cs="Calibri"/>
          <w:color w:val="000000" w:themeColor="text1"/>
          <w:kern w:val="0"/>
          <w:szCs w:val="22"/>
          <w:lang w:eastAsia="de-DE"/>
          <w14:ligatures w14:val="none"/>
          <w:rPrChange w:id="54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Titles and abstracts were screened independently by </w:t>
      </w:r>
      <w:r w:rsidR="59074DB5" w:rsidRPr="00AA12CF">
        <w:rPr>
          <w:rFonts w:eastAsia="Times New Roman" w:cs="Calibri"/>
          <w:color w:val="000000" w:themeColor="text1"/>
          <w:kern w:val="0"/>
          <w:szCs w:val="22"/>
          <w:lang w:eastAsia="de-DE"/>
          <w14:ligatures w14:val="none"/>
          <w:rPrChange w:id="55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three </w:t>
      </w:r>
      <w:r w:rsidR="7CAE7CF2" w:rsidRPr="00AA12CF">
        <w:rPr>
          <w:rFonts w:eastAsia="Times New Roman" w:cs="Calibri"/>
          <w:color w:val="000000" w:themeColor="text1"/>
          <w:kern w:val="0"/>
          <w:szCs w:val="22"/>
          <w:lang w:eastAsia="de-DE"/>
          <w14:ligatures w14:val="none"/>
          <w:rPrChange w:id="55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reviewers (FA</w:t>
      </w:r>
      <w:r w:rsidR="59074DB5" w:rsidRPr="00AA12CF">
        <w:rPr>
          <w:rFonts w:eastAsia="Times New Roman" w:cs="Calibri"/>
          <w:color w:val="000000" w:themeColor="text1"/>
          <w:kern w:val="0"/>
          <w:szCs w:val="22"/>
          <w:lang w:eastAsia="de-DE"/>
          <w14:ligatures w14:val="none"/>
          <w:rPrChange w:id="55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MP</w:t>
      </w:r>
      <w:r w:rsidR="7CAE7CF2" w:rsidRPr="00AA12CF">
        <w:rPr>
          <w:rFonts w:eastAsia="Times New Roman" w:cs="Calibri"/>
          <w:color w:val="000000" w:themeColor="text1"/>
          <w:kern w:val="0"/>
          <w:szCs w:val="22"/>
          <w:lang w:eastAsia="de-DE"/>
          <w14:ligatures w14:val="none"/>
          <w:rPrChange w:id="55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and JRR) using </w:t>
      </w:r>
      <w:r w:rsidR="7954E1D3" w:rsidRPr="00AA12CF">
        <w:rPr>
          <w:rFonts w:eastAsia="Times New Roman" w:cs="Calibri"/>
          <w:color w:val="000000" w:themeColor="text1"/>
          <w:kern w:val="0"/>
          <w:szCs w:val="22"/>
          <w:lang w:eastAsia="de-DE"/>
          <w14:ligatures w14:val="none"/>
          <w:rPrChange w:id="554" w:author="Joana Rodrigues Ribeiro" w:date="2026-02-07T22:16:00Z" w16du:dateUtc="2026-02-07T21:16:00Z">
            <w:rPr>
              <w:rFonts w:ascii="Calibri" w:eastAsia="Times New Roman" w:hAnsi="Calibri" w:cs="Calibri"/>
              <w:color w:val="000000" w:themeColor="text1"/>
              <w:kern w:val="0"/>
              <w:lang w:eastAsia="de-DE"/>
              <w14:ligatures w14:val="none"/>
            </w:rPr>
          </w:rPrChange>
        </w:rPr>
        <w:t>CADIMA®</w:t>
      </w:r>
      <w:r w:rsidR="7CAE7CF2" w:rsidRPr="00AA12CF">
        <w:rPr>
          <w:rFonts w:eastAsia="Times New Roman" w:cs="Calibri"/>
          <w:color w:val="000000" w:themeColor="text1"/>
          <w:kern w:val="0"/>
          <w:szCs w:val="22"/>
          <w:lang w:eastAsia="de-DE"/>
          <w14:ligatures w14:val="none"/>
          <w:rPrChange w:id="55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with disagreements resolved by discussion or </w:t>
      </w:r>
      <w:r w:rsidR="7CAE7CF2" w:rsidRPr="00AA12CF">
        <w:rPr>
          <w:rFonts w:eastAsia="Times New Roman" w:cs="Calibri"/>
          <w:color w:val="000000" w:themeColor="text1"/>
          <w:kern w:val="0"/>
          <w:szCs w:val="22"/>
          <w:lang w:eastAsia="de-DE"/>
          <w14:ligatures w14:val="none"/>
          <w:rPrChange w:id="55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lastRenderedPageBreak/>
        <w:t>consultation with a third reviewer (M</w:t>
      </w:r>
      <w:r w:rsidR="59074DB5" w:rsidRPr="00AA12CF">
        <w:rPr>
          <w:rFonts w:eastAsia="Times New Roman" w:cs="Calibri"/>
          <w:color w:val="000000" w:themeColor="text1"/>
          <w:kern w:val="0"/>
          <w:szCs w:val="22"/>
          <w:lang w:eastAsia="de-DE"/>
          <w14:ligatures w14:val="none"/>
          <w:rPrChange w:id="55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A</w:t>
      </w:r>
      <w:r w:rsidR="7CAE7CF2" w:rsidRPr="00AA12CF">
        <w:rPr>
          <w:rFonts w:eastAsia="Times New Roman" w:cs="Calibri"/>
          <w:color w:val="000000" w:themeColor="text1"/>
          <w:kern w:val="0"/>
          <w:szCs w:val="22"/>
          <w:lang w:eastAsia="de-DE"/>
          <w14:ligatures w14:val="none"/>
          <w:rPrChange w:id="55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P). Data were extracted independently by the same two reviewers</w:t>
      </w:r>
      <w:r w:rsidR="7954E1D3" w:rsidRPr="00AA12CF">
        <w:rPr>
          <w:rFonts w:eastAsia="Times New Roman" w:cs="Calibri"/>
          <w:color w:val="000000" w:themeColor="text1"/>
          <w:kern w:val="0"/>
          <w:szCs w:val="22"/>
          <w:lang w:eastAsia="de-DE"/>
          <w14:ligatures w14:val="none"/>
          <w:rPrChange w:id="55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(FA and JRR)</w:t>
      </w:r>
      <w:r w:rsidR="7CAE7CF2" w:rsidRPr="00AA12CF">
        <w:rPr>
          <w:rFonts w:eastAsia="Times New Roman" w:cs="Calibri"/>
          <w:color w:val="000000" w:themeColor="text1"/>
          <w:kern w:val="0"/>
          <w:szCs w:val="22"/>
          <w:lang w:eastAsia="de-DE"/>
          <w14:ligatures w14:val="none"/>
          <w:rPrChange w:id="56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p>
    <w:p w14:paraId="3C18E557" w14:textId="360AFBEB" w:rsidR="00CE4CC0" w:rsidRPr="00AA12CF" w:rsidRDefault="38D91006"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61" w:author="Joana Rodrigues Ribeiro" w:date="2026-02-07T22:16:00Z" w16du:dateUtc="2026-02-07T21:16:00Z">
            <w:rPr>
              <w:rFonts w:ascii="Calibri" w:eastAsia="Times New Roman" w:hAnsi="Calibri" w:cs="Calibri"/>
              <w:color w:val="000000" w:themeColor="text1"/>
              <w:kern w:val="0"/>
              <w:lang w:eastAsia="de-DE"/>
              <w14:ligatures w14:val="none"/>
            </w:rPr>
          </w:rPrChange>
        </w:rPr>
      </w:pPr>
      <w:r w:rsidRPr="00AA12CF">
        <w:rPr>
          <w:rFonts w:eastAsia="Times New Roman" w:cs="Calibri"/>
          <w:color w:val="000000" w:themeColor="text1"/>
          <w:kern w:val="0"/>
          <w:szCs w:val="22"/>
          <w:lang w:eastAsia="de-DE"/>
          <w14:ligatures w14:val="none"/>
          <w:rPrChange w:id="56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For each eligible trial, we retrieved available pre-trial documentation, including published protocols, unpublished protocols, and registry records, as well as the corresponding final publication. Pre-trial documents were assessed for the definition of endpoints, specification of the study hypothesis (superiority, non-inferiority, or equivalence), and reporting of sample size calculations. Final publications were examined </w:t>
      </w:r>
      <w:proofErr w:type="gramStart"/>
      <w:r w:rsidRPr="00AA12CF">
        <w:rPr>
          <w:rFonts w:eastAsia="Times New Roman" w:cs="Calibri"/>
          <w:color w:val="000000" w:themeColor="text1"/>
          <w:kern w:val="0"/>
          <w:szCs w:val="22"/>
          <w:lang w:eastAsia="de-DE"/>
          <w14:ligatures w14:val="none"/>
          <w:rPrChange w:id="56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with regard to</w:t>
      </w:r>
      <w:proofErr w:type="gramEnd"/>
      <w:r w:rsidRPr="00AA12CF">
        <w:rPr>
          <w:rFonts w:eastAsia="Times New Roman" w:cs="Calibri"/>
          <w:color w:val="000000" w:themeColor="text1"/>
          <w:kern w:val="0"/>
          <w:szCs w:val="22"/>
          <w:lang w:eastAsia="de-DE"/>
          <w14:ligatures w14:val="none"/>
          <w:rPrChange w:id="56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statistical significance of the primary endpoint and consideration of clinical relevance in the interpretation of results.</w:t>
      </w:r>
    </w:p>
    <w:p w14:paraId="48349921" w14:textId="413567A7" w:rsidR="00E335F1" w:rsidRPr="00AA12CF" w:rsidRDefault="7954E1D3">
      <w:pPr>
        <w:pStyle w:val="Titre21"/>
        <w:rPr>
          <w:rFonts w:eastAsia="Times New Roman"/>
          <w:b w:val="0"/>
          <w:bCs w:val="0"/>
          <w:lang w:eastAsia="de-DE"/>
          <w:rPrChange w:id="565" w:author="Joana Rodrigues Ribeiro" w:date="2026-02-07T22:16:00Z" w16du:dateUtc="2026-02-07T21:16:00Z">
            <w:rPr>
              <w:rFonts w:ascii="Calibri" w:eastAsia="Times New Roman" w:hAnsi="Calibri" w:cs="Calibri"/>
              <w:b/>
              <w:bCs/>
              <w:color w:val="000000" w:themeColor="text1"/>
              <w:kern w:val="0"/>
              <w:sz w:val="24"/>
              <w:lang w:eastAsia="de-DE"/>
              <w14:ligatures w14:val="none"/>
            </w:rPr>
          </w:rPrChange>
        </w:rPr>
        <w:pPrChange w:id="566" w:author="Joana Rodrigues Ribeiro" w:date="2026-02-07T22:20:00Z" w16du:dateUtc="2026-02-07T21:20:00Z">
          <w:pPr>
            <w:spacing w:before="100" w:beforeAutospacing="1" w:after="100" w:afterAutospacing="1" w:line="480" w:lineRule="auto"/>
            <w:jc w:val="left"/>
          </w:pPr>
        </w:pPrChange>
      </w:pPr>
      <w:r w:rsidRPr="00AA12CF">
        <w:rPr>
          <w:rFonts w:eastAsia="Times New Roman"/>
          <w:lang w:eastAsia="de-DE"/>
          <w:rPrChange w:id="567" w:author="Joana Rodrigues Ribeiro" w:date="2026-02-07T22:16:00Z" w16du:dateUtc="2026-02-07T21:16:00Z">
            <w:rPr>
              <w:rFonts w:eastAsia="Times New Roman"/>
              <w:color w:val="000000" w:themeColor="text1"/>
              <w:sz w:val="24"/>
              <w:lang w:eastAsia="de-DE"/>
            </w:rPr>
          </w:rPrChange>
        </w:rPr>
        <w:t>Main Study</w:t>
      </w:r>
    </w:p>
    <w:p w14:paraId="22231F76" w14:textId="06F7D408" w:rsidR="00CE4CC0" w:rsidRPr="00AA12CF" w:rsidRDefault="38D91006"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6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56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For the main study, trials were identified through the Cochrane Central Register of Controlled Trials (CENTRAL), using Cochrane’s Centralized Search Service, which integrates records from multiple bibliographic databases and trial registries. The study protocol for the main study was prospectively registered on the Open Science Framework (OSF).</w:t>
      </w:r>
    </w:p>
    <w:p w14:paraId="387AB813" w14:textId="7ED9B0DA" w:rsidR="00CE4CC0" w:rsidRPr="00AA12CF" w:rsidRDefault="7CAE7CF2"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7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57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Titles and abstracts were screened independently by two reviewers (JRR and JP) using </w:t>
      </w:r>
      <w:r w:rsidR="38D91006" w:rsidRPr="00AA12CF">
        <w:rPr>
          <w:rFonts w:eastAsia="Times New Roman" w:cs="Calibri"/>
          <w:color w:val="000000" w:themeColor="text1"/>
          <w:kern w:val="0"/>
          <w:szCs w:val="22"/>
          <w:lang w:eastAsia="de-DE"/>
          <w14:ligatures w14:val="none"/>
          <w:rPrChange w:id="57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Rayyan®. Disagreements were resolved by discussion or, if necessary, by consultation with a third reviewer</w:t>
      </w:r>
      <w:r w:rsidRPr="00AA12CF">
        <w:rPr>
          <w:rFonts w:eastAsia="Times New Roman" w:cs="Calibri"/>
          <w:color w:val="000000" w:themeColor="text1"/>
          <w:kern w:val="0"/>
          <w:szCs w:val="22"/>
          <w:lang w:eastAsia="de-DE"/>
          <w14:ligatures w14:val="none"/>
          <w:rPrChange w:id="57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(M</w:t>
      </w:r>
      <w:r w:rsidR="59074DB5" w:rsidRPr="00AA12CF">
        <w:rPr>
          <w:rFonts w:eastAsia="Times New Roman" w:cs="Calibri"/>
          <w:color w:val="000000" w:themeColor="text1"/>
          <w:kern w:val="0"/>
          <w:szCs w:val="22"/>
          <w:lang w:eastAsia="de-DE"/>
          <w14:ligatures w14:val="none"/>
          <w:rPrChange w:id="57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A</w:t>
      </w:r>
      <w:r w:rsidRPr="00AA12CF">
        <w:rPr>
          <w:rFonts w:eastAsia="Times New Roman" w:cs="Calibri"/>
          <w:color w:val="000000" w:themeColor="text1"/>
          <w:kern w:val="0"/>
          <w:szCs w:val="22"/>
          <w:lang w:eastAsia="de-DE"/>
          <w14:ligatures w14:val="none"/>
          <w:rPrChange w:id="57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P)</w:t>
      </w:r>
      <w:r w:rsidR="38D91006" w:rsidRPr="00AA12CF">
        <w:rPr>
          <w:rFonts w:eastAsia="Times New Roman" w:cs="Calibri"/>
          <w:color w:val="000000" w:themeColor="text1"/>
          <w:kern w:val="0"/>
          <w:szCs w:val="22"/>
          <w:lang w:eastAsia="de-DE"/>
          <w14:ligatures w14:val="none"/>
          <w:rPrChange w:id="57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Data were extracted independently by two reviewers</w:t>
      </w:r>
      <w:r w:rsidRPr="00AA12CF">
        <w:rPr>
          <w:rFonts w:eastAsia="Times New Roman" w:cs="Calibri"/>
          <w:color w:val="000000" w:themeColor="text1"/>
          <w:kern w:val="0"/>
          <w:szCs w:val="22"/>
          <w:lang w:eastAsia="de-DE"/>
          <w14:ligatures w14:val="none"/>
          <w:rPrChange w:id="57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(JRR and FA)</w:t>
      </w:r>
      <w:r w:rsidR="38D91006" w:rsidRPr="00AA12CF">
        <w:rPr>
          <w:rFonts w:eastAsia="Times New Roman" w:cs="Calibri"/>
          <w:color w:val="000000" w:themeColor="text1"/>
          <w:kern w:val="0"/>
          <w:szCs w:val="22"/>
          <w:lang w:eastAsia="de-DE"/>
          <w14:ligatures w14:val="none"/>
          <w:rPrChange w:id="57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from </w:t>
      </w:r>
      <w:r w:rsidR="7954E1D3" w:rsidRPr="00AA12CF">
        <w:rPr>
          <w:rFonts w:eastAsia="Times New Roman" w:cs="Calibri"/>
          <w:color w:val="000000" w:themeColor="text1"/>
          <w:kern w:val="0"/>
          <w:szCs w:val="22"/>
          <w:lang w:eastAsia="de-DE"/>
          <w14:ligatures w14:val="none"/>
          <w:rPrChange w:id="57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the</w:t>
      </w:r>
      <w:r w:rsidR="38D91006" w:rsidRPr="00AA12CF">
        <w:rPr>
          <w:rFonts w:eastAsia="Times New Roman" w:cs="Calibri"/>
          <w:color w:val="000000" w:themeColor="text1"/>
          <w:kern w:val="0"/>
          <w:szCs w:val="22"/>
          <w:lang w:eastAsia="de-DE"/>
          <w14:ligatures w14:val="none"/>
          <w:rPrChange w:id="58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published RCT and corresponding pre-trial documentation, prioritizing published protocols</w:t>
      </w:r>
      <w:r w:rsidR="7954E1D3" w:rsidRPr="00AA12CF">
        <w:rPr>
          <w:rFonts w:eastAsia="Times New Roman" w:cs="Calibri"/>
          <w:color w:val="000000" w:themeColor="text1"/>
          <w:kern w:val="0"/>
          <w:szCs w:val="22"/>
          <w:lang w:eastAsia="de-DE"/>
          <w14:ligatures w14:val="none"/>
          <w:rPrChange w:id="581"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over</w:t>
      </w:r>
      <w:r w:rsidR="38D91006" w:rsidRPr="00AA12CF">
        <w:rPr>
          <w:rFonts w:eastAsia="Times New Roman" w:cs="Calibri"/>
          <w:color w:val="000000" w:themeColor="text1"/>
          <w:kern w:val="0"/>
          <w:szCs w:val="22"/>
          <w:lang w:eastAsia="de-DE"/>
          <w14:ligatures w14:val="none"/>
          <w:rPrChange w:id="58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unpublished but available protocols</w:t>
      </w:r>
      <w:r w:rsidR="7954E1D3" w:rsidRPr="00AA12CF">
        <w:rPr>
          <w:rFonts w:eastAsia="Times New Roman" w:cs="Calibri"/>
          <w:color w:val="000000" w:themeColor="text1"/>
          <w:kern w:val="0"/>
          <w:szCs w:val="22"/>
          <w:lang w:eastAsia="de-DE"/>
          <w14:ligatures w14:val="none"/>
          <w:rPrChange w:id="58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38D91006" w:rsidRPr="00AA12CF">
        <w:rPr>
          <w:rFonts w:eastAsia="Times New Roman" w:cs="Calibri"/>
          <w:color w:val="000000" w:themeColor="text1"/>
          <w:kern w:val="0"/>
          <w:szCs w:val="22"/>
          <w:lang w:eastAsia="de-DE"/>
          <w14:ligatures w14:val="none"/>
          <w:rPrChange w:id="58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and trial registrations. When discrepancies between </w:t>
      </w:r>
      <w:r w:rsidR="7954E1D3" w:rsidRPr="00AA12CF">
        <w:rPr>
          <w:rFonts w:eastAsia="Times New Roman" w:cs="Calibri"/>
          <w:color w:val="000000" w:themeColor="text1"/>
          <w:kern w:val="0"/>
          <w:szCs w:val="22"/>
          <w:lang w:eastAsia="de-DE"/>
          <w14:ligatures w14:val="none"/>
          <w:rPrChange w:id="58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final publication and corresponding pre-trial documentation</w:t>
      </w:r>
      <w:r w:rsidR="38D91006" w:rsidRPr="00AA12CF">
        <w:rPr>
          <w:rFonts w:eastAsia="Times New Roman" w:cs="Calibri"/>
          <w:color w:val="000000" w:themeColor="text1"/>
          <w:kern w:val="0"/>
          <w:szCs w:val="22"/>
          <w:lang w:eastAsia="de-DE"/>
          <w14:ligatures w14:val="none"/>
          <w:rPrChange w:id="58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occurred, data from the final publication were retained, and inconsistencies were documented.</w:t>
      </w:r>
    </w:p>
    <w:p w14:paraId="10EF2A1C" w14:textId="48DB8A86" w:rsidR="00E335F1" w:rsidRPr="00AA12CF" w:rsidRDefault="7954E1D3"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8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eastAsia="Times New Roman" w:cs="Calibri"/>
          <w:color w:val="000000" w:themeColor="text1"/>
          <w:kern w:val="0"/>
          <w:szCs w:val="22"/>
          <w:lang w:eastAsia="de-DE"/>
          <w14:ligatures w14:val="none"/>
          <w:rPrChange w:id="588"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We evaluated each RCT against five pre</w:t>
      </w:r>
      <w:r w:rsidR="3C44974F" w:rsidRPr="00AA12CF">
        <w:rPr>
          <w:rFonts w:eastAsia="Times New Roman" w:cs="Calibri"/>
          <w:color w:val="000000" w:themeColor="text1"/>
          <w:kern w:val="0"/>
          <w:szCs w:val="22"/>
          <w:lang w:eastAsia="de-DE"/>
          <w14:ligatures w14:val="none"/>
          <w:rPrChange w:id="58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defined characteristics reflecting the potential to meaningfully inform clinical practice</w:t>
      </w:r>
      <w:r w:rsidR="1C492332" w:rsidRPr="00AA12CF">
        <w:rPr>
          <w:rFonts w:eastAsia="Times New Roman" w:cs="Calibri"/>
          <w:color w:val="000000" w:themeColor="text1"/>
          <w:kern w:val="0"/>
          <w:szCs w:val="22"/>
          <w:lang w:eastAsia="de-DE"/>
          <w14:ligatures w14:val="none"/>
          <w:rPrChange w:id="590"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1C492332" w:rsidRPr="00AA12CF">
        <w:rPr>
          <w:rFonts w:eastAsia="Times New Roman" w:cs="Calibri"/>
          <w:b/>
          <w:bCs/>
          <w:color w:val="000000" w:themeColor="text1"/>
          <w:kern w:val="0"/>
          <w:szCs w:val="22"/>
          <w:lang w:eastAsia="de-DE"/>
          <w14:ligatures w14:val="none"/>
          <w:rPrChange w:id="591" w:author="Joana Rodrigues Ribeiro" w:date="2026-02-07T22:16:00Z" w16du:dateUtc="2026-02-07T21:16:00Z">
            <w:rPr>
              <w:rFonts w:ascii="Calibri" w:eastAsia="Times New Roman" w:hAnsi="Calibri" w:cs="Calibri"/>
              <w:b/>
              <w:bCs/>
              <w:color w:val="000000" w:themeColor="text1"/>
              <w:kern w:val="0"/>
              <w:sz w:val="24"/>
              <w:lang w:eastAsia="de-DE"/>
              <w14:ligatures w14:val="none"/>
            </w:rPr>
          </w:rPrChange>
        </w:rPr>
        <w:t>(Table 1)</w:t>
      </w:r>
      <w:r w:rsidR="5C7E6FD8" w:rsidRPr="00AA12CF">
        <w:rPr>
          <w:rFonts w:eastAsia="Times New Roman" w:cs="Calibri"/>
          <w:color w:val="000000" w:themeColor="text1"/>
          <w:kern w:val="0"/>
          <w:szCs w:val="22"/>
          <w:lang w:eastAsia="de-DE"/>
          <w14:ligatures w14:val="none"/>
          <w:rPrChange w:id="592"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w:t>
      </w:r>
      <w:r w:rsidR="3C44974F" w:rsidRPr="00AA12CF">
        <w:rPr>
          <w:rFonts w:eastAsia="Times New Roman" w:cs="Calibri"/>
          <w:color w:val="000000" w:themeColor="text1"/>
          <w:kern w:val="0"/>
          <w:szCs w:val="22"/>
          <w:lang w:eastAsia="de-DE"/>
          <w14:ligatures w14:val="none"/>
          <w:rPrChange w:id="593"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An RCT was classified as meaningfully informing clinical practice if it </w:t>
      </w:r>
      <w:r w:rsidRPr="00AA12CF">
        <w:rPr>
          <w:rFonts w:eastAsia="Times New Roman" w:cs="Calibri"/>
          <w:color w:val="000000" w:themeColor="text1"/>
          <w:kern w:val="0"/>
          <w:szCs w:val="22"/>
          <w:lang w:eastAsia="de-DE"/>
          <w14:ligatures w14:val="none"/>
          <w:rPrChange w:id="594"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reported on the primary outcome AND the </w:t>
      </w:r>
      <w:r w:rsidR="5C7E6FD8" w:rsidRPr="00AA12CF">
        <w:rPr>
          <w:rFonts w:eastAsia="Times New Roman" w:cs="Calibri"/>
          <w:color w:val="000000" w:themeColor="text1"/>
          <w:kern w:val="0"/>
          <w:szCs w:val="22"/>
          <w:lang w:eastAsia="de-DE"/>
          <w14:ligatures w14:val="none"/>
          <w:rPrChange w:id="595"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hypothesis</w:t>
      </w:r>
      <w:r w:rsidRPr="00AA12CF">
        <w:rPr>
          <w:rFonts w:eastAsia="Times New Roman" w:cs="Calibri"/>
          <w:color w:val="000000" w:themeColor="text1"/>
          <w:kern w:val="0"/>
          <w:szCs w:val="22"/>
          <w:lang w:eastAsia="de-DE"/>
          <w14:ligatures w14:val="none"/>
          <w:rPrChange w:id="596"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t xml:space="preserve"> of the trial and/or the </w:t>
      </w:r>
      <w:r w:rsidRPr="00AA12CF">
        <w:rPr>
          <w:rFonts w:eastAsia="Times New Roman" w:cs="Calibri"/>
          <w:color w:val="000000" w:themeColor="text1"/>
          <w:kern w:val="0"/>
          <w:szCs w:val="22"/>
          <w:lang w:eastAsia="de-DE"/>
          <w14:ligatures w14:val="none"/>
          <w:rPrChange w:id="597"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lastRenderedPageBreak/>
        <w:t>trial design AND a calculation of the sample size based on a clinically relevant effect AND the discussion of the clinical relevance of the results.</w:t>
      </w:r>
    </w:p>
    <w:p w14:paraId="4B6E1AB4" w14:textId="603D7649" w:rsidR="008B6FB2" w:rsidRPr="003732B0" w:rsidRDefault="008B6FB2">
      <w:pPr>
        <w:pStyle w:val="Titre21"/>
        <w:pPrChange w:id="598" w:author="Joana Rodrigues Ribeiro" w:date="2026-02-07T22:20:00Z" w16du:dateUtc="2026-02-07T21:20:00Z">
          <w:pPr>
            <w:pStyle w:val="Heading3"/>
          </w:pPr>
        </w:pPrChange>
      </w:pPr>
      <w:r w:rsidRPr="003732B0">
        <w:t xml:space="preserve">Sample </w:t>
      </w:r>
      <w:r w:rsidR="00982CFC" w:rsidRPr="003732B0">
        <w:t>S</w:t>
      </w:r>
      <w:r w:rsidRPr="003732B0">
        <w:t>ize</w:t>
      </w:r>
      <w:r w:rsidR="00982CFC" w:rsidRPr="003732B0">
        <w:t xml:space="preserve"> for the Main Study</w:t>
      </w:r>
    </w:p>
    <w:p w14:paraId="7B3829EF" w14:textId="50754C7F" w:rsidR="008B6FB2" w:rsidRPr="00AA12CF" w:rsidRDefault="1C492332" w:rsidP="315A2FFA">
      <w:pPr>
        <w:spacing w:before="100" w:beforeAutospacing="1" w:after="100" w:afterAutospacing="1" w:line="480" w:lineRule="auto"/>
        <w:jc w:val="left"/>
        <w:rPr>
          <w:rFonts w:eastAsia="Times New Roman" w:cs="Calibri"/>
          <w:color w:val="000000" w:themeColor="text1"/>
          <w:kern w:val="0"/>
          <w:szCs w:val="22"/>
          <w:lang w:eastAsia="de-DE"/>
          <w14:ligatures w14:val="none"/>
          <w:rPrChange w:id="599" w:author="Joana Rodrigues Ribeiro" w:date="2026-02-07T22:16:00Z" w16du:dateUtc="2026-02-07T21:16:00Z">
            <w:rPr>
              <w:rFonts w:ascii="Calibri" w:eastAsia="Times New Roman" w:hAnsi="Calibri" w:cs="Calibri"/>
              <w:color w:val="000000" w:themeColor="text1"/>
              <w:kern w:val="0"/>
              <w:sz w:val="24"/>
              <w:lang w:eastAsia="de-DE"/>
              <w14:ligatures w14:val="none"/>
            </w:rPr>
          </w:rPrChange>
        </w:rPr>
      </w:pPr>
      <w:r w:rsidRPr="00AA12CF">
        <w:rPr>
          <w:rFonts w:cs="Calibri"/>
          <w:color w:val="000000" w:themeColor="text1"/>
          <w:szCs w:val="22"/>
          <w:rPrChange w:id="600" w:author="Joana Rodrigues Ribeiro" w:date="2026-02-07T22:16:00Z" w16du:dateUtc="2026-02-07T21:16:00Z">
            <w:rPr>
              <w:rFonts w:ascii="Calibri" w:hAnsi="Calibri" w:cs="Calibri"/>
              <w:color w:val="000000" w:themeColor="text1"/>
              <w:sz w:val="24"/>
            </w:rPr>
          </w:rPrChange>
        </w:rPr>
        <w:t xml:space="preserve">Based on our pilot study, 4.6% (4/87) fulfilled the criteria to meaningfully inform practice. We based the sample size calculation on precision and used the </w:t>
      </w:r>
      <w:proofErr w:type="spellStart"/>
      <w:r w:rsidRPr="00AA12CF">
        <w:rPr>
          <w:rFonts w:cs="Calibri"/>
          <w:color w:val="000000" w:themeColor="text1"/>
          <w:szCs w:val="22"/>
          <w:rPrChange w:id="601" w:author="Joana Rodrigues Ribeiro" w:date="2026-02-07T22:16:00Z" w16du:dateUtc="2026-02-07T21:16:00Z">
            <w:rPr>
              <w:rFonts w:ascii="Calibri" w:hAnsi="Calibri" w:cs="Calibri"/>
              <w:color w:val="000000" w:themeColor="text1"/>
              <w:sz w:val="24"/>
            </w:rPr>
          </w:rPrChange>
        </w:rPr>
        <w:t>prec</w:t>
      </w:r>
      <w:ins w:id="602" w:author="Joana Rodrigues Ribeiro" w:date="2026-02-07T11:25:00Z">
        <w:r w:rsidR="1963384B" w:rsidRPr="00AA12CF">
          <w:rPr>
            <w:rFonts w:cs="Calibri"/>
            <w:color w:val="000000" w:themeColor="text1"/>
            <w:szCs w:val="22"/>
            <w:rPrChange w:id="603" w:author="Joana Rodrigues Ribeiro" w:date="2026-02-07T22:16:00Z" w16du:dateUtc="2026-02-07T21:16:00Z">
              <w:rPr>
                <w:rFonts w:ascii="Calibri" w:hAnsi="Calibri" w:cs="Calibri"/>
                <w:color w:val="000000" w:themeColor="text1"/>
                <w:sz w:val="24"/>
              </w:rPr>
            </w:rPrChange>
          </w:rPr>
          <w:t>_</w:t>
        </w:r>
      </w:ins>
      <w:del w:id="604" w:author="Joana Rodrigues Ribeiro" w:date="2026-02-07T11:25:00Z">
        <w:r w:rsidR="008B6FB2" w:rsidRPr="00AA12CF" w:rsidDel="423672EF">
          <w:rPr>
            <w:rFonts w:cs="Calibri"/>
            <w:color w:val="000000" w:themeColor="text1"/>
            <w:szCs w:val="22"/>
            <w:rPrChange w:id="605" w:author="Joana Rodrigues Ribeiro" w:date="2026-02-07T22:16:00Z" w16du:dateUtc="2026-02-07T21:16:00Z">
              <w:rPr>
                <w:rFonts w:ascii="Calibri" w:hAnsi="Calibri" w:cs="Calibri"/>
                <w:color w:val="000000" w:themeColor="text1"/>
                <w:sz w:val="24"/>
              </w:rPr>
            </w:rPrChange>
          </w:rPr>
          <w:delText xml:space="preserve"> </w:delText>
        </w:r>
      </w:del>
      <w:r w:rsidRPr="00AA12CF">
        <w:rPr>
          <w:rFonts w:cs="Calibri"/>
          <w:color w:val="000000" w:themeColor="text1"/>
          <w:szCs w:val="22"/>
          <w:rPrChange w:id="606" w:author="Joana Rodrigues Ribeiro" w:date="2026-02-07T22:16:00Z" w16du:dateUtc="2026-02-07T21:16:00Z">
            <w:rPr>
              <w:rFonts w:ascii="Calibri" w:hAnsi="Calibri" w:cs="Calibri"/>
              <w:color w:val="000000" w:themeColor="text1"/>
              <w:sz w:val="24"/>
            </w:rPr>
          </w:rPrChange>
        </w:rPr>
        <w:t>prop</w:t>
      </w:r>
      <w:proofErr w:type="spellEnd"/>
      <w:r w:rsidRPr="00AA12CF">
        <w:rPr>
          <w:rFonts w:cs="Calibri"/>
          <w:color w:val="000000" w:themeColor="text1"/>
          <w:szCs w:val="22"/>
          <w:rPrChange w:id="607" w:author="Joana Rodrigues Ribeiro" w:date="2026-02-07T22:16:00Z" w16du:dateUtc="2026-02-07T21:16:00Z">
            <w:rPr>
              <w:rFonts w:ascii="Calibri" w:hAnsi="Calibri" w:cs="Calibri"/>
              <w:color w:val="000000" w:themeColor="text1"/>
              <w:sz w:val="24"/>
            </w:rPr>
          </w:rPrChange>
        </w:rPr>
        <w:t xml:space="preserve"> package</w:t>
      </w:r>
      <w:del w:id="608" w:author="Joana Rodrigues Ribeiro" w:date="2026-02-07T17:00:00Z" w16du:dateUtc="2026-02-07T16:00:00Z">
        <w:r w:rsidR="423672EF" w:rsidRPr="00AA12CF" w:rsidDel="00385BBA">
          <w:rPr>
            <w:rFonts w:cs="Calibri"/>
            <w:color w:val="000000" w:themeColor="text1"/>
            <w:szCs w:val="22"/>
            <w:rPrChange w:id="609" w:author="Joana Rodrigues Ribeiro" w:date="2026-02-07T22:16:00Z" w16du:dateUtc="2026-02-07T21:16:00Z">
              <w:rPr>
                <w:rFonts w:ascii="Calibri" w:hAnsi="Calibri" w:cs="Calibri"/>
                <w:color w:val="000000" w:themeColor="text1"/>
                <w:sz w:val="24"/>
              </w:rPr>
            </w:rPrChange>
          </w:rPr>
          <w:delText xml:space="preserve"> </w:delText>
        </w:r>
      </w:del>
      <w:commentRangeStart w:id="610"/>
      <w:r w:rsidR="008B6FB2" w:rsidRPr="00AA12CF">
        <w:rPr>
          <w:rFonts w:cs="Calibri"/>
          <w:color w:val="000000" w:themeColor="text1"/>
          <w:szCs w:val="22"/>
          <w:rPrChange w:id="611" w:author="Joana Rodrigues Ribeiro" w:date="2026-02-07T22:16:00Z" w16du:dateUtc="2026-02-07T21:16:00Z">
            <w:rPr>
              <w:rFonts w:ascii="Calibri" w:hAnsi="Calibri" w:cs="Calibri"/>
              <w:color w:val="000000" w:themeColor="text1"/>
              <w:sz w:val="24"/>
            </w:rPr>
          </w:rPrChange>
        </w:rPr>
        <w:fldChar w:fldCharType="begin"/>
      </w:r>
      <w:r w:rsidR="00B67CAF">
        <w:rPr>
          <w:rFonts w:cs="Calibri"/>
          <w:color w:val="000000" w:themeColor="text1"/>
          <w:szCs w:val="22"/>
        </w:rPr>
        <w:instrText xml:space="preserve"> ADDIN ZOTERO_ITEM CSL_CITATION {"citationID":"peLtSGEZ","properties":{"formattedCitation":"[4]","plainCitation":"[4]","noteIndex":0},"citationItems":[{"id":186235,"uris":["http://zotero.org/users/6583603/items/BDDFPQFI"],"itemData":{"id":186235,"type":"software","publisher":"R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00AA12CF">
        <w:rPr>
          <w:rFonts w:cs="Calibri"/>
          <w:color w:val="000000" w:themeColor="text1"/>
          <w:szCs w:val="22"/>
          <w:rPrChange w:id="612" w:author="Joana Rodrigues Ribeiro" w:date="2026-02-07T22:16:00Z" w16du:dateUtc="2026-02-07T21:16:00Z">
            <w:rPr>
              <w:rFonts w:ascii="Calibri" w:hAnsi="Calibri" w:cs="Calibri"/>
              <w:color w:val="000000" w:themeColor="text1"/>
              <w:sz w:val="24"/>
            </w:rPr>
          </w:rPrChange>
        </w:rPr>
        <w:fldChar w:fldCharType="separate"/>
      </w:r>
      <w:r w:rsidR="00B67CAF">
        <w:rPr>
          <w:rFonts w:cs="Calibri"/>
          <w:noProof/>
          <w:color w:val="000000" w:themeColor="text1"/>
          <w:szCs w:val="22"/>
        </w:rPr>
        <w:t>[4]</w:t>
      </w:r>
      <w:r w:rsidR="008B6FB2" w:rsidRPr="00AA12CF">
        <w:rPr>
          <w:rFonts w:cs="Calibri"/>
          <w:color w:val="000000" w:themeColor="text1"/>
          <w:szCs w:val="22"/>
          <w:rPrChange w:id="613" w:author="Joana Rodrigues Ribeiro" w:date="2026-02-07T22:16:00Z" w16du:dateUtc="2026-02-07T21:16:00Z">
            <w:rPr>
              <w:rFonts w:ascii="Calibri" w:hAnsi="Calibri" w:cs="Calibri"/>
              <w:color w:val="000000" w:themeColor="text1"/>
              <w:sz w:val="24"/>
            </w:rPr>
          </w:rPrChange>
        </w:rPr>
        <w:fldChar w:fldCharType="end"/>
      </w:r>
      <w:r w:rsidRPr="00AA12CF">
        <w:rPr>
          <w:rFonts w:cs="Calibri"/>
          <w:color w:val="000000" w:themeColor="text1"/>
          <w:szCs w:val="22"/>
          <w:rPrChange w:id="614" w:author="Joana Rodrigues Ribeiro" w:date="2026-02-07T22:16:00Z" w16du:dateUtc="2026-02-07T21:16:00Z">
            <w:rPr>
              <w:rFonts w:ascii="Calibri" w:hAnsi="Calibri" w:cs="Calibri"/>
              <w:color w:val="000000" w:themeColor="text1"/>
              <w:sz w:val="24"/>
            </w:rPr>
          </w:rPrChange>
        </w:rPr>
        <w:t xml:space="preserve">. </w:t>
      </w:r>
      <w:commentRangeEnd w:id="610"/>
      <w:r w:rsidR="008B6FB2" w:rsidRPr="00AA12CF">
        <w:rPr>
          <w:rStyle w:val="CommentReference"/>
          <w:rFonts w:cs="Calibri"/>
          <w:color w:val="000000" w:themeColor="text1"/>
          <w:sz w:val="22"/>
          <w:szCs w:val="22"/>
          <w:rPrChange w:id="615" w:author="Joana Rodrigues Ribeiro" w:date="2026-02-07T22:16:00Z" w16du:dateUtc="2026-02-07T21:16:00Z">
            <w:rPr/>
          </w:rPrChange>
        </w:rPr>
        <w:commentReference w:id="610"/>
      </w:r>
      <w:r w:rsidRPr="00AA12CF">
        <w:rPr>
          <w:rFonts w:cs="Calibri"/>
          <w:color w:val="000000" w:themeColor="text1"/>
          <w:szCs w:val="22"/>
          <w:rPrChange w:id="616" w:author="Joana Rodrigues Ribeiro" w:date="2026-02-07T22:16:00Z" w16du:dateUtc="2026-02-07T21:16:00Z">
            <w:rPr>
              <w:rFonts w:ascii="Calibri" w:hAnsi="Calibri" w:cs="Calibri"/>
              <w:color w:val="000000" w:themeColor="text1"/>
              <w:sz w:val="24"/>
            </w:rPr>
          </w:rPrChange>
        </w:rPr>
        <w:t xml:space="preserve">Considering that 5.0% of trials would meet the criteria, with a prespecified 95% Confidence interval (CI) of </w:t>
      </w:r>
      <w:r w:rsidR="3FD81BD7" w:rsidRPr="00AA12CF">
        <w:rPr>
          <w:rFonts w:cs="Calibri"/>
          <w:color w:val="000000" w:themeColor="text1"/>
          <w:szCs w:val="22"/>
          <w:rPrChange w:id="617" w:author="Joana Rodrigues Ribeiro" w:date="2026-02-07T22:16:00Z" w16du:dateUtc="2026-02-07T21:16:00Z">
            <w:rPr>
              <w:rFonts w:ascii="Calibri" w:hAnsi="Calibri" w:cs="Calibri"/>
              <w:color w:val="000000" w:themeColor="text1"/>
              <w:sz w:val="24"/>
            </w:rPr>
          </w:rPrChange>
        </w:rPr>
        <w:t>±</w:t>
      </w:r>
      <w:r w:rsidRPr="00AA12CF">
        <w:rPr>
          <w:rFonts w:cs="Calibri"/>
          <w:color w:val="000000" w:themeColor="text1"/>
          <w:szCs w:val="22"/>
          <w:rPrChange w:id="618" w:author="Joana Rodrigues Ribeiro" w:date="2026-02-07T22:16:00Z" w16du:dateUtc="2026-02-07T21:16:00Z">
            <w:rPr>
              <w:rFonts w:ascii="Calibri" w:hAnsi="Calibri" w:cs="Calibri"/>
              <w:color w:val="000000" w:themeColor="text1"/>
              <w:sz w:val="24"/>
            </w:rPr>
          </w:rPrChange>
        </w:rPr>
        <w:t>7.0%, we obtained a sample of 161 (Wilson 95%CI of 2.6% to 9.6%).</w:t>
      </w:r>
    </w:p>
    <w:p w14:paraId="74171A40" w14:textId="77777777" w:rsidR="007A090A" w:rsidRPr="003732B0" w:rsidRDefault="007A090A">
      <w:pPr>
        <w:pStyle w:val="Titre21"/>
        <w:pPrChange w:id="619" w:author="Joana Rodrigues Ribeiro" w:date="2026-02-07T22:21:00Z" w16du:dateUtc="2026-02-07T21:21:00Z">
          <w:pPr>
            <w:pStyle w:val="Heading3"/>
          </w:pPr>
        </w:pPrChange>
      </w:pPr>
      <w:r w:rsidRPr="003732B0">
        <w:t>Statistical Analysis</w:t>
      </w:r>
    </w:p>
    <w:p w14:paraId="66800F23" w14:textId="0EB1081E" w:rsidR="008B6FB2" w:rsidRPr="00AA12CF" w:rsidRDefault="008B6FB2" w:rsidP="00071BFD">
      <w:pPr>
        <w:spacing w:line="480" w:lineRule="auto"/>
        <w:jc w:val="left"/>
        <w:rPr>
          <w:rFonts w:cs="Calibri"/>
          <w:color w:val="000000" w:themeColor="text1"/>
          <w:szCs w:val="22"/>
          <w:rPrChange w:id="620"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621" w:author="Joana Rodrigues Ribeiro" w:date="2026-02-07T22:16:00Z" w16du:dateUtc="2026-02-07T21:16:00Z">
            <w:rPr>
              <w:rFonts w:ascii="Calibri" w:hAnsi="Calibri" w:cs="Calibri"/>
              <w:color w:val="000000" w:themeColor="text1"/>
              <w:sz w:val="24"/>
            </w:rPr>
          </w:rPrChange>
        </w:rPr>
        <w:t>Analyses were descriptive. Categorical variables are summarized as counts and proportions</w:t>
      </w:r>
      <w:del w:id="622" w:author="Joana Rodrigues Ribeiro" w:date="2026-02-07T16:59:00Z" w16du:dateUtc="2026-02-07T15:59:00Z">
        <w:r w:rsidRPr="00AA12CF" w:rsidDel="001F3FCE">
          <w:rPr>
            <w:rFonts w:cs="Calibri"/>
            <w:color w:val="000000" w:themeColor="text1"/>
            <w:szCs w:val="22"/>
            <w:rPrChange w:id="623" w:author="Joana Rodrigues Ribeiro" w:date="2026-02-07T22:16:00Z" w16du:dateUtc="2026-02-07T21:16:00Z">
              <w:rPr>
                <w:rFonts w:ascii="Calibri" w:hAnsi="Calibri" w:cs="Calibri"/>
                <w:color w:val="000000" w:themeColor="text1"/>
                <w:sz w:val="24"/>
              </w:rPr>
            </w:rPrChange>
          </w:rPr>
          <w:delText>, and continuous variables as means with 95% confidence intervals</w:delText>
        </w:r>
      </w:del>
      <w:r w:rsidRPr="00AA12CF">
        <w:rPr>
          <w:rFonts w:cs="Calibri"/>
          <w:color w:val="000000" w:themeColor="text1"/>
          <w:szCs w:val="22"/>
          <w:rPrChange w:id="624" w:author="Joana Rodrigues Ribeiro" w:date="2026-02-07T22:16:00Z" w16du:dateUtc="2026-02-07T21:16:00Z">
            <w:rPr>
              <w:rFonts w:ascii="Calibri" w:hAnsi="Calibri" w:cs="Calibri"/>
              <w:color w:val="000000" w:themeColor="text1"/>
              <w:sz w:val="24"/>
            </w:rPr>
          </w:rPrChange>
        </w:rPr>
        <w:t>.</w:t>
      </w:r>
    </w:p>
    <w:p w14:paraId="7AA55A24" w14:textId="4F525313" w:rsidR="00417956" w:rsidRPr="00AA12CF" w:rsidRDefault="008B6FB2" w:rsidP="00071BFD">
      <w:pPr>
        <w:spacing w:line="480" w:lineRule="auto"/>
        <w:jc w:val="left"/>
        <w:rPr>
          <w:rFonts w:cs="Calibri"/>
          <w:color w:val="000000" w:themeColor="text1"/>
          <w:szCs w:val="22"/>
          <w:rPrChange w:id="625"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626" w:author="Joana Rodrigues Ribeiro" w:date="2026-02-07T22:16:00Z" w16du:dateUtc="2026-02-07T21:16:00Z">
            <w:rPr>
              <w:rFonts w:ascii="Calibri" w:hAnsi="Calibri" w:cs="Calibri"/>
              <w:color w:val="000000" w:themeColor="text1"/>
              <w:sz w:val="24"/>
            </w:rPr>
          </w:rPrChange>
        </w:rPr>
        <w:t xml:space="preserve">All statistical analyses and graphical representations were performed using the RStudio® statistical software package </w:t>
      </w:r>
      <w:r w:rsidR="00975452" w:rsidRPr="00AA12CF">
        <w:rPr>
          <w:rFonts w:cs="Calibri"/>
          <w:color w:val="000000" w:themeColor="text1"/>
          <w:szCs w:val="22"/>
          <w:rPrChange w:id="627" w:author="Joana Rodrigues Ribeiro" w:date="2026-02-07T22:16:00Z" w16du:dateUtc="2026-02-07T21:16:00Z">
            <w:rPr>
              <w:rFonts w:ascii="Calibri" w:hAnsi="Calibri" w:cs="Calibri"/>
              <w:color w:val="000000" w:themeColor="text1"/>
              <w:sz w:val="24"/>
            </w:rPr>
          </w:rPrChange>
        </w:rPr>
        <w:t>(</w:t>
      </w:r>
      <w:r w:rsidRPr="00AA12CF">
        <w:rPr>
          <w:rFonts w:cs="Calibri"/>
          <w:color w:val="000000" w:themeColor="text1"/>
          <w:szCs w:val="22"/>
          <w:rPrChange w:id="628" w:author="Joana Rodrigues Ribeiro" w:date="2026-02-07T22:16:00Z" w16du:dateUtc="2026-02-07T21:16:00Z">
            <w:rPr>
              <w:rFonts w:ascii="Calibri" w:hAnsi="Calibri" w:cs="Calibri"/>
              <w:color w:val="000000" w:themeColor="text1"/>
              <w:sz w:val="24"/>
            </w:rPr>
          </w:rPrChange>
        </w:rPr>
        <w:t>version 2026.01.0+392</w:t>
      </w:r>
      <w:r w:rsidR="00975452" w:rsidRPr="00AA12CF">
        <w:rPr>
          <w:rFonts w:cs="Calibri"/>
          <w:color w:val="000000" w:themeColor="text1"/>
          <w:szCs w:val="22"/>
          <w:rPrChange w:id="629" w:author="Joana Rodrigues Ribeiro" w:date="2026-02-07T22:16:00Z" w16du:dateUtc="2026-02-07T21:16:00Z">
            <w:rPr>
              <w:rFonts w:ascii="Calibri" w:hAnsi="Calibri" w:cs="Calibri"/>
              <w:color w:val="000000" w:themeColor="text1"/>
              <w:sz w:val="24"/>
            </w:rPr>
          </w:rPrChange>
        </w:rPr>
        <w:t>)</w:t>
      </w:r>
      <w:r w:rsidR="00897E0D" w:rsidRPr="00AA12CF">
        <w:rPr>
          <w:rFonts w:cs="Calibri"/>
          <w:color w:val="000000" w:themeColor="text1"/>
          <w:szCs w:val="22"/>
          <w:rPrChange w:id="630" w:author="Joana Rodrigues Ribeiro" w:date="2026-02-07T22:16:00Z" w16du:dateUtc="2026-02-07T21:16:00Z">
            <w:rPr>
              <w:rFonts w:cs="Calibri"/>
              <w:color w:val="000000" w:themeColor="text1"/>
              <w:sz w:val="24"/>
            </w:rPr>
          </w:rPrChange>
        </w:rPr>
        <w:fldChar w:fldCharType="begin"/>
      </w:r>
      <w:r w:rsidR="00B67CAF">
        <w:rPr>
          <w:rFonts w:cs="Calibri"/>
          <w:color w:val="000000" w:themeColor="text1"/>
          <w:szCs w:val="22"/>
        </w:rPr>
        <w:instrText xml:space="preserve"> ADDIN ZOTERO_ITEM CSL_CITATION {"citationID":"ZRWgdMgh","properties":{"formattedCitation":"[5]","plainCitation":"[5]","noteIndex":0},"citationItems":[{"id":186385,"uris":["http://zotero.org/users/6583603/items/NN6S8CRC"],"itemData":{"id":186385,"type":"software","note":"volume: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00AA12CF">
        <w:rPr>
          <w:rFonts w:cs="Calibri"/>
          <w:color w:val="000000" w:themeColor="text1"/>
          <w:szCs w:val="22"/>
          <w:rPrChange w:id="631" w:author="Joana Rodrigues Ribeiro" w:date="2026-02-07T22:16:00Z" w16du:dateUtc="2026-02-07T21:16:00Z">
            <w:rPr>
              <w:rFonts w:cs="Calibri"/>
              <w:color w:val="000000" w:themeColor="text1"/>
              <w:sz w:val="24"/>
            </w:rPr>
          </w:rPrChange>
        </w:rPr>
        <w:fldChar w:fldCharType="separate"/>
      </w:r>
      <w:r w:rsidR="00B67CAF">
        <w:rPr>
          <w:rFonts w:cs="Calibri"/>
          <w:noProof/>
          <w:color w:val="000000" w:themeColor="text1"/>
          <w:szCs w:val="22"/>
        </w:rPr>
        <w:t>[5]</w:t>
      </w:r>
      <w:r w:rsidR="00897E0D" w:rsidRPr="00AA12CF">
        <w:rPr>
          <w:rFonts w:cs="Calibri"/>
          <w:color w:val="000000" w:themeColor="text1"/>
          <w:szCs w:val="22"/>
          <w:rPrChange w:id="632" w:author="Joana Rodrigues Ribeiro" w:date="2026-02-07T22:16:00Z" w16du:dateUtc="2026-02-07T21:16:00Z">
            <w:rPr>
              <w:rFonts w:cs="Calibri"/>
              <w:color w:val="000000" w:themeColor="text1"/>
              <w:sz w:val="24"/>
            </w:rPr>
          </w:rPrChange>
        </w:rPr>
        <w:fldChar w:fldCharType="end"/>
      </w:r>
      <w:del w:id="633" w:author="Joana Rodrigues Ribeiro" w:date="2026-02-07T16:59:00Z" w16du:dateUtc="2026-02-07T15:59:00Z">
        <w:r w:rsidR="00975452" w:rsidRPr="00AA12CF" w:rsidDel="00897E0D">
          <w:rPr>
            <w:rFonts w:cs="Calibri"/>
            <w:color w:val="000000" w:themeColor="text1"/>
            <w:szCs w:val="22"/>
            <w:rPrChange w:id="634" w:author="Joana Rodrigues Ribeiro" w:date="2026-02-07T22:16:00Z" w16du:dateUtc="2026-02-07T21:16:00Z">
              <w:rPr>
                <w:rFonts w:ascii="Calibri" w:hAnsi="Calibri" w:cs="Calibri"/>
                <w:color w:val="000000" w:themeColor="text1"/>
                <w:sz w:val="24"/>
              </w:rPr>
            </w:rPrChange>
          </w:rPr>
          <w:fldChar w:fldCharType="begin"/>
        </w:r>
        <w:r w:rsidR="00975452" w:rsidRPr="00AA12CF" w:rsidDel="00897E0D">
          <w:rPr>
            <w:rFonts w:cs="Calibri"/>
            <w:color w:val="000000" w:themeColor="text1"/>
            <w:szCs w:val="22"/>
            <w:rPrChange w:id="635" w:author="Joana Rodrigues Ribeiro" w:date="2026-02-07T22:16:00Z" w16du:dateUtc="2026-02-07T21:16:00Z">
              <w:rPr>
                <w:rFonts w:ascii="Calibri" w:hAnsi="Calibri" w:cs="Calibri"/>
                <w:color w:val="000000" w:themeColor="text1"/>
                <w:sz w:val="24"/>
              </w:rPr>
            </w:rPrChange>
          </w:rPr>
          <w:delInstrText xml:space="preserve"> ADDIN EN.CITE &lt;EndNote&gt;&lt;Cite&gt;&lt;Author&gt;R Core Team&lt;/Author&gt;&lt;Year&gt;2026&lt;/Year&gt;&lt;RecNum&gt;40282&lt;/RecNum&gt;&lt;DisplayText&gt;&lt;style face="superscript"&gt;2&lt;/style&gt;&lt;/DisplayText&gt;&lt;record&gt;&lt;rec-number&gt;40282&lt;/rec-number&gt;&lt;foreign-keys&gt;&lt;key app="EN" db-id="fw9fd0w9sdz5r9evrzivdtfx5eef2fxv0590" timestamp="1733474847"&gt;40282&lt;/key&gt;&lt;/foreign-keys&gt;&lt;ref-type name="Computer Program"&gt;9&lt;/ref-type&gt;&lt;contributors&gt;&lt;authors&gt;&lt;author&gt;R Core Team,&lt;/author&gt;&lt;/authors&gt;&lt;/contributors&gt;&lt;titles&gt;&lt;title&gt;R: A language and environment for statistical computing&lt;/title&gt;&lt;/titles&gt;&lt;dates&gt;&lt;year&gt;2026&lt;/year&gt;&lt;/dates&gt;&lt;pub-location&gt;Vienna, Austria&lt;/pub-location&gt;&lt;publisher&gt;R Foundation for Statistical Computing&lt;/publisher&gt;&lt;urls&gt;&lt;related-urls&gt;&lt;url&gt;https://www.R-project.org/&lt;/url&gt;&lt;/related-urls&gt;&lt;/urls&gt;&lt;/record&gt;&lt;/Cite&gt;&lt;/EndNote&gt;</w:delInstrText>
        </w:r>
        <w:r w:rsidR="00975452" w:rsidRPr="00AA12CF" w:rsidDel="00897E0D">
          <w:rPr>
            <w:rFonts w:cs="Calibri"/>
            <w:color w:val="000000" w:themeColor="text1"/>
            <w:szCs w:val="22"/>
            <w:rPrChange w:id="636" w:author="Joana Rodrigues Ribeiro" w:date="2026-02-07T22:16:00Z" w16du:dateUtc="2026-02-07T21:16:00Z">
              <w:rPr>
                <w:rFonts w:ascii="Calibri" w:hAnsi="Calibri" w:cs="Calibri"/>
                <w:color w:val="000000" w:themeColor="text1"/>
                <w:sz w:val="24"/>
              </w:rPr>
            </w:rPrChange>
          </w:rPr>
          <w:fldChar w:fldCharType="separate"/>
        </w:r>
        <w:r w:rsidR="00975452" w:rsidRPr="00AA12CF" w:rsidDel="00897E0D">
          <w:rPr>
            <w:rFonts w:cs="Calibri"/>
            <w:noProof/>
            <w:color w:val="000000" w:themeColor="text1"/>
            <w:szCs w:val="22"/>
            <w:vertAlign w:val="superscript"/>
            <w:rPrChange w:id="637" w:author="Joana Rodrigues Ribeiro" w:date="2026-02-07T22:16:00Z" w16du:dateUtc="2026-02-07T21:16:00Z">
              <w:rPr>
                <w:rFonts w:ascii="Calibri" w:hAnsi="Calibri" w:cs="Calibri"/>
                <w:noProof/>
                <w:color w:val="000000" w:themeColor="text1"/>
                <w:sz w:val="24"/>
                <w:vertAlign w:val="superscript"/>
              </w:rPr>
            </w:rPrChange>
          </w:rPr>
          <w:delText>2</w:delText>
        </w:r>
        <w:r w:rsidR="00975452" w:rsidRPr="00AA12CF" w:rsidDel="00897E0D">
          <w:rPr>
            <w:rFonts w:cs="Calibri"/>
            <w:color w:val="000000" w:themeColor="text1"/>
            <w:szCs w:val="22"/>
            <w:rPrChange w:id="638" w:author="Joana Rodrigues Ribeiro" w:date="2026-02-07T22:16:00Z" w16du:dateUtc="2026-02-07T21:16:00Z">
              <w:rPr>
                <w:rFonts w:ascii="Calibri" w:hAnsi="Calibri" w:cs="Calibri"/>
                <w:color w:val="000000" w:themeColor="text1"/>
                <w:sz w:val="24"/>
              </w:rPr>
            </w:rPrChange>
          </w:rPr>
          <w:fldChar w:fldCharType="end"/>
        </w:r>
      </w:del>
      <w:r w:rsidRPr="00AA12CF">
        <w:rPr>
          <w:rFonts w:cs="Calibri"/>
          <w:color w:val="000000" w:themeColor="text1"/>
          <w:szCs w:val="22"/>
          <w:rPrChange w:id="639" w:author="Joana Rodrigues Ribeiro" w:date="2026-02-07T22:16:00Z" w16du:dateUtc="2026-02-07T21:16:00Z">
            <w:rPr>
              <w:rFonts w:ascii="Calibri" w:hAnsi="Calibri" w:cs="Calibri"/>
              <w:color w:val="000000" w:themeColor="text1"/>
              <w:sz w:val="24"/>
            </w:rPr>
          </w:rPrChange>
        </w:rPr>
        <w:t>.</w:t>
      </w:r>
    </w:p>
    <w:p w14:paraId="4347578A" w14:textId="52037476" w:rsidR="00203336" w:rsidRPr="00AA12CF" w:rsidRDefault="00203336" w:rsidP="00071BFD">
      <w:pPr>
        <w:spacing w:line="480" w:lineRule="auto"/>
        <w:jc w:val="left"/>
        <w:rPr>
          <w:rFonts w:cs="Calibri"/>
          <w:color w:val="000000" w:themeColor="text1"/>
          <w:szCs w:val="22"/>
          <w:rPrChange w:id="640"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641" w:author="Joana Rodrigues Ribeiro" w:date="2026-02-07T22:16:00Z" w16du:dateUtc="2026-02-07T21:16:00Z">
            <w:rPr>
              <w:rFonts w:ascii="Calibri" w:hAnsi="Calibri" w:cs="Calibri"/>
              <w:color w:val="000000" w:themeColor="text1"/>
              <w:sz w:val="24"/>
            </w:rPr>
          </w:rPrChange>
        </w:rPr>
        <w:br w:type="page"/>
      </w:r>
    </w:p>
    <w:p w14:paraId="22F63196" w14:textId="46CC5890" w:rsidR="00203336" w:rsidRPr="00D00040" w:rsidRDefault="003E5898" w:rsidP="00071BFD">
      <w:pPr>
        <w:pStyle w:val="Titre11"/>
        <w:rPr>
          <w:ins w:id="642" w:author="Joana Rodrigues Ribeiro" w:date="2026-02-07T11:39:00Z" w16du:dateUtc="2026-02-07T11:39:43Z"/>
          <w:rPrChange w:id="643" w:author="Joana Rodrigues Ribeiro" w:date="2026-02-07T16:39:00Z" w16du:dateUtc="2026-02-07T15:39:00Z">
            <w:rPr>
              <w:ins w:id="644" w:author="Joana Rodrigues Ribeiro" w:date="2026-02-07T11:39:00Z" w16du:dateUtc="2026-02-07T11:39:43Z"/>
              <w:rFonts w:ascii="Calibri" w:hAnsi="Calibri"/>
            </w:rPr>
          </w:rPrChange>
        </w:rPr>
      </w:pPr>
      <w:r w:rsidRPr="00D00040">
        <w:rPr>
          <w:rPrChange w:id="645" w:author="Joana Rodrigues Ribeiro" w:date="2026-02-07T16:39:00Z" w16du:dateUtc="2026-02-07T15:39:00Z">
            <w:rPr>
              <w:rFonts w:ascii="Calibri" w:hAnsi="Calibri"/>
            </w:rPr>
          </w:rPrChange>
        </w:rPr>
        <w:lastRenderedPageBreak/>
        <w:t>RESULTS</w:t>
      </w:r>
    </w:p>
    <w:p w14:paraId="1C81EC46" w14:textId="1322CB3F" w:rsidR="19974A4E" w:rsidRPr="00D00040" w:rsidRDefault="19974A4E">
      <w:pPr>
        <w:pStyle w:val="Titre21"/>
        <w:pPrChange w:id="646" w:author="Joana Rodrigues Ribeiro" w:date="2026-02-07T11:39:00Z">
          <w:pPr>
            <w:pStyle w:val="Heading3"/>
          </w:pPr>
        </w:pPrChange>
      </w:pPr>
      <w:ins w:id="647" w:author="Joana Rodrigues Ribeiro" w:date="2026-02-07T11:39:00Z">
        <w:r w:rsidRPr="00D00040">
          <w:rPr>
            <w:rFonts w:ascii="Arial" w:hAnsi="Arial"/>
            <w:rPrChange w:id="648" w:author="Joana Rodrigues Ribeiro" w:date="2026-02-07T16:39:00Z" w16du:dateUtc="2026-02-07T15:39:00Z">
              <w:rPr/>
            </w:rPrChange>
          </w:rPr>
          <w:t>Pilot Study Results</w:t>
        </w:r>
      </w:ins>
    </w:p>
    <w:p w14:paraId="0A836A44" w14:textId="77777777" w:rsidR="009C4A8E" w:rsidRPr="003732B0" w:rsidRDefault="009C4A8E" w:rsidP="003732B0">
      <w:pPr>
        <w:pStyle w:val="Heading3"/>
        <w:rPr>
          <w:rPrChange w:id="649" w:author="Joana Rodrigues Ribeiro" w:date="2026-02-07T16:40:00Z" w16du:dateUtc="2026-02-07T15:40:00Z">
            <w:rPr>
              <w:sz w:val="27"/>
            </w:rPr>
          </w:rPrChange>
        </w:rPr>
      </w:pPr>
      <w:r w:rsidRPr="003732B0">
        <w:t>Study Selection</w:t>
      </w:r>
    </w:p>
    <w:p w14:paraId="6E90753D" w14:textId="47F5CAB3" w:rsidR="009C4A8E" w:rsidRPr="00D00040" w:rsidRDefault="009C4A8E" w:rsidP="00071BFD">
      <w:pPr>
        <w:pStyle w:val="NormalWeb"/>
        <w:spacing w:line="480" w:lineRule="auto"/>
        <w:jc w:val="left"/>
        <w:rPr>
          <w:rFonts w:ascii="Arial" w:hAnsi="Arial" w:cs="Calibri"/>
          <w:rPrChange w:id="650" w:author="Joana Rodrigues Ribeiro" w:date="2026-02-07T16:39:00Z" w16du:dateUtc="2026-02-07T15:39:00Z">
            <w:rPr>
              <w:rFonts w:ascii="Calibri" w:hAnsi="Calibri" w:cs="Calibri"/>
            </w:rPr>
          </w:rPrChange>
        </w:rPr>
      </w:pPr>
      <w:r w:rsidRPr="00D00040">
        <w:rPr>
          <w:rFonts w:ascii="Arial" w:hAnsi="Arial" w:cs="Calibri"/>
          <w:rPrChange w:id="651" w:author="Joana Rodrigues Ribeiro" w:date="2026-02-07T16:39:00Z" w16du:dateUtc="2026-02-07T15:39:00Z">
            <w:rPr>
              <w:rFonts w:ascii="Calibri" w:hAnsi="Calibri" w:cs="Calibri"/>
            </w:rPr>
          </w:rPrChange>
        </w:rPr>
        <w:t>In the pilot study, the systematic literature search identified 1,612 records citin</w:t>
      </w:r>
      <w:del w:id="652" w:author="Joana Rodrigues Ribeiro" w:date="2026-02-07T16:56:00Z" w16du:dateUtc="2026-02-07T15:56:00Z">
        <w:r w:rsidRPr="00D00040" w:rsidDel="009D65BE">
          <w:rPr>
            <w:rFonts w:ascii="Arial" w:hAnsi="Arial" w:cs="Calibri"/>
            <w:rPrChange w:id="653" w:author="Joana Rodrigues Ribeiro" w:date="2026-02-07T16:39:00Z" w16du:dateUtc="2026-02-07T15:39:00Z">
              <w:rPr>
                <w:rFonts w:ascii="Calibri" w:hAnsi="Calibri" w:cs="Calibri"/>
              </w:rPr>
            </w:rPrChange>
          </w:rPr>
          <w:delText xml:space="preserve">g the Comprehensive </w:delText>
        </w:r>
      </w:del>
      <w:ins w:id="654" w:author="Joana Rodrigues Ribeiro" w:date="2026-02-07T16:56:00Z" w16du:dateUtc="2026-02-07T15:56:00Z">
        <w:r w:rsidR="009D65BE">
          <w:rPr>
            <w:rFonts w:ascii="Arial" w:hAnsi="Arial" w:cs="Calibri"/>
          </w:rPr>
          <w:t xml:space="preserve">g the </w:t>
        </w:r>
      </w:ins>
      <w:del w:id="655" w:author="Joana Rodrigues Ribeiro" w:date="2026-02-07T16:56:00Z" w16du:dateUtc="2026-02-07T15:56:00Z">
        <w:r w:rsidRPr="00D00040" w:rsidDel="009D65BE">
          <w:rPr>
            <w:rFonts w:ascii="Arial" w:hAnsi="Arial" w:cs="Calibri"/>
            <w:rPrChange w:id="656" w:author="Joana Rodrigues Ribeiro" w:date="2026-02-07T16:39:00Z" w16du:dateUtc="2026-02-07T15:39:00Z">
              <w:rPr>
                <w:rFonts w:ascii="Calibri" w:hAnsi="Calibri" w:cs="Calibri"/>
              </w:rPr>
            </w:rPrChange>
          </w:rPr>
          <w:delText>Complication Index (</w:delText>
        </w:r>
      </w:del>
      <w:r w:rsidRPr="00D00040">
        <w:rPr>
          <w:rFonts w:ascii="Arial" w:hAnsi="Arial" w:cs="Calibri"/>
          <w:rPrChange w:id="657" w:author="Joana Rodrigues Ribeiro" w:date="2026-02-07T16:39:00Z" w16du:dateUtc="2026-02-07T15:39:00Z">
            <w:rPr>
              <w:rFonts w:ascii="Calibri" w:hAnsi="Calibri" w:cs="Calibri"/>
            </w:rPr>
          </w:rPrChange>
        </w:rPr>
        <w:t>CCI®</w:t>
      </w:r>
      <w:del w:id="658" w:author="Joana Rodrigues Ribeiro" w:date="2026-02-07T16:56:00Z" w16du:dateUtc="2026-02-07T15:56:00Z">
        <w:r w:rsidRPr="00D00040" w:rsidDel="009D65BE">
          <w:rPr>
            <w:rFonts w:ascii="Arial" w:hAnsi="Arial" w:cs="Calibri"/>
            <w:rPrChange w:id="659" w:author="Joana Rodrigues Ribeiro" w:date="2026-02-07T16:39:00Z" w16du:dateUtc="2026-02-07T15:39:00Z">
              <w:rPr>
                <w:rFonts w:ascii="Calibri" w:hAnsi="Calibri" w:cs="Calibri"/>
              </w:rPr>
            </w:rPrChange>
          </w:rPr>
          <w:delText>)</w:delText>
        </w:r>
      </w:del>
      <w:r w:rsidRPr="00D00040">
        <w:rPr>
          <w:rFonts w:ascii="Arial" w:hAnsi="Arial" w:cs="Calibri"/>
          <w:rPrChange w:id="660" w:author="Joana Rodrigues Ribeiro" w:date="2026-02-07T16:39:00Z" w16du:dateUtc="2026-02-07T15:39:00Z">
            <w:rPr>
              <w:rFonts w:ascii="Calibri" w:hAnsi="Calibri" w:cs="Calibri"/>
            </w:rPr>
          </w:rPrChange>
        </w:rPr>
        <w:t>. After screening, 136 RCTs met the eligibility criteria, comprising 87 published RCTs and 49 ongoing trials.</w:t>
      </w:r>
    </w:p>
    <w:p w14:paraId="36EE8A64" w14:textId="77777777" w:rsidR="009C4A8E" w:rsidRPr="003732B0" w:rsidRDefault="009C4A8E" w:rsidP="00996943">
      <w:pPr>
        <w:pStyle w:val="Heading3"/>
        <w:rPr>
          <w:ins w:id="661" w:author="Joana Rodrigues Ribeiro" w:date="2026-02-07T11:40:00Z" w16du:dateUtc="2026-02-07T11:40:11Z"/>
        </w:rPr>
      </w:pPr>
      <w:del w:id="662" w:author="Joana Rodrigues Ribeiro" w:date="2026-02-07T11:39:00Z">
        <w:r w:rsidRPr="003732B0" w:rsidDel="2F284B82">
          <w:delText>Pilot Study Results</w:delText>
        </w:r>
      </w:del>
    </w:p>
    <w:p w14:paraId="03CB7BF5" w14:textId="22D334AB" w:rsidR="40C44259" w:rsidDel="003732B0" w:rsidRDefault="40C44259">
      <w:pPr>
        <w:pStyle w:val="Heading3"/>
        <w:rPr>
          <w:del w:id="663" w:author="Joana Rodrigues Ribeiro" w:date="2026-02-07T11:39:00Z" w16du:dateUtc="2026-02-07T11:39:48Z"/>
        </w:rPr>
        <w:pPrChange w:id="664" w:author="Joana Rodrigues Ribeiro" w:date="2026-02-07T16:41:00Z" w16du:dateUtc="2026-02-07T15:41:00Z">
          <w:pPr>
            <w:pStyle w:val="NormalWeb"/>
            <w:spacing w:line="480" w:lineRule="auto"/>
            <w:jc w:val="left"/>
          </w:pPr>
        </w:pPrChange>
      </w:pPr>
      <w:ins w:id="665" w:author="Joana Rodrigues Ribeiro" w:date="2026-02-07T11:40:00Z">
        <w:r w:rsidRPr="003732B0">
          <w:t>Result of synthesis</w:t>
        </w:r>
      </w:ins>
    </w:p>
    <w:p w14:paraId="528B224B" w14:textId="77777777" w:rsidR="003732B0" w:rsidRPr="003732B0" w:rsidRDefault="003732B0" w:rsidP="003732B0">
      <w:pPr>
        <w:pStyle w:val="Heading3"/>
        <w:rPr>
          <w:ins w:id="666" w:author="Joana Rodrigues Ribeiro" w:date="2026-02-07T16:41:00Z" w16du:dateUtc="2026-02-07T15:41:00Z"/>
        </w:rPr>
      </w:pPr>
    </w:p>
    <w:p w14:paraId="783FE116" w14:textId="6A8125EE" w:rsidR="009C4A8E" w:rsidRPr="00D00040" w:rsidRDefault="009C4A8E" w:rsidP="00071BFD">
      <w:pPr>
        <w:pStyle w:val="NormalWeb"/>
        <w:spacing w:line="480" w:lineRule="auto"/>
        <w:jc w:val="left"/>
        <w:rPr>
          <w:rFonts w:ascii="Arial" w:hAnsi="Arial" w:cs="Calibri"/>
          <w:rPrChange w:id="667" w:author="Joana Rodrigues Ribeiro" w:date="2026-02-07T16:39:00Z" w16du:dateUtc="2026-02-07T15:39:00Z">
            <w:rPr>
              <w:rFonts w:ascii="Calibri" w:hAnsi="Calibri" w:cs="Calibri"/>
            </w:rPr>
          </w:rPrChange>
        </w:rPr>
      </w:pPr>
      <w:r w:rsidRPr="00D00040">
        <w:rPr>
          <w:rFonts w:ascii="Arial" w:hAnsi="Arial" w:cs="Calibri"/>
          <w:rPrChange w:id="668" w:author="Joana Rodrigues Ribeiro" w:date="2026-02-07T16:39:00Z" w16du:dateUtc="2026-02-07T15:39:00Z">
            <w:rPr>
              <w:rFonts w:ascii="Calibri" w:hAnsi="Calibri" w:cs="Calibri"/>
            </w:rPr>
          </w:rPrChange>
        </w:rPr>
        <w:t>Pre-trial documentation was available for 84 (9</w:t>
      </w:r>
      <w:ins w:id="669" w:author="Joana Rodrigues Ribeiro" w:date="2026-02-07T22:22:00Z" w16du:dateUtc="2026-02-07T21:22:00Z">
        <w:r w:rsidR="00EF3E03">
          <w:rPr>
            <w:rFonts w:ascii="Arial" w:hAnsi="Arial" w:cs="Calibri"/>
          </w:rPr>
          <w:t>6.6</w:t>
        </w:r>
      </w:ins>
      <w:del w:id="670" w:author="Joana Rodrigues Ribeiro" w:date="2026-02-07T22:22:00Z" w16du:dateUtc="2026-02-07T21:22:00Z">
        <w:r w:rsidRPr="00D00040" w:rsidDel="00EF3E03">
          <w:rPr>
            <w:rFonts w:ascii="Arial" w:hAnsi="Arial" w:cs="Calibri"/>
            <w:rPrChange w:id="671" w:author="Joana Rodrigues Ribeiro" w:date="2026-02-07T16:39:00Z" w16du:dateUtc="2026-02-07T15:39:00Z">
              <w:rPr>
                <w:rFonts w:ascii="Calibri" w:hAnsi="Calibri" w:cs="Calibri"/>
              </w:rPr>
            </w:rPrChange>
          </w:rPr>
          <w:delText>8</w:delText>
        </w:r>
      </w:del>
      <w:r w:rsidRPr="00D00040">
        <w:rPr>
          <w:rFonts w:ascii="Arial" w:hAnsi="Arial" w:cs="Calibri"/>
          <w:rPrChange w:id="672" w:author="Joana Rodrigues Ribeiro" w:date="2026-02-07T16:39:00Z" w16du:dateUtc="2026-02-07T15:39:00Z">
            <w:rPr>
              <w:rFonts w:ascii="Calibri" w:hAnsi="Calibri" w:cs="Calibri"/>
            </w:rPr>
          </w:rPrChange>
        </w:rPr>
        <w:t>%) of the 87 published RCTs. In these pre-trial documents, a primary endpoint was defined in all 84 trials (100%), and a secondary endpoint was defined in 81 trials (96</w:t>
      </w:r>
      <w:ins w:id="673" w:author="Joana Rodrigues Ribeiro" w:date="2026-02-07T22:22:00Z" w16du:dateUtc="2026-02-07T21:22:00Z">
        <w:r w:rsidR="007B675B">
          <w:rPr>
            <w:rFonts w:ascii="Arial" w:hAnsi="Arial" w:cs="Calibri"/>
          </w:rPr>
          <w:t>.4</w:t>
        </w:r>
      </w:ins>
      <w:r w:rsidRPr="00D00040">
        <w:rPr>
          <w:rFonts w:ascii="Arial" w:hAnsi="Arial" w:cs="Calibri"/>
          <w:rPrChange w:id="674" w:author="Joana Rodrigues Ribeiro" w:date="2026-02-07T16:39:00Z" w16du:dateUtc="2026-02-07T15:39:00Z">
            <w:rPr>
              <w:rFonts w:ascii="Calibri" w:hAnsi="Calibri" w:cs="Calibri"/>
            </w:rPr>
          </w:rPrChange>
        </w:rPr>
        <w:t>%). However, the study hypothesis for the primary endpoint was specified in only 23 pre-trial documents (27</w:t>
      </w:r>
      <w:ins w:id="675" w:author="Joana Rodrigues Ribeiro" w:date="2026-02-07T22:22:00Z" w16du:dateUtc="2026-02-07T21:22:00Z">
        <w:r w:rsidR="007B675B">
          <w:rPr>
            <w:rFonts w:ascii="Arial" w:hAnsi="Arial" w:cs="Calibri"/>
          </w:rPr>
          <w:t>.4</w:t>
        </w:r>
      </w:ins>
      <w:r w:rsidRPr="00D00040">
        <w:rPr>
          <w:rFonts w:ascii="Arial" w:hAnsi="Arial" w:cs="Calibri"/>
          <w:rPrChange w:id="676" w:author="Joana Rodrigues Ribeiro" w:date="2026-02-07T16:39:00Z" w16du:dateUtc="2026-02-07T15:39:00Z">
            <w:rPr>
              <w:rFonts w:ascii="Calibri" w:hAnsi="Calibri" w:cs="Calibri"/>
            </w:rPr>
          </w:rPrChange>
        </w:rPr>
        <w:t xml:space="preserve">%), and the hypothesis for the secondary endpoint in only </w:t>
      </w:r>
      <w:ins w:id="677" w:author="Joana Rodrigues Ribeiro" w:date="2026-02-08T10:21:00Z" w16du:dateUtc="2026-02-08T09:21:00Z">
        <w:r w:rsidR="00732E44">
          <w:rPr>
            <w:rFonts w:ascii="Arial" w:hAnsi="Arial" w:cs="Calibri"/>
          </w:rPr>
          <w:t>three</w:t>
        </w:r>
      </w:ins>
      <w:del w:id="678" w:author="Joana Rodrigues Ribeiro" w:date="2026-02-08T10:21:00Z" w16du:dateUtc="2026-02-08T09:21:00Z">
        <w:r w:rsidRPr="00D00040" w:rsidDel="00732E44">
          <w:rPr>
            <w:rFonts w:ascii="Arial" w:hAnsi="Arial" w:cs="Calibri"/>
            <w:rPrChange w:id="679" w:author="Joana Rodrigues Ribeiro" w:date="2026-02-07T16:39:00Z" w16du:dateUtc="2026-02-07T15:39:00Z">
              <w:rPr>
                <w:rFonts w:ascii="Calibri" w:hAnsi="Calibri" w:cs="Calibri"/>
              </w:rPr>
            </w:rPrChange>
          </w:rPr>
          <w:delText>3</w:delText>
        </w:r>
      </w:del>
      <w:r w:rsidRPr="00D00040">
        <w:rPr>
          <w:rFonts w:ascii="Arial" w:hAnsi="Arial" w:cs="Calibri"/>
          <w:rPrChange w:id="680" w:author="Joana Rodrigues Ribeiro" w:date="2026-02-07T16:39:00Z" w16du:dateUtc="2026-02-07T15:39:00Z">
            <w:rPr>
              <w:rFonts w:ascii="Calibri" w:hAnsi="Calibri" w:cs="Calibri"/>
            </w:rPr>
          </w:rPrChange>
        </w:rPr>
        <w:t xml:space="preserve"> documents (</w:t>
      </w:r>
      <w:ins w:id="681" w:author="Joana Rodrigues Ribeiro" w:date="2026-02-07T22:22:00Z" w16du:dateUtc="2026-02-07T21:22:00Z">
        <w:r w:rsidR="00056422">
          <w:rPr>
            <w:rFonts w:ascii="Arial" w:hAnsi="Arial" w:cs="Calibri"/>
          </w:rPr>
          <w:t>3.6</w:t>
        </w:r>
      </w:ins>
      <w:del w:id="682" w:author="Joana Rodrigues Ribeiro" w:date="2026-02-07T22:22:00Z" w16du:dateUtc="2026-02-07T21:22:00Z">
        <w:r w:rsidRPr="00D00040" w:rsidDel="00056422">
          <w:rPr>
            <w:rFonts w:ascii="Arial" w:hAnsi="Arial" w:cs="Calibri"/>
            <w:rPrChange w:id="683" w:author="Joana Rodrigues Ribeiro" w:date="2026-02-07T16:39:00Z" w16du:dateUtc="2026-02-07T15:39:00Z">
              <w:rPr>
                <w:rFonts w:ascii="Calibri" w:hAnsi="Calibri" w:cs="Calibri"/>
              </w:rPr>
            </w:rPrChange>
          </w:rPr>
          <w:delText>4</w:delText>
        </w:r>
      </w:del>
      <w:r w:rsidRPr="00D00040">
        <w:rPr>
          <w:rFonts w:ascii="Arial" w:hAnsi="Arial" w:cs="Calibri"/>
          <w:rPrChange w:id="684" w:author="Joana Rodrigues Ribeiro" w:date="2026-02-07T16:39:00Z" w16du:dateUtc="2026-02-07T15:39:00Z">
            <w:rPr>
              <w:rFonts w:ascii="Calibri" w:hAnsi="Calibri" w:cs="Calibri"/>
            </w:rPr>
          </w:rPrChange>
        </w:rPr>
        <w:t xml:space="preserve">%) </w:t>
      </w:r>
      <w:r w:rsidRPr="00D00040">
        <w:rPr>
          <w:rFonts w:ascii="Arial" w:hAnsi="Arial" w:cs="Calibri"/>
          <w:b/>
          <w:bCs/>
          <w:rPrChange w:id="685" w:author="Joana Rodrigues Ribeiro" w:date="2026-02-07T16:39:00Z" w16du:dateUtc="2026-02-07T15:39:00Z">
            <w:rPr>
              <w:rFonts w:ascii="Calibri" w:hAnsi="Calibri" w:cs="Calibri"/>
              <w:b/>
              <w:bCs/>
            </w:rPr>
          </w:rPrChange>
        </w:rPr>
        <w:t>(Table 2)</w:t>
      </w:r>
      <w:r w:rsidRPr="00D00040">
        <w:rPr>
          <w:rFonts w:ascii="Arial" w:hAnsi="Arial" w:cs="Calibri"/>
          <w:rPrChange w:id="686" w:author="Joana Rodrigues Ribeiro" w:date="2026-02-07T16:39:00Z" w16du:dateUtc="2026-02-07T15:39:00Z">
            <w:rPr>
              <w:rFonts w:ascii="Calibri" w:hAnsi="Calibri" w:cs="Calibri"/>
            </w:rPr>
          </w:rPrChange>
        </w:rPr>
        <w:t>.</w:t>
      </w:r>
    </w:p>
    <w:p w14:paraId="45AB0320" w14:textId="2F6A3D1C" w:rsidR="009C4A8E" w:rsidRPr="00D00040" w:rsidRDefault="009C4A8E" w:rsidP="00071BFD">
      <w:pPr>
        <w:pStyle w:val="NormalWeb"/>
        <w:spacing w:line="480" w:lineRule="auto"/>
        <w:jc w:val="left"/>
        <w:rPr>
          <w:rFonts w:ascii="Arial" w:hAnsi="Arial" w:cs="Calibri"/>
          <w:rPrChange w:id="687" w:author="Joana Rodrigues Ribeiro" w:date="2026-02-07T16:39:00Z" w16du:dateUtc="2026-02-07T15:39:00Z">
            <w:rPr>
              <w:rFonts w:ascii="Calibri" w:hAnsi="Calibri" w:cs="Calibri"/>
            </w:rPr>
          </w:rPrChange>
        </w:rPr>
      </w:pPr>
      <w:r w:rsidRPr="00D00040">
        <w:rPr>
          <w:rFonts w:ascii="Arial" w:hAnsi="Arial" w:cs="Calibri"/>
          <w:rPrChange w:id="688" w:author="Joana Rodrigues Ribeiro" w:date="2026-02-07T16:39:00Z" w16du:dateUtc="2026-02-07T15:39:00Z">
            <w:rPr>
              <w:rFonts w:ascii="Calibri" w:hAnsi="Calibri" w:cs="Calibri"/>
            </w:rPr>
          </w:rPrChange>
        </w:rPr>
        <w:t>Among the 87 final publications, 20 trials (23</w:t>
      </w:r>
      <w:ins w:id="689" w:author="Joana Rodrigues Ribeiro" w:date="2026-02-07T22:23:00Z" w16du:dateUtc="2026-02-07T21:23:00Z">
        <w:r w:rsidR="00056422">
          <w:rPr>
            <w:rFonts w:ascii="Arial" w:hAnsi="Arial" w:cs="Calibri"/>
          </w:rPr>
          <w:t>.0</w:t>
        </w:r>
      </w:ins>
      <w:r w:rsidRPr="00D00040">
        <w:rPr>
          <w:rFonts w:ascii="Arial" w:hAnsi="Arial" w:cs="Calibri"/>
          <w:rPrChange w:id="690" w:author="Joana Rodrigues Ribeiro" w:date="2026-02-07T16:39:00Z" w16du:dateUtc="2026-02-07T15:39:00Z">
            <w:rPr>
              <w:rFonts w:ascii="Calibri" w:hAnsi="Calibri" w:cs="Calibri"/>
            </w:rPr>
          </w:rPrChange>
        </w:rPr>
        <w:t>%) specified a superiority design and 12 trials (1</w:t>
      </w:r>
      <w:ins w:id="691" w:author="Joana Rodrigues Ribeiro" w:date="2026-02-07T22:23:00Z" w16du:dateUtc="2026-02-07T21:23:00Z">
        <w:r w:rsidR="009605EF">
          <w:rPr>
            <w:rFonts w:ascii="Arial" w:hAnsi="Arial" w:cs="Calibri"/>
          </w:rPr>
          <w:t>3.8</w:t>
        </w:r>
      </w:ins>
      <w:del w:id="692" w:author="Joana Rodrigues Ribeiro" w:date="2026-02-07T22:23:00Z" w16du:dateUtc="2026-02-07T21:23:00Z">
        <w:r w:rsidRPr="00D00040" w:rsidDel="009605EF">
          <w:rPr>
            <w:rFonts w:ascii="Arial" w:hAnsi="Arial" w:cs="Calibri"/>
            <w:rPrChange w:id="693" w:author="Joana Rodrigues Ribeiro" w:date="2026-02-07T16:39:00Z" w16du:dateUtc="2026-02-07T15:39:00Z">
              <w:rPr>
                <w:rFonts w:ascii="Calibri" w:hAnsi="Calibri" w:cs="Calibri"/>
              </w:rPr>
            </w:rPrChange>
          </w:rPr>
          <w:delText>4</w:delText>
        </w:r>
      </w:del>
      <w:r w:rsidRPr="00D00040">
        <w:rPr>
          <w:rFonts w:ascii="Arial" w:hAnsi="Arial" w:cs="Calibri"/>
          <w:rPrChange w:id="694" w:author="Joana Rodrigues Ribeiro" w:date="2026-02-07T16:39:00Z" w16du:dateUtc="2026-02-07T15:39:00Z">
            <w:rPr>
              <w:rFonts w:ascii="Calibri" w:hAnsi="Calibri" w:cs="Calibri"/>
            </w:rPr>
          </w:rPrChange>
        </w:rPr>
        <w:t>%) specified a non-inferiority design, whereas 55 trials did not report a study hypothesis at all. A sample size calculation was reported in 84 trials (9</w:t>
      </w:r>
      <w:ins w:id="695" w:author="Joana Rodrigues Ribeiro" w:date="2026-02-07T22:24:00Z" w16du:dateUtc="2026-02-07T21:24:00Z">
        <w:r w:rsidR="00AE41D0">
          <w:rPr>
            <w:rFonts w:ascii="Arial" w:hAnsi="Arial" w:cs="Calibri"/>
          </w:rPr>
          <w:t>6.6</w:t>
        </w:r>
      </w:ins>
      <w:del w:id="696" w:author="Joana Rodrigues Ribeiro" w:date="2026-02-07T22:24:00Z" w16du:dateUtc="2026-02-07T21:24:00Z">
        <w:r w:rsidRPr="00D00040" w:rsidDel="00AE41D0">
          <w:rPr>
            <w:rFonts w:ascii="Arial" w:hAnsi="Arial" w:cs="Calibri"/>
            <w:rPrChange w:id="697" w:author="Joana Rodrigues Ribeiro" w:date="2026-02-07T16:39:00Z" w16du:dateUtc="2026-02-07T15:39:00Z">
              <w:rPr>
                <w:rFonts w:ascii="Calibri" w:hAnsi="Calibri" w:cs="Calibri"/>
              </w:rPr>
            </w:rPrChange>
          </w:rPr>
          <w:delText>8</w:delText>
        </w:r>
      </w:del>
      <w:r w:rsidRPr="00D00040">
        <w:rPr>
          <w:rFonts w:ascii="Arial" w:hAnsi="Arial" w:cs="Calibri"/>
          <w:rPrChange w:id="698" w:author="Joana Rodrigues Ribeiro" w:date="2026-02-07T16:39:00Z" w16du:dateUtc="2026-02-07T15:39:00Z">
            <w:rPr>
              <w:rFonts w:ascii="Calibri" w:hAnsi="Calibri" w:cs="Calibri"/>
            </w:rPr>
          </w:rPrChange>
        </w:rPr>
        <w:t>%). Statistical significance for the primary endpoint was achieved in 44 trials (5</w:t>
      </w:r>
      <w:ins w:id="699" w:author="Joana Rodrigues Ribeiro" w:date="2026-02-08T09:32:00Z" w16du:dateUtc="2026-02-08T08:32:00Z">
        <w:r w:rsidR="007F488B">
          <w:rPr>
            <w:rFonts w:ascii="Arial" w:hAnsi="Arial" w:cs="Calibri"/>
          </w:rPr>
          <w:t>0.7</w:t>
        </w:r>
      </w:ins>
      <w:del w:id="700" w:author="Joana Rodrigues Ribeiro" w:date="2026-02-08T09:32:00Z" w16du:dateUtc="2026-02-08T08:32:00Z">
        <w:r w:rsidRPr="00D00040" w:rsidDel="007F488B">
          <w:rPr>
            <w:rFonts w:ascii="Arial" w:hAnsi="Arial" w:cs="Calibri"/>
            <w:rPrChange w:id="701" w:author="Joana Rodrigues Ribeiro" w:date="2026-02-07T16:39:00Z" w16du:dateUtc="2026-02-07T15:39:00Z">
              <w:rPr>
                <w:rFonts w:ascii="Calibri" w:hAnsi="Calibri" w:cs="Calibri"/>
              </w:rPr>
            </w:rPrChange>
          </w:rPr>
          <w:delText>1</w:delText>
        </w:r>
      </w:del>
      <w:r w:rsidRPr="00D00040">
        <w:rPr>
          <w:rFonts w:ascii="Arial" w:hAnsi="Arial" w:cs="Calibri"/>
          <w:rPrChange w:id="702" w:author="Joana Rodrigues Ribeiro" w:date="2026-02-07T16:39:00Z" w16du:dateUtc="2026-02-07T15:39:00Z">
            <w:rPr>
              <w:rFonts w:ascii="Calibri" w:hAnsi="Calibri" w:cs="Calibri"/>
            </w:rPr>
          </w:rPrChange>
        </w:rPr>
        <w:t xml:space="preserve">%); however, only </w:t>
      </w:r>
      <w:ins w:id="703" w:author="Joana Rodrigues Ribeiro" w:date="2026-02-08T10:21:00Z" w16du:dateUtc="2026-02-08T09:21:00Z">
        <w:r w:rsidR="0007620C">
          <w:rPr>
            <w:rFonts w:ascii="Arial" w:hAnsi="Arial" w:cs="Calibri"/>
          </w:rPr>
          <w:t>nine</w:t>
        </w:r>
      </w:ins>
      <w:del w:id="704" w:author="Joana Rodrigues Ribeiro" w:date="2026-02-08T10:21:00Z" w16du:dateUtc="2026-02-08T09:21:00Z">
        <w:r w:rsidRPr="00D00040" w:rsidDel="0007620C">
          <w:rPr>
            <w:rFonts w:ascii="Arial" w:hAnsi="Arial" w:cs="Calibri"/>
            <w:rPrChange w:id="705" w:author="Joana Rodrigues Ribeiro" w:date="2026-02-07T16:39:00Z" w16du:dateUtc="2026-02-07T15:39:00Z">
              <w:rPr>
                <w:rFonts w:ascii="Calibri" w:hAnsi="Calibri" w:cs="Calibri"/>
              </w:rPr>
            </w:rPrChange>
          </w:rPr>
          <w:delText>9</w:delText>
        </w:r>
      </w:del>
      <w:r w:rsidRPr="00D00040">
        <w:rPr>
          <w:rFonts w:ascii="Arial" w:hAnsi="Arial" w:cs="Calibri"/>
          <w:rPrChange w:id="706" w:author="Joana Rodrigues Ribeiro" w:date="2026-02-07T16:39:00Z" w16du:dateUtc="2026-02-07T15:39:00Z">
            <w:rPr>
              <w:rFonts w:ascii="Calibri" w:hAnsi="Calibri" w:cs="Calibri"/>
            </w:rPr>
          </w:rPrChange>
        </w:rPr>
        <w:t xml:space="preserve"> trials (10</w:t>
      </w:r>
      <w:ins w:id="707" w:author="Joana Rodrigues Ribeiro" w:date="2026-02-07T22:24:00Z" w16du:dateUtc="2026-02-07T21:24:00Z">
        <w:r w:rsidR="00AE41D0">
          <w:rPr>
            <w:rFonts w:ascii="Arial" w:hAnsi="Arial" w:cs="Calibri"/>
          </w:rPr>
          <w:t>.3</w:t>
        </w:r>
      </w:ins>
      <w:r w:rsidRPr="00D00040">
        <w:rPr>
          <w:rFonts w:ascii="Arial" w:hAnsi="Arial" w:cs="Calibri"/>
          <w:rPrChange w:id="708" w:author="Joana Rodrigues Ribeiro" w:date="2026-02-07T16:39:00Z" w16du:dateUtc="2026-02-07T15:39:00Z">
            <w:rPr>
              <w:rFonts w:ascii="Calibri" w:hAnsi="Calibri" w:cs="Calibri"/>
            </w:rPr>
          </w:rPrChange>
        </w:rPr>
        <w:t>%) discussed whether the observed effect could be interpreted as clinically meaningful.</w:t>
      </w:r>
      <w:ins w:id="709" w:author="Joana Rodrigues Ribeiro" w:date="2026-02-08T10:20:00Z" w16du:dateUtc="2026-02-08T09:20:00Z">
        <w:r w:rsidR="002C1ABE">
          <w:rPr>
            <w:rFonts w:ascii="Arial" w:hAnsi="Arial" w:cs="Calibri"/>
          </w:rPr>
          <w:t xml:space="preserve"> </w:t>
        </w:r>
      </w:ins>
    </w:p>
    <w:p w14:paraId="737D1802" w14:textId="5DFE2BCB" w:rsidR="00203336" w:rsidRPr="00AA12CF" w:rsidRDefault="00203336" w:rsidP="00071BFD">
      <w:pPr>
        <w:spacing w:line="480" w:lineRule="auto"/>
        <w:jc w:val="left"/>
        <w:rPr>
          <w:rFonts w:eastAsia="Arial" w:cs="Calibri"/>
          <w:color w:val="000000" w:themeColor="text1"/>
          <w:szCs w:val="22"/>
          <w:rPrChange w:id="710" w:author="Joana Rodrigues Ribeiro" w:date="2026-02-07T22:16:00Z" w16du:dateUtc="2026-02-07T21:16:00Z">
            <w:rPr>
              <w:rFonts w:ascii="Calibri" w:eastAsia="Arial" w:hAnsi="Calibri" w:cs="Calibri"/>
              <w:color w:val="000000" w:themeColor="text1"/>
              <w:sz w:val="24"/>
            </w:rPr>
          </w:rPrChange>
        </w:rPr>
      </w:pPr>
    </w:p>
    <w:p w14:paraId="66BC59F5" w14:textId="4B2358C6" w:rsidR="00071BFD" w:rsidRPr="00D00040" w:rsidRDefault="7698F304" w:rsidP="315A2FFA">
      <w:pPr>
        <w:pStyle w:val="Titre21"/>
        <w:rPr>
          <w:rFonts w:ascii="Arial" w:hAnsi="Arial"/>
          <w:rPrChange w:id="711" w:author="Joana Rodrigues Ribeiro" w:date="2026-02-07T16:39:00Z" w16du:dateUtc="2026-02-07T15:39:00Z">
            <w:rPr/>
          </w:rPrChange>
        </w:rPr>
      </w:pPr>
      <w:r w:rsidRPr="00D00040">
        <w:rPr>
          <w:rFonts w:ascii="Arial" w:hAnsi="Arial"/>
          <w:rPrChange w:id="712" w:author="Joana Rodrigues Ribeiro" w:date="2026-02-07T16:39:00Z" w16du:dateUtc="2026-02-07T15:39:00Z">
            <w:rPr/>
          </w:rPrChange>
        </w:rPr>
        <w:lastRenderedPageBreak/>
        <w:t>Main Study</w:t>
      </w:r>
      <w:del w:id="713" w:author="Joana Rodrigues Ribeiro" w:date="2026-02-07T11:41:00Z">
        <w:r w:rsidR="00071BFD" w:rsidRPr="00D00040" w:rsidDel="7698F304">
          <w:rPr>
            <w:rFonts w:ascii="Arial" w:hAnsi="Arial"/>
            <w:rPrChange w:id="714" w:author="Joana Rodrigues Ribeiro" w:date="2026-02-07T16:39:00Z" w16du:dateUtc="2026-02-07T15:39:00Z">
              <w:rPr/>
            </w:rPrChange>
          </w:rPr>
          <w:delText xml:space="preserve"> Results</w:delText>
        </w:r>
      </w:del>
    </w:p>
    <w:p w14:paraId="323F91C0" w14:textId="69253BAA" w:rsidR="00071BFD" w:rsidRPr="00D00040" w:rsidRDefault="23245179">
      <w:pPr>
        <w:pStyle w:val="Heading3"/>
        <w:rPr>
          <w:rFonts w:eastAsia="Arial"/>
          <w:rPrChange w:id="715" w:author="Joana Rodrigues Ribeiro" w:date="2026-02-07T16:39:00Z" w16du:dateUtc="2026-02-07T15:39:00Z">
            <w:rPr>
              <w:rFonts w:ascii="Calibri" w:eastAsia="Arial" w:hAnsi="Calibri" w:cs="Calibri"/>
              <w:color w:val="000000" w:themeColor="text1"/>
              <w:sz w:val="24"/>
            </w:rPr>
          </w:rPrChange>
        </w:rPr>
        <w:pPrChange w:id="716" w:author="Joana Rodrigues Ribeiro" w:date="2026-02-07T16:41:00Z" w16du:dateUtc="2026-02-07T15:41:00Z">
          <w:pPr>
            <w:spacing w:line="480" w:lineRule="auto"/>
            <w:jc w:val="left"/>
          </w:pPr>
        </w:pPrChange>
      </w:pPr>
      <w:ins w:id="717" w:author="Joana Rodrigues Ribeiro" w:date="2026-02-07T11:41:00Z">
        <w:r w:rsidRPr="003732B0">
          <w:rPr>
            <w:rPrChange w:id="718" w:author="Joana Rodrigues Ribeiro" w:date="2026-02-07T16:41:00Z" w16du:dateUtc="2026-02-07T15:41:00Z">
              <w:rPr>
                <w:rFonts w:ascii="Calibri" w:hAnsi="Calibri"/>
                <w:b/>
                <w:bCs/>
              </w:rPr>
            </w:rPrChange>
          </w:rPr>
          <w:t>Study selection</w:t>
        </w:r>
      </w:ins>
      <w:del w:id="719" w:author="Joana Rodrigues Ribeiro" w:date="2026-02-07T11:23:00Z">
        <w:r w:rsidR="008371A9" w:rsidRPr="00D00040" w:rsidDel="7135887A">
          <w:rPr>
            <w:rPrChange w:id="720" w:author="Joana Rodrigues Ribeiro" w:date="2026-02-07T16:39:00Z" w16du:dateUtc="2026-02-07T15:39:00Z">
              <w:rPr>
                <w:rFonts w:ascii="Calibri" w:hAnsi="Calibri"/>
                <w:b/>
                <w:bCs/>
              </w:rPr>
            </w:rPrChange>
          </w:rPr>
          <w:delText>To be added</w:delText>
        </w:r>
      </w:del>
    </w:p>
    <w:p w14:paraId="2A094534" w14:textId="6AE260D8" w:rsidR="00203336" w:rsidRPr="00AA12CF" w:rsidRDefault="4CF188F7">
      <w:pPr>
        <w:spacing w:line="480" w:lineRule="auto"/>
        <w:jc w:val="left"/>
        <w:rPr>
          <w:ins w:id="721" w:author="Joana Rodrigues Ribeiro" w:date="2026-02-07T11:41:00Z" w16du:dateUtc="2026-02-07T11:41:38Z"/>
          <w:rFonts w:cs="Calibri"/>
          <w:color w:val="000000" w:themeColor="text1"/>
          <w:szCs w:val="22"/>
          <w:rPrChange w:id="722" w:author="Joana Rodrigues Ribeiro" w:date="2026-02-07T22:16:00Z" w16du:dateUtc="2026-02-07T21:16:00Z">
            <w:rPr>
              <w:ins w:id="723" w:author="Joana Rodrigues Ribeiro" w:date="2026-02-07T11:41:00Z" w16du:dateUtc="2026-02-07T11:41:38Z"/>
              <w:rFonts w:ascii="Calibri" w:hAnsi="Calibri" w:cs="Calibri"/>
              <w:color w:val="000000" w:themeColor="text1"/>
              <w:sz w:val="24"/>
            </w:rPr>
          </w:rPrChange>
        </w:rPr>
      </w:pPr>
      <w:ins w:id="724" w:author="Joana Rodrigues Ribeiro" w:date="2026-02-07T11:44:00Z">
        <w:r w:rsidRPr="00AA12CF">
          <w:rPr>
            <w:rFonts w:cs="Calibri"/>
            <w:color w:val="000000" w:themeColor="text1"/>
            <w:szCs w:val="22"/>
            <w:rPrChange w:id="725" w:author="Joana Rodrigues Ribeiro" w:date="2026-02-07T22:16:00Z" w16du:dateUtc="2026-02-07T21:16:00Z">
              <w:rPr>
                <w:rFonts w:ascii="Calibri" w:hAnsi="Calibri" w:cs="Calibri"/>
                <w:color w:val="000000" w:themeColor="text1"/>
                <w:sz w:val="24"/>
              </w:rPr>
            </w:rPrChange>
          </w:rPr>
          <w:t xml:space="preserve">The literature search identified </w:t>
        </w:r>
      </w:ins>
      <w:ins w:id="726" w:author="Joana Rodrigues Ribeiro" w:date="2026-02-07T11:45:00Z">
        <w:r w:rsidRPr="00AA12CF">
          <w:rPr>
            <w:rFonts w:cs="Calibri"/>
            <w:color w:val="000000" w:themeColor="text1"/>
            <w:szCs w:val="22"/>
            <w:rPrChange w:id="727" w:author="Joana Rodrigues Ribeiro" w:date="2026-02-07T22:16:00Z" w16du:dateUtc="2026-02-07T21:16:00Z">
              <w:rPr>
                <w:rFonts w:ascii="Calibri" w:hAnsi="Calibri" w:cs="Calibri"/>
                <w:color w:val="000000" w:themeColor="text1"/>
                <w:sz w:val="24"/>
              </w:rPr>
            </w:rPrChange>
          </w:rPr>
          <w:t xml:space="preserve">a total of </w:t>
        </w:r>
      </w:ins>
      <w:ins w:id="728" w:author="Joana Rodrigues Ribeiro" w:date="2026-02-07T11:44:00Z">
        <w:r w:rsidRPr="00AA12CF">
          <w:rPr>
            <w:rFonts w:cs="Calibri"/>
            <w:color w:val="000000" w:themeColor="text1"/>
            <w:szCs w:val="22"/>
            <w:rPrChange w:id="729" w:author="Joana Rodrigues Ribeiro" w:date="2026-02-07T22:16:00Z" w16du:dateUtc="2026-02-07T21:16:00Z">
              <w:rPr>
                <w:rFonts w:ascii="Calibri" w:hAnsi="Calibri" w:cs="Calibri"/>
                <w:color w:val="000000" w:themeColor="text1"/>
                <w:sz w:val="24"/>
              </w:rPr>
            </w:rPrChange>
          </w:rPr>
          <w:t>19,393 records</w:t>
        </w:r>
      </w:ins>
      <w:ins w:id="730" w:author="Joana Rodrigues Ribeiro" w:date="2026-02-07T11:45:00Z">
        <w:r w:rsidR="3C0999D7" w:rsidRPr="00AA12CF">
          <w:rPr>
            <w:rFonts w:cs="Calibri"/>
            <w:color w:val="000000" w:themeColor="text1"/>
            <w:szCs w:val="22"/>
            <w:rPrChange w:id="731" w:author="Joana Rodrigues Ribeiro" w:date="2026-02-07T22:16:00Z" w16du:dateUtc="2026-02-07T21:16:00Z">
              <w:rPr>
                <w:rFonts w:ascii="Calibri" w:hAnsi="Calibri" w:cs="Calibri"/>
                <w:color w:val="000000" w:themeColor="text1"/>
                <w:sz w:val="24"/>
              </w:rPr>
            </w:rPrChange>
          </w:rPr>
          <w:t xml:space="preserve">, of which 554 were </w:t>
        </w:r>
      </w:ins>
      <w:ins w:id="732" w:author="Joana Rodrigues Ribeiro" w:date="2026-02-07T17:01:00Z" w16du:dateUtc="2026-02-07T16:01:00Z">
        <w:r w:rsidR="00001FE7" w:rsidRPr="00AA12CF">
          <w:rPr>
            <w:rFonts w:cs="Calibri"/>
            <w:color w:val="000000" w:themeColor="text1"/>
            <w:szCs w:val="22"/>
            <w:rPrChange w:id="733" w:author="Joana Rodrigues Ribeiro" w:date="2026-02-07T22:16:00Z" w16du:dateUtc="2026-02-07T21:16:00Z">
              <w:rPr>
                <w:rFonts w:cs="Calibri"/>
                <w:color w:val="000000" w:themeColor="text1"/>
                <w:sz w:val="24"/>
              </w:rPr>
            </w:rPrChange>
          </w:rPr>
          <w:t>consecut</w:t>
        </w:r>
      </w:ins>
      <w:ins w:id="734" w:author="Joana Rodrigues Ribeiro" w:date="2026-02-07T17:02:00Z" w16du:dateUtc="2026-02-07T16:02:00Z">
        <w:r w:rsidR="00001FE7" w:rsidRPr="00AA12CF">
          <w:rPr>
            <w:rFonts w:cs="Calibri"/>
            <w:color w:val="000000" w:themeColor="text1"/>
            <w:szCs w:val="22"/>
            <w:rPrChange w:id="735" w:author="Joana Rodrigues Ribeiro" w:date="2026-02-07T22:16:00Z" w16du:dateUtc="2026-02-07T21:16:00Z">
              <w:rPr>
                <w:rFonts w:cs="Calibri"/>
                <w:color w:val="000000" w:themeColor="text1"/>
                <w:sz w:val="24"/>
              </w:rPr>
            </w:rPrChange>
          </w:rPr>
          <w:t xml:space="preserve">ively </w:t>
        </w:r>
      </w:ins>
      <w:ins w:id="736" w:author="Joana Rodrigues Ribeiro" w:date="2026-02-07T11:45:00Z">
        <w:r w:rsidR="3C0999D7" w:rsidRPr="00AA12CF">
          <w:rPr>
            <w:rFonts w:cs="Calibri"/>
            <w:color w:val="000000" w:themeColor="text1"/>
            <w:szCs w:val="22"/>
            <w:rPrChange w:id="737" w:author="Joana Rodrigues Ribeiro" w:date="2026-02-07T22:16:00Z" w16du:dateUtc="2026-02-07T21:16:00Z">
              <w:rPr>
                <w:rFonts w:ascii="Calibri" w:hAnsi="Calibri" w:cs="Calibri"/>
                <w:color w:val="000000" w:themeColor="text1"/>
                <w:sz w:val="24"/>
              </w:rPr>
            </w:rPrChange>
          </w:rPr>
          <w:t xml:space="preserve">screened. </w:t>
        </w:r>
      </w:ins>
      <w:ins w:id="738" w:author="Joana Rodrigues Ribeiro" w:date="2026-02-07T16:45:00Z" w16du:dateUtc="2026-02-07T15:45:00Z">
        <w:r w:rsidR="00BB094E" w:rsidRPr="00AA12CF">
          <w:rPr>
            <w:rFonts w:cs="Calibri"/>
            <w:color w:val="000000" w:themeColor="text1"/>
            <w:szCs w:val="22"/>
            <w:rPrChange w:id="739" w:author="Joana Rodrigues Ribeiro" w:date="2026-02-07T22:16:00Z" w16du:dateUtc="2026-02-07T21:16:00Z">
              <w:rPr>
                <w:rFonts w:cs="Calibri"/>
                <w:color w:val="000000" w:themeColor="text1"/>
                <w:sz w:val="24"/>
              </w:rPr>
            </w:rPrChange>
          </w:rPr>
          <w:t>From the</w:t>
        </w:r>
      </w:ins>
      <w:ins w:id="740" w:author="Joana Rodrigues Ribeiro" w:date="2026-02-07T11:46:00Z">
        <w:r w:rsidR="3C0999D7" w:rsidRPr="00AA12CF">
          <w:rPr>
            <w:rFonts w:cs="Calibri"/>
            <w:color w:val="000000" w:themeColor="text1"/>
            <w:szCs w:val="22"/>
            <w:rPrChange w:id="741" w:author="Joana Rodrigues Ribeiro" w:date="2026-02-07T22:16:00Z" w16du:dateUtc="2026-02-07T21:16:00Z">
              <w:rPr>
                <w:rFonts w:ascii="Calibri" w:hAnsi="Calibri" w:cs="Calibri"/>
                <w:color w:val="000000" w:themeColor="text1"/>
                <w:sz w:val="24"/>
              </w:rPr>
            </w:rPrChange>
          </w:rPr>
          <w:t xml:space="preserve"> </w:t>
        </w:r>
        <w:r w:rsidR="3D80B685" w:rsidRPr="00AA12CF">
          <w:rPr>
            <w:rFonts w:cs="Calibri"/>
            <w:color w:val="000000" w:themeColor="text1"/>
            <w:szCs w:val="22"/>
            <w:rPrChange w:id="742" w:author="Joana Rodrigues Ribeiro" w:date="2026-02-07T22:16:00Z" w16du:dateUtc="2026-02-07T21:16:00Z">
              <w:rPr>
                <w:rFonts w:ascii="Calibri" w:hAnsi="Calibri" w:cs="Calibri"/>
                <w:color w:val="000000" w:themeColor="text1"/>
                <w:sz w:val="24"/>
              </w:rPr>
            </w:rPrChange>
          </w:rPr>
          <w:t xml:space="preserve">245 </w:t>
        </w:r>
      </w:ins>
      <w:ins w:id="743" w:author="Joana Rodrigues Ribeiro" w:date="2026-02-07T16:46:00Z" w16du:dateUtc="2026-02-07T15:46:00Z">
        <w:r w:rsidR="00F725D8" w:rsidRPr="00AA12CF">
          <w:rPr>
            <w:rFonts w:cs="Calibri"/>
            <w:color w:val="000000" w:themeColor="text1"/>
            <w:szCs w:val="22"/>
            <w:rPrChange w:id="744" w:author="Joana Rodrigues Ribeiro" w:date="2026-02-07T22:16:00Z" w16du:dateUtc="2026-02-07T21:16:00Z">
              <w:rPr>
                <w:rFonts w:cs="Calibri"/>
                <w:color w:val="000000" w:themeColor="text1"/>
                <w:sz w:val="24"/>
              </w:rPr>
            </w:rPrChange>
          </w:rPr>
          <w:t xml:space="preserve">reports </w:t>
        </w:r>
      </w:ins>
      <w:ins w:id="745" w:author="Joana Rodrigues Ribeiro" w:date="2026-02-07T11:47:00Z">
        <w:r w:rsidR="3A7244F5" w:rsidRPr="00AA12CF">
          <w:rPr>
            <w:rFonts w:cs="Calibri"/>
            <w:color w:val="000000" w:themeColor="text1"/>
            <w:szCs w:val="22"/>
            <w:rPrChange w:id="746" w:author="Joana Rodrigues Ribeiro" w:date="2026-02-07T22:16:00Z" w16du:dateUtc="2026-02-07T21:16:00Z">
              <w:rPr>
                <w:rFonts w:ascii="Calibri" w:hAnsi="Calibri" w:cs="Calibri"/>
                <w:color w:val="000000" w:themeColor="text1"/>
                <w:sz w:val="24"/>
              </w:rPr>
            </w:rPrChange>
          </w:rPr>
          <w:t>retrieved and assessed</w:t>
        </w:r>
      </w:ins>
      <w:ins w:id="747" w:author="Joana Rodrigues Ribeiro" w:date="2026-02-07T16:46:00Z" w16du:dateUtc="2026-02-07T15:46:00Z">
        <w:r w:rsidR="000D250A" w:rsidRPr="00AA12CF">
          <w:rPr>
            <w:rFonts w:cs="Calibri"/>
            <w:color w:val="000000" w:themeColor="text1"/>
            <w:szCs w:val="22"/>
            <w:rPrChange w:id="748" w:author="Joana Rodrigues Ribeiro" w:date="2026-02-07T22:16:00Z" w16du:dateUtc="2026-02-07T21:16:00Z">
              <w:rPr>
                <w:rFonts w:cs="Calibri"/>
                <w:color w:val="000000" w:themeColor="text1"/>
                <w:sz w:val="24"/>
              </w:rPr>
            </w:rPrChange>
          </w:rPr>
          <w:t xml:space="preserve"> for eligibility, 67 were excluded</w:t>
        </w:r>
        <w:r w:rsidR="00E6286A" w:rsidRPr="00AA12CF">
          <w:rPr>
            <w:rFonts w:cs="Calibri"/>
            <w:color w:val="000000" w:themeColor="text1"/>
            <w:szCs w:val="22"/>
            <w:rPrChange w:id="749" w:author="Joana Rodrigues Ribeiro" w:date="2026-02-07T22:16:00Z" w16du:dateUtc="2026-02-07T21:16:00Z">
              <w:rPr>
                <w:rFonts w:cs="Calibri"/>
                <w:color w:val="000000" w:themeColor="text1"/>
                <w:sz w:val="24"/>
              </w:rPr>
            </w:rPrChange>
          </w:rPr>
          <w:t xml:space="preserve"> because </w:t>
        </w:r>
      </w:ins>
      <w:ins w:id="750" w:author="Joana Rodrigues Ribeiro" w:date="2026-02-07T16:52:00Z" w16du:dateUtc="2026-02-07T15:52:00Z">
        <w:r w:rsidR="005061D0" w:rsidRPr="00AA12CF">
          <w:rPr>
            <w:rFonts w:cs="Calibri"/>
            <w:color w:val="000000" w:themeColor="text1"/>
            <w:szCs w:val="22"/>
            <w:rPrChange w:id="751" w:author="Joana Rodrigues Ribeiro" w:date="2026-02-07T22:16:00Z" w16du:dateUtc="2026-02-07T21:16:00Z">
              <w:rPr>
                <w:rFonts w:cs="Calibri"/>
                <w:color w:val="000000" w:themeColor="text1"/>
                <w:sz w:val="24"/>
              </w:rPr>
            </w:rPrChange>
          </w:rPr>
          <w:t>they</w:t>
        </w:r>
      </w:ins>
      <w:ins w:id="752" w:author="Joana Rodrigues Ribeiro" w:date="2026-02-07T16:46:00Z" w16du:dateUtc="2026-02-07T15:46:00Z">
        <w:r w:rsidR="00E6286A" w:rsidRPr="00AA12CF">
          <w:rPr>
            <w:rFonts w:cs="Calibri"/>
            <w:color w:val="000000" w:themeColor="text1"/>
            <w:szCs w:val="22"/>
            <w:rPrChange w:id="753" w:author="Joana Rodrigues Ribeiro" w:date="2026-02-07T22:16:00Z" w16du:dateUtc="2026-02-07T21:16:00Z">
              <w:rPr>
                <w:rFonts w:cs="Calibri"/>
                <w:color w:val="000000" w:themeColor="text1"/>
                <w:sz w:val="24"/>
              </w:rPr>
            </w:rPrChange>
          </w:rPr>
          <w:t xml:space="preserve"> </w:t>
        </w:r>
      </w:ins>
      <w:ins w:id="754" w:author="Joana Rodrigues Ribeiro" w:date="2026-02-07T16:47:00Z" w16du:dateUtc="2026-02-07T15:47:00Z">
        <w:r w:rsidR="003A24D1" w:rsidRPr="00AA12CF">
          <w:rPr>
            <w:rFonts w:cs="Calibri"/>
            <w:color w:val="000000" w:themeColor="text1"/>
            <w:szCs w:val="22"/>
            <w:rPrChange w:id="755" w:author="Joana Rodrigues Ribeiro" w:date="2026-02-07T22:16:00Z" w16du:dateUtc="2026-02-07T21:16:00Z">
              <w:rPr>
                <w:rFonts w:cs="Calibri"/>
                <w:color w:val="000000" w:themeColor="text1"/>
                <w:sz w:val="24"/>
              </w:rPr>
            </w:rPrChange>
          </w:rPr>
          <w:t xml:space="preserve">either did not concern surgical interventions (n=32), </w:t>
        </w:r>
      </w:ins>
      <w:ins w:id="756" w:author="Joana Rodrigues Ribeiro" w:date="2026-02-07T16:52:00Z" w16du:dateUtc="2026-02-07T15:52:00Z">
        <w:r w:rsidR="005061D0" w:rsidRPr="00AA12CF">
          <w:rPr>
            <w:rFonts w:cs="Calibri"/>
            <w:color w:val="000000" w:themeColor="text1"/>
            <w:szCs w:val="22"/>
            <w:rPrChange w:id="757" w:author="Joana Rodrigues Ribeiro" w:date="2026-02-07T22:16:00Z" w16du:dateUtc="2026-02-07T21:16:00Z">
              <w:rPr>
                <w:rFonts w:cs="Calibri"/>
                <w:color w:val="000000" w:themeColor="text1"/>
                <w:sz w:val="24"/>
              </w:rPr>
            </w:rPrChange>
          </w:rPr>
          <w:t>were not RCTs (n=19), or represented secondary analyses (n=10), safety trials (n=</w:t>
        </w:r>
      </w:ins>
      <w:ins w:id="758" w:author="Joana Rodrigues Ribeiro" w:date="2026-02-07T16:53:00Z" w16du:dateUtc="2026-02-07T15:53:00Z">
        <w:r w:rsidR="005862C5" w:rsidRPr="00AA12CF">
          <w:rPr>
            <w:rFonts w:cs="Calibri"/>
            <w:color w:val="000000" w:themeColor="text1"/>
            <w:szCs w:val="22"/>
            <w:rPrChange w:id="759" w:author="Joana Rodrigues Ribeiro" w:date="2026-02-07T22:16:00Z" w16du:dateUtc="2026-02-07T21:16:00Z">
              <w:rPr>
                <w:rFonts w:cs="Calibri"/>
                <w:color w:val="000000" w:themeColor="text1"/>
                <w:sz w:val="24"/>
              </w:rPr>
            </w:rPrChange>
          </w:rPr>
          <w:t>4</w:t>
        </w:r>
      </w:ins>
      <w:ins w:id="760" w:author="Joana Rodrigues Ribeiro" w:date="2026-02-07T16:52:00Z" w16du:dateUtc="2026-02-07T15:52:00Z">
        <w:r w:rsidR="005061D0" w:rsidRPr="00AA12CF">
          <w:rPr>
            <w:rFonts w:cs="Calibri"/>
            <w:color w:val="000000" w:themeColor="text1"/>
            <w:szCs w:val="22"/>
            <w:rPrChange w:id="761" w:author="Joana Rodrigues Ribeiro" w:date="2026-02-07T22:16:00Z" w16du:dateUtc="2026-02-07T21:16:00Z">
              <w:rPr>
                <w:rFonts w:cs="Calibri"/>
                <w:color w:val="000000" w:themeColor="text1"/>
                <w:sz w:val="24"/>
              </w:rPr>
            </w:rPrChange>
          </w:rPr>
          <w:t>), pilot trials (n=</w:t>
        </w:r>
      </w:ins>
      <w:ins w:id="762" w:author="Joana Rodrigues Ribeiro" w:date="2026-02-07T16:53:00Z" w16du:dateUtc="2026-02-07T15:53:00Z">
        <w:r w:rsidR="005061D0" w:rsidRPr="00AA12CF">
          <w:rPr>
            <w:rFonts w:cs="Calibri"/>
            <w:color w:val="000000" w:themeColor="text1"/>
            <w:szCs w:val="22"/>
            <w:rPrChange w:id="763" w:author="Joana Rodrigues Ribeiro" w:date="2026-02-07T22:16:00Z" w16du:dateUtc="2026-02-07T21:16:00Z">
              <w:rPr>
                <w:rFonts w:cs="Calibri"/>
                <w:color w:val="000000" w:themeColor="text1"/>
                <w:sz w:val="24"/>
              </w:rPr>
            </w:rPrChange>
          </w:rPr>
          <w:t>1</w:t>
        </w:r>
      </w:ins>
      <w:ins w:id="764" w:author="Joana Rodrigues Ribeiro" w:date="2026-02-07T16:52:00Z" w16du:dateUtc="2026-02-07T15:52:00Z">
        <w:r w:rsidR="005061D0" w:rsidRPr="00AA12CF">
          <w:rPr>
            <w:rFonts w:cs="Calibri"/>
            <w:color w:val="000000" w:themeColor="text1"/>
            <w:szCs w:val="22"/>
            <w:rPrChange w:id="765" w:author="Joana Rodrigues Ribeiro" w:date="2026-02-07T22:16:00Z" w16du:dateUtc="2026-02-07T21:16:00Z">
              <w:rPr>
                <w:rFonts w:cs="Calibri"/>
                <w:color w:val="000000" w:themeColor="text1"/>
                <w:sz w:val="24"/>
              </w:rPr>
            </w:rPrChange>
          </w:rPr>
          <w:t>) or trial protocols (</w:t>
        </w:r>
      </w:ins>
      <w:ins w:id="766" w:author="Joana Rodrigues Ribeiro" w:date="2026-02-07T16:53:00Z" w16du:dateUtc="2026-02-07T15:53:00Z">
        <w:r w:rsidR="005061D0" w:rsidRPr="00AA12CF">
          <w:rPr>
            <w:rFonts w:cs="Calibri"/>
            <w:color w:val="000000" w:themeColor="text1"/>
            <w:szCs w:val="22"/>
            <w:rPrChange w:id="767" w:author="Joana Rodrigues Ribeiro" w:date="2026-02-07T22:16:00Z" w16du:dateUtc="2026-02-07T21:16:00Z">
              <w:rPr>
                <w:rFonts w:cs="Calibri"/>
                <w:color w:val="000000" w:themeColor="text1"/>
                <w:sz w:val="24"/>
              </w:rPr>
            </w:rPrChange>
          </w:rPr>
          <w:t>n</w:t>
        </w:r>
      </w:ins>
      <w:ins w:id="768" w:author="Joana Rodrigues Ribeiro" w:date="2026-02-07T16:52:00Z" w16du:dateUtc="2026-02-07T15:52:00Z">
        <w:r w:rsidR="005061D0" w:rsidRPr="00AA12CF">
          <w:rPr>
            <w:rFonts w:cs="Calibri"/>
            <w:color w:val="000000" w:themeColor="text1"/>
            <w:szCs w:val="22"/>
            <w:rPrChange w:id="769" w:author="Joana Rodrigues Ribeiro" w:date="2026-02-07T22:16:00Z" w16du:dateUtc="2026-02-07T21:16:00Z">
              <w:rPr>
                <w:rFonts w:cs="Calibri"/>
                <w:color w:val="000000" w:themeColor="text1"/>
                <w:sz w:val="24"/>
              </w:rPr>
            </w:rPrChange>
          </w:rPr>
          <w:t>=1)</w:t>
        </w:r>
      </w:ins>
      <w:ins w:id="770" w:author="Joana Rodrigues Ribeiro" w:date="2026-02-07T16:53:00Z" w16du:dateUtc="2026-02-07T15:53:00Z">
        <w:r w:rsidR="005862C5" w:rsidRPr="00AA12CF">
          <w:rPr>
            <w:rFonts w:cs="Calibri"/>
            <w:color w:val="000000" w:themeColor="text1"/>
            <w:szCs w:val="22"/>
            <w:rPrChange w:id="771" w:author="Joana Rodrigues Ribeiro" w:date="2026-02-07T22:16:00Z" w16du:dateUtc="2026-02-07T21:16:00Z">
              <w:rPr>
                <w:rFonts w:cs="Calibri"/>
                <w:color w:val="000000" w:themeColor="text1"/>
                <w:sz w:val="24"/>
              </w:rPr>
            </w:rPrChange>
          </w:rPr>
          <w:t>.</w:t>
        </w:r>
        <w:r w:rsidR="00EA7658" w:rsidRPr="00AA12CF">
          <w:rPr>
            <w:rFonts w:cs="Calibri"/>
            <w:color w:val="000000" w:themeColor="text1"/>
            <w:szCs w:val="22"/>
            <w:rPrChange w:id="772" w:author="Joana Rodrigues Ribeiro" w:date="2026-02-07T22:16:00Z" w16du:dateUtc="2026-02-07T21:16:00Z">
              <w:rPr>
                <w:rFonts w:cs="Calibri"/>
                <w:color w:val="000000" w:themeColor="text1"/>
                <w:sz w:val="24"/>
              </w:rPr>
            </w:rPrChange>
          </w:rPr>
          <w:t xml:space="preserve"> </w:t>
        </w:r>
      </w:ins>
      <w:ins w:id="773" w:author="Joana Rodrigues Ribeiro" w:date="2026-02-07T16:54:00Z" w16du:dateUtc="2026-02-07T15:54:00Z">
        <w:r w:rsidR="00EA7658" w:rsidRPr="00AA12CF">
          <w:rPr>
            <w:rFonts w:cs="Calibri"/>
            <w:color w:val="000000" w:themeColor="text1"/>
            <w:szCs w:val="22"/>
            <w:rPrChange w:id="774" w:author="Joana Rodrigues Ribeiro" w:date="2026-02-07T22:16:00Z" w16du:dateUtc="2026-02-07T21:16:00Z">
              <w:rPr>
                <w:rFonts w:cs="Calibri"/>
                <w:color w:val="000000" w:themeColor="text1"/>
                <w:sz w:val="24"/>
              </w:rPr>
            </w:rPrChange>
          </w:rPr>
          <w:t>Finally, our literature research yielded a total of 167 RCTs</w:t>
        </w:r>
        <w:r w:rsidR="007C38C7" w:rsidRPr="00AA12CF">
          <w:rPr>
            <w:rFonts w:cs="Calibri"/>
            <w:color w:val="000000" w:themeColor="text1"/>
            <w:szCs w:val="22"/>
            <w:rPrChange w:id="775" w:author="Joana Rodrigues Ribeiro" w:date="2026-02-07T22:16:00Z" w16du:dateUtc="2026-02-07T21:16:00Z">
              <w:rPr>
                <w:rFonts w:cs="Calibri"/>
                <w:color w:val="000000" w:themeColor="text1"/>
                <w:sz w:val="24"/>
              </w:rPr>
            </w:rPrChange>
          </w:rPr>
          <w:t>, as represented in the PRISMA flowchart (</w:t>
        </w:r>
        <w:r w:rsidR="007C38C7" w:rsidRPr="00AA12CF">
          <w:rPr>
            <w:rFonts w:cs="Calibri"/>
            <w:b/>
            <w:bCs/>
            <w:color w:val="000000" w:themeColor="text1"/>
            <w:szCs w:val="22"/>
            <w:rPrChange w:id="776" w:author="Joana Rodrigues Ribeiro" w:date="2026-02-07T22:16:00Z" w16du:dateUtc="2026-02-07T21:16:00Z">
              <w:rPr>
                <w:rFonts w:cs="Calibri"/>
                <w:color w:val="000000" w:themeColor="text1"/>
                <w:sz w:val="24"/>
              </w:rPr>
            </w:rPrChange>
          </w:rPr>
          <w:t>Figure 1</w:t>
        </w:r>
        <w:r w:rsidR="007C38C7" w:rsidRPr="00AA12CF">
          <w:rPr>
            <w:rFonts w:cs="Calibri"/>
            <w:color w:val="000000" w:themeColor="text1"/>
            <w:szCs w:val="22"/>
            <w:rPrChange w:id="777" w:author="Joana Rodrigues Ribeiro" w:date="2026-02-07T22:16:00Z" w16du:dateUtc="2026-02-07T21:16:00Z">
              <w:rPr>
                <w:rFonts w:cs="Calibri"/>
                <w:color w:val="000000" w:themeColor="text1"/>
                <w:sz w:val="24"/>
              </w:rPr>
            </w:rPrChange>
          </w:rPr>
          <w:t>).</w:t>
        </w:r>
      </w:ins>
    </w:p>
    <w:p w14:paraId="6A1A798E" w14:textId="5CE4F963" w:rsidR="267C1C3A" w:rsidRPr="003732B0" w:rsidRDefault="267C1C3A">
      <w:pPr>
        <w:pStyle w:val="Heading3"/>
        <w:rPr>
          <w:ins w:id="778" w:author="Joana Rodrigues Ribeiro" w:date="2026-02-07T11:41:00Z" w16du:dateUtc="2026-02-07T11:41:50Z"/>
        </w:rPr>
        <w:pPrChange w:id="779" w:author="Joana Rodrigues Ribeiro" w:date="2026-02-07T11:41:00Z">
          <w:pPr>
            <w:spacing w:line="480" w:lineRule="auto"/>
            <w:jc w:val="left"/>
          </w:pPr>
        </w:pPrChange>
      </w:pPr>
      <w:ins w:id="780" w:author="Joana Rodrigues Ribeiro" w:date="2026-02-07T11:41:00Z">
        <w:r w:rsidRPr="003732B0">
          <w:t>Result of synthesis</w:t>
        </w:r>
      </w:ins>
    </w:p>
    <w:p w14:paraId="4D8F192B" w14:textId="699FBDC6" w:rsidR="315A2FFA" w:rsidRPr="00AA12CF" w:rsidRDefault="00F6161E" w:rsidP="315A2FFA">
      <w:pPr>
        <w:spacing w:line="480" w:lineRule="auto"/>
        <w:jc w:val="left"/>
        <w:rPr>
          <w:rFonts w:cs="Calibri"/>
          <w:color w:val="000000" w:themeColor="text1"/>
          <w:szCs w:val="22"/>
          <w:rPrChange w:id="781" w:author="Joana Rodrigues Ribeiro" w:date="2026-02-07T22:16:00Z" w16du:dateUtc="2026-02-07T21:16:00Z">
            <w:rPr>
              <w:rFonts w:ascii="Calibri" w:hAnsi="Calibri" w:cs="Calibri"/>
              <w:color w:val="000000" w:themeColor="text1"/>
              <w:sz w:val="24"/>
            </w:rPr>
          </w:rPrChange>
        </w:rPr>
      </w:pPr>
      <w:ins w:id="782" w:author="Joana Rodrigues Ribeiro" w:date="2026-02-07T17:03:00Z" w16du:dateUtc="2026-02-07T16:03:00Z">
        <w:r w:rsidRPr="00AA12CF">
          <w:rPr>
            <w:rFonts w:cs="Calibri"/>
            <w:color w:val="000000" w:themeColor="text1"/>
            <w:szCs w:val="22"/>
            <w:rPrChange w:id="783" w:author="Joana Rodrigues Ribeiro" w:date="2026-02-07T22:16:00Z" w16du:dateUtc="2026-02-07T21:16:00Z">
              <w:rPr>
                <w:rFonts w:cs="Calibri"/>
                <w:color w:val="000000" w:themeColor="text1"/>
                <w:sz w:val="24"/>
              </w:rPr>
            </w:rPrChange>
          </w:rPr>
          <w:t>We identified o</w:t>
        </w:r>
      </w:ins>
      <w:ins w:id="784" w:author="Joana Rodrigues Ribeiro" w:date="2026-02-07T17:02:00Z" w16du:dateUtc="2026-02-07T16:02:00Z">
        <w:r w:rsidR="006C2E1A" w:rsidRPr="00AA12CF">
          <w:rPr>
            <w:rFonts w:cs="Calibri"/>
            <w:color w:val="000000" w:themeColor="text1"/>
            <w:szCs w:val="22"/>
            <w:rPrChange w:id="785" w:author="Joana Rodrigues Ribeiro" w:date="2026-02-07T22:16:00Z" w16du:dateUtc="2026-02-07T21:16:00Z">
              <w:rPr>
                <w:rFonts w:cs="Calibri"/>
                <w:color w:val="000000" w:themeColor="text1"/>
                <w:sz w:val="24"/>
              </w:rPr>
            </w:rPrChange>
          </w:rPr>
          <w:t xml:space="preserve">ne RCT </w:t>
        </w:r>
      </w:ins>
      <w:ins w:id="786" w:author="Joana Rodrigues Ribeiro" w:date="2026-02-07T17:03:00Z" w16du:dateUtc="2026-02-07T16:03:00Z">
        <w:r w:rsidR="006C2E1A" w:rsidRPr="00AA12CF">
          <w:rPr>
            <w:rFonts w:cs="Calibri"/>
            <w:color w:val="000000" w:themeColor="text1"/>
            <w:szCs w:val="22"/>
            <w:rPrChange w:id="787" w:author="Joana Rodrigues Ribeiro" w:date="2026-02-07T22:16:00Z" w16du:dateUtc="2026-02-07T21:16:00Z">
              <w:rPr>
                <w:rFonts w:cs="Calibri"/>
                <w:color w:val="000000" w:themeColor="text1"/>
                <w:sz w:val="24"/>
              </w:rPr>
            </w:rPrChange>
          </w:rPr>
          <w:t>(</w:t>
        </w:r>
        <w:r w:rsidRPr="00AA12CF">
          <w:rPr>
            <w:rFonts w:cs="Calibri"/>
            <w:color w:val="000000" w:themeColor="text1"/>
            <w:szCs w:val="22"/>
            <w:rPrChange w:id="788" w:author="Joana Rodrigues Ribeiro" w:date="2026-02-07T22:16:00Z" w16du:dateUtc="2026-02-07T21:16:00Z">
              <w:rPr>
                <w:rFonts w:cs="Calibri"/>
                <w:color w:val="000000" w:themeColor="text1"/>
                <w:sz w:val="24"/>
              </w:rPr>
            </w:rPrChange>
          </w:rPr>
          <w:t xml:space="preserve">0.6%) </w:t>
        </w:r>
      </w:ins>
      <w:ins w:id="789" w:author="Joana Rodrigues Ribeiro" w:date="2026-02-07T17:02:00Z" w16du:dateUtc="2026-02-07T16:02:00Z">
        <w:r w:rsidR="006C2E1A" w:rsidRPr="00AA12CF">
          <w:rPr>
            <w:rFonts w:cs="Calibri"/>
            <w:color w:val="000000" w:themeColor="text1"/>
            <w:szCs w:val="22"/>
            <w:rPrChange w:id="790" w:author="Joana Rodrigues Ribeiro" w:date="2026-02-07T22:16:00Z" w16du:dateUtc="2026-02-07T21:16:00Z">
              <w:rPr>
                <w:rFonts w:cs="Calibri"/>
                <w:color w:val="000000" w:themeColor="text1"/>
                <w:sz w:val="24"/>
              </w:rPr>
            </w:rPrChange>
          </w:rPr>
          <w:t>fu</w:t>
        </w:r>
      </w:ins>
      <w:ins w:id="791" w:author="Joana Rodrigues Ribeiro" w:date="2026-02-07T17:03:00Z" w16du:dateUtc="2026-02-07T16:03:00Z">
        <w:r w:rsidR="006C2E1A" w:rsidRPr="00AA12CF">
          <w:rPr>
            <w:rFonts w:cs="Calibri"/>
            <w:color w:val="000000" w:themeColor="text1"/>
            <w:szCs w:val="22"/>
            <w:rPrChange w:id="792" w:author="Joana Rodrigues Ribeiro" w:date="2026-02-07T22:16:00Z" w16du:dateUtc="2026-02-07T21:16:00Z">
              <w:rPr>
                <w:rFonts w:cs="Calibri"/>
                <w:color w:val="000000" w:themeColor="text1"/>
                <w:sz w:val="24"/>
              </w:rPr>
            </w:rPrChange>
          </w:rPr>
          <w:t>lfill</w:t>
        </w:r>
        <w:r w:rsidRPr="00AA12CF">
          <w:rPr>
            <w:rFonts w:cs="Calibri"/>
            <w:color w:val="000000" w:themeColor="text1"/>
            <w:szCs w:val="22"/>
            <w:rPrChange w:id="793" w:author="Joana Rodrigues Ribeiro" w:date="2026-02-07T22:16:00Z" w16du:dateUtc="2026-02-07T21:16:00Z">
              <w:rPr>
                <w:rFonts w:cs="Calibri"/>
                <w:color w:val="000000" w:themeColor="text1"/>
                <w:sz w:val="24"/>
              </w:rPr>
            </w:rPrChange>
          </w:rPr>
          <w:t>ing</w:t>
        </w:r>
        <w:r w:rsidR="006C2E1A" w:rsidRPr="00AA12CF">
          <w:rPr>
            <w:rFonts w:cs="Calibri"/>
            <w:color w:val="000000" w:themeColor="text1"/>
            <w:szCs w:val="22"/>
            <w:rPrChange w:id="794" w:author="Joana Rodrigues Ribeiro" w:date="2026-02-07T22:16:00Z" w16du:dateUtc="2026-02-07T21:16:00Z">
              <w:rPr>
                <w:rFonts w:cs="Calibri"/>
                <w:color w:val="000000" w:themeColor="text1"/>
                <w:sz w:val="24"/>
              </w:rPr>
            </w:rPrChange>
          </w:rPr>
          <w:t xml:space="preserve"> the predefined conditions to </w:t>
        </w:r>
      </w:ins>
      <w:ins w:id="795" w:author="Joana Rodrigues Ribeiro" w:date="2026-02-07T17:04:00Z" w16du:dateUtc="2026-02-07T16:04:00Z">
        <w:r w:rsidR="001F0296" w:rsidRPr="00AA12CF">
          <w:rPr>
            <w:rFonts w:cs="Calibri"/>
            <w:color w:val="000000" w:themeColor="text1"/>
            <w:szCs w:val="22"/>
            <w:rPrChange w:id="796" w:author="Joana Rodrigues Ribeiro" w:date="2026-02-07T22:16:00Z" w16du:dateUtc="2026-02-07T21:16:00Z">
              <w:rPr>
                <w:rFonts w:cs="Calibri"/>
                <w:color w:val="000000" w:themeColor="text1"/>
                <w:sz w:val="24"/>
              </w:rPr>
            </w:rPrChange>
          </w:rPr>
          <w:t>meaningfully inform clinical practice (</w:t>
        </w:r>
        <w:r w:rsidR="001F0296" w:rsidRPr="00AA12CF">
          <w:rPr>
            <w:rFonts w:cs="Calibri"/>
            <w:b/>
            <w:bCs/>
            <w:color w:val="000000" w:themeColor="text1"/>
            <w:szCs w:val="22"/>
            <w:rPrChange w:id="797" w:author="Joana Rodrigues Ribeiro" w:date="2026-02-07T22:16:00Z" w16du:dateUtc="2026-02-07T21:16:00Z">
              <w:rPr>
                <w:rFonts w:cs="Calibri"/>
                <w:color w:val="000000" w:themeColor="text1"/>
                <w:sz w:val="24"/>
              </w:rPr>
            </w:rPrChange>
          </w:rPr>
          <w:t>Table 2</w:t>
        </w:r>
        <w:r w:rsidR="001F0296" w:rsidRPr="00AA12CF">
          <w:rPr>
            <w:rFonts w:cs="Calibri"/>
            <w:color w:val="000000" w:themeColor="text1"/>
            <w:szCs w:val="22"/>
            <w:rPrChange w:id="798" w:author="Joana Rodrigues Ribeiro" w:date="2026-02-07T22:16:00Z" w16du:dateUtc="2026-02-07T21:16:00Z">
              <w:rPr>
                <w:rFonts w:cs="Calibri"/>
                <w:color w:val="000000" w:themeColor="text1"/>
                <w:sz w:val="24"/>
              </w:rPr>
            </w:rPrChange>
          </w:rPr>
          <w:t xml:space="preserve">). </w:t>
        </w:r>
      </w:ins>
      <w:ins w:id="799" w:author="Joana Rodrigues Ribeiro" w:date="2026-02-07T17:28:00Z" w16du:dateUtc="2026-02-07T16:28:00Z">
        <w:r w:rsidR="0082578F" w:rsidRPr="00AA12CF">
          <w:rPr>
            <w:rFonts w:cs="Calibri"/>
            <w:color w:val="000000" w:themeColor="text1"/>
            <w:szCs w:val="22"/>
            <w:rPrChange w:id="800" w:author="Joana Rodrigues Ribeiro" w:date="2026-02-07T22:16:00Z" w16du:dateUtc="2026-02-07T21:16:00Z">
              <w:rPr>
                <w:rFonts w:cs="Calibri"/>
                <w:color w:val="000000" w:themeColor="text1"/>
                <w:sz w:val="24"/>
              </w:rPr>
            </w:rPrChange>
          </w:rPr>
          <w:t xml:space="preserve">While most RCTs reported </w:t>
        </w:r>
      </w:ins>
      <w:ins w:id="801" w:author="Joana Rodrigues Ribeiro" w:date="2026-02-07T17:32:00Z" w16du:dateUtc="2026-02-07T16:32:00Z">
        <w:r w:rsidR="00AB2974" w:rsidRPr="00AA12CF">
          <w:rPr>
            <w:rFonts w:cs="Calibri"/>
            <w:color w:val="000000" w:themeColor="text1"/>
            <w:szCs w:val="22"/>
            <w:rPrChange w:id="802" w:author="Joana Rodrigues Ribeiro" w:date="2026-02-07T22:16:00Z" w16du:dateUtc="2026-02-07T21:16:00Z">
              <w:rPr>
                <w:rFonts w:cs="Calibri"/>
                <w:color w:val="000000" w:themeColor="text1"/>
                <w:sz w:val="24"/>
              </w:rPr>
            </w:rPrChange>
          </w:rPr>
          <w:t xml:space="preserve">specific primary </w:t>
        </w:r>
        <w:r w:rsidR="00BE4CC0" w:rsidRPr="00AA12CF">
          <w:rPr>
            <w:rFonts w:cs="Calibri"/>
            <w:color w:val="000000" w:themeColor="text1"/>
            <w:szCs w:val="22"/>
            <w:rPrChange w:id="803" w:author="Joana Rodrigues Ribeiro" w:date="2026-02-07T22:16:00Z" w16du:dateUtc="2026-02-07T21:16:00Z">
              <w:rPr>
                <w:rFonts w:cs="Calibri"/>
                <w:color w:val="000000" w:themeColor="text1"/>
                <w:sz w:val="24"/>
              </w:rPr>
            </w:rPrChange>
          </w:rPr>
          <w:t>endpoint</w:t>
        </w:r>
      </w:ins>
      <w:ins w:id="804" w:author="Joana Rodrigues Ribeiro" w:date="2026-02-07T17:33:00Z" w16du:dateUtc="2026-02-07T16:33:00Z">
        <w:r w:rsidR="00BB6330" w:rsidRPr="00AA12CF">
          <w:rPr>
            <w:rFonts w:cs="Calibri"/>
            <w:color w:val="000000" w:themeColor="text1"/>
            <w:szCs w:val="22"/>
            <w:rPrChange w:id="805" w:author="Joana Rodrigues Ribeiro" w:date="2026-02-07T22:16:00Z" w16du:dateUtc="2026-02-07T21:16:00Z">
              <w:rPr>
                <w:rFonts w:cs="Calibri"/>
                <w:color w:val="000000" w:themeColor="text1"/>
                <w:sz w:val="24"/>
              </w:rPr>
            </w:rPrChange>
          </w:rPr>
          <w:t>(s)</w:t>
        </w:r>
      </w:ins>
      <w:ins w:id="806" w:author="Joana Rodrigues Ribeiro" w:date="2026-02-07T17:32:00Z" w16du:dateUtc="2026-02-07T16:32:00Z">
        <w:r w:rsidR="00BE4CC0" w:rsidRPr="00AA12CF">
          <w:rPr>
            <w:rFonts w:cs="Calibri"/>
            <w:color w:val="000000" w:themeColor="text1"/>
            <w:szCs w:val="22"/>
            <w:rPrChange w:id="807" w:author="Joana Rodrigues Ribeiro" w:date="2026-02-07T22:16:00Z" w16du:dateUtc="2026-02-07T21:16:00Z">
              <w:rPr>
                <w:rFonts w:cs="Calibri"/>
                <w:color w:val="000000" w:themeColor="text1"/>
                <w:sz w:val="24"/>
              </w:rPr>
            </w:rPrChange>
          </w:rPr>
          <w:t xml:space="preserve"> (85.6%)</w:t>
        </w:r>
      </w:ins>
      <w:ins w:id="808" w:author="Joana Rodrigues Ribeiro" w:date="2026-02-07T17:33:00Z" w16du:dateUtc="2026-02-07T16:33:00Z">
        <w:r w:rsidR="00BB6330" w:rsidRPr="00AA12CF">
          <w:rPr>
            <w:rFonts w:cs="Calibri"/>
            <w:color w:val="000000" w:themeColor="text1"/>
            <w:szCs w:val="22"/>
            <w:rPrChange w:id="809" w:author="Joana Rodrigues Ribeiro" w:date="2026-02-07T22:16:00Z" w16du:dateUtc="2026-02-07T21:16:00Z">
              <w:rPr>
                <w:rFonts w:cs="Calibri"/>
                <w:color w:val="000000" w:themeColor="text1"/>
                <w:sz w:val="24"/>
              </w:rPr>
            </w:rPrChange>
          </w:rPr>
          <w:t>, th</w:t>
        </w:r>
        <w:r w:rsidR="00BE4CC0" w:rsidRPr="00AA12CF">
          <w:rPr>
            <w:rFonts w:cs="Calibri"/>
            <w:color w:val="000000" w:themeColor="text1"/>
            <w:szCs w:val="22"/>
            <w:rPrChange w:id="810" w:author="Joana Rodrigues Ribeiro" w:date="2026-02-07T22:16:00Z" w16du:dateUtc="2026-02-07T21:16:00Z">
              <w:rPr>
                <w:rFonts w:cs="Calibri"/>
                <w:color w:val="000000" w:themeColor="text1"/>
                <w:sz w:val="24"/>
              </w:rPr>
            </w:rPrChange>
          </w:rPr>
          <w:t>e majority</w:t>
        </w:r>
      </w:ins>
      <w:ins w:id="811" w:author="Joana Rodrigues Ribeiro" w:date="2026-02-07T17:04:00Z" w16du:dateUtc="2026-02-07T16:04:00Z">
        <w:r w:rsidR="003F5322" w:rsidRPr="00AA12CF">
          <w:rPr>
            <w:rFonts w:cs="Calibri"/>
            <w:color w:val="000000" w:themeColor="text1"/>
            <w:szCs w:val="22"/>
            <w:rPrChange w:id="812" w:author="Joana Rodrigues Ribeiro" w:date="2026-02-07T22:16:00Z" w16du:dateUtc="2026-02-07T21:16:00Z">
              <w:rPr>
                <w:rFonts w:cs="Calibri"/>
                <w:color w:val="000000" w:themeColor="text1"/>
                <w:sz w:val="24"/>
              </w:rPr>
            </w:rPrChange>
          </w:rPr>
          <w:t xml:space="preserve"> failed at reporting the trial hypothesis (</w:t>
        </w:r>
      </w:ins>
      <w:ins w:id="813" w:author="Joana Rodrigues Ribeiro" w:date="2026-02-07T17:25:00Z" w16du:dateUtc="2026-02-07T16:25:00Z">
        <w:r w:rsidR="005D2D43" w:rsidRPr="00AA12CF">
          <w:rPr>
            <w:rFonts w:cs="Calibri"/>
            <w:color w:val="000000" w:themeColor="text1"/>
            <w:szCs w:val="22"/>
            <w:rPrChange w:id="814" w:author="Joana Rodrigues Ribeiro" w:date="2026-02-07T22:16:00Z" w16du:dateUtc="2026-02-07T21:16:00Z">
              <w:rPr>
                <w:rFonts w:cs="Calibri"/>
                <w:color w:val="000000" w:themeColor="text1"/>
                <w:sz w:val="24"/>
              </w:rPr>
            </w:rPrChange>
          </w:rPr>
          <w:t>76.7%)</w:t>
        </w:r>
      </w:ins>
      <w:ins w:id="815" w:author="Joana Rodrigues Ribeiro" w:date="2026-02-07T17:33:00Z" w16du:dateUtc="2026-02-07T16:33:00Z">
        <w:r w:rsidR="00BE4CC0" w:rsidRPr="00AA12CF">
          <w:rPr>
            <w:rFonts w:cs="Calibri"/>
            <w:color w:val="000000" w:themeColor="text1"/>
            <w:szCs w:val="22"/>
            <w:rPrChange w:id="816" w:author="Joana Rodrigues Ribeiro" w:date="2026-02-07T22:16:00Z" w16du:dateUtc="2026-02-07T21:16:00Z">
              <w:rPr>
                <w:rFonts w:cs="Calibri"/>
                <w:color w:val="000000" w:themeColor="text1"/>
                <w:sz w:val="24"/>
              </w:rPr>
            </w:rPrChange>
          </w:rPr>
          <w:t xml:space="preserve"> and</w:t>
        </w:r>
      </w:ins>
      <w:ins w:id="817" w:author="Joana Rodrigues Ribeiro" w:date="2026-02-07T17:26:00Z" w16du:dateUtc="2026-02-07T16:26:00Z">
        <w:r w:rsidR="006856D2" w:rsidRPr="00AA12CF">
          <w:rPr>
            <w:rFonts w:cs="Calibri"/>
            <w:color w:val="000000" w:themeColor="text1"/>
            <w:szCs w:val="22"/>
            <w:rPrChange w:id="818" w:author="Joana Rodrigues Ribeiro" w:date="2026-02-07T22:16:00Z" w16du:dateUtc="2026-02-07T21:16:00Z">
              <w:rPr>
                <w:rFonts w:cs="Calibri"/>
                <w:color w:val="000000" w:themeColor="text1"/>
                <w:sz w:val="24"/>
              </w:rPr>
            </w:rPrChange>
          </w:rPr>
          <w:t xml:space="preserve"> </w:t>
        </w:r>
        <w:r w:rsidR="002E1CE1" w:rsidRPr="00AA12CF">
          <w:rPr>
            <w:rFonts w:cs="Calibri"/>
            <w:color w:val="000000" w:themeColor="text1"/>
            <w:szCs w:val="22"/>
            <w:rPrChange w:id="819" w:author="Joana Rodrigues Ribeiro" w:date="2026-02-07T22:16:00Z" w16du:dateUtc="2026-02-07T21:16:00Z">
              <w:rPr>
                <w:rFonts w:cs="Calibri"/>
                <w:color w:val="000000" w:themeColor="text1"/>
                <w:sz w:val="24"/>
              </w:rPr>
            </w:rPrChange>
          </w:rPr>
          <w:t>only 17</w:t>
        </w:r>
      </w:ins>
      <w:ins w:id="820" w:author="Joana Rodrigues Ribeiro" w:date="2026-02-08T10:22:00Z" w16du:dateUtc="2026-02-08T09:22:00Z">
        <w:r w:rsidR="000D27EE">
          <w:rPr>
            <w:rFonts w:cs="Calibri"/>
            <w:color w:val="000000" w:themeColor="text1"/>
            <w:szCs w:val="22"/>
          </w:rPr>
          <w:t xml:space="preserve"> had both</w:t>
        </w:r>
      </w:ins>
      <w:ins w:id="821" w:author="Joana Rodrigues Ribeiro" w:date="2026-02-07T17:33:00Z" w16du:dateUtc="2026-02-07T16:33:00Z">
        <w:r w:rsidR="00BE4CC0" w:rsidRPr="00AA12CF">
          <w:rPr>
            <w:rFonts w:cs="Calibri"/>
            <w:color w:val="000000" w:themeColor="text1"/>
            <w:szCs w:val="22"/>
            <w:rPrChange w:id="822" w:author="Joana Rodrigues Ribeiro" w:date="2026-02-07T22:16:00Z" w16du:dateUtc="2026-02-07T21:16:00Z">
              <w:rPr>
                <w:rFonts w:cs="Calibri"/>
                <w:color w:val="000000" w:themeColor="text1"/>
                <w:sz w:val="24"/>
              </w:rPr>
            </w:rPrChange>
          </w:rPr>
          <w:t xml:space="preserve"> reported</w:t>
        </w:r>
      </w:ins>
      <w:ins w:id="823" w:author="Joana Rodrigues Ribeiro" w:date="2026-02-07T17:26:00Z" w16du:dateUtc="2026-02-07T16:26:00Z">
        <w:r w:rsidR="002E1CE1" w:rsidRPr="00AA12CF">
          <w:rPr>
            <w:rFonts w:cs="Calibri"/>
            <w:color w:val="000000" w:themeColor="text1"/>
            <w:szCs w:val="22"/>
            <w:rPrChange w:id="824" w:author="Joana Rodrigues Ribeiro" w:date="2026-02-07T22:16:00Z" w16du:dateUtc="2026-02-07T21:16:00Z">
              <w:rPr>
                <w:rFonts w:cs="Calibri"/>
                <w:color w:val="000000" w:themeColor="text1"/>
                <w:sz w:val="24"/>
              </w:rPr>
            </w:rPrChange>
          </w:rPr>
          <w:t xml:space="preserve"> </w:t>
        </w:r>
      </w:ins>
      <w:ins w:id="825" w:author="Joana Rodrigues Ribeiro" w:date="2026-02-07T17:27:00Z" w16du:dateUtc="2026-02-07T16:27:00Z">
        <w:r w:rsidR="001538F0" w:rsidRPr="00AA12CF">
          <w:rPr>
            <w:rFonts w:cs="Calibri"/>
            <w:color w:val="000000" w:themeColor="text1"/>
            <w:szCs w:val="22"/>
            <w:rPrChange w:id="826" w:author="Joana Rodrigues Ribeiro" w:date="2026-02-07T22:16:00Z" w16du:dateUtc="2026-02-07T21:16:00Z">
              <w:rPr>
                <w:rFonts w:cs="Calibri"/>
                <w:color w:val="000000" w:themeColor="text1"/>
                <w:sz w:val="24"/>
              </w:rPr>
            </w:rPrChange>
          </w:rPr>
          <w:t>hypothesis and study design</w:t>
        </w:r>
        <w:r w:rsidR="00FA7748" w:rsidRPr="00AA12CF">
          <w:rPr>
            <w:rFonts w:cs="Calibri"/>
            <w:color w:val="000000" w:themeColor="text1"/>
            <w:szCs w:val="22"/>
            <w:rPrChange w:id="827" w:author="Joana Rodrigues Ribeiro" w:date="2026-02-07T22:16:00Z" w16du:dateUtc="2026-02-07T21:16:00Z">
              <w:rPr>
                <w:rFonts w:cs="Calibri"/>
                <w:color w:val="000000" w:themeColor="text1"/>
                <w:sz w:val="24"/>
              </w:rPr>
            </w:rPrChange>
          </w:rPr>
          <w:t xml:space="preserve"> </w:t>
        </w:r>
      </w:ins>
      <w:ins w:id="828" w:author="Joana Rodrigues Ribeiro" w:date="2026-02-07T17:26:00Z" w16du:dateUtc="2026-02-07T16:26:00Z">
        <w:r w:rsidR="002E1CE1" w:rsidRPr="00AA12CF">
          <w:rPr>
            <w:rFonts w:cs="Calibri"/>
            <w:color w:val="000000" w:themeColor="text1"/>
            <w:szCs w:val="22"/>
            <w:rPrChange w:id="829" w:author="Joana Rodrigues Ribeiro" w:date="2026-02-07T22:16:00Z" w16du:dateUtc="2026-02-07T21:16:00Z">
              <w:rPr>
                <w:rFonts w:cs="Calibri"/>
                <w:color w:val="000000" w:themeColor="text1"/>
                <w:sz w:val="24"/>
              </w:rPr>
            </w:rPrChange>
          </w:rPr>
          <w:t>aligned</w:t>
        </w:r>
      </w:ins>
      <w:ins w:id="830" w:author="Joana Rodrigues Ribeiro" w:date="2026-02-07T17:27:00Z" w16du:dateUtc="2026-02-07T16:27:00Z">
        <w:r w:rsidR="00FA7748" w:rsidRPr="00AA12CF">
          <w:rPr>
            <w:rFonts w:cs="Calibri"/>
            <w:color w:val="000000" w:themeColor="text1"/>
            <w:szCs w:val="22"/>
            <w:rPrChange w:id="831" w:author="Joana Rodrigues Ribeiro" w:date="2026-02-07T22:16:00Z" w16du:dateUtc="2026-02-07T21:16:00Z">
              <w:rPr>
                <w:rFonts w:cs="Calibri"/>
                <w:color w:val="000000" w:themeColor="text1"/>
                <w:sz w:val="24"/>
              </w:rPr>
            </w:rPrChange>
          </w:rPr>
          <w:t xml:space="preserve"> (18.9%)</w:t>
        </w:r>
      </w:ins>
      <w:ins w:id="832" w:author="Joana Rodrigues Ribeiro" w:date="2026-02-07T17:33:00Z" w16du:dateUtc="2026-02-07T16:33:00Z">
        <w:r w:rsidR="00BB6330" w:rsidRPr="00AA12CF">
          <w:rPr>
            <w:rFonts w:cs="Calibri"/>
            <w:color w:val="000000" w:themeColor="text1"/>
            <w:szCs w:val="22"/>
            <w:rPrChange w:id="833" w:author="Joana Rodrigues Ribeiro" w:date="2026-02-07T22:16:00Z" w16du:dateUtc="2026-02-07T21:16:00Z">
              <w:rPr>
                <w:rFonts w:cs="Calibri"/>
                <w:color w:val="000000" w:themeColor="text1"/>
                <w:sz w:val="24"/>
              </w:rPr>
            </w:rPrChange>
          </w:rPr>
          <w:t xml:space="preserve">. </w:t>
        </w:r>
      </w:ins>
      <w:ins w:id="834" w:author="Joana Rodrigues Ribeiro" w:date="2026-02-07T17:37:00Z" w16du:dateUtc="2026-02-07T16:37:00Z">
        <w:r w:rsidR="00776CD6" w:rsidRPr="00AA12CF">
          <w:rPr>
            <w:rFonts w:cs="Calibri"/>
            <w:color w:val="000000" w:themeColor="text1"/>
            <w:szCs w:val="22"/>
            <w:rPrChange w:id="835" w:author="Joana Rodrigues Ribeiro" w:date="2026-02-07T22:16:00Z" w16du:dateUtc="2026-02-07T21:16:00Z">
              <w:rPr>
                <w:rFonts w:cs="Calibri"/>
                <w:color w:val="000000" w:themeColor="text1"/>
                <w:sz w:val="24"/>
              </w:rPr>
            </w:rPrChange>
          </w:rPr>
          <w:t xml:space="preserve">Clinical relevance was only targeted for </w:t>
        </w:r>
      </w:ins>
      <w:ins w:id="836" w:author="Joana Rodrigues Ribeiro" w:date="2026-02-07T17:34:00Z" w16du:dateUtc="2026-02-07T16:34:00Z">
        <w:r w:rsidR="003831FB" w:rsidRPr="00AA12CF">
          <w:rPr>
            <w:rFonts w:cs="Calibri"/>
            <w:color w:val="000000" w:themeColor="text1"/>
            <w:szCs w:val="22"/>
            <w:rPrChange w:id="837" w:author="Joana Rodrigues Ribeiro" w:date="2026-02-07T22:16:00Z" w16du:dateUtc="2026-02-07T21:16:00Z">
              <w:rPr>
                <w:rFonts w:cs="Calibri"/>
                <w:color w:val="000000" w:themeColor="text1"/>
                <w:sz w:val="24"/>
              </w:rPr>
            </w:rPrChange>
          </w:rPr>
          <w:t>sample size calculation</w:t>
        </w:r>
        <w:r w:rsidR="009D797B" w:rsidRPr="00AA12CF">
          <w:rPr>
            <w:rFonts w:cs="Calibri"/>
            <w:color w:val="000000" w:themeColor="text1"/>
            <w:szCs w:val="22"/>
            <w:rPrChange w:id="838" w:author="Joana Rodrigues Ribeiro" w:date="2026-02-07T22:16:00Z" w16du:dateUtc="2026-02-07T21:16:00Z">
              <w:rPr>
                <w:rFonts w:cs="Calibri"/>
                <w:color w:val="000000" w:themeColor="text1"/>
                <w:sz w:val="24"/>
              </w:rPr>
            </w:rPrChange>
          </w:rPr>
          <w:t xml:space="preserve"> </w:t>
        </w:r>
      </w:ins>
      <w:ins w:id="839" w:author="Joana Rodrigues Ribeiro" w:date="2026-02-07T17:37:00Z" w16du:dateUtc="2026-02-07T16:37:00Z">
        <w:r w:rsidR="00776CD6" w:rsidRPr="00AA12CF">
          <w:rPr>
            <w:rFonts w:cs="Calibri"/>
            <w:color w:val="000000" w:themeColor="text1"/>
            <w:szCs w:val="22"/>
            <w:rPrChange w:id="840" w:author="Joana Rodrigues Ribeiro" w:date="2026-02-07T22:16:00Z" w16du:dateUtc="2026-02-07T21:16:00Z">
              <w:rPr>
                <w:rFonts w:cs="Calibri"/>
                <w:color w:val="000000" w:themeColor="text1"/>
                <w:sz w:val="24"/>
              </w:rPr>
            </w:rPrChange>
          </w:rPr>
          <w:t xml:space="preserve">in </w:t>
        </w:r>
      </w:ins>
      <w:ins w:id="841" w:author="Joana Rodrigues Ribeiro" w:date="2026-02-07T17:36:00Z" w16du:dateUtc="2026-02-07T16:36:00Z">
        <w:r w:rsidR="00D03976" w:rsidRPr="00AA12CF">
          <w:rPr>
            <w:rFonts w:cs="Calibri"/>
            <w:color w:val="000000" w:themeColor="text1"/>
            <w:szCs w:val="22"/>
            <w:rPrChange w:id="842" w:author="Joana Rodrigues Ribeiro" w:date="2026-02-07T22:16:00Z" w16du:dateUtc="2026-02-07T21:16:00Z">
              <w:rPr>
                <w:rFonts w:cs="Calibri"/>
                <w:color w:val="000000" w:themeColor="text1"/>
                <w:sz w:val="24"/>
              </w:rPr>
            </w:rPrChange>
          </w:rPr>
          <w:t xml:space="preserve">17 RCTs (18.7%) and </w:t>
        </w:r>
      </w:ins>
      <w:ins w:id="843" w:author="Joana Rodrigues Ribeiro" w:date="2026-02-07T17:37:00Z" w16du:dateUtc="2026-02-07T16:37:00Z">
        <w:r w:rsidR="00776CD6" w:rsidRPr="00AA12CF">
          <w:rPr>
            <w:rFonts w:cs="Calibri"/>
            <w:color w:val="000000" w:themeColor="text1"/>
            <w:szCs w:val="22"/>
            <w:rPrChange w:id="844" w:author="Joana Rodrigues Ribeiro" w:date="2026-02-07T22:16:00Z" w16du:dateUtc="2026-02-07T21:16:00Z">
              <w:rPr>
                <w:rFonts w:cs="Calibri"/>
                <w:color w:val="000000" w:themeColor="text1"/>
                <w:sz w:val="24"/>
              </w:rPr>
            </w:rPrChange>
          </w:rPr>
          <w:t>used for results interpretation</w:t>
        </w:r>
        <w:r w:rsidR="006D0B2B" w:rsidRPr="00AA12CF">
          <w:rPr>
            <w:rFonts w:cs="Calibri"/>
            <w:color w:val="000000" w:themeColor="text1"/>
            <w:szCs w:val="22"/>
            <w:rPrChange w:id="845" w:author="Joana Rodrigues Ribeiro" w:date="2026-02-07T22:16:00Z" w16du:dateUtc="2026-02-07T21:16:00Z">
              <w:rPr>
                <w:rFonts w:cs="Calibri"/>
                <w:color w:val="000000" w:themeColor="text1"/>
                <w:sz w:val="24"/>
              </w:rPr>
            </w:rPrChange>
          </w:rPr>
          <w:t xml:space="preserve"> in </w:t>
        </w:r>
      </w:ins>
      <w:ins w:id="846" w:author="Joana Rodrigues Ribeiro" w:date="2026-02-07T17:38:00Z" w16du:dateUtc="2026-02-07T16:38:00Z">
        <w:r w:rsidR="006D0B2B" w:rsidRPr="00AA12CF">
          <w:rPr>
            <w:rFonts w:cs="Calibri"/>
            <w:color w:val="000000" w:themeColor="text1"/>
            <w:szCs w:val="22"/>
            <w:rPrChange w:id="847" w:author="Joana Rodrigues Ribeiro" w:date="2026-02-07T22:16:00Z" w16du:dateUtc="2026-02-07T21:16:00Z">
              <w:rPr>
                <w:rFonts w:cs="Calibri"/>
                <w:color w:val="000000" w:themeColor="text1"/>
                <w:sz w:val="24"/>
              </w:rPr>
            </w:rPrChange>
          </w:rPr>
          <w:t xml:space="preserve">15.7%. </w:t>
        </w:r>
        <w:r w:rsidR="00D81DB1" w:rsidRPr="00AA12CF">
          <w:rPr>
            <w:rFonts w:cs="Calibri"/>
            <w:color w:val="000000" w:themeColor="text1"/>
            <w:szCs w:val="22"/>
            <w:rPrChange w:id="848" w:author="Joana Rodrigues Ribeiro" w:date="2026-02-07T22:16:00Z" w16du:dateUtc="2026-02-07T21:16:00Z">
              <w:rPr>
                <w:rFonts w:cs="Calibri"/>
                <w:color w:val="000000" w:themeColor="text1"/>
                <w:sz w:val="24"/>
              </w:rPr>
            </w:rPrChange>
          </w:rPr>
          <w:t>The</w:t>
        </w:r>
        <w:r w:rsidR="00012E95" w:rsidRPr="00AA12CF">
          <w:rPr>
            <w:rFonts w:cs="Calibri"/>
            <w:color w:val="000000" w:themeColor="text1"/>
            <w:szCs w:val="22"/>
            <w:rPrChange w:id="849" w:author="Joana Rodrigues Ribeiro" w:date="2026-02-07T22:16:00Z" w16du:dateUtc="2026-02-07T21:16:00Z">
              <w:rPr>
                <w:rFonts w:cs="Calibri"/>
                <w:color w:val="000000" w:themeColor="text1"/>
                <w:sz w:val="24"/>
              </w:rPr>
            </w:rPrChange>
          </w:rPr>
          <w:t xml:space="preserve"> concorda</w:t>
        </w:r>
      </w:ins>
      <w:ins w:id="850" w:author="Joana Rodrigues Ribeiro" w:date="2026-02-07T17:39:00Z" w16du:dateUtc="2026-02-07T16:39:00Z">
        <w:r w:rsidR="00012E95" w:rsidRPr="00AA12CF">
          <w:rPr>
            <w:rFonts w:cs="Calibri"/>
            <w:color w:val="000000" w:themeColor="text1"/>
            <w:szCs w:val="22"/>
            <w:rPrChange w:id="851" w:author="Joana Rodrigues Ribeiro" w:date="2026-02-07T22:16:00Z" w16du:dateUtc="2026-02-07T21:16:00Z">
              <w:rPr>
                <w:rFonts w:cs="Calibri"/>
                <w:color w:val="000000" w:themeColor="text1"/>
                <w:sz w:val="24"/>
              </w:rPr>
            </w:rPrChange>
          </w:rPr>
          <w:t>nce study between published RCTs and their respective pretrial document</w:t>
        </w:r>
      </w:ins>
      <w:ins w:id="852" w:author="Joana Rodrigues Ribeiro" w:date="2026-02-07T17:38:00Z" w16du:dateUtc="2026-02-07T16:38:00Z">
        <w:r w:rsidR="006D0B2B" w:rsidRPr="00AA12CF">
          <w:rPr>
            <w:rFonts w:cs="Calibri"/>
            <w:color w:val="000000" w:themeColor="text1"/>
            <w:szCs w:val="22"/>
            <w:rPrChange w:id="853" w:author="Joana Rodrigues Ribeiro" w:date="2026-02-07T22:16:00Z" w16du:dateUtc="2026-02-07T21:16:00Z">
              <w:rPr>
                <w:rFonts w:cs="Calibri"/>
                <w:color w:val="000000" w:themeColor="text1"/>
                <w:sz w:val="24"/>
              </w:rPr>
            </w:rPrChange>
          </w:rPr>
          <w:t xml:space="preserve"> </w:t>
        </w:r>
      </w:ins>
      <w:ins w:id="854" w:author="Joana Rodrigues Ribeiro" w:date="2026-02-07T17:39:00Z" w16du:dateUtc="2026-02-07T16:39:00Z">
        <w:r w:rsidR="00726948" w:rsidRPr="00AA12CF">
          <w:rPr>
            <w:rFonts w:cs="Calibri"/>
            <w:color w:val="000000" w:themeColor="text1"/>
            <w:szCs w:val="22"/>
            <w:rPrChange w:id="855" w:author="Joana Rodrigues Ribeiro" w:date="2026-02-07T22:16:00Z" w16du:dateUtc="2026-02-07T21:16:00Z">
              <w:rPr>
                <w:rFonts w:cs="Calibri"/>
                <w:color w:val="000000" w:themeColor="text1"/>
                <w:sz w:val="24"/>
              </w:rPr>
            </w:rPrChange>
          </w:rPr>
          <w:t>underscored that most discordances concerned</w:t>
        </w:r>
      </w:ins>
      <w:ins w:id="856" w:author="Joana Rodrigues Ribeiro" w:date="2026-02-07T17:40:00Z" w16du:dateUtc="2026-02-07T16:40:00Z">
        <w:r w:rsidR="0060381F" w:rsidRPr="00AA12CF">
          <w:rPr>
            <w:rFonts w:cs="Calibri"/>
            <w:color w:val="000000" w:themeColor="text1"/>
            <w:szCs w:val="22"/>
            <w:rPrChange w:id="857" w:author="Joana Rodrigues Ribeiro" w:date="2026-02-07T22:16:00Z" w16du:dateUtc="2026-02-07T21:16:00Z">
              <w:rPr>
                <w:rFonts w:cs="Calibri"/>
                <w:color w:val="000000" w:themeColor="text1"/>
                <w:sz w:val="24"/>
              </w:rPr>
            </w:rPrChange>
          </w:rPr>
          <w:t xml:space="preserve"> the primary endpoint(s) (11.1%</w:t>
        </w:r>
        <w:r w:rsidR="00381D55" w:rsidRPr="00AA12CF">
          <w:rPr>
            <w:rFonts w:cs="Calibri"/>
            <w:color w:val="000000" w:themeColor="text1"/>
            <w:szCs w:val="22"/>
            <w:rPrChange w:id="858" w:author="Joana Rodrigues Ribeiro" w:date="2026-02-07T22:16:00Z" w16du:dateUtc="2026-02-07T21:16:00Z">
              <w:rPr>
                <w:rFonts w:cs="Calibri"/>
                <w:color w:val="000000" w:themeColor="text1"/>
                <w:sz w:val="24"/>
              </w:rPr>
            </w:rPrChange>
          </w:rPr>
          <w:t>)</w:t>
        </w:r>
      </w:ins>
      <w:ins w:id="859" w:author="Joana Rodrigues Ribeiro" w:date="2026-02-07T17:41:00Z" w16du:dateUtc="2026-02-07T16:41:00Z">
        <w:r w:rsidR="00381D55" w:rsidRPr="00AA12CF">
          <w:rPr>
            <w:rFonts w:cs="Calibri"/>
            <w:color w:val="000000" w:themeColor="text1"/>
            <w:szCs w:val="22"/>
            <w:rPrChange w:id="860" w:author="Joana Rodrigues Ribeiro" w:date="2026-02-07T22:16:00Z" w16du:dateUtc="2026-02-07T21:16:00Z">
              <w:rPr>
                <w:rFonts w:cs="Calibri"/>
                <w:color w:val="000000" w:themeColor="text1"/>
                <w:sz w:val="24"/>
              </w:rPr>
            </w:rPrChange>
          </w:rPr>
          <w:t xml:space="preserve">. </w:t>
        </w:r>
        <w:r w:rsidR="00F31996" w:rsidRPr="00AA12CF">
          <w:rPr>
            <w:rFonts w:cs="Calibri"/>
            <w:color w:val="000000" w:themeColor="text1"/>
            <w:szCs w:val="22"/>
            <w:rPrChange w:id="861" w:author="Joana Rodrigues Ribeiro" w:date="2026-02-07T22:16:00Z" w16du:dateUtc="2026-02-07T21:16:00Z">
              <w:rPr>
                <w:rFonts w:cs="Calibri"/>
                <w:color w:val="000000" w:themeColor="text1"/>
                <w:sz w:val="24"/>
              </w:rPr>
            </w:rPrChange>
          </w:rPr>
          <w:t>A few RCTs indeed only reported primary endpoint with significant results</w:t>
        </w:r>
        <w:r w:rsidR="00C331C0" w:rsidRPr="00AA12CF">
          <w:rPr>
            <w:rFonts w:cs="Calibri"/>
            <w:color w:val="000000" w:themeColor="text1"/>
            <w:szCs w:val="22"/>
            <w:rPrChange w:id="862" w:author="Joana Rodrigues Ribeiro" w:date="2026-02-07T22:16:00Z" w16du:dateUtc="2026-02-07T21:16:00Z">
              <w:rPr>
                <w:rFonts w:cs="Calibri"/>
                <w:color w:val="000000" w:themeColor="text1"/>
                <w:sz w:val="24"/>
              </w:rPr>
            </w:rPrChange>
          </w:rPr>
          <w:t xml:space="preserve">, whereas </w:t>
        </w:r>
      </w:ins>
      <w:ins w:id="863" w:author="Joana Rodrigues Ribeiro" w:date="2026-02-07T17:42:00Z" w16du:dateUtc="2026-02-07T16:42:00Z">
        <w:r w:rsidR="00C331C0" w:rsidRPr="00AA12CF">
          <w:rPr>
            <w:rFonts w:cs="Calibri"/>
            <w:color w:val="000000" w:themeColor="text1"/>
            <w:szCs w:val="22"/>
            <w:rPrChange w:id="864" w:author="Joana Rodrigues Ribeiro" w:date="2026-02-07T22:16:00Z" w16du:dateUtc="2026-02-07T21:16:00Z">
              <w:rPr>
                <w:rFonts w:cs="Calibri"/>
                <w:color w:val="000000" w:themeColor="text1"/>
                <w:sz w:val="24"/>
              </w:rPr>
            </w:rPrChange>
          </w:rPr>
          <w:t>more (or others) were initially described in their protocol or registration.</w:t>
        </w:r>
        <w:r w:rsidR="00D55F29" w:rsidRPr="00AA12CF">
          <w:rPr>
            <w:rFonts w:cs="Calibri"/>
            <w:color w:val="000000" w:themeColor="text1"/>
            <w:szCs w:val="22"/>
            <w:rPrChange w:id="865" w:author="Joana Rodrigues Ribeiro" w:date="2026-02-07T22:16:00Z" w16du:dateUtc="2026-02-07T21:16:00Z">
              <w:rPr>
                <w:rFonts w:cs="Calibri"/>
                <w:color w:val="000000" w:themeColor="text1"/>
                <w:sz w:val="24"/>
              </w:rPr>
            </w:rPrChange>
          </w:rPr>
          <w:t xml:space="preserve"> </w:t>
        </w:r>
      </w:ins>
      <w:ins w:id="866" w:author="Joana Rodrigues Ribeiro" w:date="2026-02-07T17:43:00Z" w16du:dateUtc="2026-02-07T16:43:00Z">
        <w:r w:rsidR="00AA030C" w:rsidRPr="00AA12CF">
          <w:rPr>
            <w:rFonts w:cs="Calibri"/>
            <w:color w:val="000000" w:themeColor="text1"/>
            <w:szCs w:val="22"/>
            <w:rPrChange w:id="867" w:author="Joana Rodrigues Ribeiro" w:date="2026-02-07T22:16:00Z" w16du:dateUtc="2026-02-07T21:16:00Z">
              <w:rPr>
                <w:rFonts w:cs="Calibri"/>
                <w:color w:val="000000" w:themeColor="text1"/>
                <w:sz w:val="24"/>
              </w:rPr>
            </w:rPrChange>
          </w:rPr>
          <w:t>Two RCTs</w:t>
        </w:r>
        <w:r w:rsidR="0072459B" w:rsidRPr="00AA12CF">
          <w:rPr>
            <w:rFonts w:cs="Calibri"/>
            <w:color w:val="000000" w:themeColor="text1"/>
            <w:szCs w:val="22"/>
            <w:rPrChange w:id="868" w:author="Joana Rodrigues Ribeiro" w:date="2026-02-07T22:16:00Z" w16du:dateUtc="2026-02-07T21:16:00Z">
              <w:rPr>
                <w:rFonts w:cs="Calibri"/>
                <w:color w:val="000000" w:themeColor="text1"/>
                <w:sz w:val="24"/>
              </w:rPr>
            </w:rPrChange>
          </w:rPr>
          <w:t xml:space="preserve"> </w:t>
        </w:r>
      </w:ins>
      <w:ins w:id="869" w:author="Joana Rodrigues Ribeiro" w:date="2026-02-07T17:45:00Z" w16du:dateUtc="2026-02-07T16:45:00Z">
        <w:r w:rsidR="00E86C94" w:rsidRPr="00AA12CF">
          <w:rPr>
            <w:rFonts w:cs="Calibri"/>
            <w:color w:val="000000" w:themeColor="text1"/>
            <w:szCs w:val="22"/>
            <w:rPrChange w:id="870" w:author="Joana Rodrigues Ribeiro" w:date="2026-02-07T22:16:00Z" w16du:dateUtc="2026-02-07T21:16:00Z">
              <w:rPr>
                <w:rFonts w:cs="Calibri"/>
                <w:color w:val="000000" w:themeColor="text1"/>
                <w:sz w:val="24"/>
              </w:rPr>
            </w:rPrChange>
          </w:rPr>
          <w:t>claimed a non-inferiority hypothesis; however, their primary endpoint analyses were conducted using a superiority-based comparative approach.</w:t>
        </w:r>
      </w:ins>
      <w:ins w:id="871" w:author="Joana Rodrigues Ribeiro" w:date="2026-02-07T17:46:00Z" w16du:dateUtc="2026-02-07T16:46:00Z">
        <w:r w:rsidR="00181D18" w:rsidRPr="00AA12CF">
          <w:rPr>
            <w:rFonts w:cs="Calibri"/>
            <w:color w:val="000000" w:themeColor="text1"/>
            <w:szCs w:val="22"/>
            <w:rPrChange w:id="872" w:author="Joana Rodrigues Ribeiro" w:date="2026-02-07T22:16:00Z" w16du:dateUtc="2026-02-07T21:16:00Z">
              <w:rPr>
                <w:rFonts w:cs="Calibri"/>
                <w:color w:val="000000" w:themeColor="text1"/>
                <w:sz w:val="24"/>
              </w:rPr>
            </w:rPrChange>
          </w:rPr>
          <w:t xml:space="preserve"> </w:t>
        </w:r>
      </w:ins>
    </w:p>
    <w:p w14:paraId="0DE5675A" w14:textId="77777777" w:rsidR="00271332" w:rsidRDefault="00271332" w:rsidP="00F65F97">
      <w:pPr>
        <w:pStyle w:val="Titre11"/>
        <w:rPr>
          <w:ins w:id="873" w:author="Joana Rodrigues Ribeiro" w:date="2026-02-08T10:23:00Z" w16du:dateUtc="2026-02-08T09:23:00Z"/>
        </w:rPr>
        <w:sectPr w:rsidR="00271332">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D00040" w:rsidRDefault="00203336" w:rsidP="00F65F97">
      <w:pPr>
        <w:pStyle w:val="Titre11"/>
        <w:rPr>
          <w:rPrChange w:id="874" w:author="Joana Rodrigues Ribeiro" w:date="2026-02-07T16:39:00Z" w16du:dateUtc="2026-02-07T15:39:00Z">
            <w:rPr>
              <w:rFonts w:ascii="Calibri" w:hAnsi="Calibri"/>
            </w:rPr>
          </w:rPrChange>
        </w:rPr>
      </w:pPr>
      <w:r w:rsidRPr="00D00040">
        <w:rPr>
          <w:rPrChange w:id="875" w:author="Joana Rodrigues Ribeiro" w:date="2026-02-07T16:39:00Z" w16du:dateUtc="2026-02-07T15:39:00Z">
            <w:rPr>
              <w:rFonts w:ascii="Calibri" w:hAnsi="Calibri"/>
            </w:rPr>
          </w:rPrChange>
        </w:rPr>
        <w:lastRenderedPageBreak/>
        <w:t>DISCUSSION</w:t>
      </w:r>
    </w:p>
    <w:p w14:paraId="1D79061A" w14:textId="5F1E83B1" w:rsidR="00546538" w:rsidRPr="00AA12CF" w:rsidRDefault="00996943" w:rsidP="00546538">
      <w:pPr>
        <w:spacing w:before="0" w:after="160" w:line="480" w:lineRule="auto"/>
        <w:jc w:val="left"/>
        <w:rPr>
          <w:rFonts w:cs="Calibri"/>
          <w:color w:val="000000" w:themeColor="text1"/>
          <w:szCs w:val="22"/>
          <w:rPrChange w:id="876"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877" w:author="Joana Rodrigues Ribeiro" w:date="2026-02-07T22:16:00Z" w16du:dateUtc="2026-02-07T21:16:00Z">
            <w:rPr>
              <w:rFonts w:ascii="Calibri" w:hAnsi="Calibri" w:cs="Calibri"/>
              <w:color w:val="000000" w:themeColor="text1"/>
              <w:sz w:val="24"/>
            </w:rPr>
          </w:rPrChange>
        </w:rPr>
        <w:t xml:space="preserve">This study suggests that </w:t>
      </w:r>
      <w:del w:id="878" w:author="Joana Rodrigues Ribeiro" w:date="2026-02-07T17:47:00Z" w16du:dateUtc="2026-02-07T16:47:00Z">
        <w:r w:rsidRPr="00AA12CF" w:rsidDel="00500826">
          <w:rPr>
            <w:rFonts w:cs="Calibri"/>
            <w:color w:val="000000" w:themeColor="text1"/>
            <w:szCs w:val="22"/>
            <w:rPrChange w:id="879" w:author="Joana Rodrigues Ribeiro" w:date="2026-02-07T22:16:00Z" w16du:dateUtc="2026-02-07T21:16:00Z">
              <w:rPr>
                <w:rFonts w:ascii="Calibri" w:hAnsi="Calibri" w:cs="Calibri"/>
                <w:color w:val="000000" w:themeColor="text1"/>
                <w:sz w:val="24"/>
              </w:rPr>
            </w:rPrChange>
          </w:rPr>
          <w:delText xml:space="preserve">many </w:delText>
        </w:r>
      </w:del>
      <w:ins w:id="880" w:author="Joana Rodrigues Ribeiro" w:date="2026-02-07T17:47:00Z" w16du:dateUtc="2026-02-07T16:47:00Z">
        <w:r w:rsidR="00500826" w:rsidRPr="00AA12CF">
          <w:rPr>
            <w:rFonts w:cs="Calibri"/>
            <w:color w:val="000000" w:themeColor="text1"/>
            <w:szCs w:val="22"/>
            <w:rPrChange w:id="881" w:author="Joana Rodrigues Ribeiro" w:date="2026-02-07T22:16:00Z" w16du:dateUtc="2026-02-07T21:16:00Z">
              <w:rPr>
                <w:rFonts w:cs="Calibri"/>
                <w:color w:val="000000" w:themeColor="text1"/>
                <w:sz w:val="24"/>
              </w:rPr>
            </w:rPrChange>
          </w:rPr>
          <w:t xml:space="preserve">the </w:t>
        </w:r>
        <w:r w:rsidR="00A16B3D" w:rsidRPr="00AA12CF">
          <w:rPr>
            <w:rFonts w:cs="Calibri"/>
            <w:color w:val="000000" w:themeColor="text1"/>
            <w:szCs w:val="22"/>
            <w:rPrChange w:id="882" w:author="Joana Rodrigues Ribeiro" w:date="2026-02-07T22:16:00Z" w16du:dateUtc="2026-02-07T21:16:00Z">
              <w:rPr>
                <w:rFonts w:cs="Calibri"/>
                <w:color w:val="000000" w:themeColor="text1"/>
                <w:sz w:val="24"/>
              </w:rPr>
            </w:rPrChange>
          </w:rPr>
          <w:t>majority of</w:t>
        </w:r>
        <w:r w:rsidR="00500826" w:rsidRPr="00AA12CF">
          <w:rPr>
            <w:rFonts w:cs="Calibri"/>
            <w:color w:val="000000" w:themeColor="text1"/>
            <w:szCs w:val="22"/>
            <w:rPrChange w:id="883" w:author="Joana Rodrigues Ribeiro" w:date="2026-02-07T22:16:00Z" w16du:dateUtc="2026-02-07T21:16:00Z">
              <w:rPr>
                <w:rFonts w:ascii="Calibri" w:hAnsi="Calibri" w:cs="Calibri"/>
                <w:color w:val="000000" w:themeColor="text1"/>
                <w:sz w:val="24"/>
              </w:rPr>
            </w:rPrChange>
          </w:rPr>
          <w:t xml:space="preserve"> </w:t>
        </w:r>
      </w:ins>
      <w:r w:rsidRPr="00AA12CF">
        <w:rPr>
          <w:rFonts w:cs="Calibri"/>
          <w:color w:val="000000" w:themeColor="text1"/>
          <w:szCs w:val="22"/>
          <w:rPrChange w:id="884" w:author="Joana Rodrigues Ribeiro" w:date="2026-02-07T22:16:00Z" w16du:dateUtc="2026-02-07T21:16:00Z">
            <w:rPr>
              <w:rFonts w:ascii="Calibri" w:hAnsi="Calibri" w:cs="Calibri"/>
              <w:color w:val="000000" w:themeColor="text1"/>
              <w:sz w:val="24"/>
            </w:rPr>
          </w:rPrChange>
        </w:rPr>
        <w:t xml:space="preserve">surgical </w:t>
      </w:r>
      <w:r w:rsidR="00071BFD" w:rsidRPr="00AA12CF">
        <w:rPr>
          <w:rFonts w:cs="Calibri"/>
          <w:color w:val="000000" w:themeColor="text1"/>
          <w:szCs w:val="22"/>
          <w:rPrChange w:id="885" w:author="Joana Rodrigues Ribeiro" w:date="2026-02-07T22:16:00Z" w16du:dateUtc="2026-02-07T21:16:00Z">
            <w:rPr>
              <w:rFonts w:ascii="Calibri" w:hAnsi="Calibri" w:cs="Calibri"/>
              <w:color w:val="000000" w:themeColor="text1"/>
              <w:sz w:val="24"/>
            </w:rPr>
          </w:rPrChange>
        </w:rPr>
        <w:t>RCTs</w:t>
      </w:r>
      <w:r w:rsidRPr="00AA12CF">
        <w:rPr>
          <w:rFonts w:cs="Calibri"/>
          <w:color w:val="000000" w:themeColor="text1"/>
          <w:szCs w:val="22"/>
          <w:rPrChange w:id="886" w:author="Joana Rodrigues Ribeiro" w:date="2026-02-07T22:16:00Z" w16du:dateUtc="2026-02-07T21:16:00Z">
            <w:rPr>
              <w:rFonts w:ascii="Calibri" w:hAnsi="Calibri" w:cs="Calibri"/>
              <w:color w:val="000000" w:themeColor="text1"/>
              <w:sz w:val="24"/>
            </w:rPr>
          </w:rPrChange>
        </w:rPr>
        <w:t xml:space="preserve"> fail already at conception rather than at execution. </w:t>
      </w:r>
      <w:commentRangeStart w:id="887"/>
      <w:r w:rsidRPr="00AA12CF">
        <w:rPr>
          <w:rFonts w:cs="Calibri"/>
          <w:color w:val="000000" w:themeColor="text1"/>
          <w:szCs w:val="22"/>
          <w:rPrChange w:id="888" w:author="Joana Rodrigues Ribeiro" w:date="2026-02-07T22:16:00Z" w16du:dateUtc="2026-02-07T21:16:00Z">
            <w:rPr>
              <w:rFonts w:ascii="Calibri" w:hAnsi="Calibri" w:cs="Calibri"/>
              <w:color w:val="000000" w:themeColor="text1"/>
              <w:sz w:val="24"/>
            </w:rPr>
          </w:rPrChange>
        </w:rPr>
        <w:t>In our study, which evaluated a total of 257 RCTs</w:t>
      </w:r>
      <w:commentRangeEnd w:id="887"/>
      <w:r w:rsidR="00C9165C" w:rsidRPr="00AA12CF">
        <w:rPr>
          <w:rStyle w:val="CommentReference"/>
          <w:rFonts w:cs="Calibri"/>
          <w:color w:val="000000" w:themeColor="text1"/>
          <w:sz w:val="22"/>
          <w:szCs w:val="22"/>
          <w:rPrChange w:id="889" w:author="Joana Rodrigues Ribeiro" w:date="2026-02-07T22:16:00Z" w16du:dateUtc="2026-02-07T21:16:00Z">
            <w:rPr>
              <w:rStyle w:val="CommentReference"/>
            </w:rPr>
          </w:rPrChange>
        </w:rPr>
        <w:commentReference w:id="887"/>
      </w:r>
      <w:r w:rsidRPr="00AA12CF">
        <w:rPr>
          <w:rFonts w:cs="Calibri"/>
          <w:color w:val="000000" w:themeColor="text1"/>
          <w:szCs w:val="22"/>
          <w:rPrChange w:id="890" w:author="Joana Rodrigues Ribeiro" w:date="2026-02-07T22:16:00Z" w16du:dateUtc="2026-02-07T21:16:00Z">
            <w:rPr>
              <w:rFonts w:ascii="Calibri" w:hAnsi="Calibri" w:cs="Calibri"/>
              <w:color w:val="000000" w:themeColor="text1"/>
              <w:sz w:val="24"/>
            </w:rPr>
          </w:rPrChange>
        </w:rPr>
        <w:t xml:space="preserve">, substantial deficiencies were observed across all predefined criteria used to operationalize clinical relevance, including hypothesis specification, alignment of study design, definition of clinically relevant effect sizes, and interpretation of results from a patient perspective. </w:t>
      </w:r>
      <w:r w:rsidR="00546538" w:rsidRPr="00AA12CF">
        <w:rPr>
          <w:rFonts w:cs="Calibri"/>
          <w:color w:val="000000" w:themeColor="text1"/>
          <w:szCs w:val="22"/>
          <w:rPrChange w:id="891" w:author="Joana Rodrigues Ribeiro" w:date="2026-02-07T22:16:00Z" w16du:dateUtc="2026-02-07T21:16:00Z">
            <w:rPr>
              <w:rFonts w:ascii="Calibri" w:hAnsi="Calibri" w:cs="Calibri"/>
              <w:color w:val="000000" w:themeColor="text1"/>
              <w:sz w:val="24"/>
            </w:rPr>
          </w:rPrChange>
        </w:rPr>
        <w:t>Across both assessments, similar patterns emerged, indicating that deficiencies observed in the pilot study are unlikely to be unique to trials using a specific outcome measure.</w:t>
      </w:r>
    </w:p>
    <w:p w14:paraId="7D469F1D" w14:textId="4F6364DA" w:rsidR="00996943" w:rsidRPr="00AA12CF" w:rsidRDefault="00996943" w:rsidP="00996943">
      <w:pPr>
        <w:spacing w:before="0" w:after="160" w:line="480" w:lineRule="auto"/>
        <w:jc w:val="left"/>
        <w:rPr>
          <w:rFonts w:cs="Calibri"/>
          <w:color w:val="000000" w:themeColor="text1"/>
          <w:szCs w:val="22"/>
          <w:rPrChange w:id="892"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893" w:author="Joana Rodrigues Ribeiro" w:date="2026-02-07T22:16:00Z" w16du:dateUtc="2026-02-07T21:16:00Z">
            <w:rPr>
              <w:rFonts w:ascii="Calibri" w:hAnsi="Calibri" w:cs="Calibri"/>
              <w:color w:val="000000" w:themeColor="text1"/>
              <w:sz w:val="24"/>
            </w:rPr>
          </w:rPrChange>
        </w:rPr>
        <w:t>The problem therefore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52083906" w:rsidR="00EF5629" w:rsidRPr="00AA12CF" w:rsidRDefault="29947D80" w:rsidP="315A2FFA">
      <w:pPr>
        <w:spacing w:before="0" w:after="160" w:line="480" w:lineRule="auto"/>
        <w:jc w:val="left"/>
        <w:rPr>
          <w:rFonts w:cs="Calibri"/>
          <w:color w:val="000000" w:themeColor="text1"/>
          <w:szCs w:val="22"/>
          <w:rPrChange w:id="894"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895" w:author="Joana Rodrigues Ribeiro" w:date="2026-02-07T22:16:00Z" w16du:dateUtc="2026-02-07T21:16:00Z">
            <w:rPr>
              <w:rFonts w:ascii="Calibri" w:hAnsi="Calibri" w:cs="Calibri"/>
              <w:color w:val="000000" w:themeColor="text1"/>
              <w:sz w:val="24"/>
            </w:rPr>
          </w:rPrChange>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perceive as meaningful and that would justify a change in clinical management.</w:t>
      </w:r>
      <w:ins w:id="896" w:author="Joana Rodrigues Ribeiro" w:date="2026-02-07T17:49:00Z" w16du:dateUtc="2026-02-07T16:49:00Z">
        <w:r w:rsidR="003D4F5B" w:rsidRPr="00AA12CF">
          <w:rPr>
            <w:rFonts w:cs="Calibri"/>
            <w:color w:val="000000" w:themeColor="text1"/>
            <w:szCs w:val="22"/>
            <w:rPrChange w:id="897" w:author="Joana Rodrigues Ribeiro" w:date="2026-02-07T22:16:00Z" w16du:dateUtc="2026-02-07T21:16:00Z">
              <w:rPr>
                <w:rFonts w:cs="Calibri"/>
                <w:color w:val="000000" w:themeColor="text1"/>
                <w:sz w:val="24"/>
              </w:rPr>
            </w:rPrChange>
          </w:rPr>
          <w:t xml:space="preserve"> </w:t>
        </w:r>
      </w:ins>
      <w:ins w:id="898" w:author="Joana Rodrigues Ribeiro" w:date="2026-02-07T17:52:00Z" w16du:dateUtc="2026-02-07T16:52:00Z">
        <w:r w:rsidR="00061814" w:rsidRPr="00AA12CF">
          <w:rPr>
            <w:rFonts w:cs="Calibri"/>
            <w:color w:val="000000" w:themeColor="text1"/>
            <w:szCs w:val="22"/>
            <w:rPrChange w:id="899" w:author="Joana Rodrigues Ribeiro" w:date="2026-02-07T22:16:00Z" w16du:dateUtc="2026-02-07T21:16:00Z">
              <w:rPr>
                <w:rFonts w:cs="Calibri"/>
                <w:color w:val="000000" w:themeColor="text1"/>
                <w:sz w:val="24"/>
              </w:rPr>
            </w:rPrChange>
          </w:rPr>
          <w:t xml:space="preserve">This </w:t>
        </w:r>
        <w:r w:rsidR="009A58DB" w:rsidRPr="00AA12CF">
          <w:rPr>
            <w:rFonts w:cs="Calibri"/>
            <w:color w:val="000000" w:themeColor="text1"/>
            <w:szCs w:val="22"/>
            <w:rPrChange w:id="900" w:author="Joana Rodrigues Ribeiro" w:date="2026-02-07T22:16:00Z" w16du:dateUtc="2026-02-07T21:16:00Z">
              <w:rPr>
                <w:rFonts w:cs="Calibri"/>
                <w:color w:val="000000" w:themeColor="text1"/>
                <w:sz w:val="24"/>
              </w:rPr>
            </w:rPrChange>
          </w:rPr>
          <w:t xml:space="preserve">value </w:t>
        </w:r>
      </w:ins>
      <w:ins w:id="901" w:author="Joana Rodrigues Ribeiro" w:date="2026-02-07T17:55:00Z" w16du:dateUtc="2026-02-07T16:55:00Z">
        <w:r w:rsidR="009959C9" w:rsidRPr="00AA12CF">
          <w:rPr>
            <w:rFonts w:cs="Calibri"/>
            <w:color w:val="000000" w:themeColor="text1"/>
            <w:szCs w:val="22"/>
            <w:rPrChange w:id="902" w:author="Joana Rodrigues Ribeiro" w:date="2026-02-07T22:16:00Z" w16du:dateUtc="2026-02-07T21:16:00Z">
              <w:rPr>
                <w:rFonts w:cs="Calibri"/>
                <w:color w:val="000000" w:themeColor="text1"/>
                <w:sz w:val="24"/>
              </w:rPr>
            </w:rPrChange>
          </w:rPr>
          <w:t>may</w:t>
        </w:r>
      </w:ins>
      <w:ins w:id="903" w:author="Joana Rodrigues Ribeiro" w:date="2026-02-07T17:53:00Z" w16du:dateUtc="2026-02-07T16:53:00Z">
        <w:r w:rsidR="009A58DB" w:rsidRPr="00AA12CF">
          <w:rPr>
            <w:rFonts w:cs="Calibri"/>
            <w:color w:val="000000" w:themeColor="text1"/>
            <w:szCs w:val="22"/>
            <w:rPrChange w:id="904" w:author="Joana Rodrigues Ribeiro" w:date="2026-02-07T22:16:00Z" w16du:dateUtc="2026-02-07T21:16:00Z">
              <w:rPr>
                <w:rFonts w:cs="Calibri"/>
                <w:color w:val="000000" w:themeColor="text1"/>
                <w:sz w:val="24"/>
              </w:rPr>
            </w:rPrChange>
          </w:rPr>
          <w:t xml:space="preserve"> be guided by either a</w:t>
        </w:r>
      </w:ins>
      <w:ins w:id="905" w:author="Joana Rodrigues Ribeiro" w:date="2026-02-07T17:49:00Z" w16du:dateUtc="2026-02-07T16:49:00Z">
        <w:r w:rsidR="00A65351" w:rsidRPr="00AA12CF">
          <w:rPr>
            <w:rFonts w:cs="Calibri"/>
            <w:color w:val="000000" w:themeColor="text1"/>
            <w:szCs w:val="22"/>
            <w:rPrChange w:id="906" w:author="Joana Rodrigues Ribeiro" w:date="2026-02-07T22:16:00Z" w16du:dateUtc="2026-02-07T21:16:00Z">
              <w:rPr>
                <w:rFonts w:cs="Calibri"/>
                <w:color w:val="000000" w:themeColor="text1"/>
                <w:sz w:val="24"/>
              </w:rPr>
            </w:rPrChange>
          </w:rPr>
          <w:t xml:space="preserve"> </w:t>
        </w:r>
      </w:ins>
      <w:ins w:id="907" w:author="Joana Rodrigues Ribeiro" w:date="2026-02-07T17:53:00Z" w16du:dateUtc="2026-02-07T16:53:00Z">
        <w:r w:rsidR="009A58DB" w:rsidRPr="00AA12CF">
          <w:rPr>
            <w:rFonts w:cs="Calibri"/>
            <w:color w:val="000000" w:themeColor="text1"/>
            <w:szCs w:val="22"/>
            <w:rPrChange w:id="908" w:author="Joana Rodrigues Ribeiro" w:date="2026-02-07T22:16:00Z" w16du:dateUtc="2026-02-07T21:16:00Z">
              <w:rPr>
                <w:rFonts w:cs="Calibri"/>
                <w:color w:val="000000" w:themeColor="text1"/>
                <w:sz w:val="24"/>
              </w:rPr>
            </w:rPrChange>
          </w:rPr>
          <w:t>pragmatic</w:t>
        </w:r>
      </w:ins>
      <w:ins w:id="909" w:author="Joana Rodrigues Ribeiro" w:date="2026-02-07T17:50:00Z" w16du:dateUtc="2026-02-07T16:50:00Z">
        <w:r w:rsidR="00043CC9" w:rsidRPr="00AA12CF">
          <w:rPr>
            <w:rFonts w:cs="Calibri"/>
            <w:color w:val="000000" w:themeColor="text1"/>
            <w:szCs w:val="22"/>
            <w:rPrChange w:id="910" w:author="Joana Rodrigues Ribeiro" w:date="2026-02-07T22:16:00Z" w16du:dateUtc="2026-02-07T21:16:00Z">
              <w:rPr>
                <w:rFonts w:cs="Calibri"/>
                <w:color w:val="000000" w:themeColor="text1"/>
                <w:sz w:val="24"/>
              </w:rPr>
            </w:rPrChange>
          </w:rPr>
          <w:t xml:space="preserve">, intuitive consensus </w:t>
        </w:r>
      </w:ins>
      <w:ins w:id="911" w:author="Joana Rodrigues Ribeiro" w:date="2026-02-07T17:53:00Z" w16du:dateUtc="2026-02-07T16:53:00Z">
        <w:r w:rsidR="009A58DB" w:rsidRPr="00AA12CF">
          <w:rPr>
            <w:rFonts w:cs="Calibri"/>
            <w:color w:val="000000" w:themeColor="text1"/>
            <w:szCs w:val="22"/>
            <w:rPrChange w:id="912" w:author="Joana Rodrigues Ribeiro" w:date="2026-02-07T22:16:00Z" w16du:dateUtc="2026-02-07T21:16:00Z">
              <w:rPr>
                <w:rFonts w:cs="Calibri"/>
                <w:color w:val="000000" w:themeColor="text1"/>
                <w:sz w:val="24"/>
              </w:rPr>
            </w:rPrChange>
          </w:rPr>
          <w:t>among</w:t>
        </w:r>
      </w:ins>
      <w:ins w:id="913" w:author="Joana Rodrigues Ribeiro" w:date="2026-02-07T17:50:00Z" w16du:dateUtc="2026-02-07T16:50:00Z">
        <w:r w:rsidR="00043CC9" w:rsidRPr="00AA12CF">
          <w:rPr>
            <w:rFonts w:cs="Calibri"/>
            <w:color w:val="000000" w:themeColor="text1"/>
            <w:szCs w:val="22"/>
            <w:rPrChange w:id="914" w:author="Joana Rodrigues Ribeiro" w:date="2026-02-07T22:16:00Z" w16du:dateUtc="2026-02-07T21:16:00Z">
              <w:rPr>
                <w:rFonts w:cs="Calibri"/>
                <w:color w:val="000000" w:themeColor="text1"/>
                <w:sz w:val="24"/>
              </w:rPr>
            </w:rPrChange>
          </w:rPr>
          <w:t xml:space="preserve"> clinicians and/or patients </w:t>
        </w:r>
      </w:ins>
      <w:ins w:id="915" w:author="Joana Rodrigues Ribeiro" w:date="2026-02-07T17:53:00Z" w16du:dateUtc="2026-02-07T16:53:00Z">
        <w:r w:rsidR="009A58DB" w:rsidRPr="00AA12CF">
          <w:rPr>
            <w:rFonts w:cs="Calibri"/>
            <w:color w:val="000000" w:themeColor="text1"/>
            <w:szCs w:val="22"/>
            <w:rPrChange w:id="916" w:author="Joana Rodrigues Ribeiro" w:date="2026-02-07T22:16:00Z" w16du:dateUtc="2026-02-07T21:16:00Z">
              <w:rPr>
                <w:rFonts w:cs="Calibri"/>
                <w:color w:val="000000" w:themeColor="text1"/>
                <w:sz w:val="24"/>
              </w:rPr>
            </w:rPrChange>
          </w:rPr>
          <w:t>on</w:t>
        </w:r>
        <w:r w:rsidR="00AE03F0" w:rsidRPr="00AA12CF">
          <w:rPr>
            <w:rFonts w:cs="Calibri"/>
            <w:color w:val="000000" w:themeColor="text1"/>
            <w:szCs w:val="22"/>
            <w:rPrChange w:id="917" w:author="Joana Rodrigues Ribeiro" w:date="2026-02-07T22:16:00Z" w16du:dateUtc="2026-02-07T21:16:00Z">
              <w:rPr>
                <w:rFonts w:cs="Calibri"/>
                <w:color w:val="000000" w:themeColor="text1"/>
                <w:sz w:val="24"/>
              </w:rPr>
            </w:rPrChange>
          </w:rPr>
          <w:t xml:space="preserve"> classical</w:t>
        </w:r>
      </w:ins>
      <w:ins w:id="918" w:author="Joana Rodrigues Ribeiro" w:date="2026-02-07T17:50:00Z" w16du:dateUtc="2026-02-07T16:50:00Z">
        <w:r w:rsidR="0091770A" w:rsidRPr="00AA12CF">
          <w:rPr>
            <w:rFonts w:cs="Calibri"/>
            <w:color w:val="000000" w:themeColor="text1"/>
            <w:szCs w:val="22"/>
            <w:rPrChange w:id="919" w:author="Joana Rodrigues Ribeiro" w:date="2026-02-07T22:16:00Z" w16du:dateUtc="2026-02-07T21:16:00Z">
              <w:rPr>
                <w:rFonts w:cs="Calibri"/>
                <w:color w:val="000000" w:themeColor="text1"/>
                <w:sz w:val="24"/>
              </w:rPr>
            </w:rPrChange>
          </w:rPr>
          <w:t xml:space="preserve"> outcomes</w:t>
        </w:r>
      </w:ins>
      <w:ins w:id="920" w:author="Joana Rodrigues Ribeiro" w:date="2026-02-07T17:53:00Z" w16du:dateUtc="2026-02-07T16:53:00Z">
        <w:r w:rsidR="00AE03F0" w:rsidRPr="00AA12CF">
          <w:rPr>
            <w:rFonts w:cs="Calibri"/>
            <w:color w:val="000000" w:themeColor="text1"/>
            <w:szCs w:val="22"/>
            <w:rPrChange w:id="921" w:author="Joana Rodrigues Ribeiro" w:date="2026-02-07T22:16:00Z" w16du:dateUtc="2026-02-07T21:16:00Z">
              <w:rPr>
                <w:rFonts w:cs="Calibri"/>
                <w:color w:val="000000" w:themeColor="text1"/>
                <w:sz w:val="24"/>
              </w:rPr>
            </w:rPrChange>
          </w:rPr>
          <w:t xml:space="preserve">, or </w:t>
        </w:r>
      </w:ins>
      <w:ins w:id="922" w:author="Joana Rodrigues Ribeiro" w:date="2026-02-07T17:54:00Z" w16du:dateUtc="2026-02-07T16:54:00Z">
        <w:r w:rsidR="00AE03F0" w:rsidRPr="00AA12CF">
          <w:rPr>
            <w:rFonts w:cs="Calibri"/>
            <w:color w:val="000000" w:themeColor="text1"/>
            <w:szCs w:val="22"/>
            <w:rPrChange w:id="923" w:author="Joana Rodrigues Ribeiro" w:date="2026-02-07T22:16:00Z" w16du:dateUtc="2026-02-07T21:16:00Z">
              <w:rPr>
                <w:rFonts w:cs="Calibri"/>
                <w:color w:val="000000" w:themeColor="text1"/>
                <w:sz w:val="24"/>
              </w:rPr>
            </w:rPrChange>
          </w:rPr>
          <w:t xml:space="preserve">by a </w:t>
        </w:r>
      </w:ins>
      <w:ins w:id="924" w:author="Joana Rodrigues Ribeiro" w:date="2026-02-07T17:49:00Z" w16du:dateUtc="2026-02-07T16:49:00Z">
        <w:r w:rsidR="00A65351" w:rsidRPr="00AA12CF">
          <w:rPr>
            <w:rFonts w:cs="Calibri"/>
            <w:color w:val="000000" w:themeColor="text1"/>
            <w:szCs w:val="22"/>
            <w:rPrChange w:id="925" w:author="Joana Rodrigues Ribeiro" w:date="2026-02-07T22:16:00Z" w16du:dateUtc="2026-02-07T21:16:00Z">
              <w:rPr>
                <w:rFonts w:cs="Calibri"/>
                <w:color w:val="000000" w:themeColor="text1"/>
                <w:sz w:val="24"/>
              </w:rPr>
            </w:rPrChange>
          </w:rPr>
          <w:t>formal statistical approach</w:t>
        </w:r>
      </w:ins>
      <w:ins w:id="926" w:author="Joana Rodrigues Ribeiro" w:date="2026-02-07T17:51:00Z" w16du:dateUtc="2026-02-07T16:51:00Z">
        <w:r w:rsidR="0091770A" w:rsidRPr="00AA12CF">
          <w:rPr>
            <w:rFonts w:cs="Calibri"/>
            <w:color w:val="000000" w:themeColor="text1"/>
            <w:szCs w:val="22"/>
            <w:rPrChange w:id="927" w:author="Joana Rodrigues Ribeiro" w:date="2026-02-07T22:16:00Z" w16du:dateUtc="2026-02-07T21:16:00Z">
              <w:rPr>
                <w:rFonts w:cs="Calibri"/>
                <w:color w:val="000000" w:themeColor="text1"/>
                <w:sz w:val="24"/>
              </w:rPr>
            </w:rPrChange>
          </w:rPr>
          <w:t>.</w:t>
        </w:r>
      </w:ins>
      <w:ins w:id="928" w:author="Joana Rodrigues Ribeiro" w:date="2026-02-07T17:49:00Z" w16du:dateUtc="2026-02-07T16:49:00Z">
        <w:r w:rsidR="00A65351" w:rsidRPr="00AA12CF">
          <w:rPr>
            <w:rFonts w:cs="Calibri"/>
            <w:color w:val="000000" w:themeColor="text1"/>
            <w:szCs w:val="22"/>
            <w:rPrChange w:id="929" w:author="Joana Rodrigues Ribeiro" w:date="2026-02-07T22:16:00Z" w16du:dateUtc="2026-02-07T21:16:00Z">
              <w:rPr>
                <w:rFonts w:cs="Calibri"/>
                <w:color w:val="000000" w:themeColor="text1"/>
                <w:sz w:val="24"/>
              </w:rPr>
            </w:rPrChange>
          </w:rPr>
          <w:t xml:space="preserve"> </w:t>
        </w:r>
      </w:ins>
      <w:del w:id="930" w:author="Joana Rodrigues Ribeiro" w:date="2026-02-07T17:51:00Z" w16du:dateUtc="2026-02-07T16:51:00Z">
        <w:r w:rsidRPr="00AA12CF" w:rsidDel="0091770A">
          <w:rPr>
            <w:rFonts w:cs="Calibri"/>
            <w:color w:val="000000" w:themeColor="text1"/>
            <w:szCs w:val="22"/>
            <w:rPrChange w:id="931" w:author="Joana Rodrigues Ribeiro" w:date="2026-02-07T22:16:00Z" w16du:dateUtc="2026-02-07T21:16:00Z">
              <w:rPr>
                <w:rFonts w:ascii="Calibri" w:hAnsi="Calibri" w:cs="Calibri"/>
                <w:color w:val="000000" w:themeColor="text1"/>
                <w:sz w:val="24"/>
              </w:rPr>
            </w:rPrChange>
          </w:rPr>
          <w:delText xml:space="preserve"> </w:delText>
        </w:r>
      </w:del>
      <w:r w:rsidRPr="00AA12CF">
        <w:rPr>
          <w:rFonts w:cs="Calibri"/>
          <w:color w:val="000000" w:themeColor="text1"/>
          <w:szCs w:val="22"/>
          <w:rPrChange w:id="932" w:author="Joana Rodrigues Ribeiro" w:date="2026-02-07T22:16:00Z" w16du:dateUtc="2026-02-07T21:16:00Z">
            <w:rPr>
              <w:rFonts w:ascii="Calibri" w:hAnsi="Calibri" w:cs="Calibri"/>
              <w:color w:val="000000" w:themeColor="text1"/>
              <w:sz w:val="24"/>
            </w:rPr>
          </w:rPrChange>
        </w:rPr>
        <w:t xml:space="preserve">For the CCI®, </w:t>
      </w:r>
      <w:del w:id="933" w:author="Joana Rodrigues Ribeiro" w:date="2026-02-07T17:51:00Z" w16du:dateUtc="2026-02-07T16:51:00Z">
        <w:r w:rsidRPr="00AA12CF" w:rsidDel="00010E1F">
          <w:rPr>
            <w:rFonts w:cs="Calibri"/>
            <w:color w:val="000000" w:themeColor="text1"/>
            <w:szCs w:val="22"/>
            <w:rPrChange w:id="934" w:author="Joana Rodrigues Ribeiro" w:date="2026-02-07T22:16:00Z" w16du:dateUtc="2026-02-07T21:16:00Z">
              <w:rPr>
                <w:rFonts w:ascii="Calibri" w:hAnsi="Calibri" w:cs="Calibri"/>
                <w:color w:val="000000" w:themeColor="text1"/>
                <w:sz w:val="24"/>
              </w:rPr>
            </w:rPrChange>
          </w:rPr>
          <w:delText xml:space="preserve">for example, </w:delText>
        </w:r>
      </w:del>
      <w:r w:rsidRPr="00AA12CF">
        <w:rPr>
          <w:rFonts w:cs="Calibri"/>
          <w:color w:val="000000" w:themeColor="text1"/>
          <w:szCs w:val="22"/>
          <w:rPrChange w:id="935" w:author="Joana Rodrigues Ribeiro" w:date="2026-02-07T22:16:00Z" w16du:dateUtc="2026-02-07T21:16:00Z">
            <w:rPr>
              <w:rFonts w:ascii="Calibri" w:hAnsi="Calibri" w:cs="Calibri"/>
              <w:color w:val="000000" w:themeColor="text1"/>
              <w:sz w:val="24"/>
            </w:rPr>
          </w:rPrChange>
        </w:rPr>
        <w:t xml:space="preserve">an MID of 12 points has been </w:t>
      </w:r>
      <w:del w:id="936" w:author="Joana Rodrigues Ribeiro" w:date="2026-02-07T17:55:00Z" w16du:dateUtc="2026-02-07T16:55:00Z">
        <w:r w:rsidRPr="00AA12CF" w:rsidDel="009959C9">
          <w:rPr>
            <w:rFonts w:cs="Calibri"/>
            <w:color w:val="000000" w:themeColor="text1"/>
            <w:szCs w:val="22"/>
            <w:rPrChange w:id="937" w:author="Joana Rodrigues Ribeiro" w:date="2026-02-07T22:16:00Z" w16du:dateUtc="2026-02-07T21:16:00Z">
              <w:rPr>
                <w:rFonts w:ascii="Calibri" w:hAnsi="Calibri" w:cs="Calibri"/>
                <w:color w:val="000000" w:themeColor="text1"/>
                <w:sz w:val="24"/>
              </w:rPr>
            </w:rPrChange>
          </w:rPr>
          <w:delText>proposed</w:delText>
        </w:r>
      </w:del>
      <w:ins w:id="938" w:author="Joana Rodrigues Ribeiro" w:date="2026-02-07T17:55:00Z" w16du:dateUtc="2026-02-07T16:55:00Z">
        <w:r w:rsidR="009959C9" w:rsidRPr="00AA12CF">
          <w:rPr>
            <w:rFonts w:cs="Calibri"/>
            <w:color w:val="000000" w:themeColor="text1"/>
            <w:szCs w:val="22"/>
            <w:rPrChange w:id="939" w:author="Joana Rodrigues Ribeiro" w:date="2026-02-07T22:16:00Z" w16du:dateUtc="2026-02-07T21:16:00Z">
              <w:rPr>
                <w:rFonts w:cs="Calibri"/>
                <w:color w:val="000000" w:themeColor="text1"/>
                <w:sz w:val="24"/>
              </w:rPr>
            </w:rPrChange>
          </w:rPr>
          <w:t>established using an anchor-based approach</w:t>
        </w:r>
      </w:ins>
      <w:r w:rsidR="00010E1F" w:rsidRPr="00AA12CF">
        <w:rPr>
          <w:rFonts w:cs="Calibri"/>
          <w:color w:val="000000" w:themeColor="text1"/>
          <w:szCs w:val="22"/>
          <w:rPrChange w:id="940" w:author="Joana Rodrigues Ribeiro" w:date="2026-02-07T22:16:00Z" w16du:dateUtc="2026-02-07T21:16:00Z">
            <w:rPr>
              <w:rFonts w:cs="Calibri"/>
              <w:color w:val="000000" w:themeColor="text1"/>
              <w:sz w:val="24"/>
            </w:rPr>
          </w:rPrChange>
        </w:rPr>
        <w:fldChar w:fldCharType="begin"/>
      </w:r>
      <w:r w:rsidR="00B67CAF">
        <w:rPr>
          <w:rFonts w:cs="Calibri"/>
          <w:color w:val="000000" w:themeColor="text1"/>
          <w:szCs w:val="22"/>
        </w:rPr>
        <w:instrText xml:space="preserve"> ADDIN ZOTERO_ITEM CSL_CITATION {"citationID":"2YkpQUXK","properties":{"formattedCitation":"[6]","plainCitation":"[6]","noteIndex":0},"citationItems":[{"id":186226,"uris":["http://zotero.org/users/6583603/items/XN4ZUVAU"],"itemData":{"id":186226,"type":"article-journal","abstract":"OBJECTIVE: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00AA12CF">
        <w:rPr>
          <w:rFonts w:cs="Calibri"/>
          <w:color w:val="000000" w:themeColor="text1"/>
          <w:szCs w:val="22"/>
          <w:rPrChange w:id="941" w:author="Joana Rodrigues Ribeiro" w:date="2026-02-07T22:16:00Z" w16du:dateUtc="2026-02-07T21:16:00Z">
            <w:rPr>
              <w:rFonts w:cs="Calibri"/>
              <w:color w:val="000000" w:themeColor="text1"/>
              <w:sz w:val="24"/>
            </w:rPr>
          </w:rPrChange>
        </w:rPr>
        <w:fldChar w:fldCharType="separate"/>
      </w:r>
      <w:r w:rsidR="00B67CAF">
        <w:rPr>
          <w:rFonts w:cs="Calibri"/>
          <w:noProof/>
          <w:color w:val="000000" w:themeColor="text1"/>
          <w:szCs w:val="22"/>
        </w:rPr>
        <w:t>[6]</w:t>
      </w:r>
      <w:r w:rsidR="00010E1F" w:rsidRPr="00AA12CF">
        <w:rPr>
          <w:rFonts w:cs="Calibri"/>
          <w:color w:val="000000" w:themeColor="text1"/>
          <w:szCs w:val="22"/>
          <w:rPrChange w:id="942" w:author="Joana Rodrigues Ribeiro" w:date="2026-02-07T22:16:00Z" w16du:dateUtc="2026-02-07T21:16:00Z">
            <w:rPr>
              <w:rFonts w:cs="Calibri"/>
              <w:color w:val="000000" w:themeColor="text1"/>
              <w:sz w:val="24"/>
            </w:rPr>
          </w:rPrChange>
        </w:rPr>
        <w:fldChar w:fldCharType="end"/>
      </w:r>
      <w:del w:id="943" w:author="Joana Rodrigues Ribeiro" w:date="2026-02-07T17:51:00Z" w16du:dateUtc="2026-02-07T16:51:00Z">
        <w:r w:rsidR="00EF5629" w:rsidRPr="00AA12CF" w:rsidDel="00010E1F">
          <w:rPr>
            <w:rFonts w:cs="Calibri"/>
            <w:color w:val="000000" w:themeColor="text1"/>
            <w:szCs w:val="22"/>
            <w:rPrChange w:id="944" w:author="Joana Rodrigues Ribeiro" w:date="2026-02-07T22:16:00Z" w16du:dateUtc="2026-02-07T21:16:00Z">
              <w:rPr>
                <w:rFonts w:ascii="Calibri" w:hAnsi="Calibri" w:cs="Calibri"/>
                <w:color w:val="000000" w:themeColor="text1"/>
                <w:sz w:val="24"/>
              </w:rPr>
            </w:rPrChange>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00EF5629" w:rsidRPr="00AA12CF" w:rsidDel="00010E1F">
          <w:rPr>
            <w:rFonts w:cs="Calibri"/>
            <w:color w:val="000000" w:themeColor="text1"/>
            <w:szCs w:val="22"/>
            <w:rPrChange w:id="945" w:author="Joana Rodrigues Ribeiro" w:date="2026-02-07T22:16:00Z" w16du:dateUtc="2026-02-07T21:16:00Z">
              <w:rPr>
                <w:rFonts w:ascii="Calibri" w:hAnsi="Calibri" w:cs="Calibri"/>
                <w:color w:val="000000" w:themeColor="text1"/>
                <w:sz w:val="24"/>
              </w:rPr>
            </w:rPrChange>
          </w:rPr>
          <w:delInstrText xml:space="preserve"> ADDIN EN.CITE </w:delInstrText>
        </w:r>
        <w:r w:rsidR="00EF5629" w:rsidRPr="00AA12CF" w:rsidDel="00010E1F">
          <w:rPr>
            <w:rFonts w:cs="Calibri"/>
            <w:color w:val="000000" w:themeColor="text1"/>
            <w:szCs w:val="22"/>
            <w:rPrChange w:id="946" w:author="Joana Rodrigues Ribeiro" w:date="2026-02-07T22:16:00Z" w16du:dateUtc="2026-02-07T21:16:00Z">
              <w:rPr>
                <w:rFonts w:ascii="Calibri" w:hAnsi="Calibri" w:cs="Calibri"/>
                <w:color w:val="000000" w:themeColor="text1"/>
                <w:sz w:val="24"/>
              </w:rPr>
            </w:rPrChange>
          </w:rPr>
          <w:fldChar w:fldCharType="begin">
            <w:fldData xml:space="preserve">PEVuZE5vdGU+PENpdGU+PEF1dGhvcj5BYmJhc3NpPC9BdXRob3I+PFllYXI+MjAyNTwvWWVhcj48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</w:fldData>
          </w:fldChar>
        </w:r>
        <w:r w:rsidR="00EF5629" w:rsidRPr="00AA12CF" w:rsidDel="00010E1F">
          <w:rPr>
            <w:rFonts w:cs="Calibri"/>
            <w:color w:val="000000" w:themeColor="text1"/>
            <w:szCs w:val="22"/>
            <w:rPrChange w:id="947" w:author="Joana Rodrigues Ribeiro" w:date="2026-02-07T22:16:00Z" w16du:dateUtc="2026-02-07T21:16:00Z">
              <w:rPr>
                <w:rFonts w:ascii="Calibri" w:hAnsi="Calibri" w:cs="Calibri"/>
                <w:color w:val="000000" w:themeColor="text1"/>
                <w:sz w:val="24"/>
              </w:rPr>
            </w:rPrChange>
          </w:rPr>
          <w:delInstrText xml:space="preserve"> ADDIN EN.CITE.DATA </w:delInstrText>
        </w:r>
        <w:r w:rsidR="00EF5629" w:rsidRPr="00562F72" w:rsidDel="00010E1F">
          <w:rPr>
            <w:rFonts w:cs="Calibri"/>
            <w:color w:val="000000" w:themeColor="text1"/>
            <w:szCs w:val="22"/>
          </w:rPr>
        </w:r>
        <w:r w:rsidR="00EF5629" w:rsidRPr="00AA12CF" w:rsidDel="00010E1F">
          <w:rPr>
            <w:rFonts w:cs="Calibri"/>
            <w:color w:val="000000" w:themeColor="text1"/>
            <w:szCs w:val="22"/>
            <w:rPrChange w:id="948" w:author="Joana Rodrigues Ribeiro" w:date="2026-02-07T22:16:00Z" w16du:dateUtc="2026-02-07T21:16:00Z">
              <w:rPr>
                <w:rFonts w:ascii="Calibri" w:hAnsi="Calibri" w:cs="Calibri"/>
                <w:color w:val="000000" w:themeColor="text1"/>
                <w:sz w:val="24"/>
              </w:rPr>
            </w:rPrChange>
          </w:rPr>
          <w:fldChar w:fldCharType="end"/>
        </w:r>
        <w:r w:rsidR="00EF5629" w:rsidRPr="00562F72" w:rsidDel="00010E1F">
          <w:rPr>
            <w:rFonts w:cs="Calibri"/>
            <w:color w:val="000000" w:themeColor="text1"/>
            <w:szCs w:val="22"/>
          </w:rPr>
        </w:r>
        <w:r w:rsidR="00EF5629" w:rsidRPr="00AA12CF" w:rsidDel="00010E1F">
          <w:rPr>
            <w:rFonts w:cs="Calibri"/>
            <w:color w:val="000000" w:themeColor="text1"/>
            <w:szCs w:val="22"/>
            <w:rPrChange w:id="949" w:author="Joana Rodrigues Ribeiro" w:date="2026-02-07T22:16:00Z" w16du:dateUtc="2026-02-07T21:16:00Z">
              <w:rPr>
                <w:rFonts w:ascii="Calibri" w:hAnsi="Calibri" w:cs="Calibri"/>
                <w:color w:val="000000" w:themeColor="text1"/>
                <w:sz w:val="24"/>
              </w:rPr>
            </w:rPrChange>
          </w:rPr>
          <w:fldChar w:fldCharType="separate"/>
        </w:r>
        <w:r w:rsidRPr="00AA12CF" w:rsidDel="00010E1F">
          <w:rPr>
            <w:rFonts w:cs="Calibri"/>
            <w:noProof/>
            <w:color w:val="000000" w:themeColor="text1"/>
            <w:szCs w:val="22"/>
            <w:vertAlign w:val="superscript"/>
            <w:rPrChange w:id="950" w:author="Joana Rodrigues Ribeiro" w:date="2026-02-07T22:16:00Z" w16du:dateUtc="2026-02-07T21:16:00Z">
              <w:rPr>
                <w:rFonts w:ascii="Calibri" w:hAnsi="Calibri" w:cs="Calibri"/>
                <w:noProof/>
                <w:color w:val="000000" w:themeColor="text1"/>
                <w:sz w:val="24"/>
                <w:vertAlign w:val="superscript"/>
              </w:rPr>
            </w:rPrChange>
          </w:rPr>
          <w:delText>3</w:delText>
        </w:r>
        <w:r w:rsidR="00EF5629" w:rsidRPr="00AA12CF" w:rsidDel="00010E1F">
          <w:rPr>
            <w:rFonts w:cs="Calibri"/>
            <w:color w:val="000000" w:themeColor="text1"/>
            <w:szCs w:val="22"/>
            <w:rPrChange w:id="951" w:author="Joana Rodrigues Ribeiro" w:date="2026-02-07T22:16:00Z" w16du:dateUtc="2026-02-07T21:16:00Z">
              <w:rPr>
                <w:rFonts w:ascii="Calibri" w:hAnsi="Calibri" w:cs="Calibri"/>
                <w:color w:val="000000" w:themeColor="text1"/>
                <w:sz w:val="24"/>
              </w:rPr>
            </w:rPrChange>
          </w:rPr>
          <w:fldChar w:fldCharType="end"/>
        </w:r>
      </w:del>
      <w:r w:rsidRPr="00AA12CF">
        <w:rPr>
          <w:rFonts w:cs="Calibri"/>
          <w:color w:val="000000" w:themeColor="text1"/>
          <w:szCs w:val="22"/>
          <w:rPrChange w:id="952" w:author="Joana Rodrigues Ribeiro" w:date="2026-02-07T22:16:00Z" w16du:dateUtc="2026-02-07T21:16:00Z">
            <w:rPr>
              <w:rFonts w:ascii="Calibri" w:hAnsi="Calibri" w:cs="Calibri"/>
              <w:color w:val="000000" w:themeColor="text1"/>
              <w:sz w:val="24"/>
            </w:rPr>
          </w:rPrChange>
        </w:rPr>
        <w:t xml:space="preserve">, providing a concrete benchmark for </w:t>
      </w:r>
      <w:r w:rsidRPr="00AA12CF">
        <w:rPr>
          <w:rFonts w:cs="Calibri"/>
          <w:color w:val="000000" w:themeColor="text1"/>
          <w:szCs w:val="22"/>
          <w:rPrChange w:id="953" w:author="Joana Rodrigues Ribeiro" w:date="2026-02-07T22:16:00Z" w16du:dateUtc="2026-02-07T21:16:00Z">
            <w:rPr>
              <w:rFonts w:ascii="Calibri" w:hAnsi="Calibri" w:cs="Calibri"/>
              <w:color w:val="000000" w:themeColor="text1"/>
              <w:sz w:val="24"/>
            </w:rPr>
          </w:rPrChange>
        </w:rPr>
        <w:lastRenderedPageBreak/>
        <w:t xml:space="preserve">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12CF" w:rsidRDefault="00546538" w:rsidP="00546538">
      <w:pPr>
        <w:spacing w:before="0" w:after="160" w:line="480" w:lineRule="auto"/>
        <w:jc w:val="left"/>
        <w:rPr>
          <w:rFonts w:cs="Calibri"/>
          <w:color w:val="000000" w:themeColor="text1"/>
          <w:szCs w:val="22"/>
          <w:rPrChange w:id="954"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955" w:author="Joana Rodrigues Ribeiro" w:date="2026-02-07T22:16:00Z" w16du:dateUtc="2026-02-07T21:16:00Z">
            <w:rPr>
              <w:rFonts w:ascii="Calibri" w:hAnsi="Calibri" w:cs="Calibri"/>
              <w:color w:val="000000" w:themeColor="text1"/>
              <w:sz w:val="24"/>
            </w:rPr>
          </w:rPrChange>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23FFF78C" w14:textId="77777777" w:rsidR="00996943" w:rsidRDefault="00996943" w:rsidP="00996943">
      <w:pPr>
        <w:spacing w:before="0" w:after="160" w:line="480" w:lineRule="auto"/>
        <w:jc w:val="left"/>
        <w:rPr>
          <w:ins w:id="956" w:author="Joana Rodrigues Ribeiro" w:date="2026-02-07T22:25:00Z" w16du:dateUtc="2026-02-07T21:25:00Z"/>
          <w:rFonts w:cs="Calibri"/>
          <w:color w:val="000000" w:themeColor="text1"/>
          <w:szCs w:val="22"/>
        </w:rPr>
      </w:pPr>
      <w:r w:rsidRPr="00AA12CF">
        <w:rPr>
          <w:rFonts w:cs="Calibri"/>
          <w:color w:val="000000" w:themeColor="text1"/>
          <w:szCs w:val="22"/>
          <w:rPrChange w:id="957" w:author="Joana Rodrigues Ribeiro" w:date="2026-02-07T22:16:00Z" w16du:dateUtc="2026-02-07T21:16:00Z">
            <w:rPr>
              <w:rFonts w:ascii="Calibri" w:hAnsi="Calibri" w:cs="Calibri"/>
              <w:color w:val="000000" w:themeColor="text1"/>
              <w:sz w:val="24"/>
            </w:rPr>
          </w:rPrChange>
        </w:rPr>
        <w:t>Taken together, these findings point to a broader, structural problem in surgical trial design that extends beyond individual studies or outcome measures and underscores the need to refocus surgical research on the decisions it is intended to inform.</w:t>
      </w:r>
    </w:p>
    <w:p w14:paraId="03C2406B" w14:textId="03FC1A84" w:rsidR="000552ED" w:rsidRDefault="004931FE">
      <w:pPr>
        <w:pStyle w:val="Titre21"/>
        <w:rPr>
          <w:ins w:id="958" w:author="Joana Rodrigues Ribeiro" w:date="2026-02-07T22:25:00Z" w16du:dateUtc="2026-02-07T21:25:00Z"/>
        </w:rPr>
        <w:pPrChange w:id="959" w:author="Joana Rodrigues Ribeiro" w:date="2026-02-07T22:25:00Z" w16du:dateUtc="2026-02-07T21:25:00Z">
          <w:pPr>
            <w:spacing w:before="0" w:after="160" w:line="480" w:lineRule="auto"/>
            <w:jc w:val="left"/>
          </w:pPr>
        </w:pPrChange>
      </w:pPr>
      <w:ins w:id="960" w:author="Joana Rodrigues Ribeiro" w:date="2026-02-08T09:54:00Z" w16du:dateUtc="2026-02-08T08:54:00Z">
        <w:r>
          <w:t>L</w:t>
        </w:r>
      </w:ins>
      <w:ins w:id="961" w:author="Joana Rodrigues Ribeiro" w:date="2026-02-07T22:25:00Z" w16du:dateUtc="2026-02-07T21:25:00Z">
        <w:r w:rsidR="000552ED">
          <w:t>imitations</w:t>
        </w:r>
      </w:ins>
    </w:p>
    <w:p w14:paraId="231C4E22" w14:textId="170C8FC7" w:rsidR="00932EC6" w:rsidRPr="00AA12CF" w:rsidRDefault="0039098D" w:rsidP="00996943">
      <w:pPr>
        <w:spacing w:before="0" w:after="160" w:line="480" w:lineRule="auto"/>
        <w:jc w:val="left"/>
        <w:rPr>
          <w:rFonts w:cs="Calibri"/>
          <w:color w:val="000000" w:themeColor="text1"/>
          <w:szCs w:val="22"/>
          <w:rPrChange w:id="962" w:author="Joana Rodrigues Ribeiro" w:date="2026-02-07T22:16:00Z" w16du:dateUtc="2026-02-07T21:16:00Z">
            <w:rPr>
              <w:rFonts w:ascii="Calibri" w:hAnsi="Calibri" w:cs="Calibri"/>
              <w:color w:val="000000" w:themeColor="text1"/>
              <w:sz w:val="24"/>
            </w:rPr>
          </w:rPrChange>
        </w:rPr>
      </w:pPr>
      <w:ins w:id="963" w:author="Joana Rodrigues Ribeiro" w:date="2026-02-07T22:28:00Z" w16du:dateUtc="2026-02-07T21:28:00Z">
        <w:r>
          <w:rPr>
            <w:rFonts w:cs="Calibri"/>
            <w:color w:val="000000" w:themeColor="text1"/>
            <w:szCs w:val="22"/>
          </w:rPr>
          <w:t>First,</w:t>
        </w:r>
      </w:ins>
      <w:ins w:id="964" w:author="Joana Rodrigues Ribeiro" w:date="2026-02-07T22:26:00Z" w16du:dateUtc="2026-02-07T21:26:00Z">
        <w:r w:rsidR="00064672">
          <w:rPr>
            <w:rFonts w:cs="Calibri"/>
            <w:color w:val="000000" w:themeColor="text1"/>
            <w:szCs w:val="22"/>
          </w:rPr>
          <w:t xml:space="preserve"> the</w:t>
        </w:r>
      </w:ins>
      <w:ins w:id="965" w:author="Joana Rodrigues Ribeiro" w:date="2026-02-08T09:53:00Z" w16du:dateUtc="2026-02-08T08:53:00Z">
        <w:r w:rsidR="0030480C">
          <w:rPr>
            <w:rFonts w:cs="Calibri"/>
            <w:color w:val="000000" w:themeColor="text1"/>
            <w:szCs w:val="22"/>
          </w:rPr>
          <w:t xml:space="preserve"> res</w:t>
        </w:r>
      </w:ins>
      <w:ins w:id="966" w:author="Joana Rodrigues Ribeiro" w:date="2026-02-08T09:54:00Z" w16du:dateUtc="2026-02-08T08:54:00Z">
        <w:r w:rsidR="0030480C">
          <w:rPr>
            <w:rFonts w:cs="Calibri"/>
            <w:color w:val="000000" w:themeColor="text1"/>
            <w:szCs w:val="22"/>
          </w:rPr>
          <w:t>trictive</w:t>
        </w:r>
      </w:ins>
      <w:ins w:id="967" w:author="Joana Rodrigues Ribeiro" w:date="2026-02-07T22:26:00Z" w16du:dateUtc="2026-02-07T21:26:00Z">
        <w:r w:rsidR="00064672">
          <w:rPr>
            <w:rFonts w:cs="Calibri"/>
            <w:color w:val="000000" w:themeColor="text1"/>
            <w:szCs w:val="22"/>
          </w:rPr>
          <w:t xml:space="preserve"> </w:t>
        </w:r>
        <w:r w:rsidR="00613B8B">
          <w:rPr>
            <w:rFonts w:cs="Calibri"/>
            <w:color w:val="000000" w:themeColor="text1"/>
            <w:szCs w:val="22"/>
          </w:rPr>
          <w:t>selection</w:t>
        </w:r>
        <w:r w:rsidR="00064672">
          <w:rPr>
            <w:rFonts w:cs="Calibri"/>
            <w:color w:val="000000" w:themeColor="text1"/>
            <w:szCs w:val="22"/>
          </w:rPr>
          <w:t xml:space="preserve"> of </w:t>
        </w:r>
        <w:r w:rsidR="00613B8B">
          <w:rPr>
            <w:rFonts w:cs="Calibri"/>
            <w:color w:val="000000" w:themeColor="text1"/>
            <w:szCs w:val="22"/>
          </w:rPr>
          <w:t xml:space="preserve">RCTs </w:t>
        </w:r>
      </w:ins>
      <w:ins w:id="968" w:author="Joana Rodrigues Ribeiro" w:date="2026-02-08T09:53:00Z" w16du:dateUtc="2026-02-08T08:53:00Z">
        <w:r w:rsidR="0030480C">
          <w:rPr>
            <w:rFonts w:cs="Calibri"/>
            <w:color w:val="000000" w:themeColor="text1"/>
            <w:szCs w:val="22"/>
          </w:rPr>
          <w:t>using</w:t>
        </w:r>
      </w:ins>
      <w:ins w:id="969" w:author="Joana Rodrigues Ribeiro" w:date="2026-02-07T22:27:00Z" w16du:dateUtc="2026-02-07T21:27:00Z">
        <w:r w:rsidR="00613B8B">
          <w:rPr>
            <w:rFonts w:cs="Calibri"/>
            <w:color w:val="000000" w:themeColor="text1"/>
            <w:szCs w:val="22"/>
          </w:rPr>
          <w:t xml:space="preserve"> the CCI® </w:t>
        </w:r>
      </w:ins>
      <w:ins w:id="970" w:author="Joana Rodrigues Ribeiro" w:date="2026-02-07T22:47:00Z" w16du:dateUtc="2026-02-07T21:47:00Z">
        <w:r w:rsidR="006C55D8">
          <w:rPr>
            <w:rFonts w:cs="Calibri"/>
            <w:color w:val="000000" w:themeColor="text1"/>
            <w:szCs w:val="22"/>
          </w:rPr>
          <w:t>in</w:t>
        </w:r>
      </w:ins>
      <w:ins w:id="971" w:author="Joana Rodrigues Ribeiro" w:date="2026-02-07T22:29:00Z" w16du:dateUtc="2026-02-07T21:29:00Z">
        <w:r w:rsidR="001E5C53">
          <w:rPr>
            <w:rFonts w:cs="Calibri"/>
            <w:color w:val="000000" w:themeColor="text1"/>
            <w:szCs w:val="22"/>
          </w:rPr>
          <w:t xml:space="preserve"> our pilot study </w:t>
        </w:r>
      </w:ins>
      <w:ins w:id="972" w:author="Joana Rodrigues Ribeiro" w:date="2026-02-07T22:27:00Z" w16du:dateUtc="2026-02-07T21:27:00Z">
        <w:r w:rsidR="00613B8B">
          <w:rPr>
            <w:rFonts w:cs="Calibri"/>
            <w:color w:val="000000" w:themeColor="text1"/>
            <w:szCs w:val="22"/>
          </w:rPr>
          <w:t xml:space="preserve">may have </w:t>
        </w:r>
        <w:r w:rsidR="0032433D">
          <w:rPr>
            <w:rFonts w:cs="Calibri"/>
            <w:color w:val="000000" w:themeColor="text1"/>
            <w:szCs w:val="22"/>
          </w:rPr>
          <w:t xml:space="preserve">resulted in a selection </w:t>
        </w:r>
        <w:r w:rsidR="00613B8B">
          <w:rPr>
            <w:rFonts w:cs="Calibri"/>
            <w:color w:val="000000" w:themeColor="text1"/>
            <w:szCs w:val="22"/>
          </w:rPr>
          <w:t>bias</w:t>
        </w:r>
      </w:ins>
      <w:ins w:id="973" w:author="Joana Rodrigues Ribeiro" w:date="2026-02-07T22:29:00Z" w16du:dateUtc="2026-02-07T21:29:00Z">
        <w:r w:rsidR="00D124E4">
          <w:rPr>
            <w:rFonts w:cs="Calibri"/>
            <w:color w:val="000000" w:themeColor="text1"/>
            <w:szCs w:val="22"/>
          </w:rPr>
          <w:t xml:space="preserve">. Second, </w:t>
        </w:r>
      </w:ins>
      <w:ins w:id="974" w:author="Joana Rodrigues Ribeiro" w:date="2026-02-07T22:47:00Z" w16du:dateUtc="2026-02-07T21:47:00Z">
        <w:r w:rsidR="00391186">
          <w:rPr>
            <w:rFonts w:cs="Calibri"/>
            <w:color w:val="000000" w:themeColor="text1"/>
            <w:szCs w:val="22"/>
          </w:rPr>
          <w:t>although</w:t>
        </w:r>
      </w:ins>
      <w:ins w:id="975" w:author="Joana Rodrigues Ribeiro" w:date="2026-02-07T22:30:00Z" w16du:dateUtc="2026-02-07T21:30:00Z">
        <w:r w:rsidR="00D124E4">
          <w:rPr>
            <w:rFonts w:cs="Calibri"/>
            <w:color w:val="000000" w:themeColor="text1"/>
            <w:szCs w:val="22"/>
          </w:rPr>
          <w:t xml:space="preserve"> </w:t>
        </w:r>
        <w:r w:rsidR="00A141C4">
          <w:rPr>
            <w:rFonts w:cs="Calibri"/>
            <w:color w:val="000000" w:themeColor="text1"/>
            <w:szCs w:val="22"/>
          </w:rPr>
          <w:t>our</w:t>
        </w:r>
        <w:r w:rsidR="00D124E4">
          <w:rPr>
            <w:rFonts w:cs="Calibri"/>
            <w:color w:val="000000" w:themeColor="text1"/>
            <w:szCs w:val="22"/>
          </w:rPr>
          <w:t xml:space="preserve"> </w:t>
        </w:r>
      </w:ins>
      <w:ins w:id="976" w:author="Joana Rodrigues Ribeiro" w:date="2026-02-07T22:31:00Z" w16du:dateUtc="2026-02-07T21:31:00Z">
        <w:r w:rsidR="00A141C4">
          <w:rPr>
            <w:rFonts w:cs="Calibri"/>
            <w:color w:val="000000" w:themeColor="text1"/>
            <w:szCs w:val="22"/>
          </w:rPr>
          <w:t xml:space="preserve">final </w:t>
        </w:r>
      </w:ins>
      <w:ins w:id="977" w:author="Joana Rodrigues Ribeiro" w:date="2026-02-07T22:30:00Z" w16du:dateUtc="2026-02-07T21:30:00Z">
        <w:r w:rsidR="00A141C4">
          <w:rPr>
            <w:rFonts w:cs="Calibri"/>
            <w:color w:val="000000" w:themeColor="text1"/>
            <w:szCs w:val="22"/>
          </w:rPr>
          <w:t xml:space="preserve">approach </w:t>
        </w:r>
      </w:ins>
      <w:ins w:id="978" w:author="Joana Rodrigues Ribeiro" w:date="2026-02-07T22:47:00Z" w16du:dateUtc="2026-02-07T21:47:00Z">
        <w:r w:rsidR="00391186">
          <w:rPr>
            <w:rFonts w:cs="Calibri"/>
            <w:color w:val="000000" w:themeColor="text1"/>
            <w:szCs w:val="22"/>
          </w:rPr>
          <w:t>aimed to include</w:t>
        </w:r>
      </w:ins>
      <w:ins w:id="979" w:author="Joana Rodrigues Ribeiro" w:date="2026-02-07T22:31:00Z" w16du:dateUtc="2026-02-07T21:31:00Z">
        <w:r w:rsidR="00A141C4">
          <w:rPr>
            <w:rFonts w:cs="Calibri"/>
            <w:color w:val="000000" w:themeColor="text1"/>
            <w:szCs w:val="22"/>
          </w:rPr>
          <w:t xml:space="preserve"> </w:t>
        </w:r>
      </w:ins>
      <w:ins w:id="980" w:author="Joana Rodrigues Ribeiro" w:date="2026-02-07T22:47:00Z" w16du:dateUtc="2026-02-07T21:47:00Z">
        <w:r w:rsidR="00391186">
          <w:rPr>
            <w:rFonts w:cs="Calibri"/>
            <w:color w:val="000000" w:themeColor="text1"/>
            <w:szCs w:val="22"/>
          </w:rPr>
          <w:t>all</w:t>
        </w:r>
      </w:ins>
      <w:ins w:id="981" w:author="Joana Rodrigues Ribeiro" w:date="2026-02-07T22:30:00Z" w16du:dateUtc="2026-02-07T21:30:00Z">
        <w:r w:rsidR="00A44D38">
          <w:rPr>
            <w:rFonts w:cs="Calibri"/>
            <w:color w:val="000000" w:themeColor="text1"/>
            <w:szCs w:val="22"/>
          </w:rPr>
          <w:t xml:space="preserve"> surgical RCT</w:t>
        </w:r>
      </w:ins>
      <w:ins w:id="982" w:author="Joana Rodrigues Ribeiro" w:date="2026-02-07T22:47:00Z" w16du:dateUtc="2026-02-07T21:47:00Z">
        <w:r w:rsidR="00391186">
          <w:rPr>
            <w:rFonts w:cs="Calibri"/>
            <w:color w:val="000000" w:themeColor="text1"/>
            <w:szCs w:val="22"/>
          </w:rPr>
          <w:t>s</w:t>
        </w:r>
      </w:ins>
      <w:ins w:id="983" w:author="Joana Rodrigues Ribeiro" w:date="2026-02-07T22:29:00Z" w16du:dateUtc="2026-02-07T21:29:00Z">
        <w:r w:rsidR="00D124E4">
          <w:rPr>
            <w:rFonts w:cs="Calibri"/>
            <w:color w:val="000000" w:themeColor="text1"/>
            <w:szCs w:val="22"/>
          </w:rPr>
          <w:t xml:space="preserve">, </w:t>
        </w:r>
      </w:ins>
      <w:ins w:id="984" w:author="Joana Rodrigues Ribeiro" w:date="2026-02-07T22:47:00Z" w16du:dateUtc="2026-02-07T21:47:00Z">
        <w:r w:rsidR="00391186">
          <w:rPr>
            <w:rFonts w:cs="Calibri"/>
            <w:color w:val="000000" w:themeColor="text1"/>
            <w:szCs w:val="22"/>
          </w:rPr>
          <w:t>the scre</w:t>
        </w:r>
      </w:ins>
      <w:ins w:id="985" w:author="Joana Rodrigues Ribeiro" w:date="2026-02-07T22:48:00Z" w16du:dateUtc="2026-02-07T21:48:00Z">
        <w:r w:rsidR="00391186">
          <w:rPr>
            <w:rFonts w:cs="Calibri"/>
            <w:color w:val="000000" w:themeColor="text1"/>
            <w:szCs w:val="22"/>
          </w:rPr>
          <w:t>ening was</w:t>
        </w:r>
      </w:ins>
      <w:ins w:id="986" w:author="Joana Rodrigues Ribeiro" w:date="2026-02-07T22:31:00Z" w16du:dateUtc="2026-02-07T21:31:00Z">
        <w:r w:rsidR="002D0DD7">
          <w:rPr>
            <w:rFonts w:cs="Calibri"/>
            <w:color w:val="000000" w:themeColor="text1"/>
            <w:szCs w:val="22"/>
          </w:rPr>
          <w:t xml:space="preserve"> pragmatically </w:t>
        </w:r>
      </w:ins>
      <w:ins w:id="987" w:author="Joana Rodrigues Ribeiro" w:date="2026-02-07T22:48:00Z" w16du:dateUtc="2026-02-07T21:48:00Z">
        <w:r w:rsidR="00391186">
          <w:rPr>
            <w:rFonts w:cs="Calibri"/>
            <w:color w:val="000000" w:themeColor="text1"/>
            <w:szCs w:val="22"/>
          </w:rPr>
          <w:t>stopped once</w:t>
        </w:r>
      </w:ins>
      <w:ins w:id="988" w:author="Joana Rodrigues Ribeiro" w:date="2026-02-07T22:32:00Z" w16du:dateUtc="2026-02-07T21:32:00Z">
        <w:r w:rsidR="00B418A8">
          <w:rPr>
            <w:rFonts w:cs="Calibri"/>
            <w:color w:val="000000" w:themeColor="text1"/>
            <w:szCs w:val="22"/>
          </w:rPr>
          <w:t xml:space="preserve"> </w:t>
        </w:r>
      </w:ins>
      <w:ins w:id="989" w:author="Joana Rodrigues Ribeiro" w:date="2026-02-07T22:48:00Z" w16du:dateUtc="2026-02-07T21:48:00Z">
        <w:r w:rsidR="00391186">
          <w:rPr>
            <w:rFonts w:cs="Calibri"/>
            <w:color w:val="000000" w:themeColor="text1"/>
            <w:szCs w:val="22"/>
          </w:rPr>
          <w:t>the</w:t>
        </w:r>
      </w:ins>
      <w:ins w:id="990" w:author="Joana Rodrigues Ribeiro" w:date="2026-02-07T22:32:00Z" w16du:dateUtc="2026-02-07T21:32:00Z">
        <w:r w:rsidR="00EF6657">
          <w:rPr>
            <w:rFonts w:cs="Calibri"/>
            <w:color w:val="000000" w:themeColor="text1"/>
            <w:szCs w:val="22"/>
          </w:rPr>
          <w:t xml:space="preserve"> targeted sample size</w:t>
        </w:r>
      </w:ins>
      <w:ins w:id="991" w:author="Joana Rodrigues Ribeiro" w:date="2026-02-07T22:48:00Z" w16du:dateUtc="2026-02-07T21:48:00Z">
        <w:r w:rsidR="00391186">
          <w:rPr>
            <w:rFonts w:cs="Calibri"/>
            <w:color w:val="000000" w:themeColor="text1"/>
            <w:szCs w:val="22"/>
          </w:rPr>
          <w:t xml:space="preserve"> was reached</w:t>
        </w:r>
      </w:ins>
      <w:ins w:id="992" w:author="Joana Rodrigues Ribeiro" w:date="2026-02-07T22:32:00Z" w16du:dateUtc="2026-02-07T21:32:00Z">
        <w:r w:rsidR="00EF6657">
          <w:rPr>
            <w:rFonts w:cs="Calibri"/>
            <w:color w:val="000000" w:themeColor="text1"/>
            <w:szCs w:val="22"/>
          </w:rPr>
          <w:t xml:space="preserve">. Although </w:t>
        </w:r>
      </w:ins>
      <w:ins w:id="993" w:author="Joana Rodrigues Ribeiro" w:date="2026-02-07T22:33:00Z" w16du:dateUtc="2026-02-07T21:33:00Z">
        <w:r w:rsidR="00EF6657">
          <w:rPr>
            <w:rFonts w:cs="Calibri"/>
            <w:color w:val="000000" w:themeColor="text1"/>
            <w:szCs w:val="22"/>
          </w:rPr>
          <w:t xml:space="preserve">records were screened consecutively in </w:t>
        </w:r>
      </w:ins>
      <w:ins w:id="994" w:author="Joana Rodrigues Ribeiro" w:date="2026-02-07T22:34:00Z" w16du:dateUtc="2026-02-07T21:34:00Z">
        <w:r w:rsidR="00B634B0">
          <w:rPr>
            <w:rFonts w:cs="Calibri"/>
            <w:color w:val="000000" w:themeColor="text1"/>
            <w:szCs w:val="22"/>
          </w:rPr>
          <w:t>an unsorted</w:t>
        </w:r>
      </w:ins>
      <w:ins w:id="995" w:author="Joana Rodrigues Ribeiro" w:date="2026-02-07T22:33:00Z" w16du:dateUtc="2026-02-07T21:33:00Z">
        <w:r w:rsidR="00B634B0">
          <w:rPr>
            <w:rFonts w:cs="Calibri"/>
            <w:color w:val="000000" w:themeColor="text1"/>
            <w:szCs w:val="22"/>
          </w:rPr>
          <w:t xml:space="preserve"> order, </w:t>
        </w:r>
      </w:ins>
      <w:ins w:id="996" w:author="Joana Rodrigues Ribeiro" w:date="2026-02-07T22:34:00Z" w16du:dateUtc="2026-02-07T21:34:00Z">
        <w:r w:rsidR="00B634B0">
          <w:rPr>
            <w:rFonts w:cs="Calibri"/>
            <w:color w:val="000000" w:themeColor="text1"/>
            <w:szCs w:val="22"/>
          </w:rPr>
          <w:t xml:space="preserve">this </w:t>
        </w:r>
      </w:ins>
      <w:ins w:id="997" w:author="Joana Rodrigues Ribeiro" w:date="2026-02-07T22:48:00Z" w16du:dateUtc="2026-02-07T21:48:00Z">
        <w:r w:rsidR="00722995">
          <w:rPr>
            <w:rFonts w:cs="Calibri"/>
            <w:color w:val="000000" w:themeColor="text1"/>
            <w:szCs w:val="22"/>
          </w:rPr>
          <w:t>selected</w:t>
        </w:r>
      </w:ins>
      <w:ins w:id="998" w:author="Joana Rodrigues Ribeiro" w:date="2026-02-07T22:49:00Z" w16du:dateUtc="2026-02-07T21:49:00Z">
        <w:r w:rsidR="00722995">
          <w:rPr>
            <w:rFonts w:cs="Calibri"/>
            <w:color w:val="000000" w:themeColor="text1"/>
            <w:szCs w:val="22"/>
          </w:rPr>
          <w:t xml:space="preserve"> sample of </w:t>
        </w:r>
      </w:ins>
      <w:ins w:id="999" w:author="Joana Rodrigues Ribeiro" w:date="2026-02-07T22:35:00Z" w16du:dateUtc="2026-02-07T21:35:00Z">
        <w:r w:rsidR="00594988">
          <w:rPr>
            <w:rFonts w:cs="Calibri"/>
            <w:color w:val="000000" w:themeColor="text1"/>
            <w:szCs w:val="22"/>
          </w:rPr>
          <w:t>55</w:t>
        </w:r>
      </w:ins>
      <w:ins w:id="1000" w:author="Joana Rodrigues Ribeiro" w:date="2026-02-07T22:36:00Z" w16du:dateUtc="2026-02-07T21:36:00Z">
        <w:r w:rsidR="00594988">
          <w:rPr>
            <w:rFonts w:cs="Calibri"/>
            <w:color w:val="000000" w:themeColor="text1"/>
            <w:szCs w:val="22"/>
          </w:rPr>
          <w:t>4</w:t>
        </w:r>
      </w:ins>
      <w:ins w:id="1001" w:author="Joana Rodrigues Ribeiro" w:date="2026-02-07T22:49:00Z" w16du:dateUtc="2026-02-07T21:49:00Z">
        <w:r w:rsidR="00722995">
          <w:rPr>
            <w:rFonts w:cs="Calibri"/>
            <w:color w:val="000000" w:themeColor="text1"/>
            <w:szCs w:val="22"/>
          </w:rPr>
          <w:t xml:space="preserve"> </w:t>
        </w:r>
      </w:ins>
      <w:ins w:id="1002" w:author="Joana Rodrigues Ribeiro" w:date="2026-02-07T22:36:00Z" w16du:dateUtc="2026-02-07T21:36:00Z">
        <w:r w:rsidR="00594988">
          <w:rPr>
            <w:rFonts w:cs="Calibri"/>
            <w:color w:val="000000" w:themeColor="text1"/>
            <w:szCs w:val="22"/>
          </w:rPr>
          <w:t>record</w:t>
        </w:r>
      </w:ins>
      <w:ins w:id="1003" w:author="Joana Rodrigues Ribeiro" w:date="2026-02-07T22:49:00Z" w16du:dateUtc="2026-02-07T21:49:00Z">
        <w:r w:rsidR="00722995">
          <w:rPr>
            <w:rFonts w:cs="Calibri"/>
            <w:color w:val="000000" w:themeColor="text1"/>
            <w:szCs w:val="22"/>
          </w:rPr>
          <w:t>s</w:t>
        </w:r>
      </w:ins>
      <w:ins w:id="1004" w:author="Joana Rodrigues Ribeiro" w:date="2026-02-07T22:36:00Z" w16du:dateUtc="2026-02-07T21:36:00Z">
        <w:r w:rsidR="00594988">
          <w:rPr>
            <w:rFonts w:cs="Calibri"/>
            <w:color w:val="000000" w:themeColor="text1"/>
            <w:szCs w:val="22"/>
          </w:rPr>
          <w:t xml:space="preserve"> </w:t>
        </w:r>
      </w:ins>
      <w:ins w:id="1005" w:author="Joana Rodrigues Ribeiro" w:date="2026-02-07T22:34:00Z" w16du:dateUtc="2026-02-07T21:34:00Z">
        <w:r w:rsidR="00B634B0">
          <w:rPr>
            <w:rFonts w:cs="Calibri"/>
            <w:color w:val="000000" w:themeColor="text1"/>
            <w:szCs w:val="22"/>
          </w:rPr>
          <w:t>may not be</w:t>
        </w:r>
      </w:ins>
      <w:ins w:id="1006" w:author="Joana Rodrigues Ribeiro" w:date="2026-02-07T22:49:00Z" w16du:dateUtc="2026-02-07T21:49:00Z">
        <w:r w:rsidR="00722995">
          <w:rPr>
            <w:rFonts w:cs="Calibri"/>
            <w:color w:val="000000" w:themeColor="text1"/>
            <w:szCs w:val="22"/>
          </w:rPr>
          <w:t xml:space="preserve"> fully</w:t>
        </w:r>
      </w:ins>
      <w:ins w:id="1007" w:author="Joana Rodrigues Ribeiro" w:date="2026-02-07T22:34:00Z" w16du:dateUtc="2026-02-07T21:34:00Z">
        <w:r w:rsidR="00B634B0">
          <w:rPr>
            <w:rFonts w:cs="Calibri"/>
            <w:color w:val="000000" w:themeColor="text1"/>
            <w:szCs w:val="22"/>
          </w:rPr>
          <w:t xml:space="preserve"> representative of all 19,</w:t>
        </w:r>
      </w:ins>
      <w:ins w:id="1008" w:author="Joana Rodrigues Ribeiro" w:date="2026-02-07T22:35:00Z" w16du:dateUtc="2026-02-07T21:35:00Z">
        <w:r w:rsidR="00DD3381">
          <w:rPr>
            <w:rFonts w:cs="Calibri"/>
            <w:color w:val="000000" w:themeColor="text1"/>
            <w:szCs w:val="22"/>
          </w:rPr>
          <w:t xml:space="preserve">393 records </w:t>
        </w:r>
        <w:r w:rsidR="00FB404D">
          <w:rPr>
            <w:rFonts w:cs="Calibri"/>
            <w:color w:val="000000" w:themeColor="text1"/>
            <w:szCs w:val="22"/>
          </w:rPr>
          <w:t>published in 2024</w:t>
        </w:r>
      </w:ins>
      <w:ins w:id="1009" w:author="Joana Rodrigues Ribeiro" w:date="2026-02-07T22:49:00Z" w16du:dateUtc="2026-02-07T21:49:00Z">
        <w:r w:rsidR="00722995">
          <w:rPr>
            <w:rFonts w:cs="Calibri"/>
            <w:color w:val="000000" w:themeColor="text1"/>
            <w:szCs w:val="22"/>
          </w:rPr>
          <w:t>. A</w:t>
        </w:r>
      </w:ins>
      <w:ins w:id="1010" w:author="Joana Rodrigues Ribeiro" w:date="2026-02-07T22:37:00Z" w16du:dateUtc="2026-02-07T21:37:00Z">
        <w:r w:rsidR="002A7CD3">
          <w:rPr>
            <w:rFonts w:cs="Calibri"/>
            <w:color w:val="000000" w:themeColor="text1"/>
            <w:szCs w:val="22"/>
          </w:rPr>
          <w:t xml:space="preserve"> complete screening </w:t>
        </w:r>
        <w:r w:rsidR="006813FF">
          <w:rPr>
            <w:rFonts w:cs="Calibri"/>
            <w:color w:val="000000" w:themeColor="text1"/>
            <w:szCs w:val="22"/>
          </w:rPr>
          <w:t>would have ensured more consisten</w:t>
        </w:r>
      </w:ins>
      <w:ins w:id="1011" w:author="Joana Rodrigues Ribeiro" w:date="2026-02-07T22:38:00Z" w16du:dateUtc="2026-02-07T21:38:00Z">
        <w:r w:rsidR="006813FF">
          <w:rPr>
            <w:rFonts w:cs="Calibri"/>
            <w:color w:val="000000" w:themeColor="text1"/>
            <w:szCs w:val="22"/>
          </w:rPr>
          <w:t>cy.</w:t>
        </w:r>
        <w:r w:rsidR="000A5944">
          <w:rPr>
            <w:rFonts w:cs="Calibri"/>
            <w:color w:val="000000" w:themeColor="text1"/>
            <w:szCs w:val="22"/>
          </w:rPr>
          <w:t xml:space="preserve"> Third, the </w:t>
        </w:r>
      </w:ins>
      <w:ins w:id="1012" w:author="Joana Rodrigues Ribeiro" w:date="2026-02-07T22:39:00Z" w16du:dateUtc="2026-02-07T21:39:00Z">
        <w:r w:rsidR="009A1DA5">
          <w:rPr>
            <w:rFonts w:cs="Calibri"/>
            <w:color w:val="000000" w:themeColor="text1"/>
            <w:szCs w:val="22"/>
          </w:rPr>
          <w:t xml:space="preserve">five criteria </w:t>
        </w:r>
      </w:ins>
      <w:ins w:id="1013" w:author="Joana Rodrigues Ribeiro" w:date="2026-02-07T22:50:00Z" w16du:dateUtc="2026-02-07T21:50:00Z">
        <w:r w:rsidR="00126106">
          <w:rPr>
            <w:rFonts w:cs="Calibri"/>
            <w:color w:val="000000" w:themeColor="text1"/>
            <w:szCs w:val="22"/>
          </w:rPr>
          <w:t>used</w:t>
        </w:r>
      </w:ins>
      <w:ins w:id="1014" w:author="Joana Rodrigues Ribeiro" w:date="2026-02-07T22:39:00Z" w16du:dateUtc="2026-02-07T21:39:00Z">
        <w:r w:rsidR="009A1DA5">
          <w:rPr>
            <w:rFonts w:cs="Calibri"/>
            <w:color w:val="000000" w:themeColor="text1"/>
            <w:szCs w:val="22"/>
          </w:rPr>
          <w:t xml:space="preserve"> to </w:t>
        </w:r>
      </w:ins>
      <w:ins w:id="1015" w:author="Joana Rodrigues Ribeiro" w:date="2026-02-07T22:38:00Z" w16du:dateUtc="2026-02-07T21:38:00Z">
        <w:r w:rsidR="000A5944">
          <w:rPr>
            <w:rFonts w:cs="Calibri"/>
            <w:color w:val="000000" w:themeColor="text1"/>
            <w:szCs w:val="22"/>
          </w:rPr>
          <w:t>defin</w:t>
        </w:r>
      </w:ins>
      <w:ins w:id="1016" w:author="Joana Rodrigues Ribeiro" w:date="2026-02-07T22:39:00Z" w16du:dateUtc="2026-02-07T21:39:00Z">
        <w:r w:rsidR="009A1DA5">
          <w:rPr>
            <w:rFonts w:cs="Calibri"/>
            <w:color w:val="000000" w:themeColor="text1"/>
            <w:szCs w:val="22"/>
          </w:rPr>
          <w:t>e</w:t>
        </w:r>
      </w:ins>
      <w:ins w:id="1017" w:author="Joana Rodrigues Ribeiro" w:date="2026-02-07T22:38:00Z" w16du:dateUtc="2026-02-07T21:38:00Z">
        <w:r w:rsidR="000A5944">
          <w:rPr>
            <w:rFonts w:cs="Calibri"/>
            <w:color w:val="000000" w:themeColor="text1"/>
            <w:szCs w:val="22"/>
          </w:rPr>
          <w:t xml:space="preserve"> RCT</w:t>
        </w:r>
      </w:ins>
      <w:ins w:id="1018" w:author="Joana Rodrigues Ribeiro" w:date="2026-02-07T22:50:00Z" w16du:dateUtc="2026-02-07T21:50:00Z">
        <w:r w:rsidR="00126106">
          <w:rPr>
            <w:rFonts w:cs="Calibri"/>
            <w:color w:val="000000" w:themeColor="text1"/>
            <w:szCs w:val="22"/>
          </w:rPr>
          <w:t>s that</w:t>
        </w:r>
      </w:ins>
      <w:ins w:id="1019" w:author="Joana Rodrigues Ribeiro" w:date="2026-02-07T22:38:00Z" w16du:dateUtc="2026-02-07T21:38:00Z">
        <w:r w:rsidR="000A5944">
          <w:rPr>
            <w:rFonts w:cs="Calibri"/>
            <w:color w:val="000000" w:themeColor="text1"/>
            <w:szCs w:val="22"/>
          </w:rPr>
          <w:t xml:space="preserve"> </w:t>
        </w:r>
      </w:ins>
      <w:ins w:id="1020" w:author="Joana Rodrigues Ribeiro" w:date="2026-02-07T22:50:00Z" w16du:dateUtc="2026-02-07T21:50:00Z">
        <w:r w:rsidR="0055799A">
          <w:rPr>
            <w:rFonts w:cs="Calibri"/>
            <w:color w:val="000000" w:themeColor="text1"/>
            <w:szCs w:val="22"/>
          </w:rPr>
          <w:t xml:space="preserve">meaningfully </w:t>
        </w:r>
      </w:ins>
      <w:ins w:id="1021" w:author="Joana Rodrigues Ribeiro" w:date="2026-02-07T22:39:00Z" w16du:dateUtc="2026-02-07T21:39:00Z">
        <w:r w:rsidR="009D7247">
          <w:rPr>
            <w:rFonts w:cs="Calibri"/>
            <w:color w:val="000000" w:themeColor="text1"/>
            <w:szCs w:val="22"/>
          </w:rPr>
          <w:t>inform clinical practice</w:t>
        </w:r>
      </w:ins>
      <w:ins w:id="1022" w:author="Joana Rodrigues Ribeiro" w:date="2026-02-07T22:40:00Z" w16du:dateUtc="2026-02-07T21:40:00Z">
        <w:r w:rsidR="009D7247">
          <w:rPr>
            <w:rFonts w:cs="Calibri"/>
            <w:color w:val="000000" w:themeColor="text1"/>
            <w:szCs w:val="22"/>
          </w:rPr>
          <w:t xml:space="preserve"> </w:t>
        </w:r>
      </w:ins>
      <w:ins w:id="1023" w:author="Joana Rodrigues Ribeiro" w:date="2026-02-07T22:41:00Z" w16du:dateUtc="2026-02-07T21:41:00Z">
        <w:r w:rsidR="00E40D47">
          <w:rPr>
            <w:rFonts w:cs="Calibri"/>
            <w:color w:val="000000" w:themeColor="text1"/>
            <w:szCs w:val="22"/>
          </w:rPr>
          <w:t xml:space="preserve">are </w:t>
        </w:r>
      </w:ins>
      <w:ins w:id="1024" w:author="Joana Rodrigues Ribeiro" w:date="2026-02-07T22:43:00Z" w16du:dateUtc="2026-02-07T21:43:00Z">
        <w:r w:rsidR="0054031B">
          <w:rPr>
            <w:rFonts w:cs="Calibri"/>
            <w:color w:val="000000" w:themeColor="text1"/>
            <w:szCs w:val="22"/>
          </w:rPr>
          <w:t xml:space="preserve">original and </w:t>
        </w:r>
      </w:ins>
      <w:ins w:id="1025" w:author="Joana Rodrigues Ribeiro" w:date="2026-02-07T22:41:00Z" w16du:dateUtc="2026-02-07T21:41:00Z">
        <w:r w:rsidR="00E40D47">
          <w:rPr>
            <w:rFonts w:cs="Calibri"/>
            <w:color w:val="000000" w:themeColor="text1"/>
            <w:szCs w:val="22"/>
          </w:rPr>
          <w:t xml:space="preserve">not </w:t>
        </w:r>
        <w:r w:rsidR="00BD7E89">
          <w:rPr>
            <w:rFonts w:cs="Calibri"/>
            <w:color w:val="000000" w:themeColor="text1"/>
            <w:szCs w:val="22"/>
          </w:rPr>
          <w:t xml:space="preserve">based on </w:t>
        </w:r>
      </w:ins>
      <w:ins w:id="1026" w:author="Joana Rodrigues Ribeiro" w:date="2026-02-07T22:50:00Z" w16du:dateUtc="2026-02-07T21:50:00Z">
        <w:r w:rsidR="0055799A">
          <w:rPr>
            <w:rFonts w:cs="Calibri"/>
            <w:color w:val="000000" w:themeColor="text1"/>
            <w:szCs w:val="22"/>
          </w:rPr>
          <w:t>established</w:t>
        </w:r>
      </w:ins>
      <w:ins w:id="1027" w:author="Joana Rodrigues Ribeiro" w:date="2026-02-07T22:42:00Z" w16du:dateUtc="2026-02-07T21:42:00Z">
        <w:r w:rsidR="00246DDD">
          <w:rPr>
            <w:rFonts w:cs="Calibri"/>
            <w:color w:val="000000" w:themeColor="text1"/>
            <w:szCs w:val="22"/>
          </w:rPr>
          <w:t xml:space="preserve"> guidelines</w:t>
        </w:r>
      </w:ins>
      <w:ins w:id="1028" w:author="Joana Rodrigues Ribeiro" w:date="2026-02-07T22:51:00Z" w16du:dateUtc="2026-02-07T21:51:00Z">
        <w:r w:rsidR="0055799A">
          <w:rPr>
            <w:rFonts w:cs="Calibri"/>
            <w:color w:val="000000" w:themeColor="text1"/>
            <w:szCs w:val="22"/>
          </w:rPr>
          <w:t>; o</w:t>
        </w:r>
      </w:ins>
      <w:ins w:id="1029" w:author="Joana Rodrigues Ribeiro" w:date="2026-02-07T22:42:00Z" w16du:dateUtc="2026-02-07T21:42:00Z">
        <w:r w:rsidR="00246DDD">
          <w:rPr>
            <w:rFonts w:cs="Calibri"/>
            <w:color w:val="000000" w:themeColor="text1"/>
            <w:szCs w:val="22"/>
          </w:rPr>
          <w:t xml:space="preserve">ne might </w:t>
        </w:r>
        <w:r w:rsidR="00297634">
          <w:rPr>
            <w:rFonts w:cs="Calibri"/>
            <w:color w:val="000000" w:themeColor="text1"/>
            <w:szCs w:val="22"/>
          </w:rPr>
          <w:t xml:space="preserve">underscore </w:t>
        </w:r>
      </w:ins>
      <w:ins w:id="1030" w:author="Joana Rodrigues Ribeiro" w:date="2026-02-07T22:51:00Z" w16du:dateUtc="2026-02-07T21:51:00Z">
        <w:r w:rsidR="0055799A">
          <w:rPr>
            <w:rFonts w:cs="Calibri"/>
            <w:color w:val="000000" w:themeColor="text1"/>
            <w:szCs w:val="22"/>
          </w:rPr>
          <w:t xml:space="preserve">them </w:t>
        </w:r>
      </w:ins>
      <w:ins w:id="1031" w:author="Joana Rodrigues Ribeiro" w:date="2026-02-07T22:42:00Z" w16du:dateUtc="2026-02-07T21:42:00Z">
        <w:r w:rsidR="00297634">
          <w:rPr>
            <w:rFonts w:cs="Calibri"/>
            <w:color w:val="000000" w:themeColor="text1"/>
            <w:szCs w:val="22"/>
          </w:rPr>
          <w:t xml:space="preserve">either restrictive or </w:t>
        </w:r>
      </w:ins>
      <w:ins w:id="1032" w:author="Joana Rodrigues Ribeiro" w:date="2026-02-07T22:43:00Z" w16du:dateUtc="2026-02-07T21:43:00Z">
        <w:r w:rsidR="00BD5838">
          <w:rPr>
            <w:rFonts w:cs="Calibri"/>
            <w:color w:val="000000" w:themeColor="text1"/>
            <w:szCs w:val="22"/>
          </w:rPr>
          <w:t>no</w:t>
        </w:r>
      </w:ins>
      <w:ins w:id="1033" w:author="Joana Rodrigues Ribeiro" w:date="2026-02-07T22:51:00Z" w16du:dateUtc="2026-02-07T21:51:00Z">
        <w:r w:rsidR="0055799A">
          <w:rPr>
            <w:rFonts w:cs="Calibri"/>
            <w:color w:val="000000" w:themeColor="text1"/>
            <w:szCs w:val="22"/>
          </w:rPr>
          <w:t xml:space="preserve">t </w:t>
        </w:r>
      </w:ins>
      <w:ins w:id="1034" w:author="Joana Rodrigues Ribeiro" w:date="2026-02-07T22:43:00Z" w16du:dateUtc="2026-02-07T21:43:00Z">
        <w:r w:rsidR="00BD5838">
          <w:rPr>
            <w:rFonts w:cs="Calibri"/>
            <w:color w:val="000000" w:themeColor="text1"/>
            <w:szCs w:val="22"/>
          </w:rPr>
          <w:t>e</w:t>
        </w:r>
      </w:ins>
      <w:ins w:id="1035" w:author="Joana Rodrigues Ribeiro" w:date="2026-02-07T22:44:00Z" w16du:dateUtc="2026-02-07T21:44:00Z">
        <w:r w:rsidR="00BD5838">
          <w:rPr>
            <w:rFonts w:cs="Calibri"/>
            <w:color w:val="000000" w:themeColor="text1"/>
            <w:szCs w:val="22"/>
          </w:rPr>
          <w:t>xhaustive.</w:t>
        </w:r>
        <w:r w:rsidR="00B9634F">
          <w:rPr>
            <w:rFonts w:cs="Calibri"/>
            <w:color w:val="000000" w:themeColor="text1"/>
            <w:szCs w:val="22"/>
          </w:rPr>
          <w:t xml:space="preserve"> </w:t>
        </w:r>
      </w:ins>
      <w:ins w:id="1036" w:author="Joana Rodrigues Ribeiro" w:date="2026-02-07T22:52:00Z" w16du:dateUtc="2026-02-07T21:52:00Z">
        <w:r w:rsidR="005A1289">
          <w:rPr>
            <w:rFonts w:cs="Calibri"/>
            <w:color w:val="000000" w:themeColor="text1"/>
            <w:szCs w:val="22"/>
          </w:rPr>
          <w:t xml:space="preserve">Fourth, </w:t>
        </w:r>
      </w:ins>
      <w:ins w:id="1037" w:author="Joana Rodrigues Ribeiro" w:date="2026-02-07T23:01:00Z" w16du:dateUtc="2026-02-07T22:01:00Z">
        <w:r w:rsidR="00313E07">
          <w:rPr>
            <w:rFonts w:cs="Calibri"/>
            <w:color w:val="000000" w:themeColor="text1"/>
            <w:szCs w:val="22"/>
          </w:rPr>
          <w:t>our analysis</w:t>
        </w:r>
      </w:ins>
      <w:ins w:id="1038" w:author="Joana Rodrigues Ribeiro" w:date="2026-02-07T22:54:00Z" w16du:dateUtc="2026-02-07T21:54:00Z">
        <w:r w:rsidR="00893D0B">
          <w:rPr>
            <w:rFonts w:cs="Calibri"/>
            <w:color w:val="000000" w:themeColor="text1"/>
            <w:szCs w:val="22"/>
          </w:rPr>
          <w:t xml:space="preserve"> captured only </w:t>
        </w:r>
      </w:ins>
      <w:ins w:id="1039" w:author="Joana Rodrigues Ribeiro" w:date="2026-02-07T22:55:00Z" w16du:dateUtc="2026-02-07T21:55:00Z">
        <w:r w:rsidR="00893D0B">
          <w:rPr>
            <w:rFonts w:cs="Calibri"/>
            <w:color w:val="000000" w:themeColor="text1"/>
            <w:szCs w:val="22"/>
          </w:rPr>
          <w:t>RCTs</w:t>
        </w:r>
      </w:ins>
      <w:ins w:id="1040" w:author="Joana Rodrigues Ribeiro" w:date="2026-02-07T23:01:00Z" w16du:dateUtc="2026-02-07T22:01:00Z">
        <w:r w:rsidR="00F832D1">
          <w:rPr>
            <w:rFonts w:cs="Calibri"/>
            <w:color w:val="000000" w:themeColor="text1"/>
            <w:szCs w:val="22"/>
          </w:rPr>
          <w:t>, w</w:t>
        </w:r>
      </w:ins>
      <w:ins w:id="1041" w:author="Joana Rodrigues Ribeiro" w:date="2026-02-07T23:02:00Z" w16du:dateUtc="2026-02-07T22:02:00Z">
        <w:r w:rsidR="00F832D1">
          <w:rPr>
            <w:rFonts w:cs="Calibri"/>
            <w:color w:val="000000" w:themeColor="text1"/>
            <w:szCs w:val="22"/>
          </w:rPr>
          <w:t>hich represent only</w:t>
        </w:r>
      </w:ins>
      <w:ins w:id="1042" w:author="Joana Rodrigues Ribeiro" w:date="2026-02-07T22:55:00Z" w16du:dateUtc="2026-02-07T21:55:00Z">
        <w:r w:rsidR="00893D0B">
          <w:rPr>
            <w:rFonts w:cs="Calibri"/>
            <w:color w:val="000000" w:themeColor="text1"/>
            <w:szCs w:val="22"/>
          </w:rPr>
          <w:t xml:space="preserve"> </w:t>
        </w:r>
      </w:ins>
      <w:ins w:id="1043" w:author="Joana Rodrigues Ribeiro" w:date="2026-02-07T22:54:00Z" w16du:dateUtc="2026-02-07T21:54:00Z">
        <w:r w:rsidR="00893D0B">
          <w:rPr>
            <w:rFonts w:cs="Calibri"/>
            <w:color w:val="000000" w:themeColor="text1"/>
            <w:szCs w:val="22"/>
          </w:rPr>
          <w:t xml:space="preserve">a small </w:t>
        </w:r>
      </w:ins>
      <w:ins w:id="1044" w:author="Joana Rodrigues Ribeiro" w:date="2026-02-07T23:02:00Z" w16du:dateUtc="2026-02-07T22:02:00Z">
        <w:r w:rsidR="00F832D1">
          <w:rPr>
            <w:rFonts w:cs="Calibri"/>
            <w:color w:val="000000" w:themeColor="text1"/>
            <w:szCs w:val="22"/>
          </w:rPr>
          <w:t>fraction</w:t>
        </w:r>
      </w:ins>
      <w:ins w:id="1045" w:author="Joana Rodrigues Ribeiro" w:date="2026-02-07T22:54:00Z" w16du:dateUtc="2026-02-07T21:54:00Z">
        <w:r w:rsidR="00893D0B">
          <w:rPr>
            <w:rFonts w:cs="Calibri"/>
            <w:color w:val="000000" w:themeColor="text1"/>
            <w:szCs w:val="22"/>
          </w:rPr>
          <w:t xml:space="preserve"> of surgical research</w:t>
        </w:r>
      </w:ins>
      <w:ins w:id="1046" w:author="Joana Rodrigues Ribeiro" w:date="2026-02-07T22:55:00Z" w16du:dateUtc="2026-02-07T21:55:00Z">
        <w:r w:rsidR="00550A38">
          <w:rPr>
            <w:rFonts w:cs="Calibri"/>
            <w:color w:val="000000" w:themeColor="text1"/>
            <w:szCs w:val="22"/>
          </w:rPr>
          <w:t xml:space="preserve">. While </w:t>
        </w:r>
      </w:ins>
      <w:ins w:id="1047" w:author="Joana Rodrigues Ribeiro" w:date="2026-02-07T23:02:00Z" w16du:dateUtc="2026-02-07T22:02:00Z">
        <w:r w:rsidR="00F832D1">
          <w:rPr>
            <w:rFonts w:cs="Calibri"/>
            <w:color w:val="000000" w:themeColor="text1"/>
            <w:szCs w:val="22"/>
          </w:rPr>
          <w:t>RCTs</w:t>
        </w:r>
      </w:ins>
      <w:ins w:id="1048" w:author="Joana Rodrigues Ribeiro" w:date="2026-02-07T22:55:00Z" w16du:dateUtc="2026-02-07T21:55:00Z">
        <w:r w:rsidR="00550A38">
          <w:rPr>
            <w:rFonts w:cs="Calibri"/>
            <w:color w:val="000000" w:themeColor="text1"/>
            <w:szCs w:val="22"/>
          </w:rPr>
          <w:t xml:space="preserve"> </w:t>
        </w:r>
      </w:ins>
      <w:ins w:id="1049" w:author="Joana Rodrigues Ribeiro" w:date="2026-02-07T23:02:00Z" w16du:dateUtc="2026-02-07T22:02:00Z">
        <w:r w:rsidR="00F832D1">
          <w:rPr>
            <w:rFonts w:cs="Calibri"/>
            <w:color w:val="000000" w:themeColor="text1"/>
            <w:szCs w:val="22"/>
          </w:rPr>
          <w:t>are</w:t>
        </w:r>
      </w:ins>
      <w:ins w:id="1050" w:author="Joana Rodrigues Ribeiro" w:date="2026-02-07T22:55:00Z" w16du:dateUtc="2026-02-07T21:55:00Z">
        <w:r w:rsidR="00550A38">
          <w:rPr>
            <w:rFonts w:cs="Calibri"/>
            <w:color w:val="000000" w:themeColor="text1"/>
            <w:szCs w:val="22"/>
          </w:rPr>
          <w:t xml:space="preserve"> considered the </w:t>
        </w:r>
      </w:ins>
      <w:ins w:id="1051" w:author="Joana Rodrigues Ribeiro" w:date="2026-02-07T23:02:00Z" w16du:dateUtc="2026-02-07T22:02:00Z">
        <w:r w:rsidR="00F832D1">
          <w:rPr>
            <w:rFonts w:cs="Calibri"/>
            <w:color w:val="000000" w:themeColor="text1"/>
            <w:szCs w:val="22"/>
          </w:rPr>
          <w:t>least</w:t>
        </w:r>
      </w:ins>
      <w:ins w:id="1052" w:author="Joana Rodrigues Ribeiro" w:date="2026-02-07T22:55:00Z" w16du:dateUtc="2026-02-07T21:55:00Z">
        <w:r w:rsidR="00550A38">
          <w:rPr>
            <w:rFonts w:cs="Calibri"/>
            <w:color w:val="000000" w:themeColor="text1"/>
            <w:szCs w:val="22"/>
          </w:rPr>
          <w:t xml:space="preserve"> </w:t>
        </w:r>
        <w:r w:rsidR="008A4526">
          <w:rPr>
            <w:rFonts w:cs="Calibri"/>
            <w:color w:val="000000" w:themeColor="text1"/>
            <w:szCs w:val="22"/>
          </w:rPr>
          <w:t>biased</w:t>
        </w:r>
      </w:ins>
      <w:ins w:id="1053" w:author="Joana Rodrigues Ribeiro" w:date="2026-02-07T22:56:00Z" w16du:dateUtc="2026-02-07T21:56:00Z">
        <w:r w:rsidR="008A4526">
          <w:rPr>
            <w:rFonts w:cs="Calibri"/>
            <w:color w:val="000000" w:themeColor="text1"/>
            <w:szCs w:val="22"/>
          </w:rPr>
          <w:t xml:space="preserve"> </w:t>
        </w:r>
      </w:ins>
      <w:ins w:id="1054" w:author="Joana Rodrigues Ribeiro" w:date="2026-02-07T23:02:00Z" w16du:dateUtc="2026-02-07T22:02:00Z">
        <w:r w:rsidR="00F832D1">
          <w:rPr>
            <w:rFonts w:cs="Calibri"/>
            <w:color w:val="000000" w:themeColor="text1"/>
            <w:szCs w:val="22"/>
          </w:rPr>
          <w:t xml:space="preserve">study </w:t>
        </w:r>
        <w:r w:rsidR="00CB1F1C">
          <w:rPr>
            <w:rFonts w:cs="Calibri"/>
            <w:color w:val="000000" w:themeColor="text1"/>
            <w:szCs w:val="22"/>
          </w:rPr>
          <w:t xml:space="preserve">design </w:t>
        </w:r>
      </w:ins>
      <w:ins w:id="1055" w:author="Joana Rodrigues Ribeiro" w:date="2026-02-07T22:56:00Z" w16du:dateUtc="2026-02-07T21:56:00Z">
        <w:r w:rsidR="008A4526">
          <w:rPr>
            <w:rFonts w:cs="Calibri"/>
            <w:color w:val="000000" w:themeColor="text1"/>
            <w:szCs w:val="22"/>
          </w:rPr>
          <w:t xml:space="preserve">and the most influential in </w:t>
        </w:r>
      </w:ins>
      <w:ins w:id="1056" w:author="Joana Rodrigues Ribeiro" w:date="2026-02-07T22:57:00Z" w16du:dateUtc="2026-02-07T21:57:00Z">
        <w:r w:rsidR="009B5157">
          <w:rPr>
            <w:rFonts w:cs="Calibri"/>
            <w:color w:val="000000" w:themeColor="text1"/>
            <w:szCs w:val="22"/>
          </w:rPr>
          <w:t xml:space="preserve">clinical </w:t>
        </w:r>
      </w:ins>
      <w:ins w:id="1057" w:author="Joana Rodrigues Ribeiro" w:date="2026-02-07T22:56:00Z" w16du:dateUtc="2026-02-07T21:56:00Z">
        <w:r w:rsidR="008A4526">
          <w:rPr>
            <w:rFonts w:cs="Calibri"/>
            <w:color w:val="000000" w:themeColor="text1"/>
            <w:szCs w:val="22"/>
          </w:rPr>
          <w:t>practice</w:t>
        </w:r>
        <w:r w:rsidR="003B4887">
          <w:rPr>
            <w:rFonts w:cs="Calibri"/>
            <w:color w:val="000000" w:themeColor="text1"/>
            <w:szCs w:val="22"/>
          </w:rPr>
          <w:t xml:space="preserve">, </w:t>
        </w:r>
      </w:ins>
      <w:ins w:id="1058" w:author="Joana Rodrigues Ribeiro" w:date="2026-02-07T22:59:00Z" w16du:dateUtc="2026-02-07T21:59:00Z">
        <w:r w:rsidR="00B04C00">
          <w:rPr>
            <w:rFonts w:cs="Calibri"/>
            <w:color w:val="000000" w:themeColor="text1"/>
            <w:szCs w:val="22"/>
          </w:rPr>
          <w:t>clinical relevance</w:t>
        </w:r>
      </w:ins>
      <w:ins w:id="1059" w:author="Joana Rodrigues Ribeiro" w:date="2026-02-07T23:11:00Z" w16du:dateUtc="2026-02-07T22:11:00Z">
        <w:r w:rsidR="00073E23">
          <w:rPr>
            <w:rFonts w:cs="Calibri"/>
            <w:color w:val="000000" w:themeColor="text1"/>
            <w:szCs w:val="22"/>
          </w:rPr>
          <w:t xml:space="preserve"> also</w:t>
        </w:r>
      </w:ins>
      <w:ins w:id="1060" w:author="Joana Rodrigues Ribeiro" w:date="2026-02-07T22:58:00Z" w16du:dateUtc="2026-02-07T21:58:00Z">
        <w:r w:rsidR="009B5157">
          <w:rPr>
            <w:rFonts w:cs="Calibri"/>
            <w:color w:val="000000" w:themeColor="text1"/>
            <w:szCs w:val="22"/>
          </w:rPr>
          <w:t xml:space="preserve"> </w:t>
        </w:r>
      </w:ins>
      <w:ins w:id="1061" w:author="Joana Rodrigues Ribeiro" w:date="2026-02-07T23:08:00Z" w16du:dateUtc="2026-02-07T22:08:00Z">
        <w:r w:rsidR="004F7C81">
          <w:rPr>
            <w:rFonts w:cs="Calibri"/>
            <w:color w:val="000000" w:themeColor="text1"/>
            <w:szCs w:val="22"/>
          </w:rPr>
          <w:t xml:space="preserve">has </w:t>
        </w:r>
      </w:ins>
      <w:ins w:id="1062" w:author="Joana Rodrigues Ribeiro" w:date="2026-02-07T23:09:00Z" w16du:dateUtc="2026-02-07T22:09:00Z">
        <w:r w:rsidR="00607E2A">
          <w:rPr>
            <w:rFonts w:cs="Calibri"/>
            <w:color w:val="000000" w:themeColor="text1"/>
            <w:szCs w:val="22"/>
          </w:rPr>
          <w:t>a</w:t>
        </w:r>
      </w:ins>
      <w:ins w:id="1063" w:author="Joana Rodrigues Ribeiro" w:date="2026-02-07T23:11:00Z" w16du:dateUtc="2026-02-07T22:11:00Z">
        <w:r w:rsidR="00073E23">
          <w:rPr>
            <w:rFonts w:cs="Calibri"/>
            <w:color w:val="000000" w:themeColor="text1"/>
            <w:szCs w:val="22"/>
          </w:rPr>
          <w:t xml:space="preserve"> meaningful </w:t>
        </w:r>
      </w:ins>
      <w:ins w:id="1064" w:author="Joana Rodrigues Ribeiro" w:date="2026-02-07T23:09:00Z" w16du:dateUtc="2026-02-07T22:09:00Z">
        <w:r w:rsidR="00607E2A">
          <w:rPr>
            <w:rFonts w:cs="Calibri"/>
            <w:color w:val="000000" w:themeColor="text1"/>
            <w:szCs w:val="22"/>
          </w:rPr>
          <w:t>pla</w:t>
        </w:r>
      </w:ins>
      <w:ins w:id="1065" w:author="Joana Rodrigues Ribeiro" w:date="2026-02-07T23:10:00Z" w16du:dateUtc="2026-02-07T22:10:00Z">
        <w:r w:rsidR="00607E2A">
          <w:rPr>
            <w:rFonts w:cs="Calibri"/>
            <w:color w:val="000000" w:themeColor="text1"/>
            <w:szCs w:val="22"/>
          </w:rPr>
          <w:t xml:space="preserve">ce </w:t>
        </w:r>
      </w:ins>
      <w:ins w:id="1066" w:author="Joana Rodrigues Ribeiro" w:date="2026-02-07T22:58:00Z" w16du:dateUtc="2026-02-07T21:58:00Z">
        <w:r w:rsidR="00B04C00">
          <w:rPr>
            <w:rFonts w:cs="Calibri"/>
            <w:color w:val="000000" w:themeColor="text1"/>
            <w:szCs w:val="22"/>
          </w:rPr>
          <w:t>in other study designs</w:t>
        </w:r>
      </w:ins>
      <w:ins w:id="1067" w:author="Joana Rodrigues Ribeiro" w:date="2026-02-07T23:12:00Z" w16du:dateUtc="2026-02-07T22:12:00Z">
        <w:r w:rsidR="00781A72">
          <w:rPr>
            <w:rFonts w:cs="Calibri"/>
            <w:color w:val="000000" w:themeColor="text1"/>
            <w:szCs w:val="22"/>
          </w:rPr>
          <w:t xml:space="preserve">. </w:t>
        </w:r>
      </w:ins>
      <w:r w:rsidR="00335463">
        <w:rPr>
          <w:rFonts w:cs="Calibri"/>
          <w:color w:val="000000" w:themeColor="text1"/>
          <w:szCs w:val="22"/>
        </w:rPr>
        <w:fldChar w:fldCharType="begin"/>
      </w:r>
      <w:r w:rsidR="00B67CAF">
        <w:rPr>
          <w:rFonts w:cs="Calibri"/>
          <w:color w:val="000000" w:themeColor="text1"/>
          <w:szCs w:val="22"/>
        </w:rPr>
        <w:instrText xml:space="preserve"> ADDIN ZOTERO_ITEM CSL_CITATION {"citationID":"8xZ0bLsN","properties":{"formattedCitation":"[7]","plainCitation":"[7]","noteIndex":0},"citationItems":[{"id":187568,"uris":["http://zotero.org/users/6583603/items/9SZTY2HH"],"itemData":{"id":187568,"type":"article-journal","abstract":"This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Pr>
          <w:rFonts w:cs="Calibri"/>
          <w:color w:val="000000" w:themeColor="text1"/>
          <w:szCs w:val="22"/>
        </w:rPr>
        <w:fldChar w:fldCharType="separate"/>
      </w:r>
      <w:r w:rsidR="00B67CAF">
        <w:rPr>
          <w:rFonts w:cs="Calibri"/>
          <w:noProof/>
          <w:color w:val="000000" w:themeColor="text1"/>
          <w:szCs w:val="22"/>
        </w:rPr>
        <w:t>[7]</w:t>
      </w:r>
      <w:r w:rsidR="00335463">
        <w:rPr>
          <w:rFonts w:cs="Calibri"/>
          <w:color w:val="000000" w:themeColor="text1"/>
          <w:szCs w:val="22"/>
        </w:rPr>
        <w:fldChar w:fldCharType="end"/>
      </w:r>
    </w:p>
    <w:p w14:paraId="2C592F68" w14:textId="7739F426" w:rsidR="004C0351" w:rsidRPr="00AA12CF" w:rsidRDefault="004C0351">
      <w:pPr>
        <w:spacing w:before="0" w:after="160" w:line="278" w:lineRule="auto"/>
        <w:jc w:val="left"/>
        <w:rPr>
          <w:rFonts w:cs="Calibri"/>
          <w:color w:val="000000" w:themeColor="text1"/>
          <w:szCs w:val="22"/>
          <w:rPrChange w:id="1068"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069" w:author="Joana Rodrigues Ribeiro" w:date="2026-02-07T22:16:00Z" w16du:dateUtc="2026-02-07T21:16:00Z">
            <w:rPr>
              <w:rFonts w:ascii="Calibri" w:hAnsi="Calibri" w:cs="Calibri"/>
              <w:color w:val="000000" w:themeColor="text1"/>
              <w:sz w:val="24"/>
            </w:rPr>
          </w:rPrChange>
        </w:rPr>
        <w:br w:type="page"/>
      </w:r>
    </w:p>
    <w:p w14:paraId="2FD5FC7E" w14:textId="675AB6E1" w:rsidR="00546538" w:rsidRPr="00AA12CF" w:rsidRDefault="00546538">
      <w:pPr>
        <w:pStyle w:val="Titre21"/>
        <w:rPr>
          <w:b w:val="0"/>
          <w:bCs w:val="0"/>
          <w:rPrChange w:id="1070" w:author="Joana Rodrigues Ribeiro" w:date="2026-02-07T22:16:00Z" w16du:dateUtc="2026-02-07T21:16:00Z">
            <w:rPr>
              <w:rFonts w:ascii="Calibri" w:hAnsi="Calibri" w:cs="Calibri"/>
              <w:b/>
              <w:bCs/>
              <w:color w:val="000000" w:themeColor="text1"/>
              <w:sz w:val="28"/>
              <w:szCs w:val="28"/>
            </w:rPr>
          </w:rPrChange>
        </w:rPr>
        <w:pPrChange w:id="1071" w:author="Joana Rodrigues Ribeiro" w:date="2026-02-08T09:46:00Z" w16du:dateUtc="2026-02-08T08:46:00Z">
          <w:pPr>
            <w:spacing w:before="0" w:after="160" w:line="480" w:lineRule="auto"/>
            <w:jc w:val="left"/>
          </w:pPr>
        </w:pPrChange>
      </w:pPr>
      <w:del w:id="1072" w:author="Joana Rodrigues Ribeiro" w:date="2026-02-08T09:46:00Z" w16du:dateUtc="2026-02-08T08:46:00Z">
        <w:r w:rsidRPr="00AA12CF" w:rsidDel="00654D4C">
          <w:rPr>
            <w:rPrChange w:id="1073" w:author="Joana Rodrigues Ribeiro" w:date="2026-02-07T22:16:00Z" w16du:dateUtc="2026-02-07T21:16:00Z">
              <w:rPr>
                <w:color w:val="000000" w:themeColor="text1"/>
                <w:szCs w:val="28"/>
              </w:rPr>
            </w:rPrChange>
          </w:rPr>
          <w:lastRenderedPageBreak/>
          <w:delText>CONCLUSION</w:delText>
        </w:r>
      </w:del>
      <w:ins w:id="1074" w:author="Joana Rodrigues Ribeiro" w:date="2026-02-08T09:46:00Z" w16du:dateUtc="2026-02-08T08:46:00Z">
        <w:r w:rsidR="00654D4C">
          <w:t>Conclusion</w:t>
        </w:r>
      </w:ins>
    </w:p>
    <w:p w14:paraId="00073448" w14:textId="1169FA29" w:rsidR="00546538" w:rsidRPr="00AA12CF" w:rsidRDefault="00546538" w:rsidP="00546538">
      <w:pPr>
        <w:spacing w:before="0" w:after="160" w:line="480" w:lineRule="auto"/>
        <w:jc w:val="left"/>
        <w:rPr>
          <w:rFonts w:cs="Calibri"/>
          <w:color w:val="000000" w:themeColor="text1"/>
          <w:szCs w:val="22"/>
          <w:rPrChange w:id="1075" w:author="Joana Rodrigues Ribeiro" w:date="2026-02-07T22:16:00Z" w16du:dateUtc="2026-02-07T21:16:00Z">
            <w:rPr>
              <w:rFonts w:ascii="Calibri" w:hAnsi="Calibri" w:cs="Calibri"/>
              <w:color w:val="000000" w:themeColor="text1"/>
              <w:sz w:val="24"/>
            </w:rPr>
          </w:rPrChange>
        </w:rPr>
      </w:pPr>
      <w:r w:rsidRPr="00AA12CF">
        <w:rPr>
          <w:rFonts w:cs="Calibri"/>
          <w:color w:val="000000" w:themeColor="text1"/>
          <w:szCs w:val="22"/>
          <w:rPrChange w:id="1076" w:author="Joana Rodrigues Ribeiro" w:date="2026-02-07T22:16:00Z" w16du:dateUtc="2026-02-07T21:16:00Z">
            <w:rPr>
              <w:rFonts w:ascii="Calibri" w:hAnsi="Calibri" w:cs="Calibri"/>
              <w:color w:val="000000" w:themeColor="text1"/>
              <w:sz w:val="24"/>
            </w:rPr>
          </w:rPrChange>
        </w:rPr>
        <w:t xml:space="preserve">Many surgical RCTs </w:t>
      </w:r>
      <w:commentRangeStart w:id="1077"/>
      <w:del w:id="1078" w:author="Joana Rodrigues Ribeiro" w:date="2026-02-07T17:56:00Z" w16du:dateUtc="2026-02-07T16:56:00Z">
        <w:r w:rsidRPr="00AA12CF" w:rsidDel="003638CC">
          <w:rPr>
            <w:rFonts w:cs="Calibri"/>
            <w:color w:val="000000" w:themeColor="text1"/>
            <w:szCs w:val="22"/>
            <w:rPrChange w:id="1079" w:author="Joana Rodrigues Ribeiro" w:date="2026-02-07T22:16:00Z" w16du:dateUtc="2026-02-07T21:16:00Z">
              <w:rPr>
                <w:rFonts w:ascii="Calibri" w:hAnsi="Calibri" w:cs="Calibri"/>
                <w:color w:val="000000" w:themeColor="text1"/>
                <w:sz w:val="24"/>
              </w:rPr>
            </w:rPrChange>
          </w:rPr>
          <w:delText>should be questioned</w:delText>
        </w:r>
      </w:del>
      <w:ins w:id="1080" w:author="Joana Rodrigues Ribeiro" w:date="2026-02-07T17:56:00Z" w16du:dateUtc="2026-02-07T16:56:00Z">
        <w:r w:rsidR="003638CC" w:rsidRPr="00AA12CF">
          <w:rPr>
            <w:rFonts w:cs="Calibri"/>
            <w:color w:val="000000" w:themeColor="text1"/>
            <w:szCs w:val="22"/>
            <w:rPrChange w:id="1081" w:author="Joana Rodrigues Ribeiro" w:date="2026-02-07T22:16:00Z" w16du:dateUtc="2026-02-07T21:16:00Z">
              <w:rPr>
                <w:rFonts w:cs="Calibri"/>
                <w:color w:val="000000" w:themeColor="text1"/>
                <w:sz w:val="24"/>
              </w:rPr>
            </w:rPrChange>
          </w:rPr>
          <w:t>are questionable</w:t>
        </w:r>
      </w:ins>
      <w:r w:rsidRPr="00AA12CF">
        <w:rPr>
          <w:rFonts w:cs="Calibri"/>
          <w:color w:val="000000" w:themeColor="text1"/>
          <w:szCs w:val="22"/>
          <w:rPrChange w:id="1082" w:author="Joana Rodrigues Ribeiro" w:date="2026-02-07T22:16:00Z" w16du:dateUtc="2026-02-07T21:16:00Z">
            <w:rPr>
              <w:rFonts w:ascii="Calibri" w:hAnsi="Calibri" w:cs="Calibri"/>
              <w:color w:val="000000" w:themeColor="text1"/>
              <w:sz w:val="24"/>
            </w:rPr>
          </w:rPrChange>
        </w:rPr>
        <w:t xml:space="preserve"> </w:t>
      </w:r>
      <w:commentRangeEnd w:id="1077"/>
      <w:r w:rsidR="003638CC" w:rsidRPr="00AA12CF">
        <w:rPr>
          <w:rStyle w:val="CommentReference"/>
          <w:rFonts w:cs="Calibri"/>
          <w:color w:val="000000" w:themeColor="text1"/>
          <w:sz w:val="22"/>
          <w:szCs w:val="22"/>
          <w:rPrChange w:id="1083" w:author="Joana Rodrigues Ribeiro" w:date="2026-02-07T22:16:00Z" w16du:dateUtc="2026-02-07T21:16:00Z">
            <w:rPr>
              <w:rStyle w:val="CommentReference"/>
            </w:rPr>
          </w:rPrChange>
        </w:rPr>
        <w:commentReference w:id="1077"/>
      </w:r>
      <w:r w:rsidRPr="00AA12CF">
        <w:rPr>
          <w:rFonts w:cs="Calibri"/>
          <w:color w:val="000000" w:themeColor="text1"/>
          <w:szCs w:val="22"/>
          <w:rPrChange w:id="1084" w:author="Joana Rodrigues Ribeiro" w:date="2026-02-07T22:16:00Z" w16du:dateUtc="2026-02-07T21:16:00Z">
            <w:rPr>
              <w:rFonts w:ascii="Calibri" w:hAnsi="Calibri" w:cs="Calibri"/>
              <w:color w:val="000000" w:themeColor="text1"/>
              <w:sz w:val="24"/>
            </w:rPr>
          </w:rPrChange>
        </w:rPr>
        <w:t>because they fail to inform patient-relevant decision-making. By prioritizing superiority where equivalence or non-inferiority would be clinically meaningful, trials risk missing the clinical point</w:t>
      </w:r>
      <w:r w:rsidR="001F415F" w:rsidRPr="00AA12CF">
        <w:rPr>
          <w:rFonts w:cs="Calibri"/>
          <w:color w:val="000000" w:themeColor="text1"/>
          <w:szCs w:val="22"/>
          <w:rPrChange w:id="1085" w:author="Joana Rodrigues Ribeiro" w:date="2026-02-07T22:16:00Z" w16du:dateUtc="2026-02-07T21:16:00Z">
            <w:rPr>
              <w:rFonts w:ascii="Calibri" w:hAnsi="Calibri" w:cs="Calibri"/>
              <w:color w:val="000000" w:themeColor="text1"/>
              <w:sz w:val="24"/>
            </w:rPr>
          </w:rPrChange>
        </w:rPr>
        <w:t xml:space="preserve"> of view</w:t>
      </w:r>
      <w:r w:rsidRPr="00AA12CF">
        <w:rPr>
          <w:rFonts w:cs="Calibri"/>
          <w:color w:val="000000" w:themeColor="text1"/>
          <w:szCs w:val="22"/>
          <w:rPrChange w:id="1086" w:author="Joana Rodrigues Ribeiro" w:date="2026-02-07T22:16:00Z" w16du:dateUtc="2026-02-07T21:16:00Z">
            <w:rPr>
              <w:rFonts w:ascii="Calibri" w:hAnsi="Calibri" w:cs="Calibri"/>
              <w:color w:val="000000" w:themeColor="text1"/>
              <w:sz w:val="24"/>
            </w:rPr>
          </w:rPrChange>
        </w:rPr>
        <w:t>. Surgical research must start with the decision to be made, define outcomes that truly matter to patients, and design and power trials accordingly.</w:t>
      </w:r>
    </w:p>
    <w:p w14:paraId="1CC0A1AD" w14:textId="77777777" w:rsidR="00546538" w:rsidRPr="00AA12CF" w:rsidRDefault="00546538" w:rsidP="00546538">
      <w:pPr>
        <w:spacing w:before="0" w:after="160" w:line="480" w:lineRule="auto"/>
        <w:jc w:val="left"/>
        <w:rPr>
          <w:rFonts w:cs="Calibri"/>
          <w:color w:val="000000" w:themeColor="text1"/>
          <w:szCs w:val="22"/>
          <w:rPrChange w:id="1087" w:author="Joana Rodrigues Ribeiro" w:date="2026-02-07T22:16:00Z" w16du:dateUtc="2026-02-07T21:16:00Z">
            <w:rPr>
              <w:rFonts w:ascii="Calibri" w:hAnsi="Calibri" w:cs="Calibri"/>
              <w:color w:val="000000" w:themeColor="text1"/>
              <w:sz w:val="24"/>
            </w:rPr>
          </w:rPrChange>
        </w:rPr>
      </w:pPr>
    </w:p>
    <w:p w14:paraId="1CE57A88" w14:textId="77777777" w:rsidR="00226E35" w:rsidRPr="00AA12CF" w:rsidRDefault="00226E35" w:rsidP="00996943">
      <w:pPr>
        <w:spacing w:before="0" w:after="160" w:line="480" w:lineRule="auto"/>
        <w:jc w:val="left"/>
        <w:rPr>
          <w:rFonts w:cs="Calibri"/>
          <w:color w:val="000000" w:themeColor="text1"/>
          <w:szCs w:val="22"/>
          <w:rPrChange w:id="1088" w:author="Joana Rodrigues Ribeiro" w:date="2026-02-07T22:16:00Z" w16du:dateUtc="2026-02-07T21:16:00Z">
            <w:rPr>
              <w:rFonts w:ascii="Calibri" w:hAnsi="Calibri" w:cs="Calibri"/>
              <w:color w:val="000000" w:themeColor="text1"/>
              <w:sz w:val="24"/>
            </w:rPr>
          </w:rPrChange>
        </w:rPr>
      </w:pPr>
    </w:p>
    <w:p w14:paraId="6D1D9B84" w14:textId="394B0091" w:rsidR="00203336" w:rsidRDefault="00203336" w:rsidP="00996943">
      <w:pPr>
        <w:spacing w:before="0" w:after="160" w:line="480" w:lineRule="auto"/>
        <w:jc w:val="left"/>
        <w:rPr>
          <w:ins w:id="1089" w:author="Joana Rodrigues Ribeiro" w:date="2026-02-08T09:47:00Z" w16du:dateUtc="2026-02-08T08:47:00Z"/>
          <w:rFonts w:cs="Calibri"/>
          <w:color w:val="000000" w:themeColor="text1"/>
          <w:szCs w:val="22"/>
        </w:rPr>
      </w:pPr>
      <w:r w:rsidRPr="00AA12CF">
        <w:rPr>
          <w:rFonts w:cs="Calibri"/>
          <w:color w:val="000000" w:themeColor="text1"/>
          <w:szCs w:val="22"/>
          <w:rPrChange w:id="1090" w:author="Joana Rodrigues Ribeiro" w:date="2026-02-07T22:16:00Z" w16du:dateUtc="2026-02-07T21:16:00Z">
            <w:rPr>
              <w:rFonts w:ascii="Calibri" w:hAnsi="Calibri" w:cs="Calibri"/>
              <w:color w:val="000000" w:themeColor="text1"/>
              <w:sz w:val="24"/>
            </w:rPr>
          </w:rPrChange>
        </w:rPr>
        <w:br w:type="page"/>
      </w:r>
    </w:p>
    <w:p w14:paraId="67339CAB" w14:textId="1B5D80D1" w:rsidR="00784DE1" w:rsidRDefault="00784DE1" w:rsidP="00784DE1">
      <w:pPr>
        <w:pStyle w:val="Titre11"/>
        <w:rPr>
          <w:ins w:id="1091" w:author="Joana Rodrigues Ribeiro" w:date="2026-02-08T09:48:00Z" w16du:dateUtc="2026-02-08T08:48:00Z"/>
        </w:rPr>
      </w:pPr>
      <w:ins w:id="1092" w:author="Joana Rodrigues Ribeiro" w:date="2026-02-08T09:47:00Z" w16du:dateUtc="2026-02-08T08:47:00Z">
        <w:r>
          <w:lastRenderedPageBreak/>
          <w:t>ACKOWLEDGEMENTS</w:t>
        </w:r>
      </w:ins>
    </w:p>
    <w:p w14:paraId="4663F16C" w14:textId="53E43578" w:rsidR="00C4214B" w:rsidRPr="00DC0580" w:rsidRDefault="00DC0580">
      <w:pPr>
        <w:rPr>
          <w:ins w:id="1093" w:author="Joana Rodrigues Ribeiro" w:date="2026-02-08T09:47:00Z" w16du:dateUtc="2026-02-08T08:47:00Z"/>
        </w:rPr>
        <w:pPrChange w:id="1094" w:author="Joana Rodrigues Ribeiro" w:date="2026-02-08T09:48:00Z" w16du:dateUtc="2026-02-08T08:48:00Z">
          <w:pPr>
            <w:pStyle w:val="Titre11"/>
          </w:pPr>
        </w:pPrChange>
      </w:pPr>
      <w:ins w:id="1095" w:author="Joana Rodrigues Ribeiro" w:date="2026-02-08T09:48:00Z" w16du:dateUtc="2026-02-08T08:48:00Z">
        <w:r w:rsidRPr="00AB2364">
          <w:t>The authors received no commercial funding for this research. This study is supported by the LGID (Liver and Gastrointestinal Disease) Foundation and FZ-Healthcare Foundation.</w:t>
        </w:r>
      </w:ins>
    </w:p>
    <w:p w14:paraId="07542B7F" w14:textId="77777777" w:rsidR="00784DE1" w:rsidRPr="00784DE1" w:rsidRDefault="00784DE1">
      <w:pPr>
        <w:pStyle w:val="Titre21"/>
        <w:rPr>
          <w:rPrChange w:id="1096" w:author="Joana Rodrigues Ribeiro" w:date="2026-02-08T09:47:00Z" w16du:dateUtc="2026-02-08T08:47:00Z">
            <w:rPr>
              <w:rFonts w:ascii="Calibri" w:hAnsi="Calibri" w:cs="Calibri"/>
              <w:color w:val="000000" w:themeColor="text1"/>
              <w:sz w:val="24"/>
            </w:rPr>
          </w:rPrChange>
        </w:rPr>
        <w:pPrChange w:id="1097" w:author="Joana Rodrigues Ribeiro" w:date="2026-02-08T09:47:00Z" w16du:dateUtc="2026-02-08T08:47:00Z">
          <w:pPr>
            <w:spacing w:before="0" w:after="160" w:line="480" w:lineRule="auto"/>
            <w:jc w:val="left"/>
          </w:pPr>
        </w:pPrChange>
      </w:pPr>
    </w:p>
    <w:p w14:paraId="1988A1BB" w14:textId="77777777" w:rsidR="00784DE1" w:rsidRDefault="00784DE1" w:rsidP="00784DE1">
      <w:pPr>
        <w:pStyle w:val="Titre11"/>
        <w:rPr>
          <w:ins w:id="1098" w:author="Joana Rodrigues Ribeiro" w:date="2026-02-08T09:47:00Z" w16du:dateUtc="2026-02-08T08:47:00Z"/>
        </w:rPr>
        <w:sectPr w:rsidR="00784DE1">
          <w:pgSz w:w="12240" w:h="15840"/>
          <w:pgMar w:top="1440" w:right="1440" w:bottom="1440" w:left="1440" w:header="720" w:footer="720" w:gutter="0"/>
          <w:cols w:space="720"/>
          <w:docGrid w:linePitch="360"/>
        </w:sectPr>
      </w:pPr>
    </w:p>
    <w:p w14:paraId="1B8E691D" w14:textId="744FEACB" w:rsidR="00203336" w:rsidRPr="00784DE1" w:rsidRDefault="00203336" w:rsidP="00784DE1">
      <w:pPr>
        <w:pStyle w:val="Titre11"/>
        <w:rPr>
          <w:ins w:id="1099" w:author="Joana Rodrigues Ribeiro" w:date="2026-02-08T09:31:00Z" w16du:dateUtc="2026-02-08T08:31:00Z"/>
        </w:rPr>
      </w:pPr>
      <w:r w:rsidRPr="00784DE1">
        <w:rPr>
          <w:rPrChange w:id="1100" w:author="Joana Rodrigues Ribeiro" w:date="2026-02-08T09:47:00Z" w16du:dateUtc="2026-02-08T08:47:00Z">
            <w:rPr>
              <w:rFonts w:ascii="Calibri" w:hAnsi="Calibri"/>
              <w:sz w:val="24"/>
              <w:szCs w:val="24"/>
            </w:rPr>
          </w:rPrChange>
        </w:rPr>
        <w:lastRenderedPageBreak/>
        <w:t>REFERENCES</w:t>
      </w:r>
    </w:p>
    <w:p w14:paraId="29D4CB5E" w14:textId="77777777" w:rsidR="00B67CAF" w:rsidRPr="00B67CAF" w:rsidRDefault="00712F20" w:rsidP="00B67CAF">
      <w:pPr>
        <w:pStyle w:val="Bibliography"/>
        <w:rPr>
          <w:rFonts w:ascii="Calibri" w:hAnsi="Calibri" w:cs="Calibri"/>
          <w:color w:val="008080"/>
          <w:sz w:val="28"/>
        </w:rPr>
      </w:pPr>
      <w:r>
        <w:rPr>
          <w:lang w:val="fr-CH"/>
        </w:rPr>
        <w:fldChar w:fldCharType="begin"/>
      </w:r>
      <w:r>
        <w:rPr>
          <w:lang w:val="fr-CH"/>
        </w:rPr>
        <w:instrText xml:space="preserve"> ADDIN ZOTERO_BIBL {"uncited":[],"omitted":[],"custom":[]} CSL_BIBLIOGRAPHY </w:instrText>
      </w:r>
      <w:r>
        <w:rPr>
          <w:lang w:val="fr-CH"/>
        </w:rPr>
        <w:fldChar w:fldCharType="separate"/>
      </w:r>
      <w:r w:rsidR="00B67CAF" w:rsidRPr="00B67CAF">
        <w:rPr>
          <w:rFonts w:ascii="Calibri" w:hAnsi="Calibri" w:cs="Calibri"/>
          <w:color w:val="008080"/>
          <w:sz w:val="28"/>
        </w:rPr>
        <w:t>[1]</w:t>
      </w:r>
      <w:r w:rsidR="00B67CAF" w:rsidRPr="00B67CAF">
        <w:rPr>
          <w:rFonts w:ascii="Calibri" w:hAnsi="Calibri" w:cs="Calibri"/>
          <w:color w:val="008080"/>
          <w:sz w:val="28"/>
        </w:rPr>
        <w:tab/>
        <w:t>Abbassi F, Pfister M, Domenghino A, et al. Surgical Outcome Reporting. Moving From a Comic to a Tragic Opera? Ann Surg 2024;280:248–52. https://doi.org/10.1097/SLA.0000000000006226.</w:t>
      </w:r>
    </w:p>
    <w:p w14:paraId="638A9BF4"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[2]</w:t>
      </w:r>
      <w:r w:rsidRPr="00B67CAF">
        <w:rPr>
          <w:rFonts w:ascii="Calibri" w:hAnsi="Calibri" w:cs="Calibri"/>
          <w:color w:val="008080"/>
          <w:sz w:val="28"/>
        </w:rPr>
        <w:tab/>
        <w:t>Jaeschke R, Singer J, Guyatt GH. Measurement of health status. Ascertaining the minimal clinically important difference. Control Clin Trials 1989;10:407–15. https://doi.org/10.1016/0197-2456(89)90005-6.</w:t>
      </w:r>
    </w:p>
    <w:p w14:paraId="578DD26E"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[3]</w:t>
      </w:r>
      <w:r w:rsidRPr="00B67CAF">
        <w:rPr>
          <w:rFonts w:ascii="Calibri" w:hAnsi="Calibri" w:cs="Calibri"/>
          <w:color w:val="008080"/>
          <w:sz w:val="28"/>
        </w:rPr>
        <w:tab/>
        <w:t>Slankamenac K, Graf R, Barkun J, et al. The Comprehensive Complication Index: A Novel Continuous Scale to Measure Surgical Morbidity. Annals of Surgery 2013;258:1. https://doi.org/10.1097/SLA.0b013e318296c732.</w:t>
      </w:r>
    </w:p>
    <w:p w14:paraId="76CEAA49"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[4]</w:t>
      </w:r>
      <w:r w:rsidRPr="00B67CAF">
        <w:rPr>
          <w:rFonts w:ascii="Calibri" w:hAnsi="Calibri" w:cs="Calibri"/>
          <w:color w:val="008080"/>
          <w:sz w:val="28"/>
        </w:rPr>
        <w:tab/>
        <w:t>Jaeschke A, Haller B, Egger M. presize: Sample size and precision for clinical trials (R package) 2025.</w:t>
      </w:r>
    </w:p>
    <w:p w14:paraId="7167BB09"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[5]</w:t>
      </w:r>
      <w:r w:rsidRPr="00B67CAF">
        <w:rPr>
          <w:rFonts w:ascii="Calibri" w:hAnsi="Calibri" w:cs="Calibri"/>
          <w:color w:val="008080"/>
          <w:sz w:val="28"/>
        </w:rPr>
        <w:tab/>
        <w:t>RStudio Team. RStudio 2026;2026.</w:t>
      </w:r>
    </w:p>
    <w:p w14:paraId="337F4686"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[6]</w:t>
      </w:r>
      <w:r w:rsidRPr="00B67CAF">
        <w:rPr>
          <w:rFonts w:ascii="Calibri" w:hAnsi="Calibri" w:cs="Calibri"/>
          <w:color w:val="008080"/>
          <w:sz w:val="28"/>
        </w:rPr>
        <w:tab/>
        <w:t>Abbassi F, Pfister M, Braun J, et al. Beyond P Values : Novel Minimal Important Difference of the Comprehensive Complication Index That Reflects a Meaningful Outcome for Patients Undergoing Major Abdominal Surgery. Ann Surg 2025;282:670–7. https://doi.org/10.1097/SLA.0000000000006877.</w:t>
      </w:r>
    </w:p>
    <w:p w14:paraId="34C15F11"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[7]</w:t>
      </w:r>
      <w:r w:rsidRPr="00B67CAF">
        <w:rPr>
          <w:rFonts w:ascii="Calibri" w:hAnsi="Calibri" w:cs="Calibri"/>
          <w:color w:val="008080"/>
          <w:sz w:val="28"/>
        </w:rPr>
        <w:tab/>
        <w:t>Grosman S, Scott IA. Quality of observational studies of clinical interventions: a meta-epidemiological review. BMC Med Res Methodol 2022;22:313. https://doi.org/10.1186/s12874-022-01797-1.</w:t>
      </w:r>
    </w:p>
    <w:p w14:paraId="7968E797" w14:textId="77777777" w:rsidR="00B67CAF" w:rsidRPr="00B67CAF" w:rsidRDefault="00B67CAF" w:rsidP="00B67CAF">
      <w:pPr>
        <w:pStyle w:val="Bibliography"/>
        <w:rPr>
          <w:rFonts w:ascii="Calibri" w:hAnsi="Calibri" w:cs="Calibri"/>
          <w:color w:val="008080"/>
          <w:sz w:val="28"/>
        </w:rPr>
      </w:pPr>
      <w:r w:rsidRPr="00B67CAF">
        <w:rPr>
          <w:rFonts w:ascii="Calibri" w:hAnsi="Calibri" w:cs="Calibri"/>
          <w:color w:val="008080"/>
          <w:sz w:val="28"/>
        </w:rPr>
        <w:t>[8]</w:t>
      </w:r>
      <w:r w:rsidRPr="00B67CAF">
        <w:rPr>
          <w:rFonts w:ascii="Calibri" w:hAnsi="Calibri" w:cs="Calibri"/>
          <w:color w:val="008080"/>
          <w:sz w:val="28"/>
        </w:rPr>
        <w:tab/>
        <w:t>Page MJ, McKenzie JE, Bossuyt PM, et al. The PRISMA 2020 statement: an updated guideline for reporting systematic reviews 2021. https://doi.org/10.1136/bmj.n71.</w:t>
      </w:r>
    </w:p>
    <w:p w14:paraId="37FE22D2" w14:textId="48897295" w:rsidR="00712F20" w:rsidRPr="00712F20" w:rsidDel="00294EC7" w:rsidRDefault="00712F20">
      <w:pPr>
        <w:pStyle w:val="Bibliography"/>
        <w:rPr>
          <w:del w:id="1101" w:author="Joana Rodrigues Ribeiro" w:date="2026-02-08T09:31:00Z" w16du:dateUtc="2026-02-08T08:31:00Z"/>
          <w:rPrChange w:id="1102" w:author="Joana Rodrigues Ribeiro" w:date="2026-02-08T09:31:00Z" w16du:dateUtc="2026-02-08T08:31:00Z">
            <w:rPr>
              <w:del w:id="1103" w:author="Joana Rodrigues Ribeiro" w:date="2026-02-08T09:31:00Z" w16du:dateUtc="2026-02-08T08:31:00Z"/>
              <w:rFonts w:ascii="Calibri" w:hAnsi="Calibri"/>
              <w:sz w:val="24"/>
              <w:szCs w:val="24"/>
            </w:rPr>
          </w:rPrChange>
        </w:rPr>
        <w:pPrChange w:id="1104" w:author="Joana Rodrigues Ribeiro" w:date="2026-02-08T09:31:00Z" w16du:dateUtc="2026-02-08T08:31:00Z">
          <w:pPr>
            <w:pStyle w:val="Titre11"/>
          </w:pPr>
        </w:pPrChange>
      </w:pPr>
      <w:r>
        <w:rPr>
          <w:lang w:val="fr-CH"/>
        </w:rPr>
        <w:fldChar w:fldCharType="end"/>
      </w:r>
    </w:p>
    <w:p w14:paraId="79AB2BF7" w14:textId="6B114374" w:rsidR="00EF5629" w:rsidRPr="00D00040" w:rsidDel="00294EC7" w:rsidRDefault="00B5205F">
      <w:pPr>
        <w:pStyle w:val="Titre21"/>
        <w:rPr>
          <w:del w:id="1105" w:author="Joana Rodrigues Ribeiro" w:date="2026-02-08T09:31:00Z" w16du:dateUtc="2026-02-08T08:31:00Z"/>
          <w:noProof/>
          <w:sz w:val="24"/>
          <w:rPrChange w:id="1106" w:author="Joana Rodrigues Ribeiro" w:date="2026-02-07T16:39:00Z" w16du:dateUtc="2026-02-07T15:39:00Z">
            <w:rPr>
              <w:del w:id="1107" w:author="Joana Rodrigues Ribeiro" w:date="2026-02-08T09:31:00Z" w16du:dateUtc="2026-02-08T08:31:00Z"/>
              <w:noProof/>
            </w:rPr>
          </w:rPrChange>
        </w:rPr>
        <w:pPrChange w:id="1108" w:author="Joana Rodrigues Ribeiro" w:date="2026-02-08T09:31:00Z" w16du:dateUtc="2026-02-08T08:31:00Z">
          <w:pPr>
            <w:pStyle w:val="EndNoteBibliography"/>
            <w:spacing w:after="0"/>
            <w:ind w:left="720" w:hanging="720"/>
          </w:pPr>
        </w:pPrChange>
      </w:pPr>
      <w:del w:id="1109" w:author="Joana Rodrigues Ribeiro" w:date="2026-02-08T09:31:00Z" w16du:dateUtc="2026-02-08T08:31:00Z">
        <w:r w:rsidRPr="00D00040" w:rsidDel="00294EC7">
          <w:rPr>
            <w:rFonts w:ascii="Arial" w:hAnsi="Arial"/>
            <w:color w:val="000000" w:themeColor="text1"/>
            <w:sz w:val="24"/>
            <w:rPrChange w:id="1110" w:author="Joana Rodrigues Ribeiro" w:date="2026-02-07T16:39:00Z" w16du:dateUtc="2026-02-07T15:39:00Z">
              <w:rPr>
                <w:color w:val="000000" w:themeColor="text1"/>
                <w:sz w:val="24"/>
              </w:rPr>
            </w:rPrChange>
          </w:rPr>
          <w:fldChar w:fldCharType="begin"/>
        </w:r>
        <w:r w:rsidRPr="00D00040" w:rsidDel="00294EC7">
          <w:rPr>
            <w:rFonts w:ascii="Arial" w:hAnsi="Arial"/>
            <w:color w:val="000000" w:themeColor="text1"/>
            <w:sz w:val="24"/>
            <w:lang w:val="fr-CH"/>
            <w:rPrChange w:id="1111" w:author="Joana Rodrigues Ribeiro" w:date="2026-02-07T16:39:00Z" w16du:dateUtc="2026-02-07T15:39:00Z">
              <w:rPr>
                <w:rFonts w:ascii="Calibri" w:hAnsi="Calibri" w:cs="Calibri"/>
                <w:color w:val="000000" w:themeColor="text1"/>
                <w:sz w:val="24"/>
                <w:lang w:val="fr-CH"/>
              </w:rPr>
            </w:rPrChange>
          </w:rPr>
          <w:delInstrText xml:space="preserve"> ADDIN EN.REFLIST </w:delInstrText>
        </w:r>
        <w:r w:rsidRPr="00D00040" w:rsidDel="00294EC7">
          <w:rPr>
            <w:rFonts w:ascii="Arial" w:hAnsi="Arial"/>
            <w:color w:val="000000" w:themeColor="text1"/>
            <w:sz w:val="24"/>
            <w:rPrChange w:id="1112" w:author="Joana Rodrigues Ribeiro" w:date="2026-02-07T16:39:00Z" w16du:dateUtc="2026-02-07T15:39:00Z">
              <w:rPr>
                <w:rFonts w:cstheme="minorBidi"/>
                <w:color w:val="000000" w:themeColor="text1"/>
                <w:sz w:val="24"/>
              </w:rPr>
            </w:rPrChange>
          </w:rPr>
          <w:fldChar w:fldCharType="separate"/>
        </w:r>
        <w:r w:rsidR="00EF5629" w:rsidRPr="00D00040" w:rsidDel="00294EC7">
          <w:rPr>
            <w:noProof/>
            <w:sz w:val="24"/>
            <w:lang w:val="fr-CH"/>
            <w:rPrChange w:id="1113" w:author="Joana Rodrigues Ribeiro" w:date="2026-02-07T16:39:00Z" w16du:dateUtc="2026-02-07T15:39:00Z">
              <w:rPr>
                <w:noProof/>
              </w:rPr>
            </w:rPrChange>
          </w:rPr>
          <w:delText>1</w:delText>
        </w:r>
        <w:r w:rsidR="00EF5629" w:rsidRPr="00D00040" w:rsidDel="00294EC7">
          <w:rPr>
            <w:noProof/>
            <w:sz w:val="24"/>
            <w:lang w:val="fr-CH"/>
            <w:rPrChange w:id="1114" w:author="Joana Rodrigues Ribeiro" w:date="2026-02-07T16:39:00Z" w16du:dateUtc="2026-02-07T15:39:00Z">
              <w:rPr>
                <w:noProof/>
              </w:rPr>
            </w:rPrChange>
          </w:rPr>
          <w:tab/>
          <w:delText xml:space="preserve">Abbassi F, Pfister M, Domenghino A et al. </w:delText>
        </w:r>
        <w:r w:rsidR="00EF5629" w:rsidRPr="00D00040" w:rsidDel="00294EC7">
          <w:rPr>
            <w:noProof/>
            <w:sz w:val="24"/>
            <w:rPrChange w:id="1115" w:author="Joana Rodrigues Ribeiro" w:date="2026-02-07T16:39:00Z" w16du:dateUtc="2026-02-07T15:39:00Z">
              <w:rPr>
                <w:noProof/>
              </w:rPr>
            </w:rPrChange>
          </w:rPr>
          <w:delText>Surgical Outcome Reporting. Moving from a Comic to a Tragic Opera? Annals of Surgery 2024: 10.1097/SLA.0000000000006226.</w:delText>
        </w:r>
      </w:del>
    </w:p>
    <w:p w14:paraId="227D6C55" w14:textId="413BD32B" w:rsidR="00EF5629" w:rsidRPr="00D00040" w:rsidDel="00294EC7" w:rsidRDefault="00EF5629">
      <w:pPr>
        <w:pStyle w:val="Titre21"/>
        <w:rPr>
          <w:del w:id="1116" w:author="Joana Rodrigues Ribeiro" w:date="2026-02-08T09:31:00Z" w16du:dateUtc="2026-02-08T08:31:00Z"/>
          <w:noProof/>
          <w:sz w:val="24"/>
          <w:rPrChange w:id="1117" w:author="Joana Rodrigues Ribeiro" w:date="2026-02-07T16:39:00Z" w16du:dateUtc="2026-02-07T15:39:00Z">
            <w:rPr>
              <w:del w:id="1118" w:author="Joana Rodrigues Ribeiro" w:date="2026-02-08T09:31:00Z" w16du:dateUtc="2026-02-08T08:31:00Z"/>
              <w:noProof/>
            </w:rPr>
          </w:rPrChange>
        </w:rPr>
        <w:pPrChange w:id="1119" w:author="Joana Rodrigues Ribeiro" w:date="2026-02-08T09:31:00Z" w16du:dateUtc="2026-02-08T08:31:00Z">
          <w:pPr>
            <w:pStyle w:val="EndNoteBibliography"/>
            <w:spacing w:after="0"/>
            <w:ind w:left="720" w:hanging="720"/>
          </w:pPr>
        </w:pPrChange>
      </w:pPr>
      <w:del w:id="1120" w:author="Joana Rodrigues Ribeiro" w:date="2026-02-08T09:31:00Z" w16du:dateUtc="2026-02-08T08:31:00Z">
        <w:r w:rsidRPr="00D00040" w:rsidDel="00294EC7">
          <w:rPr>
            <w:noProof/>
            <w:sz w:val="24"/>
            <w:rPrChange w:id="1121" w:author="Joana Rodrigues Ribeiro" w:date="2026-02-07T16:39:00Z" w16du:dateUtc="2026-02-07T15:39:00Z">
              <w:rPr>
                <w:noProof/>
              </w:rPr>
            </w:rPrChange>
          </w:rPr>
          <w:delText>2</w:delText>
        </w:r>
        <w:r w:rsidRPr="00D00040" w:rsidDel="00294EC7">
          <w:rPr>
            <w:noProof/>
            <w:sz w:val="24"/>
            <w:rPrChange w:id="1122" w:author="Joana Rodrigues Ribeiro" w:date="2026-02-07T16:39:00Z" w16du:dateUtc="2026-02-07T15:39:00Z">
              <w:rPr>
                <w:noProof/>
              </w:rPr>
            </w:rPrChange>
          </w:rPr>
          <w:tab/>
          <w:delText>R Core Team. R: A language and environment for statistical computing. Vienna, Austria: R Foundation for Statistical Computing; 2026.</w:delText>
        </w:r>
      </w:del>
    </w:p>
    <w:p w14:paraId="3C2CA443" w14:textId="1CE0179A" w:rsidR="00EF5629" w:rsidRPr="00D00040" w:rsidDel="00294EC7" w:rsidRDefault="00EF5629">
      <w:pPr>
        <w:pStyle w:val="Titre21"/>
        <w:rPr>
          <w:del w:id="1123" w:author="Joana Rodrigues Ribeiro" w:date="2026-02-08T09:31:00Z" w16du:dateUtc="2026-02-08T08:31:00Z"/>
          <w:noProof/>
          <w:sz w:val="24"/>
          <w:rPrChange w:id="1124" w:author="Joana Rodrigues Ribeiro" w:date="2026-02-07T16:39:00Z" w16du:dateUtc="2026-02-07T15:39:00Z">
            <w:rPr>
              <w:del w:id="1125" w:author="Joana Rodrigues Ribeiro" w:date="2026-02-08T09:31:00Z" w16du:dateUtc="2026-02-08T08:31:00Z"/>
              <w:noProof/>
            </w:rPr>
          </w:rPrChange>
        </w:rPr>
        <w:pPrChange w:id="1126" w:author="Joana Rodrigues Ribeiro" w:date="2026-02-08T09:31:00Z" w16du:dateUtc="2026-02-08T08:31:00Z">
          <w:pPr>
            <w:pStyle w:val="EndNoteBibliography"/>
            <w:ind w:left="720" w:hanging="720"/>
          </w:pPr>
        </w:pPrChange>
      </w:pPr>
      <w:del w:id="1127" w:author="Joana Rodrigues Ribeiro" w:date="2026-02-08T09:31:00Z" w16du:dateUtc="2026-02-08T08:31:00Z">
        <w:r w:rsidRPr="00D00040" w:rsidDel="00294EC7">
          <w:rPr>
            <w:noProof/>
            <w:sz w:val="24"/>
            <w:rPrChange w:id="1128" w:author="Joana Rodrigues Ribeiro" w:date="2026-02-07T16:39:00Z" w16du:dateUtc="2026-02-07T15:39:00Z">
              <w:rPr>
                <w:noProof/>
              </w:rPr>
            </w:rPrChange>
          </w:rPr>
          <w:delText>3</w:delText>
        </w:r>
        <w:r w:rsidRPr="00D00040" w:rsidDel="00294EC7">
          <w:rPr>
            <w:noProof/>
            <w:sz w:val="24"/>
            <w:rPrChange w:id="1129" w:author="Joana Rodrigues Ribeiro" w:date="2026-02-07T16:39:00Z" w16du:dateUtc="2026-02-07T15:39:00Z">
              <w:rPr>
                <w:noProof/>
              </w:rPr>
            </w:rPrChange>
          </w:rPr>
          <w:tab/>
          <w:delText>Abbassi F, Pfister M, Braun J et al. Beyond P Values : Novel Minimal Important Difference of the Comprehensive Complication Index That Reflects a Meaningful Outcome for Patients Undergoing Major Abdominal Surgery. Ann Surg 2025; 282 (5): 670-677.</w:delText>
        </w:r>
      </w:del>
    </w:p>
    <w:p w14:paraId="33C7CA0F" w14:textId="5BF64290" w:rsidR="00203336" w:rsidRPr="00D00040" w:rsidRDefault="00B5205F">
      <w:pPr>
        <w:pStyle w:val="Titre21"/>
        <w:rPr>
          <w:rFonts w:ascii="Arial" w:hAnsi="Arial"/>
          <w:color w:val="000000" w:themeColor="text1"/>
          <w:sz w:val="24"/>
          <w:rPrChange w:id="1130" w:author="Joana Rodrigues Ribeiro" w:date="2026-02-07T16:39:00Z" w16du:dateUtc="2026-02-07T15:39:00Z">
            <w:rPr>
              <w:rFonts w:ascii="Calibri" w:hAnsi="Calibri" w:cs="Calibri"/>
              <w:color w:val="000000" w:themeColor="text1"/>
              <w:sz w:val="24"/>
            </w:rPr>
          </w:rPrChange>
        </w:rPr>
        <w:pPrChange w:id="1131" w:author="Joana Rodrigues Ribeiro" w:date="2026-02-08T09:31:00Z" w16du:dateUtc="2026-02-08T08:31:00Z">
          <w:pPr>
            <w:pStyle w:val="Bibliography"/>
            <w:spacing w:line="480" w:lineRule="auto"/>
          </w:pPr>
        </w:pPrChange>
      </w:pPr>
      <w:del w:id="1132" w:author="Joana Rodrigues Ribeiro" w:date="2026-02-08T09:31:00Z" w16du:dateUtc="2026-02-08T08:31:00Z">
        <w:r w:rsidRPr="00D00040" w:rsidDel="00294EC7">
          <w:rPr>
            <w:rFonts w:ascii="Arial" w:hAnsi="Arial"/>
            <w:color w:val="000000" w:themeColor="text1"/>
            <w:sz w:val="24"/>
            <w:rPrChange w:id="1133" w:author="Joana Rodrigues Ribeiro" w:date="2026-02-07T16:39:00Z" w16du:dateUtc="2026-02-07T15:39:00Z">
              <w:rPr>
                <w:color w:val="000000" w:themeColor="text1"/>
                <w:sz w:val="24"/>
              </w:rPr>
            </w:rPrChange>
          </w:rPr>
          <w:fldChar w:fldCharType="end"/>
        </w:r>
      </w:del>
    </w:p>
    <w:p w14:paraId="1D50FA14" w14:textId="77777777" w:rsidR="00B5205F" w:rsidRPr="00AA12CF" w:rsidRDefault="00B5205F">
      <w:pPr>
        <w:jc w:val="left"/>
        <w:rPr>
          <w:szCs w:val="22"/>
        </w:rPr>
        <w:pPrChange w:id="1134" w:author="fariba abbassi" w:date="2026-02-06T11:54:00Z" w16du:dateUtc="2026-02-06T10:54:00Z">
          <w:pPr/>
        </w:pPrChange>
      </w:pPr>
    </w:p>
    <w:p w14:paraId="242DD665" w14:textId="77777777" w:rsidR="00B5205F" w:rsidRPr="00AA12CF" w:rsidRDefault="00B5205F">
      <w:pPr>
        <w:jc w:val="left"/>
        <w:rPr>
          <w:szCs w:val="22"/>
        </w:rPr>
        <w:sectPr w:rsidR="00B5205F" w:rsidRPr="00AA12CF">
          <w:pgSz w:w="12240" w:h="15840"/>
          <w:pgMar w:top="1440" w:right="1440" w:bottom="1440" w:left="1440" w:header="720" w:footer="720" w:gutter="0"/>
          <w:cols w:space="720"/>
          <w:docGrid w:linePitch="360"/>
        </w:sectPr>
        <w:pPrChange w:id="1135" w:author="fariba abbassi" w:date="2026-02-06T11:54:00Z" w16du:dateUtc="2026-02-06T10:54:00Z">
          <w:pPr/>
        </w:pPrChange>
      </w:pPr>
    </w:p>
    <w:p w14:paraId="1BA24E54" w14:textId="77777777" w:rsidR="00B5205F" w:rsidRPr="00AA12CF" w:rsidRDefault="00B5205F" w:rsidP="001F415F">
      <w:pPr>
        <w:jc w:val="left"/>
        <w:rPr>
          <w:szCs w:val="22"/>
        </w:rPr>
      </w:pPr>
    </w:p>
    <w:p w14:paraId="4DD86D87" w14:textId="0924A7B8" w:rsidR="004C0351" w:rsidRPr="00D00040" w:rsidRDefault="004439BE" w:rsidP="004C0351">
      <w:pPr>
        <w:pStyle w:val="Titre21"/>
        <w:rPr>
          <w:rFonts w:ascii="Arial" w:hAnsi="Arial"/>
          <w:rPrChange w:id="1136" w:author="Joana Rodrigues Ribeiro" w:date="2026-02-07T16:39:00Z" w16du:dateUtc="2026-02-07T15:39:00Z">
            <w:rPr/>
          </w:rPrChange>
        </w:rPr>
      </w:pPr>
      <w:r w:rsidRPr="00D00040">
        <w:rPr>
          <w:rFonts w:ascii="Arial" w:hAnsi="Arial"/>
          <w:rPrChange w:id="1137" w:author="Joana Rodrigues Ribeiro" w:date="2026-02-07T16:39:00Z" w16du:dateUtc="2026-02-07T15:39:00Z">
            <w:rPr/>
          </w:rPrChange>
        </w:rPr>
        <w:t>TABLES</w:t>
      </w:r>
    </w:p>
    <w:p w14:paraId="4345B545" w14:textId="77777777" w:rsidR="004C0351" w:rsidRPr="00AA12CF" w:rsidRDefault="004C0351" w:rsidP="001F415F">
      <w:pPr>
        <w:spacing w:line="240" w:lineRule="auto"/>
        <w:jc w:val="left"/>
        <w:rPr>
          <w:rFonts w:cs="Calibri"/>
          <w:b/>
          <w:bCs/>
          <w:color w:val="000000" w:themeColor="text1"/>
          <w:szCs w:val="22"/>
          <w:rPrChange w:id="1138" w:author="Joana Rodrigues Ribeiro" w:date="2026-02-07T22:16:00Z" w16du:dateUtc="2026-02-07T21:16:00Z">
            <w:rPr>
              <w:rFonts w:ascii="Calibri" w:hAnsi="Calibri" w:cs="Calibri"/>
              <w:b/>
              <w:bCs/>
              <w:color w:val="000000" w:themeColor="text1"/>
              <w:sz w:val="24"/>
            </w:rPr>
          </w:rPrChange>
        </w:rPr>
      </w:pPr>
      <w:r w:rsidRPr="00AA12CF">
        <w:rPr>
          <w:rFonts w:cs="Calibri"/>
          <w:b/>
          <w:bCs/>
          <w:color w:val="000000" w:themeColor="text1"/>
          <w:szCs w:val="22"/>
          <w:rPrChange w:id="1139" w:author="Joana Rodrigues Ribeiro" w:date="2026-02-07T22:16:00Z" w16du:dateUtc="2026-02-07T21:16:00Z">
            <w:rPr>
              <w:rFonts w:ascii="Calibri" w:hAnsi="Calibri" w:cs="Calibri"/>
              <w:b/>
              <w:bCs/>
              <w:color w:val="000000" w:themeColor="text1"/>
              <w:sz w:val="24"/>
            </w:rPr>
          </w:rPrChange>
        </w:rPr>
        <w:t>Table 1 Characteristics of randomized controlled trials meaningfully informing practice.</w:t>
      </w:r>
    </w:p>
    <w:tbl>
      <w:tblPr>
        <w:tblStyle w:val="TableGrid"/>
        <w:tblW w:w="0" w:type="auto"/>
        <w:tblLook w:val="04A0" w:firstRow="1" w:lastRow="0" w:firstColumn="1" w:lastColumn="0" w:noHBand="0" w:noVBand="1"/>
      </w:tblPr>
      <w:tblGrid>
        <w:gridCol w:w="9350"/>
      </w:tblGrid>
      <w:tr w:rsidR="004C0351" w:rsidRPr="00D00040" w14:paraId="3ED02571" w14:textId="77777777">
        <w:tc>
          <w:tcPr>
            <w:tcW w:w="9350" w:type="dxa"/>
          </w:tcPr>
          <w:p w14:paraId="6447FE31" w14:textId="77777777" w:rsidR="004C0351" w:rsidRPr="00AA12CF" w:rsidRDefault="004C0351">
            <w:pPr>
              <w:jc w:val="left"/>
              <w:rPr>
                <w:rFonts w:cs="Calibri"/>
                <w:color w:val="000000" w:themeColor="text1"/>
                <w:szCs w:val="22"/>
                <w:rPrChange w:id="1140" w:author="Joana Rodrigues Ribeiro" w:date="2026-02-07T22:16:00Z" w16du:dateUtc="2026-02-07T21:16:00Z">
                  <w:rPr>
                    <w:rFonts w:ascii="Calibri" w:hAnsi="Calibri" w:cs="Calibri"/>
                    <w:color w:val="000000" w:themeColor="text1"/>
                    <w:sz w:val="24"/>
                  </w:rPr>
                </w:rPrChange>
              </w:rPr>
              <w:pPrChange w:id="1141" w:author="Joana Rodrigues Ribeiro" w:date="2026-02-08T09:31:00Z" w16du:dateUtc="2026-02-08T08:31:00Z">
                <w:pPr>
                  <w:spacing w:line="480" w:lineRule="auto"/>
                  <w:jc w:val="left"/>
                </w:pPr>
              </w:pPrChange>
            </w:pPr>
            <w:r w:rsidRPr="00AA12CF">
              <w:rPr>
                <w:rFonts w:cs="Calibri"/>
                <w:color w:val="000000" w:themeColor="text1"/>
                <w:szCs w:val="22"/>
                <w:rPrChange w:id="1142" w:author="Joana Rodrigues Ribeiro" w:date="2026-02-07T22:16:00Z" w16du:dateUtc="2026-02-07T21:16:00Z">
                  <w:rPr>
                    <w:rFonts w:ascii="Calibri" w:hAnsi="Calibri" w:cs="Calibri"/>
                    <w:color w:val="000000" w:themeColor="text1"/>
                    <w:sz w:val="24"/>
                  </w:rPr>
                </w:rPrChange>
              </w:rPr>
              <w:t>1. Specification of the hypothesis of the trial for the primary outcome (e.g., superiority, non-inferiority or equivalence)</w:t>
            </w:r>
          </w:p>
          <w:p w14:paraId="38EF8DBF" w14:textId="77777777" w:rsidR="004C0351" w:rsidRPr="00AA12CF" w:rsidRDefault="004C0351">
            <w:pPr>
              <w:jc w:val="left"/>
              <w:rPr>
                <w:rFonts w:cs="Calibri"/>
                <w:color w:val="000000" w:themeColor="text1"/>
                <w:szCs w:val="22"/>
                <w:rPrChange w:id="1143" w:author="Joana Rodrigues Ribeiro" w:date="2026-02-07T22:16:00Z" w16du:dateUtc="2026-02-07T21:16:00Z">
                  <w:rPr>
                    <w:rFonts w:ascii="Calibri" w:hAnsi="Calibri" w:cs="Calibri"/>
                    <w:color w:val="000000" w:themeColor="text1"/>
                    <w:sz w:val="24"/>
                  </w:rPr>
                </w:rPrChange>
              </w:rPr>
              <w:pPrChange w:id="1144" w:author="Joana Rodrigues Ribeiro" w:date="2026-02-08T09:31:00Z" w16du:dateUtc="2026-02-08T08:31:00Z">
                <w:pPr>
                  <w:spacing w:line="480" w:lineRule="auto"/>
                  <w:jc w:val="left"/>
                </w:pPr>
              </w:pPrChange>
            </w:pPr>
            <w:r w:rsidRPr="00AA12CF">
              <w:rPr>
                <w:rFonts w:cs="Calibri"/>
                <w:color w:val="000000" w:themeColor="text1"/>
                <w:szCs w:val="22"/>
                <w:rPrChange w:id="1145" w:author="Joana Rodrigues Ribeiro" w:date="2026-02-07T22:16:00Z" w16du:dateUtc="2026-02-07T21:16:00Z">
                  <w:rPr>
                    <w:rFonts w:ascii="Calibri" w:hAnsi="Calibri" w:cs="Calibri"/>
                    <w:color w:val="000000" w:themeColor="text1"/>
                    <w:sz w:val="24"/>
                  </w:rPr>
                </w:rPrChange>
              </w:rPr>
              <w:t>2. Specification of the study design (e.g., superiority, non-inferiority or equivalence) that matches the study hypothesis</w:t>
            </w:r>
          </w:p>
          <w:p w14:paraId="591D9A19" w14:textId="77777777" w:rsidR="004C0351" w:rsidRPr="00AA12CF" w:rsidRDefault="004C0351">
            <w:pPr>
              <w:jc w:val="left"/>
              <w:rPr>
                <w:rFonts w:cs="Calibri"/>
                <w:color w:val="000000" w:themeColor="text1"/>
                <w:szCs w:val="22"/>
                <w:rPrChange w:id="1146" w:author="Joana Rodrigues Ribeiro" w:date="2026-02-07T22:16:00Z" w16du:dateUtc="2026-02-07T21:16:00Z">
                  <w:rPr>
                    <w:rFonts w:ascii="Calibri" w:hAnsi="Calibri" w:cs="Calibri"/>
                    <w:color w:val="000000" w:themeColor="text1"/>
                    <w:sz w:val="24"/>
                  </w:rPr>
                </w:rPrChange>
              </w:rPr>
              <w:pPrChange w:id="1147" w:author="Joana Rodrigues Ribeiro" w:date="2026-02-08T09:31:00Z" w16du:dateUtc="2026-02-08T08:31:00Z">
                <w:pPr>
                  <w:spacing w:line="480" w:lineRule="auto"/>
                  <w:jc w:val="left"/>
                </w:pPr>
              </w:pPrChange>
            </w:pPr>
            <w:r w:rsidRPr="00AA12CF">
              <w:rPr>
                <w:rFonts w:cs="Calibri"/>
                <w:color w:val="000000" w:themeColor="text1"/>
                <w:szCs w:val="22"/>
                <w:rPrChange w:id="1148" w:author="Joana Rodrigues Ribeiro" w:date="2026-02-07T22:16:00Z" w16du:dateUtc="2026-02-07T21:16:00Z">
                  <w:rPr>
                    <w:rFonts w:ascii="Calibri" w:hAnsi="Calibri" w:cs="Calibri"/>
                    <w:color w:val="000000" w:themeColor="text1"/>
                    <w:sz w:val="24"/>
                  </w:rPr>
                </w:rPrChange>
              </w:rPr>
              <w:t>3. Specification of a primary endpoint</w:t>
            </w:r>
          </w:p>
          <w:p w14:paraId="5FAD9662" w14:textId="77777777" w:rsidR="004C0351" w:rsidRPr="00AA12CF" w:rsidRDefault="004C0351">
            <w:pPr>
              <w:jc w:val="left"/>
              <w:rPr>
                <w:rFonts w:cs="Calibri"/>
                <w:color w:val="000000" w:themeColor="text1"/>
                <w:szCs w:val="22"/>
                <w:rPrChange w:id="1149" w:author="Joana Rodrigues Ribeiro" w:date="2026-02-07T22:16:00Z" w16du:dateUtc="2026-02-07T21:16:00Z">
                  <w:rPr>
                    <w:rFonts w:ascii="Calibri" w:hAnsi="Calibri" w:cs="Calibri"/>
                    <w:color w:val="000000" w:themeColor="text1"/>
                    <w:sz w:val="24"/>
                  </w:rPr>
                </w:rPrChange>
              </w:rPr>
              <w:pPrChange w:id="1150" w:author="Joana Rodrigues Ribeiro" w:date="2026-02-08T09:31:00Z" w16du:dateUtc="2026-02-08T08:31:00Z">
                <w:pPr>
                  <w:spacing w:line="480" w:lineRule="auto"/>
                  <w:jc w:val="left"/>
                </w:pPr>
              </w:pPrChange>
            </w:pPr>
            <w:r w:rsidRPr="00AA12CF">
              <w:rPr>
                <w:rFonts w:cs="Calibri"/>
                <w:color w:val="000000" w:themeColor="text1"/>
                <w:szCs w:val="22"/>
                <w:rPrChange w:id="1151" w:author="Joana Rodrigues Ribeiro" w:date="2026-02-07T22:16:00Z" w16du:dateUtc="2026-02-07T21:16:00Z">
                  <w:rPr>
                    <w:rFonts w:ascii="Calibri" w:hAnsi="Calibri" w:cs="Calibri"/>
                    <w:color w:val="000000" w:themeColor="text1"/>
                    <w:sz w:val="24"/>
                  </w:rPr>
                </w:rPrChange>
              </w:rPr>
              <w:t xml:space="preserve">4. Use of a MID, definition of a clinically relevant effect or definition of a Cohen’s </w:t>
            </w:r>
            <w:r w:rsidRPr="00AA12CF">
              <w:rPr>
                <w:rFonts w:cs="Calibri"/>
                <w:i/>
                <w:iCs/>
                <w:color w:val="000000" w:themeColor="text1"/>
                <w:szCs w:val="22"/>
                <w:rPrChange w:id="1152" w:author="Joana Rodrigues Ribeiro" w:date="2026-02-07T22:16:00Z" w16du:dateUtc="2026-02-07T21:16:00Z">
                  <w:rPr>
                    <w:rFonts w:ascii="Calibri" w:hAnsi="Calibri" w:cs="Calibri"/>
                    <w:i/>
                    <w:iCs/>
                    <w:color w:val="000000" w:themeColor="text1"/>
                    <w:sz w:val="24"/>
                  </w:rPr>
                </w:rPrChange>
              </w:rPr>
              <w:t>d</w:t>
            </w:r>
            <w:r w:rsidRPr="00AA12CF">
              <w:rPr>
                <w:rFonts w:cs="Calibri"/>
                <w:color w:val="000000" w:themeColor="text1"/>
                <w:szCs w:val="22"/>
                <w:rPrChange w:id="1153" w:author="Joana Rodrigues Ribeiro" w:date="2026-02-07T22:16:00Z" w16du:dateUtc="2026-02-07T21:16:00Z">
                  <w:rPr>
                    <w:rFonts w:ascii="Calibri" w:hAnsi="Calibri" w:cs="Calibri"/>
                    <w:color w:val="000000" w:themeColor="text1"/>
                    <w:sz w:val="24"/>
                  </w:rPr>
                </w:rPrChange>
              </w:rPr>
              <w:t xml:space="preserve"> target value to base sample size calculations upon</w:t>
            </w:r>
          </w:p>
          <w:p w14:paraId="216F1D9F" w14:textId="77777777" w:rsidR="004C0351" w:rsidRPr="00AA12CF" w:rsidRDefault="004C0351">
            <w:pPr>
              <w:jc w:val="left"/>
              <w:rPr>
                <w:rFonts w:cs="Calibri"/>
                <w:color w:val="000000" w:themeColor="text1"/>
                <w:szCs w:val="22"/>
                <w:rPrChange w:id="1154" w:author="Joana Rodrigues Ribeiro" w:date="2026-02-07T22:16:00Z" w16du:dateUtc="2026-02-07T21:16:00Z">
                  <w:rPr>
                    <w:rFonts w:ascii="Calibri" w:hAnsi="Calibri" w:cs="Calibri"/>
                    <w:color w:val="000000" w:themeColor="text1"/>
                    <w:sz w:val="24"/>
                  </w:rPr>
                </w:rPrChange>
              </w:rPr>
              <w:pPrChange w:id="1155" w:author="Joana Rodrigues Ribeiro" w:date="2026-02-08T09:31:00Z" w16du:dateUtc="2026-02-08T08:31:00Z">
                <w:pPr>
                  <w:spacing w:line="480" w:lineRule="auto"/>
                  <w:jc w:val="left"/>
                </w:pPr>
              </w:pPrChange>
            </w:pPr>
            <w:r w:rsidRPr="00AA12CF">
              <w:rPr>
                <w:rFonts w:cs="Calibri"/>
                <w:color w:val="000000" w:themeColor="text1"/>
                <w:szCs w:val="22"/>
                <w:rPrChange w:id="1156" w:author="Joana Rodrigues Ribeiro" w:date="2026-02-07T22:16:00Z" w16du:dateUtc="2026-02-07T21:16:00Z">
                  <w:rPr>
                    <w:rFonts w:ascii="Calibri" w:hAnsi="Calibri" w:cs="Calibri"/>
                    <w:color w:val="000000" w:themeColor="text1"/>
                    <w:sz w:val="24"/>
                  </w:rPr>
                </w:rPrChange>
              </w:rPr>
              <w:t>5. Consideration of clinical relevance (e.g., through the MID) to discuss and interpret the results for the primary outcome</w:t>
            </w:r>
          </w:p>
        </w:tc>
      </w:tr>
    </w:tbl>
    <w:p w14:paraId="5239413B" w14:textId="77777777" w:rsidR="004C0351" w:rsidRPr="00AA12CF" w:rsidRDefault="004C0351" w:rsidP="004C0351">
      <w:pPr>
        <w:spacing w:line="480" w:lineRule="auto"/>
        <w:jc w:val="left"/>
        <w:rPr>
          <w:rFonts w:cs="Calibri"/>
          <w:color w:val="000000" w:themeColor="text1"/>
          <w:szCs w:val="22"/>
          <w:rPrChange w:id="1157" w:author="Joana Rodrigues Ribeiro" w:date="2026-02-07T22:16:00Z" w16du:dateUtc="2026-02-07T21:16:00Z">
            <w:rPr>
              <w:rFonts w:ascii="Calibri" w:hAnsi="Calibri" w:cs="Calibri"/>
              <w:color w:val="000000" w:themeColor="text1"/>
              <w:sz w:val="24"/>
            </w:rPr>
          </w:rPrChange>
        </w:rPr>
      </w:pPr>
    </w:p>
    <w:p w14:paraId="2467046F" w14:textId="77777777" w:rsidR="004C0351" w:rsidRPr="00AA12CF" w:rsidRDefault="004C0351" w:rsidP="004C0351">
      <w:pPr>
        <w:spacing w:line="480" w:lineRule="auto"/>
        <w:jc w:val="left"/>
        <w:rPr>
          <w:rFonts w:cs="Calibri"/>
          <w:color w:val="000000" w:themeColor="text1"/>
          <w:szCs w:val="22"/>
          <w:rPrChange w:id="1158" w:author="Joana Rodrigues Ribeiro" w:date="2026-02-07T22:16:00Z" w16du:dateUtc="2026-02-07T21:16:00Z">
            <w:rPr>
              <w:rFonts w:ascii="Calibri" w:hAnsi="Calibri" w:cs="Calibri"/>
              <w:color w:val="000000" w:themeColor="text1"/>
              <w:sz w:val="24"/>
            </w:rPr>
          </w:rPrChange>
        </w:rPr>
      </w:pPr>
    </w:p>
    <w:p w14:paraId="56E89801" w14:textId="77777777" w:rsidR="004C0351" w:rsidRPr="00AA12CF" w:rsidRDefault="004C0351" w:rsidP="004C0351">
      <w:pPr>
        <w:spacing w:line="480" w:lineRule="auto"/>
        <w:jc w:val="left"/>
        <w:rPr>
          <w:rFonts w:cs="Calibri"/>
          <w:color w:val="000000" w:themeColor="text1"/>
          <w:szCs w:val="22"/>
          <w:rPrChange w:id="1159" w:author="Joana Rodrigues Ribeiro" w:date="2026-02-07T22:16:00Z" w16du:dateUtc="2026-02-07T21:16:00Z">
            <w:rPr>
              <w:rFonts w:ascii="Calibri" w:hAnsi="Calibri" w:cs="Calibri"/>
              <w:color w:val="000000" w:themeColor="text1"/>
              <w:sz w:val="24"/>
            </w:rPr>
          </w:rPrChange>
        </w:rPr>
      </w:pPr>
    </w:p>
    <w:p w14:paraId="2C28E8F3" w14:textId="77777777" w:rsidR="004C0351" w:rsidRPr="00AA12CF" w:rsidRDefault="004C0351" w:rsidP="004C0351">
      <w:pPr>
        <w:spacing w:line="480" w:lineRule="auto"/>
        <w:jc w:val="left"/>
        <w:rPr>
          <w:rFonts w:cs="Calibri"/>
          <w:color w:val="000000" w:themeColor="text1"/>
          <w:szCs w:val="22"/>
          <w:rPrChange w:id="1160" w:author="Joana Rodrigues Ribeiro" w:date="2026-02-07T22:16:00Z" w16du:dateUtc="2026-02-07T21:16:00Z">
            <w:rPr>
              <w:rFonts w:ascii="Calibri" w:hAnsi="Calibri" w:cs="Calibri"/>
              <w:color w:val="000000" w:themeColor="text1"/>
              <w:sz w:val="24"/>
            </w:rPr>
          </w:rPrChange>
        </w:rPr>
      </w:pPr>
    </w:p>
    <w:p w14:paraId="4ACFE7E8" w14:textId="77777777" w:rsidR="004C0351" w:rsidRPr="00AA12CF" w:rsidRDefault="004C0351" w:rsidP="004C0351">
      <w:pPr>
        <w:spacing w:line="480" w:lineRule="auto"/>
        <w:jc w:val="left"/>
        <w:rPr>
          <w:rFonts w:cs="Calibri"/>
          <w:color w:val="000000" w:themeColor="text1"/>
          <w:szCs w:val="22"/>
          <w:rPrChange w:id="1161" w:author="Joana Rodrigues Ribeiro" w:date="2026-02-07T22:16:00Z" w16du:dateUtc="2026-02-07T21:16:00Z">
            <w:rPr>
              <w:rFonts w:ascii="Calibri" w:hAnsi="Calibri" w:cs="Calibri"/>
              <w:color w:val="000000" w:themeColor="text1"/>
              <w:sz w:val="24"/>
            </w:rPr>
          </w:rPrChange>
        </w:rPr>
      </w:pPr>
    </w:p>
    <w:p w14:paraId="00622979" w14:textId="77777777" w:rsidR="004C0351" w:rsidRPr="00AA12CF" w:rsidRDefault="004C0351" w:rsidP="004C0351">
      <w:pPr>
        <w:spacing w:line="480" w:lineRule="auto"/>
        <w:jc w:val="left"/>
        <w:rPr>
          <w:rFonts w:cs="Calibri"/>
          <w:color w:val="000000" w:themeColor="text1"/>
          <w:szCs w:val="22"/>
          <w:rPrChange w:id="1162" w:author="Joana Rodrigues Ribeiro" w:date="2026-02-07T22:16:00Z" w16du:dateUtc="2026-02-07T21:16:00Z">
            <w:rPr>
              <w:rFonts w:ascii="Calibri" w:hAnsi="Calibri" w:cs="Calibri"/>
              <w:color w:val="000000" w:themeColor="text1"/>
              <w:sz w:val="24"/>
            </w:rPr>
          </w:rPrChange>
        </w:rPr>
      </w:pPr>
    </w:p>
    <w:p w14:paraId="7F6B2C40" w14:textId="77777777" w:rsidR="00B11661" w:rsidRDefault="00B11661" w:rsidP="00751020">
      <w:pPr>
        <w:pStyle w:val="TableCaption"/>
        <w:rPr>
          <w:ins w:id="1163" w:author="Joana Rodrigues Ribeiro" w:date="2026-02-08T09:16:00Z" w16du:dateUtc="2026-02-08T08:16:00Z"/>
        </w:rPr>
        <w:sectPr w:rsidR="00B11661">
          <w:pgSz w:w="12240" w:h="15840"/>
          <w:pgMar w:top="1440" w:right="1440" w:bottom="1440" w:left="1440" w:header="720" w:footer="720" w:gutter="0"/>
          <w:cols w:space="720"/>
          <w:docGrid w:linePitch="360"/>
        </w:sectPr>
      </w:pPr>
    </w:p>
    <w:p w14:paraId="0313D748" w14:textId="6F592CA7" w:rsidR="004C0351" w:rsidRPr="0070162C" w:rsidRDefault="004C0351" w:rsidP="00751020">
      <w:pPr>
        <w:pStyle w:val="TableCaption"/>
        <w:rPr>
          <w:rPrChange w:id="1164" w:author="Joana Rodrigues Ribeiro" w:date="2026-02-07T22:17:00Z" w16du:dateUtc="2026-02-07T21:17:00Z">
            <w:rPr>
              <w:rFonts w:ascii="Calibri" w:hAnsi="Calibri" w:cs="Calibri"/>
              <w:b w:val="0"/>
              <w:bCs/>
            </w:rPr>
          </w:rPrChange>
        </w:rPr>
      </w:pPr>
      <w:r w:rsidRPr="0070162C">
        <w:rPr>
          <w:rPrChange w:id="1165" w:author="Joana Rodrigues Ribeiro" w:date="2026-02-07T22:17:00Z" w16du:dateUtc="2026-02-07T21:17:00Z">
            <w:rPr>
              <w:rFonts w:ascii="Calibri" w:hAnsi="Calibri" w:cs="Calibri"/>
              <w:i/>
              <w:iCs/>
            </w:rPr>
          </w:rPrChange>
        </w:rPr>
        <w:lastRenderedPageBreak/>
        <w:t>Table 2</w:t>
      </w:r>
      <w:del w:id="1166" w:author="Joana Rodrigues Ribeiro" w:date="2026-02-07T22:17:00Z" w16du:dateUtc="2026-02-07T21:17:00Z">
        <w:r w:rsidRPr="0070162C" w:rsidDel="0070162C">
          <w:rPr>
            <w:rPrChange w:id="1167" w:author="Joana Rodrigues Ribeiro" w:date="2026-02-07T22:17:00Z" w16du:dateUtc="2026-02-07T21:17:00Z">
              <w:rPr>
                <w:rFonts w:ascii="Calibri" w:hAnsi="Calibri" w:cs="Calibri"/>
              </w:rPr>
            </w:rPrChange>
          </w:rPr>
          <w:delText>.</w:delText>
        </w:r>
      </w:del>
      <w:r w:rsidRPr="0070162C">
        <w:rPr>
          <w:rPrChange w:id="1168" w:author="Joana Rodrigues Ribeiro" w:date="2026-02-07T22:17:00Z" w16du:dateUtc="2026-02-07T21:17:00Z">
            <w:rPr>
              <w:rFonts w:ascii="Calibri" w:hAnsi="Calibri" w:cs="Calibri"/>
            </w:rPr>
          </w:rPrChange>
        </w:rPr>
        <w:t xml:space="preserve"> </w:t>
      </w:r>
      <w:r w:rsidRPr="0070162C">
        <w:rPr>
          <w:rPrChange w:id="1169" w:author="Joana Rodrigues Ribeiro" w:date="2026-02-07T22:17:00Z" w16du:dateUtc="2026-02-07T21:17:00Z">
            <w:rPr>
              <w:rFonts w:ascii="Calibri" w:hAnsi="Calibri" w:cs="Calibri"/>
              <w:b w:val="0"/>
              <w:bCs/>
              <w:i/>
              <w:iCs/>
            </w:rPr>
          </w:rPrChange>
        </w:rPr>
        <w:t xml:space="preserve">Information </w:t>
      </w:r>
      <w:ins w:id="1170" w:author="Joana Rodrigues Ribeiro" w:date="2026-02-08T09:30:00Z" w16du:dateUtc="2026-02-08T08:30:00Z">
        <w:r w:rsidR="00CF0F3A">
          <w:t>p</w:t>
        </w:r>
      </w:ins>
      <w:del w:id="1171" w:author="Joana Rodrigues Ribeiro" w:date="2026-02-08T09:30:00Z" w16du:dateUtc="2026-02-08T08:30:00Z">
        <w:r w:rsidRPr="0070162C" w:rsidDel="00CF0F3A">
          <w:rPr>
            <w:rPrChange w:id="1172" w:author="Joana Rodrigues Ribeiro" w:date="2026-02-07T22:17:00Z" w16du:dateUtc="2026-02-07T21:17:00Z">
              <w:rPr>
                <w:rFonts w:ascii="Calibri" w:hAnsi="Calibri" w:cs="Calibri"/>
                <w:b w:val="0"/>
                <w:bCs/>
                <w:i/>
                <w:iCs/>
              </w:rPr>
            </w:rPrChange>
          </w:rPr>
          <w:delText>P</w:delText>
        </w:r>
      </w:del>
      <w:r w:rsidRPr="0070162C">
        <w:rPr>
          <w:rPrChange w:id="1173" w:author="Joana Rodrigues Ribeiro" w:date="2026-02-07T22:17:00Z" w16du:dateUtc="2026-02-07T21:17:00Z">
            <w:rPr>
              <w:rFonts w:ascii="Calibri" w:hAnsi="Calibri" w:cs="Calibri"/>
              <w:b w:val="0"/>
              <w:bCs/>
              <w:i/>
              <w:iCs/>
            </w:rPr>
          </w:rPrChange>
        </w:rPr>
        <w:t xml:space="preserve">rovided in </w:t>
      </w:r>
      <w:ins w:id="1174" w:author="Joana Rodrigues Ribeiro" w:date="2026-02-08T09:30:00Z" w16du:dateUtc="2026-02-08T08:30:00Z">
        <w:r w:rsidR="00CF0F3A">
          <w:t>p</w:t>
        </w:r>
      </w:ins>
      <w:del w:id="1175" w:author="Joana Rodrigues Ribeiro" w:date="2026-02-08T09:30:00Z" w16du:dateUtc="2026-02-08T08:30:00Z">
        <w:r w:rsidRPr="0070162C" w:rsidDel="00CF0F3A">
          <w:rPr>
            <w:rPrChange w:id="1176" w:author="Joana Rodrigues Ribeiro" w:date="2026-02-07T22:17:00Z" w16du:dateUtc="2026-02-07T21:17:00Z">
              <w:rPr>
                <w:rFonts w:ascii="Calibri" w:hAnsi="Calibri" w:cs="Calibri"/>
                <w:b w:val="0"/>
                <w:bCs/>
                <w:i/>
                <w:iCs/>
              </w:rPr>
            </w:rPrChange>
          </w:rPr>
          <w:delText>P</w:delText>
        </w:r>
      </w:del>
      <w:r w:rsidRPr="0070162C">
        <w:rPr>
          <w:rPrChange w:id="1177" w:author="Joana Rodrigues Ribeiro" w:date="2026-02-07T22:17:00Z" w16du:dateUtc="2026-02-07T21:17:00Z">
            <w:rPr>
              <w:rFonts w:ascii="Calibri" w:hAnsi="Calibri" w:cs="Calibri"/>
              <w:b w:val="0"/>
              <w:bCs/>
              <w:i/>
              <w:iCs/>
            </w:rPr>
          </w:rPrChange>
        </w:rPr>
        <w:t xml:space="preserve">re-trial </w:t>
      </w:r>
      <w:ins w:id="1178" w:author="Joana Rodrigues Ribeiro" w:date="2026-02-08T09:30:00Z" w16du:dateUtc="2026-02-08T08:30:00Z">
        <w:r w:rsidR="00CF0F3A">
          <w:t>d</w:t>
        </w:r>
      </w:ins>
      <w:del w:id="1179" w:author="Joana Rodrigues Ribeiro" w:date="2026-02-08T09:30:00Z" w16du:dateUtc="2026-02-08T08:30:00Z">
        <w:r w:rsidRPr="0070162C" w:rsidDel="00CF0F3A">
          <w:rPr>
            <w:rPrChange w:id="1180" w:author="Joana Rodrigues Ribeiro" w:date="2026-02-07T22:17:00Z" w16du:dateUtc="2026-02-07T21:17:00Z">
              <w:rPr>
                <w:rFonts w:ascii="Calibri" w:hAnsi="Calibri" w:cs="Calibri"/>
                <w:b w:val="0"/>
                <w:bCs/>
                <w:i/>
                <w:iCs/>
              </w:rPr>
            </w:rPrChange>
          </w:rPr>
          <w:delText>D</w:delText>
        </w:r>
      </w:del>
      <w:r w:rsidRPr="0070162C">
        <w:rPr>
          <w:rPrChange w:id="1181" w:author="Joana Rodrigues Ribeiro" w:date="2026-02-07T22:17:00Z" w16du:dateUtc="2026-02-07T21:17:00Z">
            <w:rPr>
              <w:rFonts w:ascii="Calibri" w:hAnsi="Calibri" w:cs="Calibri"/>
              <w:b w:val="0"/>
              <w:bCs/>
              <w:i/>
              <w:iCs/>
            </w:rPr>
          </w:rPrChange>
        </w:rPr>
        <w:t xml:space="preserve">ocuments of </w:t>
      </w:r>
      <w:ins w:id="1182" w:author="Joana Rodrigues Ribeiro" w:date="2026-02-08T09:30:00Z" w16du:dateUtc="2026-02-08T08:30:00Z">
        <w:r w:rsidR="00CF0F3A">
          <w:t>p</w:t>
        </w:r>
      </w:ins>
      <w:del w:id="1183" w:author="Joana Rodrigues Ribeiro" w:date="2026-02-08T09:30:00Z" w16du:dateUtc="2026-02-08T08:30:00Z">
        <w:r w:rsidRPr="0070162C" w:rsidDel="00CF0F3A">
          <w:rPr>
            <w:rPrChange w:id="1184" w:author="Joana Rodrigues Ribeiro" w:date="2026-02-07T22:17:00Z" w16du:dateUtc="2026-02-07T21:17:00Z">
              <w:rPr>
                <w:rFonts w:ascii="Calibri" w:hAnsi="Calibri" w:cs="Calibri"/>
                <w:b w:val="0"/>
                <w:bCs/>
                <w:i/>
                <w:iCs/>
              </w:rPr>
            </w:rPrChange>
          </w:rPr>
          <w:delText>P</w:delText>
        </w:r>
      </w:del>
      <w:r w:rsidRPr="0070162C">
        <w:rPr>
          <w:rPrChange w:id="1185" w:author="Joana Rodrigues Ribeiro" w:date="2026-02-07T22:17:00Z" w16du:dateUtc="2026-02-07T21:17:00Z">
            <w:rPr>
              <w:rFonts w:ascii="Calibri" w:hAnsi="Calibri" w:cs="Calibri"/>
              <w:b w:val="0"/>
              <w:bCs/>
              <w:i/>
              <w:iCs/>
            </w:rPr>
          </w:rPrChange>
        </w:rPr>
        <w:t xml:space="preserve">ublished </w:t>
      </w:r>
      <w:ins w:id="1186" w:author="Joana Rodrigues Ribeiro" w:date="2026-02-08T09:30:00Z" w16du:dateUtc="2026-02-08T08:30:00Z">
        <w:r w:rsidR="00CF0F3A">
          <w:t>r</w:t>
        </w:r>
      </w:ins>
      <w:del w:id="1187" w:author="Joana Rodrigues Ribeiro" w:date="2026-02-08T09:30:00Z" w16du:dateUtc="2026-02-08T08:30:00Z">
        <w:r w:rsidRPr="0070162C" w:rsidDel="00CF0F3A">
          <w:rPr>
            <w:rPrChange w:id="1188" w:author="Joana Rodrigues Ribeiro" w:date="2026-02-07T22:17:00Z" w16du:dateUtc="2026-02-07T21:17:00Z">
              <w:rPr>
                <w:rFonts w:ascii="Calibri" w:hAnsi="Calibri" w:cs="Calibri"/>
                <w:b w:val="0"/>
                <w:bCs/>
                <w:i/>
                <w:iCs/>
              </w:rPr>
            </w:rPrChange>
          </w:rPr>
          <w:delText>R</w:delText>
        </w:r>
      </w:del>
      <w:r w:rsidRPr="0070162C">
        <w:rPr>
          <w:rPrChange w:id="1189" w:author="Joana Rodrigues Ribeiro" w:date="2026-02-07T22:17:00Z" w16du:dateUtc="2026-02-07T21:17:00Z">
            <w:rPr>
              <w:rFonts w:ascii="Calibri" w:hAnsi="Calibri" w:cs="Calibri"/>
              <w:b w:val="0"/>
              <w:bCs/>
              <w:i/>
              <w:iCs/>
            </w:rPr>
          </w:rPrChange>
        </w:rPr>
        <w:t xml:space="preserve">andomized </w:t>
      </w:r>
      <w:ins w:id="1190" w:author="Joana Rodrigues Ribeiro" w:date="2026-02-08T09:30:00Z" w16du:dateUtc="2026-02-08T08:30:00Z">
        <w:r w:rsidR="00CF0F3A">
          <w:t>c</w:t>
        </w:r>
      </w:ins>
      <w:del w:id="1191" w:author="Joana Rodrigues Ribeiro" w:date="2026-02-08T09:30:00Z" w16du:dateUtc="2026-02-08T08:30:00Z">
        <w:r w:rsidRPr="0070162C" w:rsidDel="00CF0F3A">
          <w:rPr>
            <w:rPrChange w:id="1192" w:author="Joana Rodrigues Ribeiro" w:date="2026-02-07T22:17:00Z" w16du:dateUtc="2026-02-07T21:17:00Z">
              <w:rPr>
                <w:rFonts w:ascii="Calibri" w:hAnsi="Calibri" w:cs="Calibri"/>
                <w:b w:val="0"/>
                <w:bCs/>
                <w:i/>
                <w:iCs/>
              </w:rPr>
            </w:rPrChange>
          </w:rPr>
          <w:delText>C</w:delText>
        </w:r>
      </w:del>
      <w:r w:rsidRPr="0070162C">
        <w:rPr>
          <w:rPrChange w:id="1193" w:author="Joana Rodrigues Ribeiro" w:date="2026-02-07T22:17:00Z" w16du:dateUtc="2026-02-07T21:17:00Z">
            <w:rPr>
              <w:rFonts w:ascii="Calibri" w:hAnsi="Calibri" w:cs="Calibri"/>
              <w:b w:val="0"/>
              <w:bCs/>
              <w:i/>
              <w:iCs/>
            </w:rPr>
          </w:rPrChange>
        </w:rPr>
        <w:t xml:space="preserve">ontrolled </w:t>
      </w:r>
      <w:ins w:id="1194" w:author="Joana Rodrigues Ribeiro" w:date="2026-02-08T09:30:00Z" w16du:dateUtc="2026-02-08T08:30:00Z">
        <w:r w:rsidR="00CF0F3A">
          <w:t>t</w:t>
        </w:r>
      </w:ins>
      <w:del w:id="1195" w:author="Joana Rodrigues Ribeiro" w:date="2026-02-08T09:30:00Z" w16du:dateUtc="2026-02-08T08:30:00Z">
        <w:r w:rsidRPr="0070162C" w:rsidDel="00CF0F3A">
          <w:rPr>
            <w:rPrChange w:id="1196" w:author="Joana Rodrigues Ribeiro" w:date="2026-02-07T22:17:00Z" w16du:dateUtc="2026-02-07T21:17:00Z">
              <w:rPr>
                <w:rFonts w:ascii="Calibri" w:hAnsi="Calibri" w:cs="Calibri"/>
                <w:b w:val="0"/>
                <w:bCs/>
                <w:i/>
                <w:iCs/>
              </w:rPr>
            </w:rPrChange>
          </w:rPr>
          <w:delText>T</w:delText>
        </w:r>
      </w:del>
      <w:r w:rsidRPr="0070162C">
        <w:rPr>
          <w:rPrChange w:id="1197" w:author="Joana Rodrigues Ribeiro" w:date="2026-02-07T22:17:00Z" w16du:dateUtc="2026-02-07T21:17:00Z">
            <w:rPr>
              <w:rFonts w:ascii="Calibri" w:hAnsi="Calibri" w:cs="Calibri"/>
              <w:b w:val="0"/>
              <w:bCs/>
              <w:i/>
              <w:iCs/>
            </w:rPr>
          </w:rPrChange>
        </w:rPr>
        <w:t>rials</w:t>
      </w:r>
      <w:ins w:id="1198" w:author="Joana Rodrigues Ribeiro" w:date="2026-02-07T22:17:00Z" w16du:dateUtc="2026-02-07T21:17:00Z">
        <w:r w:rsidR="0070162C" w:rsidRPr="0070162C">
          <w:rPr>
            <w:rPrChange w:id="1199" w:author="Joana Rodrigues Ribeiro" w:date="2026-02-07T22:17:00Z" w16du:dateUtc="2026-02-07T21:17:00Z">
              <w:rPr>
                <w:rFonts w:ascii="Arial" w:hAnsi="Arial" w:cs="Calibri"/>
                <w:b w:val="0"/>
                <w:bCs/>
                <w:i/>
                <w:iCs/>
              </w:rPr>
            </w:rPrChange>
          </w:rPr>
          <w:t>.</w:t>
        </w:r>
      </w:ins>
    </w:p>
    <w:tbl>
      <w:tblPr>
        <w:tblW w:w="10185" w:type="dxa"/>
        <w:jc w:val="center"/>
        <w:tblLayout w:type="fixed"/>
        <w:tblLook w:val="0420" w:firstRow="1" w:lastRow="0" w:firstColumn="0" w:lastColumn="0" w:noHBand="0" w:noVBand="1"/>
        <w:tblPrChange w:id="1200" w:author="Joana Rodrigues Ribeiro" w:date="2026-02-08T09:28:00Z" w16du:dateUtc="2026-02-08T08:28:00Z">
          <w:tblPr>
            <w:tblW w:w="10185" w:type="dxa"/>
            <w:jc w:val="center"/>
            <w:tblLayout w:type="fixed"/>
            <w:tblLook w:val="0420" w:firstRow="1" w:lastRow="0" w:firstColumn="0" w:lastColumn="0" w:noHBand="0" w:noVBand="1"/>
          </w:tblPr>
        </w:tblPrChange>
      </w:tblPr>
      <w:tblGrid>
        <w:gridCol w:w="3544"/>
        <w:gridCol w:w="2268"/>
        <w:gridCol w:w="2268"/>
        <w:gridCol w:w="2105"/>
        <w:tblGridChange w:id="1201">
          <w:tblGrid>
            <w:gridCol w:w="3544"/>
            <w:gridCol w:w="3"/>
            <w:gridCol w:w="2265"/>
            <w:gridCol w:w="289"/>
            <w:gridCol w:w="1979"/>
            <w:gridCol w:w="291"/>
            <w:gridCol w:w="1814"/>
          </w:tblGrid>
        </w:tblGridChange>
      </w:tblGrid>
      <w:tr w:rsidR="004C0351" w:rsidRPr="00D00040" w14:paraId="3C6F9288" w14:textId="77777777" w:rsidTr="00E0247E">
        <w:trPr>
          <w:tblHeader/>
          <w:jc w:val="center"/>
          <w:trPrChange w:id="1202" w:author="Joana Rodrigues Ribeiro" w:date="2026-02-08T09:28:00Z" w16du:dateUtc="2026-02-08T08:28:00Z">
            <w:trPr>
              <w:tblHeader/>
              <w:jc w:val="center"/>
            </w:trPr>
          </w:trPrChange>
        </w:trPr>
        <w:tc>
          <w:tcPr>
            <w:tcW w:w="354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1203" w:author="Joana Rodrigues Ribeiro" w:date="2026-02-08T09:28:00Z" w16du:dateUtc="2026-02-08T08:28:00Z">
              <w:tcPr>
                <w:tcW w:w="354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2B3688D3" w14:textId="0FCE8BE5" w:rsidR="004C0351" w:rsidRPr="00D00040" w:rsidRDefault="005E2A65">
            <w:pPr>
              <w:pStyle w:val="NoSpacing"/>
              <w:tabs>
                <w:tab w:val="left" w:pos="1134"/>
              </w:tabs>
              <w:spacing w:after="120"/>
              <w:jc w:val="left"/>
              <w:rPr>
                <w:rFonts w:cs="Calibri"/>
                <w:b/>
                <w:bCs/>
                <w:rPrChange w:id="1204" w:author="Joana Rodrigues Ribeiro" w:date="2026-02-07T16:39:00Z" w16du:dateUtc="2026-02-07T15:39:00Z">
                  <w:rPr>
                    <w:rFonts w:ascii="Calibri" w:hAnsi="Calibri" w:cs="Calibri"/>
                    <w:b/>
                    <w:bCs/>
                  </w:rPr>
                </w:rPrChange>
              </w:rPr>
              <w:pPrChange w:id="1205" w:author="Joana Rodrigues Ribeiro" w:date="2026-02-08T09:23:00Z" w16du:dateUtc="2026-02-08T08:23:00Z">
                <w:pPr>
                  <w:pStyle w:val="NoSpacing"/>
                  <w:tabs>
                    <w:tab w:val="left" w:pos="1134"/>
                  </w:tabs>
                  <w:spacing w:line="360" w:lineRule="auto"/>
                  <w:jc w:val="left"/>
                </w:pPr>
              </w:pPrChange>
            </w:pPr>
            <w:ins w:id="1206" w:author="Joana Rodrigues Ribeiro" w:date="2026-02-08T09:19:00Z" w16du:dateUtc="2026-02-08T08:19:00Z">
              <w:r>
                <w:rPr>
                  <w:rFonts w:cs="Calibri"/>
                  <w:b/>
                  <w:bCs/>
                </w:rPr>
                <w:t>Characteristic</w:t>
              </w:r>
            </w:ins>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1207" w:author="Joana Rodrigues Ribeiro" w:date="2026-02-08T09:28:00Z" w16du:dateUtc="2026-02-08T08:28:00Z">
              <w:tcPr>
                <w:tcW w:w="2552"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662BCBD0" w14:textId="3325DC76" w:rsidR="004C0351" w:rsidRPr="00D00040" w:rsidRDefault="004C0351">
            <w:pPr>
              <w:pStyle w:val="NoSpacing"/>
              <w:spacing w:after="120"/>
              <w:jc w:val="center"/>
              <w:rPr>
                <w:rFonts w:cs="Calibri"/>
                <w:b/>
                <w:bCs/>
                <w:rPrChange w:id="1208" w:author="Joana Rodrigues Ribeiro" w:date="2026-02-07T16:39:00Z" w16du:dateUtc="2026-02-07T15:39:00Z">
                  <w:rPr>
                    <w:rFonts w:ascii="Calibri" w:hAnsi="Calibri" w:cs="Calibri"/>
                    <w:b/>
                    <w:bCs/>
                  </w:rPr>
                </w:rPrChange>
              </w:rPr>
              <w:pPrChange w:id="1209" w:author="Joana Rodrigues Ribeiro" w:date="2026-02-08T09:27:00Z" w16du:dateUtc="2026-02-08T08:27:00Z">
                <w:pPr>
                  <w:pStyle w:val="NoSpacing"/>
                  <w:spacing w:line="360" w:lineRule="auto"/>
                  <w:jc w:val="left"/>
                </w:pPr>
              </w:pPrChange>
            </w:pPr>
            <w:r w:rsidRPr="00D00040">
              <w:rPr>
                <w:rFonts w:cs="Calibri"/>
                <w:b/>
                <w:bCs/>
                <w:rPrChange w:id="1210" w:author="Joana Rodrigues Ribeiro" w:date="2026-02-07T16:39:00Z" w16du:dateUtc="2026-02-07T15:39:00Z">
                  <w:rPr>
                    <w:rFonts w:ascii="Calibri" w:hAnsi="Calibri" w:cs="Calibri"/>
                    <w:b/>
                    <w:bCs/>
                  </w:rPr>
                </w:rPrChange>
              </w:rPr>
              <w:t xml:space="preserve">Protocol published  </w:t>
            </w:r>
            <w:r w:rsidRPr="00D00040">
              <w:rPr>
                <w:rFonts w:cs="Calibri"/>
                <w:b/>
                <w:bCs/>
                <w:rPrChange w:id="1211" w:author="Joana Rodrigues Ribeiro" w:date="2026-02-07T16:39:00Z" w16du:dateUtc="2026-02-07T15:39:00Z">
                  <w:rPr>
                    <w:rFonts w:ascii="Calibri" w:hAnsi="Calibri" w:cs="Calibri"/>
                    <w:b/>
                    <w:bCs/>
                  </w:rPr>
                </w:rPrChange>
              </w:rPr>
              <w:br/>
              <w:t>N = 3</w:t>
            </w:r>
            <w:del w:id="1212" w:author="Joana Rodrigues Ribeiro" w:date="2026-02-08T09:27:00Z" w16du:dateUtc="2026-02-08T08:27:00Z">
              <w:r w:rsidRPr="00D00040" w:rsidDel="00F262CF">
                <w:rPr>
                  <w:rFonts w:cs="Calibri"/>
                  <w:b/>
                  <w:bCs/>
                  <w:rPrChange w:id="1213" w:author="Joana Rodrigues Ribeiro" w:date="2026-02-07T16:39:00Z" w16du:dateUtc="2026-02-07T15:39:00Z">
                    <w:rPr>
                      <w:rFonts w:ascii="Calibri" w:hAnsi="Calibri" w:cs="Calibri"/>
                      <w:b/>
                      <w:bCs/>
                    </w:rPr>
                  </w:rPrChange>
                </w:rPr>
                <w:delText>1</w:delText>
              </w:r>
              <w:r w:rsidRPr="00D00040" w:rsidDel="00F262CF">
                <w:rPr>
                  <w:rFonts w:cs="Calibri"/>
                  <w:rPrChange w:id="1214" w:author="Joana Rodrigues Ribeiro" w:date="2026-02-07T16:39:00Z" w16du:dateUtc="2026-02-07T15:39:00Z">
                    <w:rPr>
                      <w:rFonts w:ascii="Calibri" w:hAnsi="Calibri" w:cs="Calibri"/>
                    </w:rPr>
                  </w:rPrChange>
                </w:rPr>
                <w:delText>, n(%)</w:delText>
              </w:r>
            </w:del>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1215" w:author="Joana Rodrigues Ribeiro" w:date="2026-02-08T09:28:00Z" w16du:dateUtc="2026-02-08T08:28:00Z">
              <w:tcPr>
                <w:tcW w:w="2268"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3936CE25" w14:textId="6410347F" w:rsidR="004C0351" w:rsidRPr="00D00040" w:rsidRDefault="004C0351">
            <w:pPr>
              <w:pStyle w:val="NoSpacing"/>
              <w:spacing w:after="120"/>
              <w:jc w:val="center"/>
              <w:rPr>
                <w:rFonts w:cs="Calibri"/>
                <w:rPrChange w:id="1216" w:author="Joana Rodrigues Ribeiro" w:date="2026-02-07T16:39:00Z" w16du:dateUtc="2026-02-07T15:39:00Z">
                  <w:rPr>
                    <w:rFonts w:ascii="Calibri" w:hAnsi="Calibri" w:cs="Calibri"/>
                  </w:rPr>
                </w:rPrChange>
              </w:rPr>
              <w:pPrChange w:id="1217" w:author="Joana Rodrigues Ribeiro" w:date="2026-02-08T09:27:00Z" w16du:dateUtc="2026-02-08T08:27:00Z">
                <w:pPr>
                  <w:pStyle w:val="NoSpacing"/>
                  <w:spacing w:line="360" w:lineRule="auto"/>
                  <w:jc w:val="left"/>
                </w:pPr>
              </w:pPrChange>
            </w:pPr>
            <w:r w:rsidRPr="00D00040">
              <w:rPr>
                <w:rFonts w:cs="Calibri"/>
                <w:b/>
                <w:bCs/>
                <w:rPrChange w:id="1218" w:author="Joana Rodrigues Ribeiro" w:date="2026-02-07T16:39:00Z" w16du:dateUtc="2026-02-07T15:39:00Z">
                  <w:rPr>
                    <w:rFonts w:ascii="Calibri" w:hAnsi="Calibri" w:cs="Calibri"/>
                    <w:b/>
                    <w:bCs/>
                  </w:rPr>
                </w:rPrChange>
              </w:rPr>
              <w:t xml:space="preserve">Protocol unpublished  </w:t>
            </w:r>
            <w:r w:rsidRPr="00D00040">
              <w:rPr>
                <w:rFonts w:cs="Calibri"/>
                <w:b/>
                <w:bCs/>
                <w:rPrChange w:id="1219" w:author="Joana Rodrigues Ribeiro" w:date="2026-02-07T16:39:00Z" w16du:dateUtc="2026-02-07T15:39:00Z">
                  <w:rPr>
                    <w:rFonts w:ascii="Calibri" w:hAnsi="Calibri" w:cs="Calibri"/>
                    <w:b/>
                    <w:bCs/>
                  </w:rPr>
                </w:rPrChange>
              </w:rPr>
              <w:br/>
              <w:t>N = 8</w:t>
            </w:r>
            <w:del w:id="1220" w:author="Joana Rodrigues Ribeiro" w:date="2026-02-08T09:27:00Z" w16du:dateUtc="2026-02-08T08:27:00Z">
              <w:r w:rsidRPr="00D00040" w:rsidDel="00F262CF">
                <w:rPr>
                  <w:rFonts w:cs="Calibri"/>
                  <w:rPrChange w:id="1221" w:author="Joana Rodrigues Ribeiro" w:date="2026-02-07T16:39:00Z" w16du:dateUtc="2026-02-07T15:39:00Z">
                    <w:rPr>
                      <w:rFonts w:ascii="Calibri" w:hAnsi="Calibri" w:cs="Calibri"/>
                    </w:rPr>
                  </w:rPrChange>
                </w:rPr>
                <w:delText>, n(%)</w:delText>
              </w:r>
            </w:del>
          </w:p>
        </w:tc>
        <w:tc>
          <w:tcPr>
            <w:tcW w:w="210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1222" w:author="Joana Rodrigues Ribeiro" w:date="2026-02-08T09:28:00Z" w16du:dateUtc="2026-02-08T08:28:00Z">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068F2448" w14:textId="12284F9E" w:rsidR="004C0351" w:rsidRPr="00D00040" w:rsidRDefault="004C0351">
            <w:pPr>
              <w:pStyle w:val="NoSpacing"/>
              <w:spacing w:after="120"/>
              <w:jc w:val="center"/>
              <w:rPr>
                <w:rFonts w:cs="Calibri"/>
                <w:rPrChange w:id="1223" w:author="Joana Rodrigues Ribeiro" w:date="2026-02-07T16:39:00Z" w16du:dateUtc="2026-02-07T15:39:00Z">
                  <w:rPr>
                    <w:rFonts w:ascii="Calibri" w:hAnsi="Calibri" w:cs="Calibri"/>
                  </w:rPr>
                </w:rPrChange>
              </w:rPr>
              <w:pPrChange w:id="1224" w:author="Joana Rodrigues Ribeiro" w:date="2026-02-08T09:27:00Z" w16du:dateUtc="2026-02-08T08:27:00Z">
                <w:pPr>
                  <w:pStyle w:val="NoSpacing"/>
                  <w:spacing w:line="360" w:lineRule="auto"/>
                  <w:jc w:val="left"/>
                </w:pPr>
              </w:pPrChange>
            </w:pPr>
            <w:r w:rsidRPr="00D00040">
              <w:rPr>
                <w:rFonts w:cs="Calibri"/>
                <w:b/>
                <w:bCs/>
                <w:rPrChange w:id="1225" w:author="Joana Rodrigues Ribeiro" w:date="2026-02-07T16:39:00Z" w16du:dateUtc="2026-02-07T15:39:00Z">
                  <w:rPr>
                    <w:rFonts w:ascii="Calibri" w:hAnsi="Calibri" w:cs="Calibri"/>
                    <w:b/>
                    <w:bCs/>
                  </w:rPr>
                </w:rPrChange>
              </w:rPr>
              <w:t>Registry records</w:t>
            </w:r>
            <w:r w:rsidRPr="00D00040">
              <w:rPr>
                <w:rFonts w:cs="Calibri"/>
                <w:b/>
                <w:bCs/>
                <w:rPrChange w:id="1226" w:author="Joana Rodrigues Ribeiro" w:date="2026-02-07T16:39:00Z" w16du:dateUtc="2026-02-07T15:39:00Z">
                  <w:rPr>
                    <w:rFonts w:ascii="Calibri" w:hAnsi="Calibri" w:cs="Calibri"/>
                    <w:b/>
                    <w:bCs/>
                  </w:rPr>
                </w:rPrChange>
              </w:rPr>
              <w:br/>
              <w:t>N = 45</w:t>
            </w:r>
            <w:del w:id="1227" w:author="Joana Rodrigues Ribeiro" w:date="2026-02-08T09:27:00Z" w16du:dateUtc="2026-02-08T08:27:00Z">
              <w:r w:rsidRPr="00D00040" w:rsidDel="00F262CF">
                <w:rPr>
                  <w:rFonts w:cs="Calibri"/>
                  <w:rPrChange w:id="1228" w:author="Joana Rodrigues Ribeiro" w:date="2026-02-07T16:39:00Z" w16du:dateUtc="2026-02-07T15:39:00Z">
                    <w:rPr>
                      <w:rFonts w:ascii="Calibri" w:hAnsi="Calibri" w:cs="Calibri"/>
                    </w:rPr>
                  </w:rPrChange>
                </w:rPr>
                <w:delText>, n(%)</w:delText>
              </w:r>
            </w:del>
          </w:p>
        </w:tc>
      </w:tr>
      <w:tr w:rsidR="004C0351" w:rsidRPr="00D00040" w14:paraId="72A13B56" w14:textId="77777777" w:rsidTr="00E0247E">
        <w:trPr>
          <w:jc w:val="center"/>
          <w:trPrChange w:id="1229" w:author="Joana Rodrigues Ribeiro" w:date="2026-02-08T09:28:00Z" w16du:dateUtc="2026-02-08T08:28:00Z">
            <w:trPr>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30"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F5543F9" w14:textId="77777777" w:rsidR="004C0351" w:rsidRPr="00D00040" w:rsidRDefault="004C0351">
            <w:pPr>
              <w:pStyle w:val="NoSpacing"/>
              <w:tabs>
                <w:tab w:val="left" w:pos="1134"/>
              </w:tabs>
              <w:spacing w:after="120"/>
              <w:jc w:val="left"/>
              <w:rPr>
                <w:rFonts w:cs="Calibri"/>
                <w:b/>
                <w:bCs/>
                <w:rPrChange w:id="1231" w:author="Joana Rodrigues Ribeiro" w:date="2026-02-07T16:39:00Z" w16du:dateUtc="2026-02-07T15:39:00Z">
                  <w:rPr>
                    <w:rFonts w:ascii="Calibri" w:hAnsi="Calibri" w:cs="Calibri"/>
                    <w:b/>
                    <w:bCs/>
                  </w:rPr>
                </w:rPrChange>
              </w:rPr>
              <w:pPrChange w:id="1232" w:author="Joana Rodrigues Ribeiro" w:date="2026-02-08T09:23:00Z" w16du:dateUtc="2026-02-08T08:23:00Z">
                <w:pPr>
                  <w:pStyle w:val="NoSpacing"/>
                  <w:tabs>
                    <w:tab w:val="left" w:pos="1134"/>
                  </w:tabs>
                  <w:spacing w:line="360" w:lineRule="auto"/>
                  <w:jc w:val="left"/>
                </w:pPr>
              </w:pPrChange>
            </w:pPr>
            <w:r w:rsidRPr="00D00040">
              <w:rPr>
                <w:rFonts w:cs="Calibri"/>
                <w:b/>
                <w:bCs/>
                <w:rPrChange w:id="1233" w:author="Joana Rodrigues Ribeiro" w:date="2026-02-07T16:39:00Z" w16du:dateUtc="2026-02-07T15:39:00Z">
                  <w:rPr>
                    <w:rFonts w:ascii="Calibri" w:hAnsi="Calibri" w:cs="Calibri"/>
                    <w:b/>
                    <w:bCs/>
                  </w:rPr>
                </w:rPrChange>
              </w:rPr>
              <w:t>Primary endpoint defined</w:t>
            </w:r>
          </w:p>
          <w:p w14:paraId="251D75C2" w14:textId="77777777" w:rsidR="004C0351" w:rsidRPr="00D00040" w:rsidRDefault="004C0351">
            <w:pPr>
              <w:pStyle w:val="NoSpacing"/>
              <w:tabs>
                <w:tab w:val="left" w:pos="1134"/>
              </w:tabs>
              <w:spacing w:after="120"/>
              <w:jc w:val="left"/>
              <w:rPr>
                <w:rFonts w:cs="Calibri"/>
                <w:b/>
                <w:bCs/>
                <w:rPrChange w:id="1234" w:author="Joana Rodrigues Ribeiro" w:date="2026-02-07T16:39:00Z" w16du:dateUtc="2026-02-07T15:39:00Z">
                  <w:rPr>
                    <w:rFonts w:ascii="Calibri" w:hAnsi="Calibri" w:cs="Calibri"/>
                    <w:b/>
                    <w:bCs/>
                  </w:rPr>
                </w:rPrChange>
              </w:rPr>
              <w:pPrChange w:id="1235" w:author="Joana Rodrigues Ribeiro" w:date="2026-02-08T09:23:00Z" w16du:dateUtc="2026-02-08T08:23:00Z">
                <w:pPr>
                  <w:pStyle w:val="NoSpacing"/>
                  <w:tabs>
                    <w:tab w:val="left" w:pos="1134"/>
                  </w:tabs>
                  <w:spacing w:line="360" w:lineRule="auto"/>
                  <w:jc w:val="left"/>
                </w:pPr>
              </w:pPrChange>
            </w:pPr>
            <w:r w:rsidRPr="00D00040">
              <w:rPr>
                <w:rFonts w:cs="Calibri"/>
                <w:b/>
                <w:bCs/>
                <w:rPrChange w:id="1236" w:author="Joana Rodrigues Ribeiro" w:date="2026-02-07T16:39:00Z" w16du:dateUtc="2026-02-07T15:39:00Z">
                  <w:rPr>
                    <w:rFonts w:ascii="Calibri" w:hAnsi="Calibri" w:cs="Calibri"/>
                    <w:b/>
                    <w:bCs/>
                  </w:rPr>
                </w:rPrChange>
              </w:rPr>
              <w:t>Secondary endpoint defined</w:t>
            </w:r>
          </w:p>
          <w:p w14:paraId="763B6632" w14:textId="465886CE" w:rsidR="004C0351" w:rsidRPr="00D00040" w:rsidRDefault="004C0351">
            <w:pPr>
              <w:pStyle w:val="NoSpacing"/>
              <w:tabs>
                <w:tab w:val="left" w:pos="1134"/>
              </w:tabs>
              <w:spacing w:after="120"/>
              <w:jc w:val="left"/>
              <w:rPr>
                <w:rFonts w:cs="Calibri"/>
                <w:b/>
                <w:bCs/>
                <w:rPrChange w:id="1237" w:author="Joana Rodrigues Ribeiro" w:date="2026-02-07T16:39:00Z" w16du:dateUtc="2026-02-07T15:39:00Z">
                  <w:rPr>
                    <w:rFonts w:ascii="Calibri" w:hAnsi="Calibri" w:cs="Calibri"/>
                    <w:b/>
                    <w:bCs/>
                  </w:rPr>
                </w:rPrChange>
              </w:rPr>
              <w:pPrChange w:id="1238" w:author="Joana Rodrigues Ribeiro" w:date="2026-02-08T09:23:00Z" w16du:dateUtc="2026-02-08T08:23:00Z">
                <w:pPr>
                  <w:pStyle w:val="NoSpacing"/>
                  <w:tabs>
                    <w:tab w:val="left" w:pos="1134"/>
                  </w:tabs>
                  <w:spacing w:line="360" w:lineRule="auto"/>
                  <w:jc w:val="left"/>
                </w:pPr>
              </w:pPrChange>
            </w:pPr>
            <w:r w:rsidRPr="00D00040">
              <w:rPr>
                <w:rFonts w:cs="Calibri"/>
                <w:b/>
                <w:bCs/>
                <w:rPrChange w:id="1239" w:author="Joana Rodrigues Ribeiro" w:date="2026-02-07T16:39:00Z" w16du:dateUtc="2026-02-07T15:39:00Z">
                  <w:rPr>
                    <w:rFonts w:ascii="Calibri" w:hAnsi="Calibri" w:cs="Calibri"/>
                    <w:b/>
                    <w:bCs/>
                  </w:rPr>
                </w:rPrChange>
              </w:rPr>
              <w:t xml:space="preserve">Study </w:t>
            </w:r>
            <w:del w:id="1240" w:author="Joana Rodrigues Ribeiro" w:date="2026-02-07T22:16:00Z" w16du:dateUtc="2026-02-07T21:16:00Z">
              <w:r w:rsidRPr="00D00040" w:rsidDel="00AA12CF">
                <w:rPr>
                  <w:rFonts w:cs="Calibri"/>
                  <w:b/>
                  <w:bCs/>
                  <w:rPrChange w:id="1241" w:author="Joana Rodrigues Ribeiro" w:date="2026-02-07T16:39:00Z" w16du:dateUtc="2026-02-07T15:39:00Z">
                    <w:rPr>
                      <w:rFonts w:ascii="Calibri" w:hAnsi="Calibri" w:cs="Calibri"/>
                      <w:b/>
                      <w:bCs/>
                    </w:rPr>
                  </w:rPrChange>
                </w:rPr>
                <w:delText xml:space="preserve">aim </w:delText>
              </w:r>
            </w:del>
            <w:ins w:id="1242" w:author="Joana Rodrigues Ribeiro" w:date="2026-02-07T22:16:00Z" w16du:dateUtc="2026-02-07T21:16:00Z">
              <w:r w:rsidR="00AA12CF">
                <w:rPr>
                  <w:rFonts w:cs="Calibri"/>
                  <w:b/>
                  <w:bCs/>
                </w:rPr>
                <w:t>hypothesis</w:t>
              </w:r>
              <w:r w:rsidR="00AA12CF" w:rsidRPr="00D00040">
                <w:rPr>
                  <w:rFonts w:cs="Calibri"/>
                  <w:b/>
                  <w:bCs/>
                  <w:rPrChange w:id="1243" w:author="Joana Rodrigues Ribeiro" w:date="2026-02-07T16:39:00Z" w16du:dateUtc="2026-02-07T15:39:00Z">
                    <w:rPr>
                      <w:rFonts w:ascii="Calibri" w:hAnsi="Calibri" w:cs="Calibri"/>
                      <w:b/>
                      <w:bCs/>
                    </w:rPr>
                  </w:rPrChange>
                </w:rPr>
                <w:t xml:space="preserve"> </w:t>
              </w:r>
            </w:ins>
            <w:r w:rsidRPr="00D00040">
              <w:rPr>
                <w:rFonts w:cs="Calibri"/>
                <w:b/>
                <w:bCs/>
                <w:rPrChange w:id="1244" w:author="Joana Rodrigues Ribeiro" w:date="2026-02-07T16:39:00Z" w16du:dateUtc="2026-02-07T15:39:00Z">
                  <w:rPr>
                    <w:rFonts w:ascii="Calibri" w:hAnsi="Calibri" w:cs="Calibri"/>
                    <w:b/>
                    <w:bCs/>
                  </w:rPr>
                </w:rPrChange>
              </w:rPr>
              <w:t xml:space="preserve">for primary endpoint </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45"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FCC7A62" w14:textId="77777777" w:rsidR="004C0351" w:rsidRPr="00D00040" w:rsidRDefault="004C0351">
            <w:pPr>
              <w:pStyle w:val="NoSpacing"/>
              <w:spacing w:after="120"/>
              <w:jc w:val="center"/>
              <w:rPr>
                <w:rFonts w:cs="Calibri"/>
                <w:rPrChange w:id="1246" w:author="Joana Rodrigues Ribeiro" w:date="2026-02-07T16:39:00Z" w16du:dateUtc="2026-02-07T15:39:00Z">
                  <w:rPr>
                    <w:rFonts w:ascii="Calibri" w:hAnsi="Calibri" w:cs="Calibri"/>
                  </w:rPr>
                </w:rPrChange>
              </w:rPr>
              <w:pPrChange w:id="1247" w:author="Joana Rodrigues Ribeiro" w:date="2026-02-08T09:27:00Z" w16du:dateUtc="2026-02-08T08:27:00Z">
                <w:pPr>
                  <w:pStyle w:val="NoSpacing"/>
                  <w:spacing w:line="360" w:lineRule="auto"/>
                  <w:jc w:val="left"/>
                </w:pPr>
              </w:pPrChange>
            </w:pPr>
            <w:r w:rsidRPr="00D00040">
              <w:rPr>
                <w:rFonts w:cs="Calibri"/>
                <w:rPrChange w:id="1248" w:author="Joana Rodrigues Ribeiro" w:date="2026-02-07T16:39:00Z" w16du:dateUtc="2026-02-07T15:39:00Z">
                  <w:rPr>
                    <w:rFonts w:ascii="Calibri" w:hAnsi="Calibri" w:cs="Calibri"/>
                  </w:rPr>
                </w:rPrChange>
              </w:rPr>
              <w:t>31 (100%)</w:t>
            </w:r>
          </w:p>
          <w:p w14:paraId="427FE2EF" w14:textId="77777777" w:rsidR="004C0351" w:rsidRPr="00D00040" w:rsidRDefault="004C0351">
            <w:pPr>
              <w:pStyle w:val="NoSpacing"/>
              <w:spacing w:after="120"/>
              <w:jc w:val="center"/>
              <w:rPr>
                <w:rFonts w:cs="Calibri"/>
                <w:rPrChange w:id="1249" w:author="Joana Rodrigues Ribeiro" w:date="2026-02-07T16:39:00Z" w16du:dateUtc="2026-02-07T15:39:00Z">
                  <w:rPr>
                    <w:rFonts w:ascii="Calibri" w:hAnsi="Calibri" w:cs="Calibri"/>
                  </w:rPr>
                </w:rPrChange>
              </w:rPr>
              <w:pPrChange w:id="1250" w:author="Joana Rodrigues Ribeiro" w:date="2026-02-08T09:27:00Z" w16du:dateUtc="2026-02-08T08:27:00Z">
                <w:pPr>
                  <w:pStyle w:val="NoSpacing"/>
                  <w:spacing w:line="360" w:lineRule="auto"/>
                  <w:jc w:val="left"/>
                </w:pPr>
              </w:pPrChange>
            </w:pPr>
            <w:r w:rsidRPr="00D00040">
              <w:rPr>
                <w:rFonts w:cs="Calibri"/>
                <w:rPrChange w:id="1251" w:author="Joana Rodrigues Ribeiro" w:date="2026-02-07T16:39:00Z" w16du:dateUtc="2026-02-07T15:39:00Z">
                  <w:rPr>
                    <w:rFonts w:ascii="Calibri" w:hAnsi="Calibri" w:cs="Calibri"/>
                  </w:rPr>
                </w:rPrChange>
              </w:rPr>
              <w:t>31 (100%)</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52"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F31C2CA" w14:textId="77777777" w:rsidR="004C0351" w:rsidRPr="00D00040" w:rsidRDefault="004C0351">
            <w:pPr>
              <w:pStyle w:val="NoSpacing"/>
              <w:spacing w:after="120"/>
              <w:jc w:val="center"/>
              <w:rPr>
                <w:rFonts w:cs="Calibri"/>
                <w:rPrChange w:id="1253" w:author="Joana Rodrigues Ribeiro" w:date="2026-02-07T16:39:00Z" w16du:dateUtc="2026-02-07T15:39:00Z">
                  <w:rPr>
                    <w:rFonts w:ascii="Calibri" w:hAnsi="Calibri" w:cs="Calibri"/>
                  </w:rPr>
                </w:rPrChange>
              </w:rPr>
              <w:pPrChange w:id="1254" w:author="Joana Rodrigues Ribeiro" w:date="2026-02-08T09:27:00Z" w16du:dateUtc="2026-02-08T08:27:00Z">
                <w:pPr>
                  <w:pStyle w:val="NoSpacing"/>
                  <w:spacing w:line="360" w:lineRule="auto"/>
                  <w:jc w:val="left"/>
                </w:pPr>
              </w:pPrChange>
            </w:pPr>
            <w:r w:rsidRPr="00D00040">
              <w:rPr>
                <w:rFonts w:cs="Calibri"/>
                <w:rPrChange w:id="1255" w:author="Joana Rodrigues Ribeiro" w:date="2026-02-07T16:39:00Z" w16du:dateUtc="2026-02-07T15:39:00Z">
                  <w:rPr>
                    <w:rFonts w:ascii="Calibri" w:hAnsi="Calibri" w:cs="Calibri"/>
                  </w:rPr>
                </w:rPrChange>
              </w:rPr>
              <w:t>8 (100%)</w:t>
            </w:r>
          </w:p>
          <w:p w14:paraId="730AA2A9" w14:textId="77777777" w:rsidR="004C0351" w:rsidRPr="00D00040" w:rsidRDefault="004C0351">
            <w:pPr>
              <w:pStyle w:val="NoSpacing"/>
              <w:spacing w:after="120"/>
              <w:jc w:val="center"/>
              <w:rPr>
                <w:rFonts w:cs="Calibri"/>
                <w:rPrChange w:id="1256" w:author="Joana Rodrigues Ribeiro" w:date="2026-02-07T16:39:00Z" w16du:dateUtc="2026-02-07T15:39:00Z">
                  <w:rPr>
                    <w:rFonts w:ascii="Calibri" w:hAnsi="Calibri" w:cs="Calibri"/>
                  </w:rPr>
                </w:rPrChange>
              </w:rPr>
              <w:pPrChange w:id="1257" w:author="Joana Rodrigues Ribeiro" w:date="2026-02-08T09:27:00Z" w16du:dateUtc="2026-02-08T08:27:00Z">
                <w:pPr>
                  <w:pStyle w:val="NoSpacing"/>
                  <w:spacing w:line="360" w:lineRule="auto"/>
                  <w:jc w:val="left"/>
                </w:pPr>
              </w:pPrChange>
            </w:pPr>
            <w:r w:rsidRPr="00D00040">
              <w:rPr>
                <w:rFonts w:cs="Calibri"/>
                <w:rPrChange w:id="1258" w:author="Joana Rodrigues Ribeiro" w:date="2026-02-07T16:39:00Z" w16du:dateUtc="2026-02-07T15:39:00Z">
                  <w:rPr>
                    <w:rFonts w:ascii="Calibri" w:hAnsi="Calibri" w:cs="Calibri"/>
                  </w:rPr>
                </w:rPrChange>
              </w:rPr>
              <w:t>8 (100%)</w:t>
            </w:r>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59"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A0F2115" w14:textId="77777777" w:rsidR="004C0351" w:rsidRPr="00D00040" w:rsidRDefault="004C0351">
            <w:pPr>
              <w:pStyle w:val="NoSpacing"/>
              <w:spacing w:after="120"/>
              <w:jc w:val="center"/>
              <w:rPr>
                <w:rFonts w:cs="Calibri"/>
                <w:rPrChange w:id="1260" w:author="Joana Rodrigues Ribeiro" w:date="2026-02-07T16:39:00Z" w16du:dateUtc="2026-02-07T15:39:00Z">
                  <w:rPr>
                    <w:rFonts w:ascii="Calibri" w:hAnsi="Calibri" w:cs="Calibri"/>
                  </w:rPr>
                </w:rPrChange>
              </w:rPr>
              <w:pPrChange w:id="1261" w:author="Joana Rodrigues Ribeiro" w:date="2026-02-08T09:27:00Z" w16du:dateUtc="2026-02-08T08:27:00Z">
                <w:pPr>
                  <w:pStyle w:val="NoSpacing"/>
                  <w:spacing w:line="360" w:lineRule="auto"/>
                  <w:jc w:val="left"/>
                </w:pPr>
              </w:pPrChange>
            </w:pPr>
            <w:r w:rsidRPr="00D00040">
              <w:rPr>
                <w:rFonts w:cs="Calibri"/>
                <w:rPrChange w:id="1262" w:author="Joana Rodrigues Ribeiro" w:date="2026-02-07T16:39:00Z" w16du:dateUtc="2026-02-07T15:39:00Z">
                  <w:rPr>
                    <w:rFonts w:ascii="Calibri" w:hAnsi="Calibri" w:cs="Calibri"/>
                  </w:rPr>
                </w:rPrChange>
              </w:rPr>
              <w:t>45 (100%)</w:t>
            </w:r>
          </w:p>
          <w:p w14:paraId="31750DDA" w14:textId="38D3A87D" w:rsidR="004C0351" w:rsidRPr="00D00040" w:rsidRDefault="004C0351">
            <w:pPr>
              <w:pStyle w:val="NoSpacing"/>
              <w:spacing w:after="120"/>
              <w:jc w:val="center"/>
              <w:rPr>
                <w:rFonts w:cs="Calibri"/>
                <w:rPrChange w:id="1263" w:author="Joana Rodrigues Ribeiro" w:date="2026-02-07T16:39:00Z" w16du:dateUtc="2026-02-07T15:39:00Z">
                  <w:rPr>
                    <w:rFonts w:ascii="Calibri" w:hAnsi="Calibri" w:cs="Calibri"/>
                  </w:rPr>
                </w:rPrChange>
              </w:rPr>
              <w:pPrChange w:id="1264" w:author="Joana Rodrigues Ribeiro" w:date="2026-02-08T09:27:00Z" w16du:dateUtc="2026-02-08T08:27:00Z">
                <w:pPr>
                  <w:pStyle w:val="NoSpacing"/>
                  <w:spacing w:line="360" w:lineRule="auto"/>
                  <w:jc w:val="left"/>
                </w:pPr>
              </w:pPrChange>
            </w:pPr>
            <w:r w:rsidRPr="00D00040">
              <w:rPr>
                <w:rFonts w:cs="Calibri"/>
                <w:rPrChange w:id="1265" w:author="Joana Rodrigues Ribeiro" w:date="2026-02-07T16:39:00Z" w16du:dateUtc="2026-02-07T15:39:00Z">
                  <w:rPr>
                    <w:rFonts w:ascii="Calibri" w:hAnsi="Calibri" w:cs="Calibri"/>
                  </w:rPr>
                </w:rPrChange>
              </w:rPr>
              <w:t>42 (93</w:t>
            </w:r>
            <w:ins w:id="1266" w:author="Joana Rodrigues Ribeiro" w:date="2026-02-08T09:26:00Z" w16du:dateUtc="2026-02-08T08:26:00Z">
              <w:r w:rsidR="00F262CF">
                <w:rPr>
                  <w:rFonts w:cs="Calibri"/>
                </w:rPr>
                <w:t>.3</w:t>
              </w:r>
            </w:ins>
            <w:r w:rsidRPr="00D00040">
              <w:rPr>
                <w:rFonts w:cs="Calibri"/>
                <w:rPrChange w:id="1267" w:author="Joana Rodrigues Ribeiro" w:date="2026-02-07T16:39:00Z" w16du:dateUtc="2026-02-07T15:39:00Z">
                  <w:rPr>
                    <w:rFonts w:ascii="Calibri" w:hAnsi="Calibri" w:cs="Calibri"/>
                  </w:rPr>
                </w:rPrChange>
              </w:rPr>
              <w:t>%)</w:t>
            </w:r>
          </w:p>
        </w:tc>
      </w:tr>
      <w:tr w:rsidR="004C0351" w:rsidRPr="00D00040" w14:paraId="2AED96B5" w14:textId="77777777" w:rsidTr="00E0247E">
        <w:trPr>
          <w:trHeight w:val="414"/>
          <w:jc w:val="center"/>
          <w:trPrChange w:id="1268" w:author="Joana Rodrigues Ribeiro" w:date="2026-02-08T09:28:00Z" w16du:dateUtc="2026-02-08T08:28:00Z">
            <w:trPr>
              <w:trHeight w:val="414"/>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69"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E6E3599" w14:textId="77777777" w:rsidR="004C0351" w:rsidRPr="00D00040" w:rsidRDefault="004C0351">
            <w:pPr>
              <w:pStyle w:val="NoSpacing"/>
              <w:tabs>
                <w:tab w:val="left" w:pos="1134"/>
              </w:tabs>
              <w:spacing w:after="120"/>
              <w:ind w:firstLine="567"/>
              <w:jc w:val="left"/>
              <w:rPr>
                <w:rFonts w:cs="Calibri"/>
                <w:rPrChange w:id="1270" w:author="Joana Rodrigues Ribeiro" w:date="2026-02-07T16:39:00Z" w16du:dateUtc="2026-02-07T15:39:00Z">
                  <w:rPr>
                    <w:rFonts w:ascii="Calibri" w:hAnsi="Calibri" w:cs="Calibri"/>
                  </w:rPr>
                </w:rPrChange>
              </w:rPr>
              <w:pPrChange w:id="1271" w:author="Joana Rodrigues Ribeiro" w:date="2026-02-08T09:23:00Z" w16du:dateUtc="2026-02-08T08:23:00Z">
                <w:pPr>
                  <w:pStyle w:val="NoSpacing"/>
                  <w:tabs>
                    <w:tab w:val="left" w:pos="1134"/>
                  </w:tabs>
                  <w:spacing w:line="360" w:lineRule="auto"/>
                  <w:ind w:firstLine="567"/>
                  <w:jc w:val="left"/>
                </w:pPr>
              </w:pPrChange>
            </w:pPr>
            <w:r w:rsidRPr="00D00040">
              <w:rPr>
                <w:rFonts w:cs="Calibri"/>
                <w:rPrChange w:id="1272" w:author="Joana Rodrigues Ribeiro" w:date="2026-02-07T16:39:00Z" w16du:dateUtc="2026-02-07T15:39:00Z">
                  <w:rPr>
                    <w:rFonts w:ascii="Calibri" w:hAnsi="Calibri" w:cs="Calibri"/>
                  </w:rPr>
                </w:rPrChange>
              </w:rPr>
              <w:t>Superiority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73"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50B02E0" w14:textId="39514D2A" w:rsidR="004C0351" w:rsidRPr="00D00040" w:rsidRDefault="004C0351">
            <w:pPr>
              <w:pStyle w:val="NoSpacing"/>
              <w:spacing w:after="120"/>
              <w:jc w:val="center"/>
              <w:rPr>
                <w:rFonts w:cs="Calibri"/>
                <w:rPrChange w:id="1274" w:author="Joana Rodrigues Ribeiro" w:date="2026-02-07T16:39:00Z" w16du:dateUtc="2026-02-07T15:39:00Z">
                  <w:rPr>
                    <w:rFonts w:ascii="Calibri" w:hAnsi="Calibri" w:cs="Calibri"/>
                  </w:rPr>
                </w:rPrChange>
              </w:rPr>
              <w:pPrChange w:id="1275" w:author="Joana Rodrigues Ribeiro" w:date="2026-02-08T09:27:00Z" w16du:dateUtc="2026-02-08T08:27:00Z">
                <w:pPr>
                  <w:pStyle w:val="NoSpacing"/>
                  <w:spacing w:line="360" w:lineRule="auto"/>
                  <w:jc w:val="left"/>
                </w:pPr>
              </w:pPrChange>
            </w:pPr>
            <w:r w:rsidRPr="00D00040">
              <w:rPr>
                <w:rFonts w:cs="Calibri"/>
                <w:rPrChange w:id="1276" w:author="Joana Rodrigues Ribeiro" w:date="2026-02-07T16:39:00Z" w16du:dateUtc="2026-02-07T15:39:00Z">
                  <w:rPr>
                    <w:rFonts w:ascii="Calibri" w:hAnsi="Calibri" w:cs="Calibri"/>
                  </w:rPr>
                </w:rPrChange>
              </w:rPr>
              <w:t>10 (32</w:t>
            </w:r>
            <w:ins w:id="1277" w:author="Joana Rodrigues Ribeiro" w:date="2026-02-08T09:25:00Z" w16du:dateUtc="2026-02-08T08:25:00Z">
              <w:r w:rsidR="00E67268">
                <w:rPr>
                  <w:rFonts w:cs="Calibri"/>
                </w:rPr>
                <w:t>.3</w:t>
              </w:r>
            </w:ins>
            <w:r w:rsidRPr="00D00040">
              <w:rPr>
                <w:rFonts w:cs="Calibri"/>
                <w:rPrChange w:id="1278"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79"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27A327A" w14:textId="0170C725" w:rsidR="004C0351" w:rsidRPr="00D00040" w:rsidRDefault="004C0351">
            <w:pPr>
              <w:pStyle w:val="NoSpacing"/>
              <w:spacing w:after="120"/>
              <w:jc w:val="center"/>
              <w:rPr>
                <w:rFonts w:cs="Calibri"/>
                <w:rPrChange w:id="1280" w:author="Joana Rodrigues Ribeiro" w:date="2026-02-07T16:39:00Z" w16du:dateUtc="2026-02-07T15:39:00Z">
                  <w:rPr>
                    <w:rFonts w:ascii="Calibri" w:hAnsi="Calibri" w:cs="Calibri"/>
                  </w:rPr>
                </w:rPrChange>
              </w:rPr>
              <w:pPrChange w:id="1281" w:author="Joana Rodrigues Ribeiro" w:date="2026-02-08T09:27:00Z" w16du:dateUtc="2026-02-08T08:27:00Z">
                <w:pPr>
                  <w:pStyle w:val="NoSpacing"/>
                  <w:spacing w:line="360" w:lineRule="auto"/>
                  <w:jc w:val="left"/>
                </w:pPr>
              </w:pPrChange>
            </w:pPr>
            <w:r w:rsidRPr="00D00040">
              <w:rPr>
                <w:rFonts w:cs="Calibri"/>
                <w:rPrChange w:id="1282" w:author="Joana Rodrigues Ribeiro" w:date="2026-02-07T16:39:00Z" w16du:dateUtc="2026-02-07T15:39:00Z">
                  <w:rPr>
                    <w:rFonts w:ascii="Calibri" w:hAnsi="Calibri" w:cs="Calibri"/>
                  </w:rPr>
                </w:rPrChange>
              </w:rPr>
              <w:t>4 (50</w:t>
            </w:r>
            <w:ins w:id="1283" w:author="Joana Rodrigues Ribeiro" w:date="2026-02-08T09:26:00Z" w16du:dateUtc="2026-02-08T08:26:00Z">
              <w:r w:rsidR="00F262CF">
                <w:rPr>
                  <w:rFonts w:cs="Calibri"/>
                </w:rPr>
                <w:t>.0</w:t>
              </w:r>
            </w:ins>
            <w:r w:rsidRPr="00D00040">
              <w:rPr>
                <w:rFonts w:cs="Calibri"/>
                <w:rPrChange w:id="1284" w:author="Joana Rodrigues Ribeiro" w:date="2026-02-07T16:39:00Z" w16du:dateUtc="2026-02-07T15:39:00Z">
                  <w:rPr>
                    <w:rFonts w:ascii="Calibri" w:hAnsi="Calibri" w:cs="Calibri"/>
                  </w:rPr>
                </w:rPrChange>
              </w:rPr>
              <w:t>%)</w:t>
            </w:r>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85"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4EF49C3" w14:textId="3A2B4FAB" w:rsidR="004C0351" w:rsidRPr="00D00040" w:rsidRDefault="004C0351">
            <w:pPr>
              <w:pStyle w:val="NoSpacing"/>
              <w:spacing w:after="120"/>
              <w:jc w:val="center"/>
              <w:rPr>
                <w:rFonts w:cs="Calibri"/>
                <w:rPrChange w:id="1286" w:author="Joana Rodrigues Ribeiro" w:date="2026-02-07T16:39:00Z" w16du:dateUtc="2026-02-07T15:39:00Z">
                  <w:rPr>
                    <w:rFonts w:ascii="Calibri" w:hAnsi="Calibri" w:cs="Calibri"/>
                  </w:rPr>
                </w:rPrChange>
              </w:rPr>
              <w:pPrChange w:id="1287" w:author="Joana Rodrigues Ribeiro" w:date="2026-02-08T09:27:00Z" w16du:dateUtc="2026-02-08T08:27:00Z">
                <w:pPr>
                  <w:pStyle w:val="NoSpacing"/>
                  <w:spacing w:line="360" w:lineRule="auto"/>
                  <w:jc w:val="left"/>
                </w:pPr>
              </w:pPrChange>
            </w:pPr>
            <w:r w:rsidRPr="00D00040">
              <w:rPr>
                <w:rFonts w:cs="Calibri"/>
                <w:rPrChange w:id="1288" w:author="Joana Rodrigues Ribeiro" w:date="2026-02-07T16:39:00Z" w16du:dateUtc="2026-02-07T15:39:00Z">
                  <w:rPr>
                    <w:rFonts w:ascii="Calibri" w:hAnsi="Calibri" w:cs="Calibri"/>
                  </w:rPr>
                </w:rPrChange>
              </w:rPr>
              <w:t>2 (4</w:t>
            </w:r>
            <w:ins w:id="1289" w:author="Joana Rodrigues Ribeiro" w:date="2026-02-08T09:26:00Z" w16du:dateUtc="2026-02-08T08:26:00Z">
              <w:r w:rsidR="00E61740">
                <w:rPr>
                  <w:rFonts w:cs="Calibri"/>
                </w:rPr>
                <w:t>.4</w:t>
              </w:r>
            </w:ins>
            <w:r w:rsidRPr="00D00040">
              <w:rPr>
                <w:rFonts w:cs="Calibri"/>
                <w:rPrChange w:id="1290" w:author="Joana Rodrigues Ribeiro" w:date="2026-02-07T16:39:00Z" w16du:dateUtc="2026-02-07T15:39:00Z">
                  <w:rPr>
                    <w:rFonts w:ascii="Calibri" w:hAnsi="Calibri" w:cs="Calibri"/>
                  </w:rPr>
                </w:rPrChange>
              </w:rPr>
              <w:t>%)</w:t>
            </w:r>
          </w:p>
        </w:tc>
      </w:tr>
      <w:tr w:rsidR="004C0351" w:rsidRPr="00D00040" w14:paraId="2FC7C34F" w14:textId="77777777" w:rsidTr="00E0247E">
        <w:trPr>
          <w:trHeight w:val="180"/>
          <w:jc w:val="center"/>
          <w:trPrChange w:id="1291" w:author="Joana Rodrigues Ribeiro" w:date="2026-02-08T09:28:00Z" w16du:dateUtc="2026-02-08T08:28:00Z">
            <w:trPr>
              <w:trHeight w:val="180"/>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92"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7BB6190" w14:textId="77777777" w:rsidR="004C0351" w:rsidRPr="00D00040" w:rsidRDefault="004C0351">
            <w:pPr>
              <w:pStyle w:val="NoSpacing"/>
              <w:tabs>
                <w:tab w:val="left" w:pos="1134"/>
              </w:tabs>
              <w:spacing w:after="120"/>
              <w:ind w:firstLine="567"/>
              <w:jc w:val="left"/>
              <w:rPr>
                <w:rFonts w:cs="Calibri"/>
                <w:rPrChange w:id="1293" w:author="Joana Rodrigues Ribeiro" w:date="2026-02-07T16:39:00Z" w16du:dateUtc="2026-02-07T15:39:00Z">
                  <w:rPr>
                    <w:rFonts w:ascii="Calibri" w:hAnsi="Calibri" w:cs="Calibri"/>
                  </w:rPr>
                </w:rPrChange>
              </w:rPr>
              <w:pPrChange w:id="1294" w:author="Joana Rodrigues Ribeiro" w:date="2026-02-08T09:23:00Z" w16du:dateUtc="2026-02-08T08:23:00Z">
                <w:pPr>
                  <w:pStyle w:val="NoSpacing"/>
                  <w:tabs>
                    <w:tab w:val="left" w:pos="1134"/>
                  </w:tabs>
                  <w:spacing w:line="360" w:lineRule="auto"/>
                  <w:ind w:firstLine="567"/>
                  <w:jc w:val="left"/>
                </w:pPr>
              </w:pPrChange>
            </w:pPr>
            <w:r w:rsidRPr="00D00040">
              <w:rPr>
                <w:rFonts w:cs="Calibri"/>
                <w:rPrChange w:id="1295" w:author="Joana Rodrigues Ribeiro" w:date="2026-02-07T16:39:00Z" w16du:dateUtc="2026-02-07T15:39:00Z">
                  <w:rPr>
                    <w:rFonts w:ascii="Calibri" w:hAnsi="Calibri" w:cs="Calibri"/>
                  </w:rPr>
                </w:rPrChange>
              </w:rPr>
              <w:t>Non-inferiority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296"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A9AB9E9" w14:textId="464CB2EA" w:rsidR="004C0351" w:rsidRPr="00D00040" w:rsidRDefault="004C0351">
            <w:pPr>
              <w:pStyle w:val="NoSpacing"/>
              <w:spacing w:after="120"/>
              <w:jc w:val="center"/>
              <w:rPr>
                <w:rFonts w:cs="Calibri"/>
                <w:rPrChange w:id="1297" w:author="Joana Rodrigues Ribeiro" w:date="2026-02-07T16:39:00Z" w16du:dateUtc="2026-02-07T15:39:00Z">
                  <w:rPr>
                    <w:rFonts w:ascii="Calibri" w:hAnsi="Calibri" w:cs="Calibri"/>
                  </w:rPr>
                </w:rPrChange>
              </w:rPr>
              <w:pPrChange w:id="1298" w:author="Joana Rodrigues Ribeiro" w:date="2026-02-08T09:27:00Z" w16du:dateUtc="2026-02-08T08:27:00Z">
                <w:pPr>
                  <w:pStyle w:val="NoSpacing"/>
                  <w:spacing w:line="360" w:lineRule="auto"/>
                  <w:jc w:val="left"/>
                </w:pPr>
              </w:pPrChange>
            </w:pPr>
            <w:r w:rsidRPr="00D00040">
              <w:rPr>
                <w:rFonts w:cs="Calibri"/>
                <w:rPrChange w:id="1299" w:author="Joana Rodrigues Ribeiro" w:date="2026-02-07T16:39:00Z" w16du:dateUtc="2026-02-07T15:39:00Z">
                  <w:rPr>
                    <w:rFonts w:ascii="Calibri" w:hAnsi="Calibri" w:cs="Calibri"/>
                  </w:rPr>
                </w:rPrChange>
              </w:rPr>
              <w:t>6 (19</w:t>
            </w:r>
            <w:ins w:id="1300" w:author="Joana Rodrigues Ribeiro" w:date="2026-02-08T09:25:00Z" w16du:dateUtc="2026-02-08T08:25:00Z">
              <w:r w:rsidR="00E67268">
                <w:rPr>
                  <w:rFonts w:cs="Calibri"/>
                </w:rPr>
                <w:t>.4</w:t>
              </w:r>
            </w:ins>
            <w:r w:rsidRPr="00D00040">
              <w:rPr>
                <w:rFonts w:cs="Calibri"/>
                <w:rPrChange w:id="1301"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02"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4CDB0F5D" w14:textId="4CDA8E86" w:rsidR="004C0351" w:rsidRPr="00D00040" w:rsidRDefault="004C0351">
            <w:pPr>
              <w:pStyle w:val="NoSpacing"/>
              <w:spacing w:after="120"/>
              <w:jc w:val="center"/>
              <w:rPr>
                <w:rFonts w:cs="Calibri"/>
                <w:rPrChange w:id="1303" w:author="Joana Rodrigues Ribeiro" w:date="2026-02-07T16:39:00Z" w16du:dateUtc="2026-02-07T15:39:00Z">
                  <w:rPr>
                    <w:rFonts w:ascii="Calibri" w:hAnsi="Calibri" w:cs="Calibri"/>
                  </w:rPr>
                </w:rPrChange>
              </w:rPr>
              <w:pPrChange w:id="1304" w:author="Joana Rodrigues Ribeiro" w:date="2026-02-08T09:27:00Z" w16du:dateUtc="2026-02-08T08:27:00Z">
                <w:pPr>
                  <w:pStyle w:val="NoSpacing"/>
                  <w:spacing w:line="360" w:lineRule="auto"/>
                  <w:jc w:val="left"/>
                </w:pPr>
              </w:pPrChange>
            </w:pPr>
            <w:r w:rsidRPr="00D00040">
              <w:rPr>
                <w:rFonts w:cs="Calibri"/>
                <w:rPrChange w:id="1305" w:author="Joana Rodrigues Ribeiro" w:date="2026-02-07T16:39:00Z" w16du:dateUtc="2026-02-07T15:39:00Z">
                  <w:rPr>
                    <w:rFonts w:ascii="Calibri" w:hAnsi="Calibri" w:cs="Calibri"/>
                  </w:rPr>
                </w:rPrChange>
              </w:rPr>
              <w:t>0 (0</w:t>
            </w:r>
            <w:ins w:id="1306" w:author="Joana Rodrigues Ribeiro" w:date="2026-02-08T09:27:00Z" w16du:dateUtc="2026-02-08T08:27:00Z">
              <w:r w:rsidR="00E0247E">
                <w:rPr>
                  <w:rFonts w:cs="Calibri"/>
                </w:rPr>
                <w:t>.0</w:t>
              </w:r>
            </w:ins>
            <w:r w:rsidRPr="00D00040">
              <w:rPr>
                <w:rFonts w:cs="Calibri"/>
                <w:rPrChange w:id="1307" w:author="Joana Rodrigues Ribeiro" w:date="2026-02-07T16:39:00Z" w16du:dateUtc="2026-02-07T15:39:00Z">
                  <w:rPr>
                    <w:rFonts w:ascii="Calibri" w:hAnsi="Calibri" w:cs="Calibri"/>
                  </w:rPr>
                </w:rPrChange>
              </w:rPr>
              <w:t>%)</w:t>
            </w:r>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08"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AE935F6" w14:textId="2DBC236F" w:rsidR="004C0351" w:rsidRPr="00D00040" w:rsidRDefault="004C0351">
            <w:pPr>
              <w:pStyle w:val="NoSpacing"/>
              <w:spacing w:after="120"/>
              <w:jc w:val="center"/>
              <w:rPr>
                <w:rFonts w:cs="Calibri"/>
                <w:rPrChange w:id="1309" w:author="Joana Rodrigues Ribeiro" w:date="2026-02-07T16:39:00Z" w16du:dateUtc="2026-02-07T15:39:00Z">
                  <w:rPr>
                    <w:rFonts w:ascii="Calibri" w:hAnsi="Calibri" w:cs="Calibri"/>
                  </w:rPr>
                </w:rPrChange>
              </w:rPr>
              <w:pPrChange w:id="1310" w:author="Joana Rodrigues Ribeiro" w:date="2026-02-08T09:27:00Z" w16du:dateUtc="2026-02-08T08:27:00Z">
                <w:pPr>
                  <w:pStyle w:val="NoSpacing"/>
                  <w:spacing w:line="360" w:lineRule="auto"/>
                  <w:jc w:val="left"/>
                </w:pPr>
              </w:pPrChange>
            </w:pPr>
            <w:r w:rsidRPr="00D00040">
              <w:rPr>
                <w:rFonts w:cs="Calibri"/>
                <w:rPrChange w:id="1311" w:author="Joana Rodrigues Ribeiro" w:date="2026-02-07T16:39:00Z" w16du:dateUtc="2026-02-07T15:39:00Z">
                  <w:rPr>
                    <w:rFonts w:ascii="Calibri" w:hAnsi="Calibri" w:cs="Calibri"/>
                  </w:rPr>
                </w:rPrChange>
              </w:rPr>
              <w:t>1 (2</w:t>
            </w:r>
            <w:ins w:id="1312" w:author="Joana Rodrigues Ribeiro" w:date="2026-02-08T09:26:00Z" w16du:dateUtc="2026-02-08T08:26:00Z">
              <w:r w:rsidR="00E61740">
                <w:rPr>
                  <w:rFonts w:cs="Calibri"/>
                </w:rPr>
                <w:t>.2</w:t>
              </w:r>
            </w:ins>
            <w:r w:rsidRPr="00D00040">
              <w:rPr>
                <w:rFonts w:cs="Calibri"/>
                <w:rPrChange w:id="1313" w:author="Joana Rodrigues Ribeiro" w:date="2026-02-07T16:39:00Z" w16du:dateUtc="2026-02-07T15:39:00Z">
                  <w:rPr>
                    <w:rFonts w:ascii="Calibri" w:hAnsi="Calibri" w:cs="Calibri"/>
                  </w:rPr>
                </w:rPrChange>
              </w:rPr>
              <w:t>%)</w:t>
            </w:r>
          </w:p>
        </w:tc>
      </w:tr>
      <w:tr w:rsidR="004C0351" w:rsidRPr="00D00040" w14:paraId="72C52632" w14:textId="77777777" w:rsidTr="00E0247E">
        <w:trPr>
          <w:jc w:val="center"/>
          <w:trPrChange w:id="1314" w:author="Joana Rodrigues Ribeiro" w:date="2026-02-08T09:28:00Z" w16du:dateUtc="2026-02-08T08:28:00Z">
            <w:trPr>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15"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D9C763B" w14:textId="77777777" w:rsidR="004C0351" w:rsidRPr="00D00040" w:rsidRDefault="004C0351">
            <w:pPr>
              <w:pStyle w:val="NoSpacing"/>
              <w:tabs>
                <w:tab w:val="left" w:pos="1134"/>
              </w:tabs>
              <w:spacing w:after="120"/>
              <w:ind w:firstLine="567"/>
              <w:jc w:val="left"/>
              <w:rPr>
                <w:rFonts w:cs="Calibri"/>
                <w:rPrChange w:id="1316" w:author="Joana Rodrigues Ribeiro" w:date="2026-02-07T16:39:00Z" w16du:dateUtc="2026-02-07T15:39:00Z">
                  <w:rPr>
                    <w:rFonts w:ascii="Calibri" w:hAnsi="Calibri" w:cs="Calibri"/>
                  </w:rPr>
                </w:rPrChange>
              </w:rPr>
              <w:pPrChange w:id="1317" w:author="Joana Rodrigues Ribeiro" w:date="2026-02-08T09:23:00Z" w16du:dateUtc="2026-02-08T08:23:00Z">
                <w:pPr>
                  <w:pStyle w:val="NoSpacing"/>
                  <w:tabs>
                    <w:tab w:val="left" w:pos="1134"/>
                  </w:tabs>
                  <w:spacing w:line="360" w:lineRule="auto"/>
                  <w:ind w:firstLine="567"/>
                  <w:jc w:val="left"/>
                </w:pPr>
              </w:pPrChange>
            </w:pPr>
            <w:r w:rsidRPr="00D00040">
              <w:rPr>
                <w:rFonts w:cs="Calibri"/>
                <w:rPrChange w:id="1318" w:author="Joana Rodrigues Ribeiro" w:date="2026-02-07T16:39:00Z" w16du:dateUtc="2026-02-07T15:39:00Z">
                  <w:rPr>
                    <w:rFonts w:ascii="Calibri" w:hAnsi="Calibri" w:cs="Calibri"/>
                  </w:rPr>
                </w:rPrChange>
              </w:rPr>
              <w:t>Not mentioned</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19"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67088AF" w14:textId="4B4E0C76" w:rsidR="004C0351" w:rsidRPr="00D00040" w:rsidRDefault="004C0351">
            <w:pPr>
              <w:pStyle w:val="NoSpacing"/>
              <w:spacing w:after="120"/>
              <w:jc w:val="center"/>
              <w:rPr>
                <w:rFonts w:cs="Calibri"/>
                <w:rPrChange w:id="1320" w:author="Joana Rodrigues Ribeiro" w:date="2026-02-07T16:39:00Z" w16du:dateUtc="2026-02-07T15:39:00Z">
                  <w:rPr>
                    <w:rFonts w:ascii="Calibri" w:hAnsi="Calibri" w:cs="Calibri"/>
                  </w:rPr>
                </w:rPrChange>
              </w:rPr>
              <w:pPrChange w:id="1321" w:author="Joana Rodrigues Ribeiro" w:date="2026-02-08T09:27:00Z" w16du:dateUtc="2026-02-08T08:27:00Z">
                <w:pPr>
                  <w:pStyle w:val="NoSpacing"/>
                  <w:spacing w:line="360" w:lineRule="auto"/>
                  <w:jc w:val="left"/>
                </w:pPr>
              </w:pPrChange>
            </w:pPr>
            <w:r w:rsidRPr="00D00040">
              <w:rPr>
                <w:rFonts w:cs="Calibri"/>
                <w:rPrChange w:id="1322" w:author="Joana Rodrigues Ribeiro" w:date="2026-02-07T16:39:00Z" w16du:dateUtc="2026-02-07T15:39:00Z">
                  <w:rPr>
                    <w:rFonts w:ascii="Calibri" w:hAnsi="Calibri" w:cs="Calibri"/>
                  </w:rPr>
                </w:rPrChange>
              </w:rPr>
              <w:t>15 (48</w:t>
            </w:r>
            <w:ins w:id="1323" w:author="Joana Rodrigues Ribeiro" w:date="2026-02-08T09:25:00Z" w16du:dateUtc="2026-02-08T08:25:00Z">
              <w:r w:rsidR="00E67268">
                <w:rPr>
                  <w:rFonts w:cs="Calibri"/>
                </w:rPr>
                <w:t>.4</w:t>
              </w:r>
            </w:ins>
            <w:r w:rsidRPr="00D00040">
              <w:rPr>
                <w:rFonts w:cs="Calibri"/>
                <w:rPrChange w:id="1324"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25"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6384D7B" w14:textId="0500D2FD" w:rsidR="004C0351" w:rsidRPr="00D00040" w:rsidRDefault="004C0351">
            <w:pPr>
              <w:pStyle w:val="NoSpacing"/>
              <w:spacing w:after="120"/>
              <w:jc w:val="center"/>
              <w:rPr>
                <w:rFonts w:cs="Calibri"/>
                <w:rPrChange w:id="1326" w:author="Joana Rodrigues Ribeiro" w:date="2026-02-07T16:39:00Z" w16du:dateUtc="2026-02-07T15:39:00Z">
                  <w:rPr>
                    <w:rFonts w:ascii="Calibri" w:hAnsi="Calibri" w:cs="Calibri"/>
                  </w:rPr>
                </w:rPrChange>
              </w:rPr>
              <w:pPrChange w:id="1327" w:author="Joana Rodrigues Ribeiro" w:date="2026-02-08T09:27:00Z" w16du:dateUtc="2026-02-08T08:27:00Z">
                <w:pPr>
                  <w:pStyle w:val="NoSpacing"/>
                  <w:spacing w:line="360" w:lineRule="auto"/>
                  <w:jc w:val="left"/>
                </w:pPr>
              </w:pPrChange>
            </w:pPr>
            <w:r w:rsidRPr="00D00040">
              <w:rPr>
                <w:rFonts w:cs="Calibri"/>
                <w:rPrChange w:id="1328" w:author="Joana Rodrigues Ribeiro" w:date="2026-02-07T16:39:00Z" w16du:dateUtc="2026-02-07T15:39:00Z">
                  <w:rPr>
                    <w:rFonts w:ascii="Calibri" w:hAnsi="Calibri" w:cs="Calibri"/>
                  </w:rPr>
                </w:rPrChange>
              </w:rPr>
              <w:t>4 (50</w:t>
            </w:r>
            <w:ins w:id="1329" w:author="Joana Rodrigues Ribeiro" w:date="2026-02-08T09:26:00Z" w16du:dateUtc="2026-02-08T08:26:00Z">
              <w:r w:rsidR="00F262CF">
                <w:rPr>
                  <w:rFonts w:cs="Calibri"/>
                </w:rPr>
                <w:t>.0</w:t>
              </w:r>
            </w:ins>
            <w:r w:rsidRPr="00D00040">
              <w:rPr>
                <w:rFonts w:cs="Calibri"/>
                <w:rPrChange w:id="1330" w:author="Joana Rodrigues Ribeiro" w:date="2026-02-07T16:39:00Z" w16du:dateUtc="2026-02-07T15:39:00Z">
                  <w:rPr>
                    <w:rFonts w:ascii="Calibri" w:hAnsi="Calibri" w:cs="Calibri"/>
                  </w:rPr>
                </w:rPrChange>
              </w:rPr>
              <w:t>%)</w:t>
            </w:r>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31"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9015274" w14:textId="0A508FC5" w:rsidR="004C0351" w:rsidRPr="00D00040" w:rsidRDefault="004C0351">
            <w:pPr>
              <w:pStyle w:val="NoSpacing"/>
              <w:spacing w:after="120"/>
              <w:jc w:val="center"/>
              <w:rPr>
                <w:rFonts w:cs="Calibri"/>
                <w:rPrChange w:id="1332" w:author="Joana Rodrigues Ribeiro" w:date="2026-02-07T16:39:00Z" w16du:dateUtc="2026-02-07T15:39:00Z">
                  <w:rPr>
                    <w:rFonts w:ascii="Calibri" w:hAnsi="Calibri" w:cs="Calibri"/>
                  </w:rPr>
                </w:rPrChange>
              </w:rPr>
              <w:pPrChange w:id="1333" w:author="Joana Rodrigues Ribeiro" w:date="2026-02-08T09:27:00Z" w16du:dateUtc="2026-02-08T08:27:00Z">
                <w:pPr>
                  <w:pStyle w:val="NoSpacing"/>
                  <w:spacing w:line="360" w:lineRule="auto"/>
                  <w:jc w:val="left"/>
                </w:pPr>
              </w:pPrChange>
            </w:pPr>
            <w:r w:rsidRPr="00D00040">
              <w:rPr>
                <w:rFonts w:cs="Calibri"/>
                <w:rPrChange w:id="1334" w:author="Joana Rodrigues Ribeiro" w:date="2026-02-07T16:39:00Z" w16du:dateUtc="2026-02-07T15:39:00Z">
                  <w:rPr>
                    <w:rFonts w:ascii="Calibri" w:hAnsi="Calibri" w:cs="Calibri"/>
                  </w:rPr>
                </w:rPrChange>
              </w:rPr>
              <w:t>42 (93</w:t>
            </w:r>
            <w:ins w:id="1335" w:author="Joana Rodrigues Ribeiro" w:date="2026-02-08T09:26:00Z" w16du:dateUtc="2026-02-08T08:26:00Z">
              <w:r w:rsidR="00E61740">
                <w:rPr>
                  <w:rFonts w:cs="Calibri"/>
                </w:rPr>
                <w:t>.3</w:t>
              </w:r>
            </w:ins>
            <w:r w:rsidRPr="00D00040">
              <w:rPr>
                <w:rFonts w:cs="Calibri"/>
                <w:rPrChange w:id="1336" w:author="Joana Rodrigues Ribeiro" w:date="2026-02-07T16:39:00Z" w16du:dateUtc="2026-02-07T15:39:00Z">
                  <w:rPr>
                    <w:rFonts w:ascii="Calibri" w:hAnsi="Calibri" w:cs="Calibri"/>
                  </w:rPr>
                </w:rPrChange>
              </w:rPr>
              <w:t>%)</w:t>
            </w:r>
          </w:p>
        </w:tc>
      </w:tr>
      <w:tr w:rsidR="004C0351" w:rsidRPr="00D00040" w14:paraId="35853425" w14:textId="77777777" w:rsidTr="00E0247E">
        <w:trPr>
          <w:jc w:val="center"/>
          <w:trPrChange w:id="1337" w:author="Joana Rodrigues Ribeiro" w:date="2026-02-08T09:28:00Z" w16du:dateUtc="2026-02-08T08:28:00Z">
            <w:trPr>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38"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0574840" w14:textId="5FB48C36" w:rsidR="004C0351" w:rsidRPr="00D00040" w:rsidRDefault="004C0351">
            <w:pPr>
              <w:pStyle w:val="NoSpacing"/>
              <w:tabs>
                <w:tab w:val="left" w:pos="1134"/>
              </w:tabs>
              <w:spacing w:after="120"/>
              <w:jc w:val="left"/>
              <w:rPr>
                <w:rFonts w:cs="Calibri"/>
                <w:b/>
                <w:bCs/>
                <w:rPrChange w:id="1339" w:author="Joana Rodrigues Ribeiro" w:date="2026-02-07T16:39:00Z" w16du:dateUtc="2026-02-07T15:39:00Z">
                  <w:rPr>
                    <w:rFonts w:ascii="Calibri" w:hAnsi="Calibri" w:cs="Calibri"/>
                    <w:b/>
                    <w:bCs/>
                  </w:rPr>
                </w:rPrChange>
              </w:rPr>
              <w:pPrChange w:id="1340" w:author="Joana Rodrigues Ribeiro" w:date="2026-02-08T09:23:00Z" w16du:dateUtc="2026-02-08T08:23:00Z">
                <w:pPr>
                  <w:pStyle w:val="NoSpacing"/>
                  <w:tabs>
                    <w:tab w:val="left" w:pos="1134"/>
                  </w:tabs>
                  <w:spacing w:line="360" w:lineRule="auto"/>
                  <w:jc w:val="left"/>
                </w:pPr>
              </w:pPrChange>
            </w:pPr>
            <w:r w:rsidRPr="00D00040">
              <w:rPr>
                <w:rFonts w:cs="Calibri"/>
                <w:b/>
                <w:bCs/>
                <w:rPrChange w:id="1341" w:author="Joana Rodrigues Ribeiro" w:date="2026-02-07T16:39:00Z" w16du:dateUtc="2026-02-07T15:39:00Z">
                  <w:rPr>
                    <w:rFonts w:ascii="Calibri" w:hAnsi="Calibri" w:cs="Calibri"/>
                    <w:b/>
                    <w:bCs/>
                  </w:rPr>
                </w:rPrChange>
              </w:rPr>
              <w:t xml:space="preserve">Study </w:t>
            </w:r>
            <w:del w:id="1342" w:author="Joana Rodrigues Ribeiro" w:date="2026-02-07T22:16:00Z" w16du:dateUtc="2026-02-07T21:16:00Z">
              <w:r w:rsidRPr="00D00040" w:rsidDel="00AA12CF">
                <w:rPr>
                  <w:rFonts w:cs="Calibri"/>
                  <w:b/>
                  <w:bCs/>
                  <w:rPrChange w:id="1343" w:author="Joana Rodrigues Ribeiro" w:date="2026-02-07T16:39:00Z" w16du:dateUtc="2026-02-07T15:39:00Z">
                    <w:rPr>
                      <w:rFonts w:ascii="Calibri" w:hAnsi="Calibri" w:cs="Calibri"/>
                      <w:b/>
                      <w:bCs/>
                    </w:rPr>
                  </w:rPrChange>
                </w:rPr>
                <w:delText xml:space="preserve">aim </w:delText>
              </w:r>
            </w:del>
            <w:ins w:id="1344" w:author="Joana Rodrigues Ribeiro" w:date="2026-02-07T22:16:00Z" w16du:dateUtc="2026-02-07T21:16:00Z">
              <w:r w:rsidR="00AA12CF">
                <w:rPr>
                  <w:rFonts w:cs="Calibri"/>
                  <w:b/>
                  <w:bCs/>
                </w:rPr>
                <w:t>hypothesis</w:t>
              </w:r>
              <w:r w:rsidR="00AA12CF" w:rsidRPr="00D00040">
                <w:rPr>
                  <w:rFonts w:cs="Calibri"/>
                  <w:b/>
                  <w:bCs/>
                  <w:rPrChange w:id="1345" w:author="Joana Rodrigues Ribeiro" w:date="2026-02-07T16:39:00Z" w16du:dateUtc="2026-02-07T15:39:00Z">
                    <w:rPr>
                      <w:rFonts w:ascii="Calibri" w:hAnsi="Calibri" w:cs="Calibri"/>
                      <w:b/>
                      <w:bCs/>
                    </w:rPr>
                  </w:rPrChange>
                </w:rPr>
                <w:t xml:space="preserve"> </w:t>
              </w:r>
            </w:ins>
            <w:r w:rsidRPr="00D00040">
              <w:rPr>
                <w:rFonts w:cs="Calibri"/>
                <w:b/>
                <w:bCs/>
                <w:rPrChange w:id="1346" w:author="Joana Rodrigues Ribeiro" w:date="2026-02-07T16:39:00Z" w16du:dateUtc="2026-02-07T15:39:00Z">
                  <w:rPr>
                    <w:rFonts w:ascii="Calibri" w:hAnsi="Calibri" w:cs="Calibri"/>
                    <w:b/>
                    <w:bCs/>
                  </w:rPr>
                </w:rPrChange>
              </w:rPr>
              <w:t>for secondary endpoint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47"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F7B6AEE" w14:textId="77777777" w:rsidR="004C0351" w:rsidRPr="00D00040" w:rsidRDefault="004C0351">
            <w:pPr>
              <w:pStyle w:val="NoSpacing"/>
              <w:spacing w:after="120"/>
              <w:jc w:val="center"/>
              <w:rPr>
                <w:rFonts w:cs="Calibri"/>
                <w:b/>
                <w:bCs/>
                <w:rPrChange w:id="1348" w:author="Joana Rodrigues Ribeiro" w:date="2026-02-07T16:39:00Z" w16du:dateUtc="2026-02-07T15:39:00Z">
                  <w:rPr>
                    <w:rFonts w:ascii="Calibri" w:hAnsi="Calibri" w:cs="Calibri"/>
                    <w:b/>
                    <w:bCs/>
                  </w:rPr>
                </w:rPrChange>
              </w:rPr>
              <w:pPrChange w:id="1349" w:author="Joana Rodrigues Ribeiro" w:date="2026-02-08T09:27:00Z" w16du:dateUtc="2026-02-08T08:27:00Z">
                <w:pPr>
                  <w:pStyle w:val="NoSpacing"/>
                  <w:spacing w:line="360" w:lineRule="auto"/>
                  <w:jc w:val="left"/>
                </w:pPr>
              </w:pPrChange>
            </w:pP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0"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CC228B1" w14:textId="77777777" w:rsidR="004C0351" w:rsidRPr="00D00040" w:rsidRDefault="004C0351">
            <w:pPr>
              <w:pStyle w:val="NoSpacing"/>
              <w:spacing w:after="120"/>
              <w:jc w:val="center"/>
              <w:rPr>
                <w:rFonts w:cs="Calibri"/>
                <w:b/>
                <w:bCs/>
                <w:rPrChange w:id="1351" w:author="Joana Rodrigues Ribeiro" w:date="2026-02-07T16:39:00Z" w16du:dateUtc="2026-02-07T15:39:00Z">
                  <w:rPr>
                    <w:rFonts w:ascii="Calibri" w:hAnsi="Calibri" w:cs="Calibri"/>
                    <w:b/>
                    <w:bCs/>
                  </w:rPr>
                </w:rPrChange>
              </w:rPr>
              <w:pPrChange w:id="1352" w:author="Joana Rodrigues Ribeiro" w:date="2026-02-08T09:27:00Z" w16du:dateUtc="2026-02-08T08:27:00Z">
                <w:pPr>
                  <w:pStyle w:val="NoSpacing"/>
                  <w:spacing w:line="360" w:lineRule="auto"/>
                  <w:jc w:val="left"/>
                </w:pPr>
              </w:pPrChange>
            </w:pPr>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3"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F9FEE48" w14:textId="77777777" w:rsidR="004C0351" w:rsidRPr="00D00040" w:rsidRDefault="004C0351">
            <w:pPr>
              <w:pStyle w:val="NoSpacing"/>
              <w:spacing w:after="120"/>
              <w:jc w:val="center"/>
              <w:rPr>
                <w:rFonts w:cs="Calibri"/>
                <w:b/>
                <w:bCs/>
                <w:rPrChange w:id="1354" w:author="Joana Rodrigues Ribeiro" w:date="2026-02-07T16:39:00Z" w16du:dateUtc="2026-02-07T15:39:00Z">
                  <w:rPr>
                    <w:rFonts w:ascii="Calibri" w:hAnsi="Calibri" w:cs="Calibri"/>
                    <w:b/>
                    <w:bCs/>
                  </w:rPr>
                </w:rPrChange>
              </w:rPr>
              <w:pPrChange w:id="1355" w:author="Joana Rodrigues Ribeiro" w:date="2026-02-08T09:27:00Z" w16du:dateUtc="2026-02-08T08:27:00Z">
                <w:pPr>
                  <w:pStyle w:val="NoSpacing"/>
                  <w:spacing w:line="360" w:lineRule="auto"/>
                  <w:jc w:val="left"/>
                </w:pPr>
              </w:pPrChange>
            </w:pPr>
          </w:p>
        </w:tc>
      </w:tr>
      <w:tr w:rsidR="004C0351" w:rsidRPr="00D00040" w14:paraId="4667806D" w14:textId="77777777" w:rsidTr="00E0247E">
        <w:trPr>
          <w:jc w:val="center"/>
          <w:trPrChange w:id="1356" w:author="Joana Rodrigues Ribeiro" w:date="2026-02-08T09:28:00Z" w16du:dateUtc="2026-02-08T08:28:00Z">
            <w:trPr>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57"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22E502C" w14:textId="77777777" w:rsidR="004C0351" w:rsidRPr="00D00040" w:rsidRDefault="004C0351">
            <w:pPr>
              <w:pStyle w:val="NoSpacing"/>
              <w:tabs>
                <w:tab w:val="left" w:pos="1134"/>
              </w:tabs>
              <w:spacing w:after="120"/>
              <w:ind w:left="567"/>
              <w:jc w:val="left"/>
              <w:rPr>
                <w:rFonts w:cs="Calibri"/>
                <w:rPrChange w:id="1358" w:author="Joana Rodrigues Ribeiro" w:date="2026-02-07T16:39:00Z" w16du:dateUtc="2026-02-07T15:39:00Z">
                  <w:rPr>
                    <w:rFonts w:ascii="Calibri" w:hAnsi="Calibri" w:cs="Calibri"/>
                  </w:rPr>
                </w:rPrChange>
              </w:rPr>
              <w:pPrChange w:id="1359" w:author="Joana Rodrigues Ribeiro" w:date="2026-02-08T09:23:00Z" w16du:dateUtc="2026-02-08T08:23:00Z">
                <w:pPr>
                  <w:pStyle w:val="NoSpacing"/>
                  <w:tabs>
                    <w:tab w:val="left" w:pos="1134"/>
                  </w:tabs>
                  <w:spacing w:line="360" w:lineRule="auto"/>
                  <w:ind w:left="567"/>
                  <w:jc w:val="left"/>
                </w:pPr>
              </w:pPrChange>
            </w:pPr>
            <w:r w:rsidRPr="00D00040">
              <w:rPr>
                <w:rFonts w:cs="Calibri"/>
                <w:rPrChange w:id="1360" w:author="Joana Rodrigues Ribeiro" w:date="2026-02-07T16:39:00Z" w16du:dateUtc="2026-02-07T15:39:00Z">
                  <w:rPr>
                    <w:rFonts w:ascii="Calibri" w:hAnsi="Calibri" w:cs="Calibri"/>
                  </w:rPr>
                </w:rPrChange>
              </w:rPr>
              <w:t>Superiority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61"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5C694EE" w14:textId="0C24A196" w:rsidR="004C0351" w:rsidRPr="00D00040" w:rsidRDefault="004C0351">
            <w:pPr>
              <w:pStyle w:val="NoSpacing"/>
              <w:spacing w:after="120"/>
              <w:jc w:val="center"/>
              <w:rPr>
                <w:rFonts w:cs="Calibri"/>
                <w:rPrChange w:id="1362" w:author="Joana Rodrigues Ribeiro" w:date="2026-02-07T16:39:00Z" w16du:dateUtc="2026-02-07T15:39:00Z">
                  <w:rPr>
                    <w:rFonts w:ascii="Calibri" w:hAnsi="Calibri" w:cs="Calibri"/>
                  </w:rPr>
                </w:rPrChange>
              </w:rPr>
              <w:pPrChange w:id="1363" w:author="Joana Rodrigues Ribeiro" w:date="2026-02-08T09:27:00Z" w16du:dateUtc="2026-02-08T08:27:00Z">
                <w:pPr>
                  <w:pStyle w:val="NoSpacing"/>
                  <w:spacing w:line="360" w:lineRule="auto"/>
                  <w:jc w:val="left"/>
                </w:pPr>
              </w:pPrChange>
            </w:pPr>
            <w:r w:rsidRPr="00D00040">
              <w:rPr>
                <w:rFonts w:cs="Calibri"/>
                <w:rPrChange w:id="1364" w:author="Joana Rodrigues Ribeiro" w:date="2026-02-07T16:39:00Z" w16du:dateUtc="2026-02-07T15:39:00Z">
                  <w:rPr>
                    <w:rFonts w:ascii="Calibri" w:hAnsi="Calibri" w:cs="Calibri"/>
                  </w:rPr>
                </w:rPrChange>
              </w:rPr>
              <w:t>2 (6</w:t>
            </w:r>
            <w:ins w:id="1365" w:author="Joana Rodrigues Ribeiro" w:date="2026-02-08T09:25:00Z" w16du:dateUtc="2026-02-08T08:25:00Z">
              <w:r w:rsidR="00C42207">
                <w:rPr>
                  <w:rFonts w:cs="Calibri"/>
                </w:rPr>
                <w:t>.5</w:t>
              </w:r>
            </w:ins>
            <w:r w:rsidRPr="00D00040">
              <w:rPr>
                <w:rFonts w:cs="Calibri"/>
                <w:rPrChange w:id="1366"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67"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E4C4C59" w14:textId="4712EA2F" w:rsidR="004C0351" w:rsidRPr="00D00040" w:rsidRDefault="004C0351">
            <w:pPr>
              <w:pStyle w:val="NoSpacing"/>
              <w:spacing w:after="120"/>
              <w:jc w:val="center"/>
              <w:rPr>
                <w:rFonts w:cs="Calibri"/>
                <w:rPrChange w:id="1368" w:author="Joana Rodrigues Ribeiro" w:date="2026-02-07T16:39:00Z" w16du:dateUtc="2026-02-07T15:39:00Z">
                  <w:rPr>
                    <w:rFonts w:ascii="Calibri" w:hAnsi="Calibri" w:cs="Calibri"/>
                  </w:rPr>
                </w:rPrChange>
              </w:rPr>
              <w:pPrChange w:id="1369" w:author="Joana Rodrigues Ribeiro" w:date="2026-02-08T09:27:00Z" w16du:dateUtc="2026-02-08T08:27:00Z">
                <w:pPr>
                  <w:pStyle w:val="NoSpacing"/>
                  <w:spacing w:line="360" w:lineRule="auto"/>
                  <w:jc w:val="left"/>
                </w:pPr>
              </w:pPrChange>
            </w:pPr>
            <w:r w:rsidRPr="00D00040">
              <w:rPr>
                <w:rFonts w:cs="Calibri"/>
                <w:rPrChange w:id="1370" w:author="Joana Rodrigues Ribeiro" w:date="2026-02-07T16:39:00Z" w16du:dateUtc="2026-02-07T15:39:00Z">
                  <w:rPr>
                    <w:rFonts w:ascii="Calibri" w:hAnsi="Calibri" w:cs="Calibri"/>
                  </w:rPr>
                </w:rPrChange>
              </w:rPr>
              <w:t>0 (</w:t>
            </w:r>
            <w:ins w:id="1371" w:author="Joana Rodrigues Ribeiro" w:date="2026-02-08T09:27:00Z" w16du:dateUtc="2026-02-08T08:27:00Z">
              <w:r w:rsidR="00F262CF" w:rsidRPr="00AB2364">
                <w:rPr>
                  <w:rFonts w:cs="Calibri"/>
                </w:rPr>
                <w:t>0</w:t>
              </w:r>
              <w:r w:rsidR="00F262CF">
                <w:rPr>
                  <w:rFonts w:cs="Calibri"/>
                </w:rPr>
                <w:t>.0</w:t>
              </w:r>
              <w:r w:rsidR="00F262CF" w:rsidRPr="00AB2364">
                <w:rPr>
                  <w:rFonts w:cs="Calibri"/>
                </w:rPr>
                <w:t>%)</w:t>
              </w:r>
            </w:ins>
            <w:del w:id="1372" w:author="Joana Rodrigues Ribeiro" w:date="2026-02-08T09:27:00Z" w16du:dateUtc="2026-02-08T08:27:00Z">
              <w:r w:rsidRPr="00D00040" w:rsidDel="00F262CF">
                <w:rPr>
                  <w:rFonts w:cs="Calibri"/>
                  <w:rPrChange w:id="1373" w:author="Joana Rodrigues Ribeiro" w:date="2026-02-07T16:39:00Z" w16du:dateUtc="2026-02-07T15:39:00Z">
                    <w:rPr>
                      <w:rFonts w:ascii="Calibri" w:hAnsi="Calibri" w:cs="Calibri"/>
                    </w:rPr>
                  </w:rPrChange>
                </w:rPr>
                <w:delText>0%)</w:delText>
              </w:r>
            </w:del>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74"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019BCAA" w14:textId="6EF7D5D1" w:rsidR="004C0351" w:rsidRPr="00D00040" w:rsidRDefault="004C0351">
            <w:pPr>
              <w:pStyle w:val="NoSpacing"/>
              <w:spacing w:after="120"/>
              <w:jc w:val="center"/>
              <w:rPr>
                <w:rFonts w:cs="Calibri"/>
                <w:rPrChange w:id="1375" w:author="Joana Rodrigues Ribeiro" w:date="2026-02-07T16:39:00Z" w16du:dateUtc="2026-02-07T15:39:00Z">
                  <w:rPr>
                    <w:rFonts w:ascii="Calibri" w:hAnsi="Calibri" w:cs="Calibri"/>
                  </w:rPr>
                </w:rPrChange>
              </w:rPr>
              <w:pPrChange w:id="1376" w:author="Joana Rodrigues Ribeiro" w:date="2026-02-08T09:27:00Z" w16du:dateUtc="2026-02-08T08:27:00Z">
                <w:pPr>
                  <w:pStyle w:val="NoSpacing"/>
                  <w:spacing w:line="360" w:lineRule="auto"/>
                  <w:jc w:val="left"/>
                </w:pPr>
              </w:pPrChange>
            </w:pPr>
            <w:r w:rsidRPr="00D00040">
              <w:rPr>
                <w:rFonts w:cs="Calibri"/>
                <w:rPrChange w:id="1377" w:author="Joana Rodrigues Ribeiro" w:date="2026-02-07T16:39:00Z" w16du:dateUtc="2026-02-07T15:39:00Z">
                  <w:rPr>
                    <w:rFonts w:ascii="Calibri" w:hAnsi="Calibri" w:cs="Calibri"/>
                  </w:rPr>
                </w:rPrChange>
              </w:rPr>
              <w:t>0 (</w:t>
            </w:r>
            <w:ins w:id="1378" w:author="Joana Rodrigues Ribeiro" w:date="2026-02-08T09:27:00Z" w16du:dateUtc="2026-02-08T08:27:00Z">
              <w:r w:rsidR="00F262CF" w:rsidRPr="00AB2364">
                <w:rPr>
                  <w:rFonts w:cs="Calibri"/>
                </w:rPr>
                <w:t>0</w:t>
              </w:r>
              <w:r w:rsidR="00F262CF">
                <w:rPr>
                  <w:rFonts w:cs="Calibri"/>
                </w:rPr>
                <w:t>.0</w:t>
              </w:r>
              <w:r w:rsidR="00F262CF" w:rsidRPr="00AB2364">
                <w:rPr>
                  <w:rFonts w:cs="Calibri"/>
                </w:rPr>
                <w:t>%)</w:t>
              </w:r>
            </w:ins>
            <w:del w:id="1379" w:author="Joana Rodrigues Ribeiro" w:date="2026-02-08T09:27:00Z" w16du:dateUtc="2026-02-08T08:27:00Z">
              <w:r w:rsidRPr="00D00040" w:rsidDel="00F262CF">
                <w:rPr>
                  <w:rFonts w:cs="Calibri"/>
                  <w:rPrChange w:id="1380" w:author="Joana Rodrigues Ribeiro" w:date="2026-02-07T16:39:00Z" w16du:dateUtc="2026-02-07T15:39:00Z">
                    <w:rPr>
                      <w:rFonts w:ascii="Calibri" w:hAnsi="Calibri" w:cs="Calibri"/>
                    </w:rPr>
                  </w:rPrChange>
                </w:rPr>
                <w:delText>0%)</w:delText>
              </w:r>
            </w:del>
          </w:p>
        </w:tc>
      </w:tr>
      <w:tr w:rsidR="004C0351" w:rsidRPr="00D00040" w14:paraId="51505892" w14:textId="77777777" w:rsidTr="00E0247E">
        <w:trPr>
          <w:jc w:val="center"/>
          <w:trPrChange w:id="1381" w:author="Joana Rodrigues Ribeiro" w:date="2026-02-08T09:28:00Z" w16du:dateUtc="2026-02-08T08:28:00Z">
            <w:trPr>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82"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BB6B80F" w14:textId="77777777" w:rsidR="004C0351" w:rsidRPr="00D00040" w:rsidRDefault="004C0351">
            <w:pPr>
              <w:pStyle w:val="NoSpacing"/>
              <w:tabs>
                <w:tab w:val="left" w:pos="1134"/>
              </w:tabs>
              <w:spacing w:after="120"/>
              <w:ind w:left="567"/>
              <w:jc w:val="left"/>
              <w:rPr>
                <w:rFonts w:cs="Calibri"/>
                <w:rPrChange w:id="1383" w:author="Joana Rodrigues Ribeiro" w:date="2026-02-07T16:39:00Z" w16du:dateUtc="2026-02-07T15:39:00Z">
                  <w:rPr>
                    <w:rFonts w:ascii="Calibri" w:hAnsi="Calibri" w:cs="Calibri"/>
                  </w:rPr>
                </w:rPrChange>
              </w:rPr>
              <w:pPrChange w:id="1384" w:author="Joana Rodrigues Ribeiro" w:date="2026-02-08T09:23:00Z" w16du:dateUtc="2026-02-08T08:23:00Z">
                <w:pPr>
                  <w:pStyle w:val="NoSpacing"/>
                  <w:tabs>
                    <w:tab w:val="left" w:pos="1134"/>
                  </w:tabs>
                  <w:spacing w:line="360" w:lineRule="auto"/>
                  <w:ind w:left="567"/>
                  <w:jc w:val="left"/>
                </w:pPr>
              </w:pPrChange>
            </w:pPr>
            <w:r w:rsidRPr="00D00040">
              <w:rPr>
                <w:rFonts w:cs="Calibri"/>
                <w:rPrChange w:id="1385" w:author="Joana Rodrigues Ribeiro" w:date="2026-02-07T16:39:00Z" w16du:dateUtc="2026-02-07T15:39:00Z">
                  <w:rPr>
                    <w:rFonts w:ascii="Calibri" w:hAnsi="Calibri" w:cs="Calibri"/>
                  </w:rPr>
                </w:rPrChange>
              </w:rPr>
              <w:t>Non-inferiority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86"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BBFBE7C" w14:textId="76168CFD" w:rsidR="004C0351" w:rsidRPr="00D00040" w:rsidRDefault="004C0351">
            <w:pPr>
              <w:pStyle w:val="NoSpacing"/>
              <w:spacing w:after="120"/>
              <w:jc w:val="center"/>
              <w:rPr>
                <w:rFonts w:cs="Calibri"/>
                <w:rPrChange w:id="1387" w:author="Joana Rodrigues Ribeiro" w:date="2026-02-07T16:39:00Z" w16du:dateUtc="2026-02-07T15:39:00Z">
                  <w:rPr>
                    <w:rFonts w:ascii="Calibri" w:hAnsi="Calibri" w:cs="Calibri"/>
                  </w:rPr>
                </w:rPrChange>
              </w:rPr>
              <w:pPrChange w:id="1388" w:author="Joana Rodrigues Ribeiro" w:date="2026-02-08T09:27:00Z" w16du:dateUtc="2026-02-08T08:27:00Z">
                <w:pPr>
                  <w:pStyle w:val="NoSpacing"/>
                  <w:spacing w:line="360" w:lineRule="auto"/>
                  <w:jc w:val="left"/>
                </w:pPr>
              </w:pPrChange>
            </w:pPr>
            <w:r w:rsidRPr="00D00040">
              <w:rPr>
                <w:rFonts w:cs="Calibri"/>
                <w:rPrChange w:id="1389" w:author="Joana Rodrigues Ribeiro" w:date="2026-02-07T16:39:00Z" w16du:dateUtc="2026-02-07T15:39:00Z">
                  <w:rPr>
                    <w:rFonts w:ascii="Calibri" w:hAnsi="Calibri" w:cs="Calibri"/>
                  </w:rPr>
                </w:rPrChange>
              </w:rPr>
              <w:t>0 (0</w:t>
            </w:r>
            <w:ins w:id="1390" w:author="Joana Rodrigues Ribeiro" w:date="2026-02-08T09:26:00Z" w16du:dateUtc="2026-02-08T08:26:00Z">
              <w:r w:rsidR="00F262CF">
                <w:rPr>
                  <w:rFonts w:cs="Calibri"/>
                </w:rPr>
                <w:t>.0</w:t>
              </w:r>
            </w:ins>
            <w:r w:rsidRPr="00D00040">
              <w:rPr>
                <w:rFonts w:cs="Calibri"/>
                <w:rPrChange w:id="1391"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92"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05FB8D3E" w14:textId="6FAB9A35" w:rsidR="004C0351" w:rsidRPr="00D00040" w:rsidRDefault="004C0351">
            <w:pPr>
              <w:pStyle w:val="NoSpacing"/>
              <w:spacing w:after="120"/>
              <w:jc w:val="center"/>
              <w:rPr>
                <w:rFonts w:cs="Calibri"/>
                <w:rPrChange w:id="1393" w:author="Joana Rodrigues Ribeiro" w:date="2026-02-07T16:39:00Z" w16du:dateUtc="2026-02-07T15:39:00Z">
                  <w:rPr>
                    <w:rFonts w:ascii="Calibri" w:hAnsi="Calibri" w:cs="Calibri"/>
                  </w:rPr>
                </w:rPrChange>
              </w:rPr>
              <w:pPrChange w:id="1394" w:author="Joana Rodrigues Ribeiro" w:date="2026-02-08T09:27:00Z" w16du:dateUtc="2026-02-08T08:27:00Z">
                <w:pPr>
                  <w:pStyle w:val="NoSpacing"/>
                  <w:spacing w:line="360" w:lineRule="auto"/>
                  <w:jc w:val="left"/>
                </w:pPr>
              </w:pPrChange>
            </w:pPr>
            <w:r w:rsidRPr="00D00040">
              <w:rPr>
                <w:rFonts w:cs="Calibri"/>
                <w:rPrChange w:id="1395" w:author="Joana Rodrigues Ribeiro" w:date="2026-02-07T16:39:00Z" w16du:dateUtc="2026-02-07T15:39:00Z">
                  <w:rPr>
                    <w:rFonts w:ascii="Calibri" w:hAnsi="Calibri" w:cs="Calibri"/>
                  </w:rPr>
                </w:rPrChange>
              </w:rPr>
              <w:t>0 (0</w:t>
            </w:r>
            <w:ins w:id="1396" w:author="Joana Rodrigues Ribeiro" w:date="2026-02-08T09:27:00Z" w16du:dateUtc="2026-02-08T08:27:00Z">
              <w:r w:rsidR="00F262CF">
                <w:rPr>
                  <w:rFonts w:cs="Calibri"/>
                </w:rPr>
                <w:t>.0</w:t>
              </w:r>
            </w:ins>
            <w:r w:rsidRPr="00D00040">
              <w:rPr>
                <w:rFonts w:cs="Calibri"/>
                <w:rPrChange w:id="1397" w:author="Joana Rodrigues Ribeiro" w:date="2026-02-07T16:39:00Z" w16du:dateUtc="2026-02-07T15:39:00Z">
                  <w:rPr>
                    <w:rFonts w:ascii="Calibri" w:hAnsi="Calibri" w:cs="Calibri"/>
                  </w:rPr>
                </w:rPrChange>
              </w:rPr>
              <w:t>%)</w:t>
            </w:r>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398"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E66301C" w14:textId="6584994A" w:rsidR="004C0351" w:rsidRPr="00D00040" w:rsidRDefault="004C0351">
            <w:pPr>
              <w:pStyle w:val="NoSpacing"/>
              <w:spacing w:after="120"/>
              <w:jc w:val="center"/>
              <w:rPr>
                <w:rFonts w:cs="Calibri"/>
                <w:rPrChange w:id="1399" w:author="Joana Rodrigues Ribeiro" w:date="2026-02-07T16:39:00Z" w16du:dateUtc="2026-02-07T15:39:00Z">
                  <w:rPr>
                    <w:rFonts w:ascii="Calibri" w:hAnsi="Calibri" w:cs="Calibri"/>
                  </w:rPr>
                </w:rPrChange>
              </w:rPr>
              <w:pPrChange w:id="1400" w:author="Joana Rodrigues Ribeiro" w:date="2026-02-08T09:27:00Z" w16du:dateUtc="2026-02-08T08:27:00Z">
                <w:pPr>
                  <w:pStyle w:val="NoSpacing"/>
                  <w:spacing w:line="360" w:lineRule="auto"/>
                  <w:jc w:val="left"/>
                </w:pPr>
              </w:pPrChange>
            </w:pPr>
            <w:r w:rsidRPr="00D00040">
              <w:rPr>
                <w:rFonts w:cs="Calibri"/>
                <w:rPrChange w:id="1401" w:author="Joana Rodrigues Ribeiro" w:date="2026-02-07T16:39:00Z" w16du:dateUtc="2026-02-07T15:39:00Z">
                  <w:rPr>
                    <w:rFonts w:ascii="Calibri" w:hAnsi="Calibri" w:cs="Calibri"/>
                  </w:rPr>
                </w:rPrChange>
              </w:rPr>
              <w:t>0 (</w:t>
            </w:r>
            <w:ins w:id="1402" w:author="Joana Rodrigues Ribeiro" w:date="2026-02-08T09:27:00Z" w16du:dateUtc="2026-02-08T08:27:00Z">
              <w:r w:rsidR="00F262CF" w:rsidRPr="00AB2364">
                <w:rPr>
                  <w:rFonts w:cs="Calibri"/>
                </w:rPr>
                <w:t>0</w:t>
              </w:r>
              <w:r w:rsidR="00F262CF">
                <w:rPr>
                  <w:rFonts w:cs="Calibri"/>
                </w:rPr>
                <w:t>.0</w:t>
              </w:r>
              <w:r w:rsidR="00F262CF" w:rsidRPr="00AB2364">
                <w:rPr>
                  <w:rFonts w:cs="Calibri"/>
                </w:rPr>
                <w:t>%)</w:t>
              </w:r>
            </w:ins>
            <w:del w:id="1403" w:author="Joana Rodrigues Ribeiro" w:date="2026-02-08T09:27:00Z" w16du:dateUtc="2026-02-08T08:27:00Z">
              <w:r w:rsidRPr="00D00040" w:rsidDel="00F262CF">
                <w:rPr>
                  <w:rFonts w:cs="Calibri"/>
                  <w:rPrChange w:id="1404" w:author="Joana Rodrigues Ribeiro" w:date="2026-02-07T16:39:00Z" w16du:dateUtc="2026-02-07T15:39:00Z">
                    <w:rPr>
                      <w:rFonts w:ascii="Calibri" w:hAnsi="Calibri" w:cs="Calibri"/>
                    </w:rPr>
                  </w:rPrChange>
                </w:rPr>
                <w:delText>0%)</w:delText>
              </w:r>
            </w:del>
          </w:p>
        </w:tc>
      </w:tr>
      <w:tr w:rsidR="004C0351" w:rsidRPr="00D00040" w14:paraId="080C38E9" w14:textId="77777777" w:rsidTr="00E0247E">
        <w:trPr>
          <w:jc w:val="center"/>
          <w:trPrChange w:id="1405" w:author="Joana Rodrigues Ribeiro" w:date="2026-02-08T09:28:00Z" w16du:dateUtc="2026-02-08T08:28:00Z">
            <w:trPr>
              <w:jc w:val="center"/>
            </w:trPr>
          </w:trPrChange>
        </w:trPr>
        <w:tc>
          <w:tcPr>
            <w:tcW w:w="3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06"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262ADF0" w14:textId="77777777" w:rsidR="004C0351" w:rsidRPr="00D00040" w:rsidRDefault="004C0351">
            <w:pPr>
              <w:pStyle w:val="NoSpacing"/>
              <w:tabs>
                <w:tab w:val="left" w:pos="1134"/>
              </w:tabs>
              <w:spacing w:after="120"/>
              <w:ind w:left="567"/>
              <w:jc w:val="left"/>
              <w:rPr>
                <w:rFonts w:cs="Calibri"/>
                <w:rPrChange w:id="1407" w:author="Joana Rodrigues Ribeiro" w:date="2026-02-07T16:39:00Z" w16du:dateUtc="2026-02-07T15:39:00Z">
                  <w:rPr>
                    <w:rFonts w:ascii="Calibri" w:hAnsi="Calibri" w:cs="Calibri"/>
                  </w:rPr>
                </w:rPrChange>
              </w:rPr>
              <w:pPrChange w:id="1408" w:author="Joana Rodrigues Ribeiro" w:date="2026-02-08T09:23:00Z" w16du:dateUtc="2026-02-08T08:23:00Z">
                <w:pPr>
                  <w:pStyle w:val="NoSpacing"/>
                  <w:tabs>
                    <w:tab w:val="left" w:pos="1134"/>
                  </w:tabs>
                  <w:spacing w:line="360" w:lineRule="auto"/>
                  <w:ind w:left="567"/>
                  <w:jc w:val="left"/>
                </w:pPr>
              </w:pPrChange>
            </w:pPr>
            <w:r w:rsidRPr="00D00040">
              <w:rPr>
                <w:rFonts w:cs="Calibri"/>
                <w:rPrChange w:id="1409" w:author="Joana Rodrigues Ribeiro" w:date="2026-02-07T16:39:00Z" w16du:dateUtc="2026-02-07T15:39:00Z">
                  <w:rPr>
                    <w:rFonts w:ascii="Calibri" w:hAnsi="Calibri" w:cs="Calibri"/>
                  </w:rPr>
                </w:rPrChange>
              </w:rPr>
              <w:t>Equivalence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10"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EB77BF1" w14:textId="2A155421" w:rsidR="004C0351" w:rsidRPr="00D00040" w:rsidRDefault="004C0351">
            <w:pPr>
              <w:pStyle w:val="NoSpacing"/>
              <w:spacing w:after="120"/>
              <w:jc w:val="center"/>
              <w:rPr>
                <w:rFonts w:cs="Calibri"/>
                <w:rPrChange w:id="1411" w:author="Joana Rodrigues Ribeiro" w:date="2026-02-07T16:39:00Z" w16du:dateUtc="2026-02-07T15:39:00Z">
                  <w:rPr>
                    <w:rFonts w:ascii="Calibri" w:hAnsi="Calibri" w:cs="Calibri"/>
                  </w:rPr>
                </w:rPrChange>
              </w:rPr>
              <w:pPrChange w:id="1412" w:author="Joana Rodrigues Ribeiro" w:date="2026-02-08T09:27:00Z" w16du:dateUtc="2026-02-08T08:27:00Z">
                <w:pPr>
                  <w:pStyle w:val="NoSpacing"/>
                  <w:spacing w:line="360" w:lineRule="auto"/>
                  <w:jc w:val="left"/>
                </w:pPr>
              </w:pPrChange>
            </w:pPr>
            <w:r w:rsidRPr="00D00040">
              <w:rPr>
                <w:rFonts w:cs="Calibri"/>
                <w:rPrChange w:id="1413" w:author="Joana Rodrigues Ribeiro" w:date="2026-02-07T16:39:00Z" w16du:dateUtc="2026-02-07T15:39:00Z">
                  <w:rPr>
                    <w:rFonts w:ascii="Calibri" w:hAnsi="Calibri" w:cs="Calibri"/>
                  </w:rPr>
                </w:rPrChange>
              </w:rPr>
              <w:t>1 (3</w:t>
            </w:r>
            <w:ins w:id="1414" w:author="Joana Rodrigues Ribeiro" w:date="2026-02-08T09:25:00Z" w16du:dateUtc="2026-02-08T08:25:00Z">
              <w:r w:rsidR="00C42207">
                <w:rPr>
                  <w:rFonts w:cs="Calibri"/>
                </w:rPr>
                <w:t>.3</w:t>
              </w:r>
            </w:ins>
            <w:r w:rsidRPr="00D00040">
              <w:rPr>
                <w:rFonts w:cs="Calibri"/>
                <w:rPrChange w:id="1415"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16"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01ACFC1" w14:textId="34C90632" w:rsidR="004C0351" w:rsidRPr="00D00040" w:rsidRDefault="004C0351">
            <w:pPr>
              <w:pStyle w:val="NoSpacing"/>
              <w:spacing w:after="120"/>
              <w:jc w:val="center"/>
              <w:rPr>
                <w:rFonts w:cs="Calibri"/>
                <w:rPrChange w:id="1417" w:author="Joana Rodrigues Ribeiro" w:date="2026-02-07T16:39:00Z" w16du:dateUtc="2026-02-07T15:39:00Z">
                  <w:rPr>
                    <w:rFonts w:ascii="Calibri" w:hAnsi="Calibri" w:cs="Calibri"/>
                  </w:rPr>
                </w:rPrChange>
              </w:rPr>
              <w:pPrChange w:id="1418" w:author="Joana Rodrigues Ribeiro" w:date="2026-02-08T09:27:00Z" w16du:dateUtc="2026-02-08T08:27:00Z">
                <w:pPr>
                  <w:pStyle w:val="NoSpacing"/>
                  <w:spacing w:line="360" w:lineRule="auto"/>
                  <w:jc w:val="left"/>
                </w:pPr>
              </w:pPrChange>
            </w:pPr>
            <w:r w:rsidRPr="00D00040">
              <w:rPr>
                <w:rFonts w:cs="Calibri"/>
                <w:rPrChange w:id="1419" w:author="Joana Rodrigues Ribeiro" w:date="2026-02-07T16:39:00Z" w16du:dateUtc="2026-02-07T15:39:00Z">
                  <w:rPr>
                    <w:rFonts w:ascii="Calibri" w:hAnsi="Calibri" w:cs="Calibri"/>
                  </w:rPr>
                </w:rPrChange>
              </w:rPr>
              <w:t>0 (</w:t>
            </w:r>
            <w:ins w:id="1420" w:author="Joana Rodrigues Ribeiro" w:date="2026-02-08T09:27:00Z" w16du:dateUtc="2026-02-08T08:27:00Z">
              <w:r w:rsidR="00F262CF" w:rsidRPr="00AB2364">
                <w:rPr>
                  <w:rFonts w:cs="Calibri"/>
                </w:rPr>
                <w:t>0</w:t>
              </w:r>
              <w:r w:rsidR="00F262CF">
                <w:rPr>
                  <w:rFonts w:cs="Calibri"/>
                </w:rPr>
                <w:t>.0</w:t>
              </w:r>
              <w:r w:rsidR="00F262CF" w:rsidRPr="00AB2364">
                <w:rPr>
                  <w:rFonts w:cs="Calibri"/>
                </w:rPr>
                <w:t>%)</w:t>
              </w:r>
            </w:ins>
            <w:del w:id="1421" w:author="Joana Rodrigues Ribeiro" w:date="2026-02-08T09:27:00Z" w16du:dateUtc="2026-02-08T08:27:00Z">
              <w:r w:rsidRPr="00D00040" w:rsidDel="00F262CF">
                <w:rPr>
                  <w:rFonts w:cs="Calibri"/>
                  <w:rPrChange w:id="1422" w:author="Joana Rodrigues Ribeiro" w:date="2026-02-07T16:39:00Z" w16du:dateUtc="2026-02-07T15:39:00Z">
                    <w:rPr>
                      <w:rFonts w:ascii="Calibri" w:hAnsi="Calibri" w:cs="Calibri"/>
                    </w:rPr>
                  </w:rPrChange>
                </w:rPr>
                <w:delText>0%)</w:delText>
              </w:r>
            </w:del>
          </w:p>
        </w:tc>
        <w:tc>
          <w:tcPr>
            <w:tcW w:w="2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Change w:id="1423"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6FA0D4AF" w14:textId="4C82FC95" w:rsidR="004C0351" w:rsidRPr="00D00040" w:rsidRDefault="004C0351">
            <w:pPr>
              <w:pStyle w:val="NoSpacing"/>
              <w:spacing w:after="120"/>
              <w:jc w:val="center"/>
              <w:rPr>
                <w:rFonts w:cs="Calibri"/>
                <w:rPrChange w:id="1424" w:author="Joana Rodrigues Ribeiro" w:date="2026-02-07T16:39:00Z" w16du:dateUtc="2026-02-07T15:39:00Z">
                  <w:rPr>
                    <w:rFonts w:ascii="Calibri" w:hAnsi="Calibri" w:cs="Calibri"/>
                  </w:rPr>
                </w:rPrChange>
              </w:rPr>
              <w:pPrChange w:id="1425" w:author="Joana Rodrigues Ribeiro" w:date="2026-02-08T09:27:00Z" w16du:dateUtc="2026-02-08T08:27:00Z">
                <w:pPr>
                  <w:pStyle w:val="NoSpacing"/>
                  <w:spacing w:line="360" w:lineRule="auto"/>
                  <w:jc w:val="left"/>
                </w:pPr>
              </w:pPrChange>
            </w:pPr>
            <w:r w:rsidRPr="00D00040">
              <w:rPr>
                <w:rFonts w:cs="Calibri"/>
                <w:rPrChange w:id="1426" w:author="Joana Rodrigues Ribeiro" w:date="2026-02-07T16:39:00Z" w16du:dateUtc="2026-02-07T15:39:00Z">
                  <w:rPr>
                    <w:rFonts w:ascii="Calibri" w:hAnsi="Calibri" w:cs="Calibri"/>
                  </w:rPr>
                </w:rPrChange>
              </w:rPr>
              <w:t>0 (</w:t>
            </w:r>
            <w:ins w:id="1427" w:author="Joana Rodrigues Ribeiro" w:date="2026-02-08T09:27:00Z" w16du:dateUtc="2026-02-08T08:27:00Z">
              <w:r w:rsidR="00F262CF" w:rsidRPr="00AB2364">
                <w:rPr>
                  <w:rFonts w:cs="Calibri"/>
                </w:rPr>
                <w:t>0</w:t>
              </w:r>
              <w:r w:rsidR="00F262CF">
                <w:rPr>
                  <w:rFonts w:cs="Calibri"/>
                </w:rPr>
                <w:t>.0</w:t>
              </w:r>
              <w:r w:rsidR="00F262CF" w:rsidRPr="00AB2364">
                <w:rPr>
                  <w:rFonts w:cs="Calibri"/>
                </w:rPr>
                <w:t>%)</w:t>
              </w:r>
            </w:ins>
            <w:del w:id="1428" w:author="Joana Rodrigues Ribeiro" w:date="2026-02-08T09:27:00Z" w16du:dateUtc="2026-02-08T08:27:00Z">
              <w:r w:rsidRPr="00D00040" w:rsidDel="00F262CF">
                <w:rPr>
                  <w:rFonts w:cs="Calibri"/>
                  <w:rPrChange w:id="1429" w:author="Joana Rodrigues Ribeiro" w:date="2026-02-07T16:39:00Z" w16du:dateUtc="2026-02-07T15:39:00Z">
                    <w:rPr>
                      <w:rFonts w:ascii="Calibri" w:hAnsi="Calibri" w:cs="Calibri"/>
                    </w:rPr>
                  </w:rPrChange>
                </w:rPr>
                <w:delText>0%)</w:delText>
              </w:r>
            </w:del>
          </w:p>
        </w:tc>
      </w:tr>
      <w:tr w:rsidR="004C0351" w:rsidRPr="00D00040" w14:paraId="705A4D50" w14:textId="77777777" w:rsidTr="00E0247E">
        <w:trPr>
          <w:jc w:val="center"/>
          <w:trPrChange w:id="1430" w:author="Joana Rodrigues Ribeiro" w:date="2026-02-08T09:28:00Z" w16du:dateUtc="2026-02-08T08:28:00Z">
            <w:trPr>
              <w:jc w:val="center"/>
            </w:trPr>
          </w:trPrChange>
        </w:trPr>
        <w:tc>
          <w:tcPr>
            <w:tcW w:w="354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431"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7EFF55F" w14:textId="77777777" w:rsidR="004C0351" w:rsidRPr="00D00040" w:rsidRDefault="004C0351">
            <w:pPr>
              <w:pStyle w:val="NoSpacing"/>
              <w:tabs>
                <w:tab w:val="left" w:pos="1134"/>
              </w:tabs>
              <w:spacing w:after="120"/>
              <w:ind w:left="567"/>
              <w:jc w:val="left"/>
              <w:rPr>
                <w:rFonts w:cs="Calibri"/>
                <w:rPrChange w:id="1432" w:author="Joana Rodrigues Ribeiro" w:date="2026-02-07T16:39:00Z" w16du:dateUtc="2026-02-07T15:39:00Z">
                  <w:rPr>
                    <w:rFonts w:ascii="Calibri" w:hAnsi="Calibri" w:cs="Calibri"/>
                  </w:rPr>
                </w:rPrChange>
              </w:rPr>
              <w:pPrChange w:id="1433" w:author="Joana Rodrigues Ribeiro" w:date="2026-02-08T09:23:00Z" w16du:dateUtc="2026-02-08T08:23:00Z">
                <w:pPr>
                  <w:pStyle w:val="NoSpacing"/>
                  <w:tabs>
                    <w:tab w:val="left" w:pos="1134"/>
                  </w:tabs>
                  <w:spacing w:line="360" w:lineRule="auto"/>
                  <w:ind w:left="567"/>
                  <w:jc w:val="left"/>
                </w:pPr>
              </w:pPrChange>
            </w:pPr>
            <w:r w:rsidRPr="00D00040">
              <w:rPr>
                <w:rFonts w:cs="Calibri"/>
                <w:rPrChange w:id="1434" w:author="Joana Rodrigues Ribeiro" w:date="2026-02-07T16:39:00Z" w16du:dateUtc="2026-02-07T15:39:00Z">
                  <w:rPr>
                    <w:rFonts w:ascii="Calibri" w:hAnsi="Calibri" w:cs="Calibri"/>
                  </w:rPr>
                </w:rPrChange>
              </w:rPr>
              <w:t>Not mentioned</w:t>
            </w:r>
          </w:p>
        </w:tc>
        <w:tc>
          <w:tcPr>
            <w:tcW w:w="2268"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435"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2BA5163A" w14:textId="03EEB079" w:rsidR="004C0351" w:rsidRPr="00D00040" w:rsidRDefault="004C0351">
            <w:pPr>
              <w:pStyle w:val="NoSpacing"/>
              <w:spacing w:after="120"/>
              <w:jc w:val="center"/>
              <w:rPr>
                <w:rFonts w:cs="Calibri"/>
                <w:rPrChange w:id="1436" w:author="Joana Rodrigues Ribeiro" w:date="2026-02-07T16:39:00Z" w16du:dateUtc="2026-02-07T15:39:00Z">
                  <w:rPr>
                    <w:rFonts w:ascii="Calibri" w:hAnsi="Calibri" w:cs="Calibri"/>
                  </w:rPr>
                </w:rPrChange>
              </w:rPr>
              <w:pPrChange w:id="1437" w:author="Joana Rodrigues Ribeiro" w:date="2026-02-08T09:27:00Z" w16du:dateUtc="2026-02-08T08:27:00Z">
                <w:pPr>
                  <w:pStyle w:val="NoSpacing"/>
                  <w:spacing w:line="360" w:lineRule="auto"/>
                  <w:jc w:val="left"/>
                </w:pPr>
              </w:pPrChange>
            </w:pPr>
            <w:r w:rsidRPr="00D00040">
              <w:rPr>
                <w:rFonts w:cs="Calibri"/>
                <w:rPrChange w:id="1438" w:author="Joana Rodrigues Ribeiro" w:date="2026-02-07T16:39:00Z" w16du:dateUtc="2026-02-07T15:39:00Z">
                  <w:rPr>
                    <w:rFonts w:ascii="Calibri" w:hAnsi="Calibri" w:cs="Calibri"/>
                  </w:rPr>
                </w:rPrChange>
              </w:rPr>
              <w:t>28 (90</w:t>
            </w:r>
            <w:ins w:id="1439" w:author="Joana Rodrigues Ribeiro" w:date="2026-02-08T09:24:00Z" w16du:dateUtc="2026-02-08T08:24:00Z">
              <w:r w:rsidR="00CA20BF">
                <w:rPr>
                  <w:rFonts w:cs="Calibri"/>
                </w:rPr>
                <w:t>.3</w:t>
              </w:r>
            </w:ins>
            <w:r w:rsidRPr="00D00040">
              <w:rPr>
                <w:rFonts w:cs="Calibri"/>
                <w:rPrChange w:id="1440" w:author="Joana Rodrigues Ribeiro" w:date="2026-02-07T16:39:00Z" w16du:dateUtc="2026-02-07T15:39:00Z">
                  <w:rPr>
                    <w:rFonts w:ascii="Calibri" w:hAnsi="Calibri" w:cs="Calibri"/>
                  </w:rPr>
                </w:rPrChange>
              </w:rPr>
              <w:t>%)</w:t>
            </w:r>
          </w:p>
        </w:tc>
        <w:tc>
          <w:tcPr>
            <w:tcW w:w="2268"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441"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7528B4E" w14:textId="77777777" w:rsidR="004C0351" w:rsidRPr="00D00040" w:rsidRDefault="004C0351">
            <w:pPr>
              <w:pStyle w:val="NoSpacing"/>
              <w:spacing w:after="120"/>
              <w:jc w:val="center"/>
              <w:rPr>
                <w:rFonts w:cs="Calibri"/>
                <w:rPrChange w:id="1442" w:author="Joana Rodrigues Ribeiro" w:date="2026-02-07T16:39:00Z" w16du:dateUtc="2026-02-07T15:39:00Z">
                  <w:rPr>
                    <w:rFonts w:ascii="Calibri" w:hAnsi="Calibri" w:cs="Calibri"/>
                  </w:rPr>
                </w:rPrChange>
              </w:rPr>
              <w:pPrChange w:id="1443" w:author="Joana Rodrigues Ribeiro" w:date="2026-02-08T09:27:00Z" w16du:dateUtc="2026-02-08T08:27:00Z">
                <w:pPr>
                  <w:pStyle w:val="NoSpacing"/>
                  <w:spacing w:line="360" w:lineRule="auto"/>
                  <w:jc w:val="left"/>
                </w:pPr>
              </w:pPrChange>
            </w:pPr>
            <w:r w:rsidRPr="00D00040">
              <w:rPr>
                <w:rFonts w:cs="Calibri"/>
                <w:rPrChange w:id="1444" w:author="Joana Rodrigues Ribeiro" w:date="2026-02-07T16:39:00Z" w16du:dateUtc="2026-02-07T15:39:00Z">
                  <w:rPr>
                    <w:rFonts w:ascii="Calibri" w:hAnsi="Calibri" w:cs="Calibri"/>
                  </w:rPr>
                </w:rPrChange>
              </w:rPr>
              <w:t>8 (100%)</w:t>
            </w:r>
          </w:p>
        </w:tc>
        <w:tc>
          <w:tcPr>
            <w:tcW w:w="2105"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Change w:id="1445"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4B7202E" w14:textId="77777777" w:rsidR="004C0351" w:rsidRPr="00D00040" w:rsidRDefault="004C0351">
            <w:pPr>
              <w:pStyle w:val="NoSpacing"/>
              <w:spacing w:after="120"/>
              <w:jc w:val="center"/>
              <w:rPr>
                <w:rFonts w:cs="Calibri"/>
                <w:rPrChange w:id="1446" w:author="Joana Rodrigues Ribeiro" w:date="2026-02-07T16:39:00Z" w16du:dateUtc="2026-02-07T15:39:00Z">
                  <w:rPr>
                    <w:rFonts w:ascii="Calibri" w:hAnsi="Calibri" w:cs="Calibri"/>
                  </w:rPr>
                </w:rPrChange>
              </w:rPr>
              <w:pPrChange w:id="1447" w:author="Joana Rodrigues Ribeiro" w:date="2026-02-08T09:27:00Z" w16du:dateUtc="2026-02-08T08:27:00Z">
                <w:pPr>
                  <w:pStyle w:val="NoSpacing"/>
                  <w:spacing w:line="360" w:lineRule="auto"/>
                  <w:jc w:val="left"/>
                </w:pPr>
              </w:pPrChange>
            </w:pPr>
            <w:r w:rsidRPr="00D00040">
              <w:rPr>
                <w:rFonts w:cs="Calibri"/>
                <w:rPrChange w:id="1448" w:author="Joana Rodrigues Ribeiro" w:date="2026-02-07T16:39:00Z" w16du:dateUtc="2026-02-07T15:39:00Z">
                  <w:rPr>
                    <w:rFonts w:ascii="Calibri" w:hAnsi="Calibri" w:cs="Calibri"/>
                  </w:rPr>
                </w:rPrChange>
              </w:rPr>
              <w:t>45 (100%)</w:t>
            </w:r>
          </w:p>
        </w:tc>
      </w:tr>
      <w:tr w:rsidR="004C0351" w:rsidRPr="00D00040" w14:paraId="436AED0F" w14:textId="77777777" w:rsidTr="00E0247E">
        <w:trPr>
          <w:jc w:val="center"/>
          <w:trPrChange w:id="1449" w:author="Joana Rodrigues Ribeiro" w:date="2026-02-08T09:28:00Z" w16du:dateUtc="2026-02-08T08:28:00Z">
            <w:trPr>
              <w:jc w:val="center"/>
            </w:trPr>
          </w:trPrChange>
        </w:trPr>
        <w:tc>
          <w:tcPr>
            <w:tcW w:w="3544" w:type="dxa"/>
            <w:tcBorders>
              <w:bottom w:val="single" w:sz="4" w:space="0" w:color="auto"/>
            </w:tcBorders>
            <w:shd w:val="clear" w:color="auto" w:fill="FFFFFF"/>
            <w:tcMar>
              <w:top w:w="0" w:type="dxa"/>
              <w:left w:w="0" w:type="dxa"/>
              <w:bottom w:w="0" w:type="dxa"/>
              <w:right w:w="0" w:type="dxa"/>
            </w:tcMar>
            <w:tcPrChange w:id="1450" w:author="Joana Rodrigues Ribeiro" w:date="2026-02-08T09:28:00Z" w16du:dateUtc="2026-02-08T08:28:00Z">
              <w:tcPr>
                <w:tcW w:w="35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5354F6A3" w14:textId="77777777" w:rsidR="004C0351" w:rsidRPr="00D00040" w:rsidRDefault="004C0351">
            <w:pPr>
              <w:pStyle w:val="NoSpacing"/>
              <w:tabs>
                <w:tab w:val="left" w:pos="1134"/>
              </w:tabs>
              <w:spacing w:after="120"/>
              <w:jc w:val="left"/>
              <w:rPr>
                <w:rFonts w:cs="Calibri"/>
                <w:b/>
                <w:bCs/>
                <w:rPrChange w:id="1451" w:author="Joana Rodrigues Ribeiro" w:date="2026-02-07T16:39:00Z" w16du:dateUtc="2026-02-07T15:39:00Z">
                  <w:rPr>
                    <w:rFonts w:ascii="Calibri" w:hAnsi="Calibri" w:cs="Calibri"/>
                    <w:b/>
                    <w:bCs/>
                  </w:rPr>
                </w:rPrChange>
              </w:rPr>
              <w:pPrChange w:id="1452" w:author="Joana Rodrigues Ribeiro" w:date="2026-02-08T09:23:00Z" w16du:dateUtc="2026-02-08T08:23:00Z">
                <w:pPr>
                  <w:pStyle w:val="NoSpacing"/>
                  <w:tabs>
                    <w:tab w:val="left" w:pos="1134"/>
                  </w:tabs>
                  <w:spacing w:line="360" w:lineRule="auto"/>
                  <w:jc w:val="left"/>
                </w:pPr>
              </w:pPrChange>
            </w:pPr>
            <w:r w:rsidRPr="00D00040">
              <w:rPr>
                <w:rFonts w:cs="Calibri"/>
                <w:b/>
                <w:bCs/>
                <w:rPrChange w:id="1453" w:author="Joana Rodrigues Ribeiro" w:date="2026-02-07T16:39:00Z" w16du:dateUtc="2026-02-07T15:39:00Z">
                  <w:rPr>
                    <w:rFonts w:ascii="Calibri" w:hAnsi="Calibri" w:cs="Calibri"/>
                    <w:b/>
                    <w:bCs/>
                  </w:rPr>
                </w:rPrChange>
              </w:rPr>
              <w:t>Sample size calculation mentioned</w:t>
            </w:r>
          </w:p>
        </w:tc>
        <w:tc>
          <w:tcPr>
            <w:tcW w:w="2268" w:type="dxa"/>
            <w:tcBorders>
              <w:bottom w:val="single" w:sz="4" w:space="0" w:color="auto"/>
            </w:tcBorders>
            <w:shd w:val="clear" w:color="auto" w:fill="FFFFFF"/>
            <w:tcMar>
              <w:top w:w="0" w:type="dxa"/>
              <w:left w:w="0" w:type="dxa"/>
              <w:bottom w:w="0" w:type="dxa"/>
              <w:right w:w="0" w:type="dxa"/>
            </w:tcMar>
            <w:tcPrChange w:id="1454" w:author="Joana Rodrigues Ribeiro" w:date="2026-02-08T09:28:00Z" w16du:dateUtc="2026-02-08T08:28:00Z">
              <w:tcPr>
                <w:tcW w:w="25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7D86BFBA" w14:textId="77777777" w:rsidR="004C0351" w:rsidRPr="00D00040" w:rsidRDefault="004C0351">
            <w:pPr>
              <w:pStyle w:val="NoSpacing"/>
              <w:spacing w:after="120"/>
              <w:jc w:val="center"/>
              <w:rPr>
                <w:rFonts w:cs="Calibri"/>
                <w:rPrChange w:id="1455" w:author="Joana Rodrigues Ribeiro" w:date="2026-02-07T16:39:00Z" w16du:dateUtc="2026-02-07T15:39:00Z">
                  <w:rPr>
                    <w:rFonts w:ascii="Calibri" w:hAnsi="Calibri" w:cs="Calibri"/>
                  </w:rPr>
                </w:rPrChange>
              </w:rPr>
              <w:pPrChange w:id="1456" w:author="Joana Rodrigues Ribeiro" w:date="2026-02-08T09:27:00Z" w16du:dateUtc="2026-02-08T08:27:00Z">
                <w:pPr>
                  <w:pStyle w:val="NoSpacing"/>
                  <w:spacing w:line="360" w:lineRule="auto"/>
                  <w:jc w:val="left"/>
                </w:pPr>
              </w:pPrChange>
            </w:pPr>
            <w:r w:rsidRPr="00D00040">
              <w:rPr>
                <w:rFonts w:cs="Calibri"/>
                <w:rPrChange w:id="1457" w:author="Joana Rodrigues Ribeiro" w:date="2026-02-07T16:39:00Z" w16du:dateUtc="2026-02-07T15:39:00Z">
                  <w:rPr>
                    <w:rFonts w:ascii="Calibri" w:hAnsi="Calibri" w:cs="Calibri"/>
                  </w:rPr>
                </w:rPrChange>
              </w:rPr>
              <w:t>31 (100%)</w:t>
            </w:r>
          </w:p>
        </w:tc>
        <w:tc>
          <w:tcPr>
            <w:tcW w:w="2268" w:type="dxa"/>
            <w:tcBorders>
              <w:bottom w:val="single" w:sz="4" w:space="0" w:color="auto"/>
            </w:tcBorders>
            <w:shd w:val="clear" w:color="auto" w:fill="FFFFFF"/>
            <w:tcMar>
              <w:top w:w="0" w:type="dxa"/>
              <w:left w:w="0" w:type="dxa"/>
              <w:bottom w:w="0" w:type="dxa"/>
              <w:right w:w="0" w:type="dxa"/>
            </w:tcMar>
            <w:tcPrChange w:id="1458" w:author="Joana Rodrigues Ribeiro" w:date="2026-02-08T09:28:00Z" w16du:dateUtc="2026-02-08T08:28:00Z">
              <w:tcPr>
                <w:tcW w:w="226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35762DB8" w14:textId="77777777" w:rsidR="004C0351" w:rsidRPr="00D00040" w:rsidRDefault="004C0351">
            <w:pPr>
              <w:pStyle w:val="NoSpacing"/>
              <w:spacing w:after="120"/>
              <w:jc w:val="center"/>
              <w:rPr>
                <w:rFonts w:cs="Calibri"/>
                <w:rPrChange w:id="1459" w:author="Joana Rodrigues Ribeiro" w:date="2026-02-07T16:39:00Z" w16du:dateUtc="2026-02-07T15:39:00Z">
                  <w:rPr>
                    <w:rFonts w:ascii="Calibri" w:hAnsi="Calibri" w:cs="Calibri"/>
                  </w:rPr>
                </w:rPrChange>
              </w:rPr>
              <w:pPrChange w:id="1460" w:author="Joana Rodrigues Ribeiro" w:date="2026-02-08T09:27:00Z" w16du:dateUtc="2026-02-08T08:27:00Z">
                <w:pPr>
                  <w:pStyle w:val="NoSpacing"/>
                  <w:spacing w:line="360" w:lineRule="auto"/>
                  <w:jc w:val="left"/>
                </w:pPr>
              </w:pPrChange>
            </w:pPr>
            <w:r w:rsidRPr="00D00040">
              <w:rPr>
                <w:rFonts w:cs="Calibri"/>
                <w:rPrChange w:id="1461" w:author="Joana Rodrigues Ribeiro" w:date="2026-02-07T16:39:00Z" w16du:dateUtc="2026-02-07T15:39:00Z">
                  <w:rPr>
                    <w:rFonts w:ascii="Calibri" w:hAnsi="Calibri" w:cs="Calibri"/>
                  </w:rPr>
                </w:rPrChange>
              </w:rPr>
              <w:t>8 (100%)</w:t>
            </w:r>
          </w:p>
        </w:tc>
        <w:tc>
          <w:tcPr>
            <w:tcW w:w="2105" w:type="dxa"/>
            <w:tcBorders>
              <w:bottom w:val="single" w:sz="4" w:space="0" w:color="auto"/>
            </w:tcBorders>
            <w:shd w:val="clear" w:color="auto" w:fill="FFFFFF"/>
            <w:tcMar>
              <w:top w:w="0" w:type="dxa"/>
              <w:left w:w="0" w:type="dxa"/>
              <w:bottom w:w="0" w:type="dxa"/>
              <w:right w:w="0" w:type="dxa"/>
            </w:tcMar>
            <w:tcPrChange w:id="1462" w:author="Joana Rodrigues Ribeiro" w:date="2026-02-08T09:28:00Z" w16du:dateUtc="2026-02-08T08:28:00Z">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tcPrChange>
          </w:tcPr>
          <w:p w14:paraId="11C4BBF2" w14:textId="366A904C" w:rsidR="004C0351" w:rsidRPr="00D00040" w:rsidRDefault="004C0351">
            <w:pPr>
              <w:pStyle w:val="NoSpacing"/>
              <w:spacing w:after="120"/>
              <w:jc w:val="center"/>
              <w:rPr>
                <w:rFonts w:cs="Calibri"/>
                <w:rPrChange w:id="1463" w:author="Joana Rodrigues Ribeiro" w:date="2026-02-07T16:39:00Z" w16du:dateUtc="2026-02-07T15:39:00Z">
                  <w:rPr>
                    <w:rFonts w:ascii="Calibri" w:hAnsi="Calibri" w:cs="Calibri"/>
                  </w:rPr>
                </w:rPrChange>
              </w:rPr>
              <w:pPrChange w:id="1464" w:author="Joana Rodrigues Ribeiro" w:date="2026-02-08T09:27:00Z" w16du:dateUtc="2026-02-08T08:27:00Z">
                <w:pPr>
                  <w:pStyle w:val="NoSpacing"/>
                  <w:spacing w:line="360" w:lineRule="auto"/>
                  <w:jc w:val="left"/>
                </w:pPr>
              </w:pPrChange>
            </w:pPr>
            <w:r w:rsidRPr="00D00040">
              <w:rPr>
                <w:rFonts w:cs="Calibri"/>
                <w:rPrChange w:id="1465" w:author="Joana Rodrigues Ribeiro" w:date="2026-02-07T16:39:00Z" w16du:dateUtc="2026-02-07T15:39:00Z">
                  <w:rPr>
                    <w:rFonts w:ascii="Calibri" w:hAnsi="Calibri" w:cs="Calibri"/>
                  </w:rPr>
                </w:rPrChange>
              </w:rPr>
              <w:t>6 (13</w:t>
            </w:r>
            <w:ins w:id="1466" w:author="Joana Rodrigues Ribeiro" w:date="2026-02-08T09:25:00Z" w16du:dateUtc="2026-02-08T08:25:00Z">
              <w:r w:rsidR="00C42207">
                <w:rPr>
                  <w:rFonts w:cs="Calibri"/>
                </w:rPr>
                <w:t>.3</w:t>
              </w:r>
            </w:ins>
            <w:r w:rsidRPr="00D00040">
              <w:rPr>
                <w:rFonts w:cs="Calibri"/>
                <w:rPrChange w:id="1467" w:author="Joana Rodrigues Ribeiro" w:date="2026-02-07T16:39:00Z" w16du:dateUtc="2026-02-07T15:39:00Z">
                  <w:rPr>
                    <w:rFonts w:ascii="Calibri" w:hAnsi="Calibri" w:cs="Calibri"/>
                  </w:rPr>
                </w:rPrChange>
              </w:rPr>
              <w:t>%)</w:t>
            </w:r>
          </w:p>
        </w:tc>
      </w:tr>
      <w:tr w:rsidR="00751020" w:rsidRPr="00D00040" w14:paraId="099C8426" w14:textId="77777777" w:rsidTr="00751020">
        <w:trPr>
          <w:jc w:val="center"/>
          <w:ins w:id="1468" w:author="Joana Rodrigues Ribeiro" w:date="2026-02-08T09:23:00Z"/>
          <w:trPrChange w:id="1469" w:author="Joana Rodrigues Ribeiro" w:date="2026-02-08T09:23:00Z" w16du:dateUtc="2026-02-08T08:23:00Z">
            <w:trPr>
              <w:jc w:val="center"/>
            </w:trPr>
          </w:trPrChange>
        </w:trPr>
        <w:tc>
          <w:tcPr>
            <w:tcW w:w="10185" w:type="dxa"/>
            <w:gridSpan w:val="4"/>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70" w:author="Joana Rodrigues Ribeiro" w:date="2026-02-08T09:23:00Z" w16du:dateUtc="2026-02-08T08:23:00Z">
              <w:tcPr>
                <w:tcW w:w="10185" w:type="dxa"/>
                <w:gridSpan w:val="7"/>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B8933FE" w14:textId="40C63A10" w:rsidR="00751020" w:rsidRPr="00751020" w:rsidRDefault="00751020">
            <w:pPr>
              <w:pStyle w:val="NoSpacing"/>
              <w:spacing w:after="120"/>
              <w:jc w:val="left"/>
              <w:rPr>
                <w:ins w:id="1471" w:author="Joana Rodrigues Ribeiro" w:date="2026-02-08T09:23:00Z" w16du:dateUtc="2026-02-08T08:23:00Z"/>
                <w:rFonts w:cs="Calibri"/>
              </w:rPr>
              <w:pPrChange w:id="1472" w:author="Joana Rodrigues Ribeiro" w:date="2026-02-08T09:23:00Z" w16du:dateUtc="2026-02-08T08:23:00Z">
                <w:pPr>
                  <w:pStyle w:val="NoSpacing"/>
                  <w:spacing w:after="240"/>
                  <w:jc w:val="left"/>
                </w:pPr>
              </w:pPrChange>
            </w:pPr>
            <w:ins w:id="1473" w:author="Joana Rodrigues Ribeiro" w:date="2026-02-08T09:23:00Z" w16du:dateUtc="2026-02-08T08:23:00Z">
              <w:r w:rsidRPr="00A55543">
                <w:rPr>
                  <w:rFonts w:eastAsia="Helvetica" w:cs="Arial"/>
                  <w:color w:val="000000"/>
                  <w:kern w:val="0"/>
                  <w:szCs w:val="22"/>
                  <w14:ligatures w14:val="none"/>
                </w:rPr>
                <w:t>Results are expressed in numbers (percentage(%)).</w:t>
              </w:r>
            </w:ins>
          </w:p>
        </w:tc>
      </w:tr>
    </w:tbl>
    <w:p w14:paraId="056E2E1F" w14:textId="77777777" w:rsidR="004C0351" w:rsidRPr="00AA12CF" w:rsidDel="00B11661" w:rsidRDefault="004C0351" w:rsidP="004C0351">
      <w:pPr>
        <w:rPr>
          <w:del w:id="1474" w:author="Joana Rodrigues Ribeiro" w:date="2026-02-08T09:17:00Z" w16du:dateUtc="2026-02-08T08:17:00Z"/>
          <w:szCs w:val="22"/>
        </w:rPr>
      </w:pPr>
    </w:p>
    <w:p w14:paraId="2669E8D5" w14:textId="77777777" w:rsidR="00B11661" w:rsidRPr="00AA12CF" w:rsidRDefault="00B11661" w:rsidP="004C0351">
      <w:pPr>
        <w:rPr>
          <w:szCs w:val="22"/>
        </w:rPr>
      </w:pPr>
    </w:p>
    <w:p w14:paraId="4BF08DB4" w14:textId="77777777" w:rsidR="00B11661" w:rsidRDefault="00B11661">
      <w:pPr>
        <w:spacing w:before="0" w:after="160" w:line="278" w:lineRule="auto"/>
        <w:jc w:val="left"/>
        <w:rPr>
          <w:ins w:id="1475" w:author="Joana Rodrigues Ribeiro" w:date="2026-02-08T09:17:00Z" w16du:dateUtc="2026-02-08T08:17:00Z"/>
          <w:szCs w:val="22"/>
        </w:rPr>
        <w:sectPr w:rsidR="00B11661">
          <w:pgSz w:w="12240" w:h="15840"/>
          <w:pgMar w:top="1440" w:right="1440" w:bottom="1440" w:left="1440" w:header="720" w:footer="720" w:gutter="0"/>
          <w:cols w:space="720"/>
          <w:docGrid w:linePitch="360"/>
        </w:sectPr>
      </w:pPr>
    </w:p>
    <w:p w14:paraId="2C47CA47" w14:textId="62098FEF" w:rsidR="00A55543" w:rsidRPr="00A362C5" w:rsidRDefault="00A55543">
      <w:pPr>
        <w:pStyle w:val="TableCaption"/>
        <w:rPr>
          <w:ins w:id="1476" w:author="Joana Rodrigues Ribeiro" w:date="2026-02-08T09:20:00Z" w16du:dateUtc="2026-02-08T08:20:00Z"/>
        </w:rPr>
        <w:pPrChange w:id="1477" w:author="Joana Rodrigues Ribeiro" w:date="2026-02-08T09:21:00Z" w16du:dateUtc="2026-02-08T08:21:00Z">
          <w:pPr>
            <w:keepNext/>
            <w:pBdr>
              <w:top w:val="none" w:sz="0" w:space="0" w:color="000000"/>
              <w:left w:val="none" w:sz="0" w:space="0" w:color="000000"/>
              <w:bottom w:val="none" w:sz="0" w:space="0" w:color="000000"/>
              <w:right w:val="none" w:sz="0" w:space="0" w:color="000000"/>
            </w:pBdr>
            <w:spacing w:before="60" w:after="60" w:line="240" w:lineRule="auto"/>
            <w:ind w:left="60" w:right="60"/>
            <w:jc w:val="left"/>
          </w:pPr>
        </w:pPrChange>
      </w:pPr>
      <w:ins w:id="1478" w:author="Joana Rodrigues Ribeiro" w:date="2026-02-08T09:20:00Z" w16du:dateUtc="2026-02-08T08:20:00Z">
        <w:r w:rsidRPr="00A362C5">
          <w:lastRenderedPageBreak/>
          <w:t xml:space="preserve">Table 3 Assessment of </w:t>
        </w:r>
      </w:ins>
      <w:ins w:id="1479" w:author="Joana Rodrigues Ribeiro" w:date="2026-02-08T09:30:00Z" w16du:dateUtc="2026-02-08T08:30:00Z">
        <w:r w:rsidR="00CF0F3A">
          <w:t>a</w:t>
        </w:r>
      </w:ins>
      <w:ins w:id="1480" w:author="Joana Rodrigues Ribeiro" w:date="2026-02-08T09:20:00Z" w16du:dateUtc="2026-02-08T08:20:00Z">
        <w:r w:rsidRPr="00A362C5">
          <w:t xml:space="preserve">bility of </w:t>
        </w:r>
      </w:ins>
      <w:ins w:id="1481" w:author="Joana Rodrigues Ribeiro" w:date="2026-02-08T09:30:00Z" w16du:dateUtc="2026-02-08T08:30:00Z">
        <w:r w:rsidR="00CF0F3A">
          <w:t>s</w:t>
        </w:r>
      </w:ins>
      <w:ins w:id="1482" w:author="Joana Rodrigues Ribeiro" w:date="2026-02-08T09:20:00Z" w16du:dateUtc="2026-02-08T08:20:00Z">
        <w:r w:rsidRPr="00A362C5">
          <w:t xml:space="preserve">urgical </w:t>
        </w:r>
      </w:ins>
      <w:ins w:id="1483" w:author="Joana Rodrigues Ribeiro" w:date="2026-02-08T09:30:00Z" w16du:dateUtc="2026-02-08T08:30:00Z">
        <w:r w:rsidR="00CF0F3A">
          <w:t>r</w:t>
        </w:r>
      </w:ins>
      <w:ins w:id="1484" w:author="Joana Rodrigues Ribeiro" w:date="2026-02-08T09:28:00Z" w16du:dateUtc="2026-02-08T08:28:00Z">
        <w:r w:rsidR="004226D6">
          <w:t xml:space="preserve">andomized </w:t>
        </w:r>
      </w:ins>
      <w:ins w:id="1485" w:author="Joana Rodrigues Ribeiro" w:date="2026-02-08T09:30:00Z" w16du:dateUtc="2026-02-08T08:30:00Z">
        <w:r w:rsidR="00CF0F3A">
          <w:t>c</w:t>
        </w:r>
      </w:ins>
      <w:ins w:id="1486" w:author="Joana Rodrigues Ribeiro" w:date="2026-02-08T09:28:00Z" w16du:dateUtc="2026-02-08T08:28:00Z">
        <w:r w:rsidR="004226D6">
          <w:t xml:space="preserve">ontrolled </w:t>
        </w:r>
      </w:ins>
      <w:ins w:id="1487" w:author="Joana Rodrigues Ribeiro" w:date="2026-02-08T09:30:00Z" w16du:dateUtc="2026-02-08T08:30:00Z">
        <w:r w:rsidR="00CF0F3A">
          <w:t>t</w:t>
        </w:r>
      </w:ins>
      <w:ins w:id="1488" w:author="Joana Rodrigues Ribeiro" w:date="2026-02-08T09:28:00Z" w16du:dateUtc="2026-02-08T08:28:00Z">
        <w:r w:rsidR="004226D6">
          <w:t>rials</w:t>
        </w:r>
      </w:ins>
      <w:ins w:id="1489" w:author="Joana Rodrigues Ribeiro" w:date="2026-02-08T09:20:00Z" w16du:dateUtc="2026-02-08T08:20:00Z">
        <w:r w:rsidRPr="00A362C5">
          <w:t xml:space="preserve"> to </w:t>
        </w:r>
      </w:ins>
      <w:ins w:id="1490" w:author="Joana Rodrigues Ribeiro" w:date="2026-02-08T09:30:00Z" w16du:dateUtc="2026-02-08T08:30:00Z">
        <w:r w:rsidR="00CF0F3A">
          <w:t>m</w:t>
        </w:r>
      </w:ins>
      <w:ins w:id="1491" w:author="Joana Rodrigues Ribeiro" w:date="2026-02-08T09:20:00Z" w16du:dateUtc="2026-02-08T08:20:00Z">
        <w:r w:rsidRPr="00A362C5">
          <w:t xml:space="preserve">eaningfully </w:t>
        </w:r>
      </w:ins>
      <w:ins w:id="1492" w:author="Joana Rodrigues Ribeiro" w:date="2026-02-08T09:30:00Z" w16du:dateUtc="2026-02-08T08:30:00Z">
        <w:r w:rsidR="00CF0F3A">
          <w:t>i</w:t>
        </w:r>
      </w:ins>
      <w:ins w:id="1493" w:author="Joana Rodrigues Ribeiro" w:date="2026-02-08T09:20:00Z" w16du:dateUtc="2026-02-08T08:20:00Z">
        <w:r w:rsidRPr="00A362C5">
          <w:t xml:space="preserve">nform </w:t>
        </w:r>
      </w:ins>
      <w:ins w:id="1494" w:author="Joana Rodrigues Ribeiro" w:date="2026-02-08T09:30:00Z" w16du:dateUtc="2026-02-08T08:30:00Z">
        <w:r w:rsidR="00CF0F3A">
          <w:t>c</w:t>
        </w:r>
      </w:ins>
      <w:ins w:id="1495" w:author="Joana Rodrigues Ribeiro" w:date="2026-02-08T09:20:00Z" w16du:dateUtc="2026-02-08T08:20:00Z">
        <w:r w:rsidRPr="00A362C5">
          <w:t xml:space="preserve">linical </w:t>
        </w:r>
      </w:ins>
      <w:ins w:id="1496" w:author="Joana Rodrigues Ribeiro" w:date="2026-02-08T09:30:00Z" w16du:dateUtc="2026-02-08T08:30:00Z">
        <w:r w:rsidR="00CF0F3A">
          <w:t>p</w:t>
        </w:r>
      </w:ins>
      <w:ins w:id="1497" w:author="Joana Rodrigues Ribeiro" w:date="2026-02-08T09:20:00Z" w16du:dateUtc="2026-02-08T08:20:00Z">
        <w:r w:rsidRPr="00A362C5">
          <w:t>ractice.</w:t>
        </w:r>
      </w:ins>
    </w:p>
    <w:tbl>
      <w:tblPr>
        <w:tblW w:w="8413" w:type="dxa"/>
        <w:jc w:val="center"/>
        <w:tblLayout w:type="fixed"/>
        <w:tblLook w:val="0420" w:firstRow="1" w:lastRow="0" w:firstColumn="0" w:lastColumn="0" w:noHBand="0" w:noVBand="1"/>
      </w:tblPr>
      <w:tblGrid>
        <w:gridCol w:w="6804"/>
        <w:gridCol w:w="1609"/>
      </w:tblGrid>
      <w:tr w:rsidR="00A55543" w:rsidRPr="00A55543" w14:paraId="0B2E4C36" w14:textId="77777777" w:rsidTr="00AB2364">
        <w:trPr>
          <w:tblHeader/>
          <w:jc w:val="center"/>
          <w:ins w:id="1498" w:author="Joana Rodrigues Ribeiro" w:date="2026-02-08T09:20:00Z"/>
        </w:trPr>
        <w:tc>
          <w:tcPr>
            <w:tcW w:w="68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27DC1C"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left"/>
              <w:rPr>
                <w:ins w:id="1499" w:author="Joana Rodrigues Ribeiro" w:date="2026-02-08T09:20:00Z" w16du:dateUtc="2026-02-08T08:20:00Z"/>
                <w:rFonts w:eastAsia="Helvetica" w:cs="Arial"/>
                <w:color w:val="000000"/>
                <w:kern w:val="0"/>
                <w:szCs w:val="22"/>
                <w14:ligatures w14:val="none"/>
              </w:rPr>
              <w:pPrChange w:id="150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40" w:line="240" w:lineRule="auto"/>
                  <w:ind w:left="100" w:right="100"/>
                  <w:jc w:val="left"/>
                </w:pPr>
              </w:pPrChange>
            </w:pPr>
            <w:ins w:id="1501" w:author="Joana Rodrigues Ribeiro" w:date="2026-02-08T09:20:00Z" w16du:dateUtc="2026-02-08T08:20:00Z">
              <w:r w:rsidRPr="00A55543">
                <w:rPr>
                  <w:rFonts w:eastAsia="Helvetica" w:cs="Arial"/>
                  <w:b/>
                  <w:color w:val="000000"/>
                  <w:kern w:val="0"/>
                  <w:szCs w:val="22"/>
                  <w14:ligatures w14:val="none"/>
                </w:rPr>
                <w:t>Characteristic</w:t>
              </w:r>
            </w:ins>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340199"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02" w:author="Joana Rodrigues Ribeiro" w:date="2026-02-08T09:20:00Z" w16du:dateUtc="2026-02-08T08:20:00Z"/>
                <w:rFonts w:eastAsia="Helvetica" w:cs="Arial"/>
                <w:color w:val="000000"/>
                <w:kern w:val="0"/>
                <w:szCs w:val="22"/>
                <w14:ligatures w14:val="none"/>
              </w:rPr>
              <w:pPrChange w:id="150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40" w:line="240" w:lineRule="auto"/>
                  <w:ind w:left="100" w:right="100"/>
                  <w:jc w:val="center"/>
                </w:pPr>
              </w:pPrChange>
            </w:pPr>
            <w:ins w:id="1504" w:author="Joana Rodrigues Ribeiro" w:date="2026-02-08T09:20:00Z" w16du:dateUtc="2026-02-08T08:20:00Z">
              <w:r w:rsidRPr="00A55543">
                <w:rPr>
                  <w:rFonts w:eastAsia="Helvetica" w:cs="Arial"/>
                  <w:b/>
                  <w:color w:val="000000"/>
                  <w:kern w:val="0"/>
                  <w:szCs w:val="22"/>
                  <w14:ligatures w14:val="none"/>
                </w:rPr>
                <w:t>N = 167</w:t>
              </w:r>
            </w:ins>
          </w:p>
        </w:tc>
      </w:tr>
      <w:tr w:rsidR="00A55543" w:rsidRPr="00A55543" w14:paraId="06D6AD62" w14:textId="77777777" w:rsidTr="00AB2364">
        <w:trPr>
          <w:jc w:val="center"/>
          <w:ins w:id="1505" w:author="Joana Rodrigues Ribeiro" w:date="2026-02-08T09:20:00Z"/>
        </w:trPr>
        <w:tc>
          <w:tcPr>
            <w:tcW w:w="68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E703D"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left"/>
              <w:rPr>
                <w:ins w:id="1506" w:author="Joana Rodrigues Ribeiro" w:date="2026-02-08T09:20:00Z" w16du:dateUtc="2026-02-08T08:20:00Z"/>
                <w:rFonts w:eastAsia="Helvetica" w:cs="Arial"/>
                <w:b/>
                <w:bCs/>
                <w:color w:val="000000"/>
                <w:kern w:val="0"/>
                <w:szCs w:val="22"/>
                <w14:ligatures w14:val="none"/>
              </w:rPr>
              <w:pPrChange w:id="150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left"/>
                </w:pPr>
              </w:pPrChange>
            </w:pPr>
            <w:ins w:id="1508" w:author="Joana Rodrigues Ribeiro" w:date="2026-02-08T09:20:00Z" w16du:dateUtc="2026-02-08T08:20:00Z">
              <w:r w:rsidRPr="00A55543">
                <w:rPr>
                  <w:rFonts w:eastAsia="Helvetica" w:cs="Arial"/>
                  <w:b/>
                  <w:bCs/>
                  <w:color w:val="000000"/>
                  <w:kern w:val="0"/>
                  <w:szCs w:val="22"/>
                  <w14:ligatures w14:val="none"/>
                </w:rPr>
                <w:t>RCTs fulfilling at least four criteria</w:t>
              </w:r>
            </w:ins>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4859D"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09" w:author="Joana Rodrigues Ribeiro" w:date="2026-02-08T09:20:00Z" w16du:dateUtc="2026-02-08T08:20:00Z"/>
                <w:rFonts w:eastAsia="Helvetica" w:cs="Arial"/>
                <w:color w:val="000000"/>
                <w:kern w:val="0"/>
                <w:szCs w:val="22"/>
                <w14:ligatures w14:val="none"/>
              </w:rPr>
              <w:pPrChange w:id="151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p>
        </w:tc>
      </w:tr>
      <w:tr w:rsidR="00A55543" w:rsidRPr="00A55543" w14:paraId="0912E8E3" w14:textId="77777777" w:rsidTr="00AB2364">
        <w:trPr>
          <w:jc w:val="center"/>
          <w:ins w:id="1511"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637C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300" w:right="100"/>
              <w:jc w:val="left"/>
              <w:rPr>
                <w:ins w:id="1512" w:author="Joana Rodrigues Ribeiro" w:date="2026-02-08T09:20:00Z" w16du:dateUtc="2026-02-08T08:20:00Z"/>
                <w:rFonts w:eastAsia="Helvetica" w:cs="Arial"/>
                <w:color w:val="000000"/>
                <w:kern w:val="0"/>
                <w:szCs w:val="22"/>
                <w14:ligatures w14:val="none"/>
              </w:rPr>
              <w:pPrChange w:id="151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300" w:right="100"/>
                  <w:jc w:val="left"/>
                </w:pPr>
              </w:pPrChange>
            </w:pPr>
            <w:ins w:id="1514" w:author="Joana Rodrigues Ribeiro" w:date="2026-02-08T09:20:00Z" w16du:dateUtc="2026-02-08T08:20:00Z">
              <w:r w:rsidRPr="00A55543">
                <w:rPr>
                  <w:rFonts w:eastAsia="Helvetica" w:cs="Arial"/>
                  <w:color w:val="000000"/>
                  <w:kern w:val="0"/>
                  <w:szCs w:val="22"/>
                  <w14:ligatures w14:val="none"/>
                </w:rPr>
                <w:t>Fulfilling criteria</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7C44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15" w:author="Joana Rodrigues Ribeiro" w:date="2026-02-08T09:20:00Z" w16du:dateUtc="2026-02-08T08:20:00Z"/>
                <w:rFonts w:eastAsia="Helvetica" w:cs="Arial"/>
                <w:color w:val="000000"/>
                <w:kern w:val="0"/>
                <w:szCs w:val="22"/>
                <w14:ligatures w14:val="none"/>
              </w:rPr>
              <w:pPrChange w:id="1516"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17" w:author="Joana Rodrigues Ribeiro" w:date="2026-02-08T09:20:00Z" w16du:dateUtc="2026-02-08T08:20:00Z">
              <w:r w:rsidRPr="00A55543">
                <w:rPr>
                  <w:rFonts w:eastAsia="Helvetica" w:cs="Arial"/>
                  <w:color w:val="000000"/>
                  <w:kern w:val="0"/>
                  <w:szCs w:val="22"/>
                  <w14:ligatures w14:val="none"/>
                </w:rPr>
                <w:t>1 (0.6%)</w:t>
              </w:r>
            </w:ins>
          </w:p>
        </w:tc>
      </w:tr>
      <w:tr w:rsidR="00A55543" w:rsidRPr="00A55543" w14:paraId="496617F2" w14:textId="77777777" w:rsidTr="00AB2364">
        <w:trPr>
          <w:jc w:val="center"/>
          <w:ins w:id="1518"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D0C61"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300" w:right="100"/>
              <w:jc w:val="left"/>
              <w:rPr>
                <w:ins w:id="1519" w:author="Joana Rodrigues Ribeiro" w:date="2026-02-08T09:20:00Z" w16du:dateUtc="2026-02-08T08:20:00Z"/>
                <w:rFonts w:eastAsia="Helvetica" w:cs="Arial"/>
                <w:color w:val="000000"/>
                <w:kern w:val="0"/>
                <w:szCs w:val="22"/>
                <w14:ligatures w14:val="none"/>
              </w:rPr>
              <w:pPrChange w:id="152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300" w:right="100"/>
                  <w:jc w:val="left"/>
                </w:pPr>
              </w:pPrChange>
            </w:pPr>
            <w:ins w:id="1521" w:author="Joana Rodrigues Ribeiro" w:date="2026-02-08T09:20:00Z" w16du:dateUtc="2026-02-08T08:20:00Z">
              <w:r w:rsidRPr="00A55543">
                <w:rPr>
                  <w:rFonts w:eastAsia="Helvetica" w:cs="Arial"/>
                  <w:color w:val="000000"/>
                  <w:kern w:val="0"/>
                  <w:szCs w:val="22"/>
                  <w14:ligatures w14:val="none"/>
                </w:rPr>
                <w:t>Not fulfilling criteria</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0BCC2"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22" w:author="Joana Rodrigues Ribeiro" w:date="2026-02-08T09:20:00Z" w16du:dateUtc="2026-02-08T08:20:00Z"/>
                <w:rFonts w:eastAsia="Helvetica" w:cs="Arial"/>
                <w:color w:val="000000"/>
                <w:kern w:val="0"/>
                <w:szCs w:val="22"/>
                <w14:ligatures w14:val="none"/>
              </w:rPr>
              <w:pPrChange w:id="152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24" w:author="Joana Rodrigues Ribeiro" w:date="2026-02-08T09:20:00Z" w16du:dateUtc="2026-02-08T08:20:00Z">
              <w:r w:rsidRPr="00A55543">
                <w:rPr>
                  <w:rFonts w:eastAsia="Helvetica" w:cs="Arial"/>
                  <w:color w:val="000000"/>
                  <w:kern w:val="0"/>
                  <w:szCs w:val="22"/>
                  <w14:ligatures w14:val="none"/>
                </w:rPr>
                <w:t>166 (99.4%)</w:t>
              </w:r>
            </w:ins>
          </w:p>
        </w:tc>
      </w:tr>
      <w:tr w:rsidR="00A55543" w:rsidRPr="00A55543" w14:paraId="472745A9" w14:textId="77777777" w:rsidTr="00AB2364">
        <w:trPr>
          <w:jc w:val="center"/>
          <w:ins w:id="1525"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184F7"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284" w:right="102"/>
              <w:jc w:val="left"/>
              <w:rPr>
                <w:ins w:id="1526" w:author="Joana Rodrigues Ribeiro" w:date="2026-02-08T09:20:00Z" w16du:dateUtc="2026-02-08T08:20:00Z"/>
                <w:rFonts w:eastAsia="Helvetica" w:cs="Arial"/>
                <w:b/>
                <w:bCs/>
                <w:color w:val="000000"/>
                <w:kern w:val="0"/>
                <w:szCs w:val="22"/>
                <w14:ligatures w14:val="none"/>
              </w:rPr>
              <w:pPrChange w:id="152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284" w:right="102"/>
                  <w:jc w:val="left"/>
                </w:pPr>
              </w:pPrChange>
            </w:pPr>
            <w:ins w:id="1528" w:author="Joana Rodrigues Ribeiro" w:date="2026-02-08T09:20:00Z" w16du:dateUtc="2026-02-08T08:20:00Z">
              <w:r w:rsidRPr="00A55543">
                <w:rPr>
                  <w:rFonts w:eastAsia="Helvetica" w:cs="Arial"/>
                  <w:b/>
                  <w:bCs/>
                  <w:color w:val="000000"/>
                  <w:kern w:val="0"/>
                  <w:szCs w:val="22"/>
                  <w14:ligatures w14:val="none"/>
                </w:rPr>
                <w:t>Study hypothesis specified</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6E0B4"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29" w:author="Joana Rodrigues Ribeiro" w:date="2026-02-08T09:20:00Z" w16du:dateUtc="2026-02-08T08:20:00Z"/>
                <w:rFonts w:eastAsia="Helvetica" w:cs="Arial"/>
                <w:color w:val="000000"/>
                <w:kern w:val="0"/>
                <w:szCs w:val="22"/>
                <w14:ligatures w14:val="none"/>
              </w:rPr>
              <w:pPrChange w:id="153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p>
        </w:tc>
      </w:tr>
      <w:tr w:rsidR="00A55543" w:rsidRPr="00A55543" w14:paraId="7133CF85" w14:textId="77777777" w:rsidTr="00AB2364">
        <w:trPr>
          <w:jc w:val="center"/>
          <w:ins w:id="1531"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8505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32" w:author="Joana Rodrigues Ribeiro" w:date="2026-02-08T09:20:00Z" w16du:dateUtc="2026-02-08T08:20:00Z"/>
                <w:rFonts w:eastAsia="Helvetica" w:cs="Arial"/>
                <w:color w:val="000000"/>
                <w:kern w:val="0"/>
                <w:szCs w:val="22"/>
                <w14:ligatures w14:val="none"/>
              </w:rPr>
              <w:pPrChange w:id="153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34" w:author="Joana Rodrigues Ribeiro" w:date="2026-02-08T09:20:00Z" w16du:dateUtc="2026-02-08T08:20:00Z">
              <w:r w:rsidRPr="00A55543">
                <w:rPr>
                  <w:rFonts w:eastAsia="Helvetica" w:cs="Arial"/>
                  <w:color w:val="000000"/>
                  <w:kern w:val="0"/>
                  <w:szCs w:val="22"/>
                  <w14:ligatures w14:val="none"/>
                </w:rPr>
                <w:t xml:space="preserve">Yes </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1FF62B"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35" w:author="Joana Rodrigues Ribeiro" w:date="2026-02-08T09:20:00Z" w16du:dateUtc="2026-02-08T08:20:00Z"/>
                <w:rFonts w:eastAsia="Helvetica" w:cs="Arial"/>
                <w:color w:val="000000"/>
                <w:kern w:val="0"/>
                <w:szCs w:val="22"/>
                <w14:ligatures w14:val="none"/>
              </w:rPr>
              <w:pPrChange w:id="1536"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37" w:author="Joana Rodrigues Ribeiro" w:date="2026-02-08T09:20:00Z" w16du:dateUtc="2026-02-08T08:20:00Z">
              <w:r w:rsidRPr="00A55543">
                <w:rPr>
                  <w:rFonts w:eastAsia="Helvetica" w:cs="Arial"/>
                  <w:color w:val="000000"/>
                  <w:kern w:val="0"/>
                  <w:szCs w:val="22"/>
                  <w14:ligatures w14:val="none"/>
                </w:rPr>
                <w:t>21 (23.3%)</w:t>
              </w:r>
            </w:ins>
          </w:p>
        </w:tc>
      </w:tr>
      <w:tr w:rsidR="00A55543" w:rsidRPr="00A55543" w14:paraId="168E2BC0" w14:textId="77777777" w:rsidTr="00AB2364">
        <w:trPr>
          <w:jc w:val="center"/>
          <w:ins w:id="1538"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D23EA"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39" w:author="Joana Rodrigues Ribeiro" w:date="2026-02-08T09:20:00Z" w16du:dateUtc="2026-02-08T08:20:00Z"/>
                <w:rFonts w:eastAsia="Helvetica" w:cs="Arial"/>
                <w:color w:val="000000"/>
                <w:kern w:val="0"/>
                <w:szCs w:val="22"/>
                <w14:ligatures w14:val="none"/>
              </w:rPr>
              <w:pPrChange w:id="154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41" w:author="Joana Rodrigues Ribeiro" w:date="2026-02-08T09:20:00Z" w16du:dateUtc="2026-02-08T08:20:00Z">
              <w:r w:rsidRPr="00A55543">
                <w:rPr>
                  <w:rFonts w:eastAsia="Helvetica" w:cs="Arial"/>
                  <w:color w:val="000000"/>
                  <w:kern w:val="0"/>
                  <w:szCs w:val="22"/>
                  <w14:ligatures w14:val="none"/>
                </w:rPr>
                <w:t xml:space="preserve">No </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7B8EC"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42" w:author="Joana Rodrigues Ribeiro" w:date="2026-02-08T09:20:00Z" w16du:dateUtc="2026-02-08T08:20:00Z"/>
                <w:rFonts w:eastAsia="Helvetica" w:cs="Arial"/>
                <w:color w:val="000000"/>
                <w:kern w:val="0"/>
                <w:szCs w:val="22"/>
                <w14:ligatures w14:val="none"/>
              </w:rPr>
              <w:pPrChange w:id="154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44" w:author="Joana Rodrigues Ribeiro" w:date="2026-02-08T09:20:00Z" w16du:dateUtc="2026-02-08T08:20:00Z">
              <w:r w:rsidRPr="00A55543">
                <w:rPr>
                  <w:rFonts w:eastAsia="Helvetica" w:cs="Arial"/>
                  <w:color w:val="000000"/>
                  <w:kern w:val="0"/>
                  <w:szCs w:val="22"/>
                  <w14:ligatures w14:val="none"/>
                </w:rPr>
                <w:t>69 (76.7%)</w:t>
              </w:r>
            </w:ins>
          </w:p>
        </w:tc>
      </w:tr>
      <w:tr w:rsidR="00A55543" w:rsidRPr="00A55543" w14:paraId="43A3979A" w14:textId="77777777" w:rsidTr="00AB2364">
        <w:trPr>
          <w:jc w:val="center"/>
          <w:ins w:id="1545"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11B85"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284" w:right="102"/>
              <w:jc w:val="left"/>
              <w:rPr>
                <w:ins w:id="1546" w:author="Joana Rodrigues Ribeiro" w:date="2026-02-08T09:20:00Z" w16du:dateUtc="2026-02-08T08:20:00Z"/>
                <w:rFonts w:eastAsia="Helvetica" w:cs="Arial"/>
                <w:b/>
                <w:bCs/>
                <w:color w:val="000000"/>
                <w:kern w:val="0"/>
                <w:szCs w:val="22"/>
                <w14:ligatures w14:val="none"/>
              </w:rPr>
              <w:pPrChange w:id="154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284" w:right="102"/>
                  <w:jc w:val="left"/>
                </w:pPr>
              </w:pPrChange>
            </w:pPr>
            <w:ins w:id="1548" w:author="Joana Rodrigues Ribeiro" w:date="2026-02-08T09:20:00Z" w16du:dateUtc="2026-02-08T08:20:00Z">
              <w:r w:rsidRPr="00A55543">
                <w:rPr>
                  <w:rFonts w:eastAsia="Helvetica" w:cs="Arial"/>
                  <w:b/>
                  <w:bCs/>
                  <w:color w:val="000000"/>
                  <w:kern w:val="0"/>
                  <w:szCs w:val="22"/>
                  <w14:ligatures w14:val="none"/>
                </w:rPr>
                <w:t>Trial design aligned with study hypothesis</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9B50D"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49" w:author="Joana Rodrigues Ribeiro" w:date="2026-02-08T09:20:00Z" w16du:dateUtc="2026-02-08T08:20:00Z"/>
                <w:rFonts w:eastAsia="Helvetica" w:cs="Arial"/>
                <w:color w:val="000000"/>
                <w:kern w:val="0"/>
                <w:szCs w:val="22"/>
                <w14:ligatures w14:val="none"/>
              </w:rPr>
              <w:pPrChange w:id="155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p>
        </w:tc>
      </w:tr>
      <w:tr w:rsidR="00A55543" w:rsidRPr="00A55543" w14:paraId="16997AA9" w14:textId="77777777" w:rsidTr="00AB2364">
        <w:trPr>
          <w:jc w:val="center"/>
          <w:ins w:id="1551"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BCDA7"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52" w:author="Joana Rodrigues Ribeiro" w:date="2026-02-08T09:20:00Z" w16du:dateUtc="2026-02-08T08:20:00Z"/>
                <w:rFonts w:eastAsia="Helvetica" w:cs="Arial"/>
                <w:color w:val="000000"/>
                <w:kern w:val="0"/>
                <w:szCs w:val="22"/>
                <w14:ligatures w14:val="none"/>
              </w:rPr>
              <w:pPrChange w:id="155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54" w:author="Joana Rodrigues Ribeiro" w:date="2026-02-08T09:20:00Z" w16du:dateUtc="2026-02-08T08:20:00Z">
              <w:r w:rsidRPr="00A55543">
                <w:rPr>
                  <w:rFonts w:eastAsia="Helvetica" w:cs="Arial"/>
                  <w:color w:val="000000"/>
                  <w:kern w:val="0"/>
                  <w:szCs w:val="22"/>
                  <w14:ligatures w14:val="none"/>
                </w:rPr>
                <w:t>Yes</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D7049"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55" w:author="Joana Rodrigues Ribeiro" w:date="2026-02-08T09:20:00Z" w16du:dateUtc="2026-02-08T08:20:00Z"/>
                <w:rFonts w:eastAsia="Helvetica" w:cs="Arial"/>
                <w:color w:val="000000"/>
                <w:kern w:val="0"/>
                <w:szCs w:val="22"/>
                <w14:ligatures w14:val="none"/>
              </w:rPr>
              <w:pPrChange w:id="1556"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57" w:author="Joana Rodrigues Ribeiro" w:date="2026-02-08T09:20:00Z" w16du:dateUtc="2026-02-08T08:20:00Z">
              <w:r w:rsidRPr="00A55543">
                <w:rPr>
                  <w:rFonts w:eastAsia="Helvetica" w:cs="Arial"/>
                  <w:color w:val="000000"/>
                  <w:kern w:val="0"/>
                  <w:szCs w:val="22"/>
                  <w14:ligatures w14:val="none"/>
                </w:rPr>
                <w:t>17 (18.9%)</w:t>
              </w:r>
            </w:ins>
          </w:p>
        </w:tc>
      </w:tr>
      <w:tr w:rsidR="00A55543" w:rsidRPr="00A55543" w14:paraId="65C9C035" w14:textId="77777777" w:rsidTr="00AB2364">
        <w:trPr>
          <w:jc w:val="center"/>
          <w:ins w:id="1558"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36C94"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59" w:author="Joana Rodrigues Ribeiro" w:date="2026-02-08T09:20:00Z" w16du:dateUtc="2026-02-08T08:20:00Z"/>
                <w:rFonts w:eastAsia="Helvetica" w:cs="Arial"/>
                <w:color w:val="000000"/>
                <w:kern w:val="0"/>
                <w:szCs w:val="22"/>
                <w14:ligatures w14:val="none"/>
              </w:rPr>
              <w:pPrChange w:id="156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61" w:author="Joana Rodrigues Ribeiro" w:date="2026-02-08T09:20:00Z" w16du:dateUtc="2026-02-08T08:20:00Z">
              <w:r w:rsidRPr="00A55543">
                <w:rPr>
                  <w:rFonts w:eastAsia="Helvetica" w:cs="Arial"/>
                  <w:color w:val="000000"/>
                  <w:kern w:val="0"/>
                  <w:szCs w:val="22"/>
                  <w14:ligatures w14:val="none"/>
                </w:rPr>
                <w:t>No</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932AC"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62" w:author="Joana Rodrigues Ribeiro" w:date="2026-02-08T09:20:00Z" w16du:dateUtc="2026-02-08T08:20:00Z"/>
                <w:rFonts w:eastAsia="Helvetica" w:cs="Arial"/>
                <w:color w:val="000000"/>
                <w:kern w:val="0"/>
                <w:szCs w:val="22"/>
                <w14:ligatures w14:val="none"/>
              </w:rPr>
              <w:pPrChange w:id="156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64" w:author="Joana Rodrigues Ribeiro" w:date="2026-02-08T09:20:00Z" w16du:dateUtc="2026-02-08T08:20:00Z">
              <w:r w:rsidRPr="00A55543">
                <w:rPr>
                  <w:rFonts w:eastAsia="Helvetica" w:cs="Arial"/>
                  <w:color w:val="000000"/>
                  <w:kern w:val="0"/>
                  <w:szCs w:val="22"/>
                  <w14:ligatures w14:val="none"/>
                </w:rPr>
                <w:t>2 (2.2%)</w:t>
              </w:r>
            </w:ins>
          </w:p>
        </w:tc>
      </w:tr>
      <w:tr w:rsidR="00A55543" w:rsidRPr="00A55543" w14:paraId="6259BBD9" w14:textId="77777777" w:rsidTr="00AB2364">
        <w:trPr>
          <w:jc w:val="center"/>
          <w:ins w:id="1565"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F9549"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66" w:author="Joana Rodrigues Ribeiro" w:date="2026-02-08T09:20:00Z" w16du:dateUtc="2026-02-08T08:20:00Z"/>
                <w:rFonts w:eastAsia="Helvetica" w:cs="Arial"/>
                <w:color w:val="000000"/>
                <w:kern w:val="0"/>
                <w:szCs w:val="22"/>
                <w14:ligatures w14:val="none"/>
              </w:rPr>
              <w:pPrChange w:id="156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68" w:author="Joana Rodrigues Ribeiro" w:date="2026-02-08T09:20:00Z" w16du:dateUtc="2026-02-08T08:20:00Z">
              <w:r w:rsidRPr="00A55543">
                <w:rPr>
                  <w:rFonts w:eastAsia="Helvetica" w:cs="Arial"/>
                  <w:color w:val="000000"/>
                  <w:kern w:val="0"/>
                  <w:szCs w:val="22"/>
                  <w14:ligatures w14:val="none"/>
                </w:rPr>
                <w:t>Not available</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ED7C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69" w:author="Joana Rodrigues Ribeiro" w:date="2026-02-08T09:20:00Z" w16du:dateUtc="2026-02-08T08:20:00Z"/>
                <w:rFonts w:eastAsia="Helvetica" w:cs="Arial"/>
                <w:color w:val="000000"/>
                <w:kern w:val="0"/>
                <w:szCs w:val="22"/>
                <w14:ligatures w14:val="none"/>
              </w:rPr>
              <w:pPrChange w:id="157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71" w:author="Joana Rodrigues Ribeiro" w:date="2026-02-08T09:20:00Z" w16du:dateUtc="2026-02-08T08:20:00Z">
              <w:r w:rsidRPr="00A55543">
                <w:rPr>
                  <w:rFonts w:eastAsia="Helvetica" w:cs="Arial"/>
                  <w:color w:val="000000"/>
                  <w:kern w:val="0"/>
                  <w:szCs w:val="22"/>
                  <w14:ligatures w14:val="none"/>
                </w:rPr>
                <w:t>71 (78.9%)</w:t>
              </w:r>
            </w:ins>
          </w:p>
        </w:tc>
      </w:tr>
      <w:tr w:rsidR="00A55543" w:rsidRPr="00A55543" w14:paraId="6A18E57F" w14:textId="77777777" w:rsidTr="00AB2364">
        <w:trPr>
          <w:jc w:val="center"/>
          <w:ins w:id="1572"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84EA6"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284" w:right="102"/>
              <w:jc w:val="left"/>
              <w:rPr>
                <w:ins w:id="1573" w:author="Joana Rodrigues Ribeiro" w:date="2026-02-08T09:20:00Z" w16du:dateUtc="2026-02-08T08:20:00Z"/>
                <w:rFonts w:eastAsia="Helvetica" w:cs="Arial"/>
                <w:b/>
                <w:bCs/>
                <w:color w:val="000000"/>
                <w:kern w:val="0"/>
                <w:szCs w:val="22"/>
                <w14:ligatures w14:val="none"/>
              </w:rPr>
              <w:pPrChange w:id="1574"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284" w:right="102"/>
                  <w:jc w:val="left"/>
                </w:pPr>
              </w:pPrChange>
            </w:pPr>
            <w:ins w:id="1575" w:author="Joana Rodrigues Ribeiro" w:date="2026-02-08T09:20:00Z" w16du:dateUtc="2026-02-08T08:20:00Z">
              <w:r w:rsidRPr="00A55543">
                <w:rPr>
                  <w:rFonts w:eastAsia="Helvetica" w:cs="Arial"/>
                  <w:b/>
                  <w:bCs/>
                  <w:color w:val="000000"/>
                  <w:kern w:val="0"/>
                  <w:szCs w:val="22"/>
                  <w14:ligatures w14:val="none"/>
                </w:rPr>
                <w:t>Primary endpoint specified</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DEF7A"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76" w:author="Joana Rodrigues Ribeiro" w:date="2026-02-08T09:20:00Z" w16du:dateUtc="2026-02-08T08:20:00Z"/>
                <w:rFonts w:eastAsia="Helvetica" w:cs="Arial"/>
                <w:color w:val="000000"/>
                <w:kern w:val="0"/>
                <w:szCs w:val="22"/>
                <w14:ligatures w14:val="none"/>
              </w:rPr>
              <w:pPrChange w:id="157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p>
        </w:tc>
      </w:tr>
      <w:tr w:rsidR="00A55543" w:rsidRPr="00A55543" w14:paraId="33AF9306" w14:textId="77777777" w:rsidTr="00AB2364">
        <w:trPr>
          <w:jc w:val="center"/>
          <w:ins w:id="1578"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293298"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79" w:author="Joana Rodrigues Ribeiro" w:date="2026-02-08T09:20:00Z" w16du:dateUtc="2026-02-08T08:20:00Z"/>
                <w:rFonts w:eastAsia="Helvetica" w:cs="Arial"/>
                <w:color w:val="000000"/>
                <w:kern w:val="0"/>
                <w:szCs w:val="22"/>
                <w14:ligatures w14:val="none"/>
              </w:rPr>
              <w:pPrChange w:id="158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81" w:author="Joana Rodrigues Ribeiro" w:date="2026-02-08T09:20:00Z" w16du:dateUtc="2026-02-08T08:20:00Z">
              <w:r w:rsidRPr="00A55543">
                <w:rPr>
                  <w:rFonts w:eastAsia="Helvetica" w:cs="Arial"/>
                  <w:color w:val="000000"/>
                  <w:kern w:val="0"/>
                  <w:szCs w:val="22"/>
                  <w14:ligatures w14:val="none"/>
                </w:rPr>
                <w:t>Yes</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6DBEB"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82" w:author="Joana Rodrigues Ribeiro" w:date="2026-02-08T09:20:00Z" w16du:dateUtc="2026-02-08T08:20:00Z"/>
                <w:rFonts w:eastAsia="Helvetica" w:cs="Arial"/>
                <w:color w:val="000000"/>
                <w:kern w:val="0"/>
                <w:szCs w:val="22"/>
                <w14:ligatures w14:val="none"/>
              </w:rPr>
              <w:pPrChange w:id="1583"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84" w:author="Joana Rodrigues Ribeiro" w:date="2026-02-08T09:20:00Z" w16du:dateUtc="2026-02-08T08:20:00Z">
              <w:r w:rsidRPr="00A55543">
                <w:rPr>
                  <w:rFonts w:eastAsia="Helvetica" w:cs="Arial"/>
                  <w:color w:val="000000"/>
                  <w:kern w:val="0"/>
                  <w:szCs w:val="22"/>
                  <w14:ligatures w14:val="none"/>
                </w:rPr>
                <w:t>77 (85.6%)</w:t>
              </w:r>
            </w:ins>
          </w:p>
        </w:tc>
      </w:tr>
      <w:tr w:rsidR="00A55543" w:rsidRPr="00A55543" w14:paraId="5DD0690B" w14:textId="77777777" w:rsidTr="00AB2364">
        <w:trPr>
          <w:jc w:val="center"/>
          <w:ins w:id="1585"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8200C"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86" w:author="Joana Rodrigues Ribeiro" w:date="2026-02-08T09:20:00Z" w16du:dateUtc="2026-02-08T08:20:00Z"/>
                <w:rFonts w:eastAsia="Helvetica" w:cs="Arial"/>
                <w:color w:val="000000"/>
                <w:kern w:val="0"/>
                <w:szCs w:val="22"/>
                <w14:ligatures w14:val="none"/>
              </w:rPr>
              <w:pPrChange w:id="158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88" w:author="Joana Rodrigues Ribeiro" w:date="2026-02-08T09:20:00Z" w16du:dateUtc="2026-02-08T08:20:00Z">
              <w:r w:rsidRPr="00A55543">
                <w:rPr>
                  <w:rFonts w:eastAsia="Helvetica" w:cs="Arial"/>
                  <w:color w:val="000000"/>
                  <w:kern w:val="0"/>
                  <w:szCs w:val="22"/>
                  <w14:ligatures w14:val="none"/>
                </w:rPr>
                <w:t>No</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26884"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89" w:author="Joana Rodrigues Ribeiro" w:date="2026-02-08T09:20:00Z" w16du:dateUtc="2026-02-08T08:20:00Z"/>
                <w:rFonts w:eastAsia="Helvetica" w:cs="Arial"/>
                <w:color w:val="000000"/>
                <w:kern w:val="0"/>
                <w:szCs w:val="22"/>
                <w14:ligatures w14:val="none"/>
              </w:rPr>
              <w:pPrChange w:id="159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91" w:author="Joana Rodrigues Ribeiro" w:date="2026-02-08T09:20:00Z" w16du:dateUtc="2026-02-08T08:20:00Z">
              <w:r w:rsidRPr="00A55543">
                <w:rPr>
                  <w:rFonts w:eastAsia="Helvetica" w:cs="Arial"/>
                  <w:color w:val="000000"/>
                  <w:kern w:val="0"/>
                  <w:szCs w:val="22"/>
                  <w14:ligatures w14:val="none"/>
                </w:rPr>
                <w:t>3 (3.3%)</w:t>
              </w:r>
            </w:ins>
          </w:p>
        </w:tc>
      </w:tr>
      <w:tr w:rsidR="00A55543" w:rsidRPr="00A55543" w14:paraId="133BC28A" w14:textId="77777777" w:rsidTr="00AB2364">
        <w:trPr>
          <w:jc w:val="center"/>
          <w:ins w:id="1592"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AA3B7"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593" w:author="Joana Rodrigues Ribeiro" w:date="2026-02-08T09:20:00Z" w16du:dateUtc="2026-02-08T08:20:00Z"/>
                <w:rFonts w:eastAsia="Helvetica" w:cs="Arial"/>
                <w:color w:val="000000"/>
                <w:kern w:val="0"/>
                <w:szCs w:val="22"/>
                <w14:ligatures w14:val="none"/>
              </w:rPr>
              <w:pPrChange w:id="1594"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595" w:author="Joana Rodrigues Ribeiro" w:date="2026-02-08T09:20:00Z" w16du:dateUtc="2026-02-08T08:20:00Z">
              <w:r w:rsidRPr="00A55543">
                <w:rPr>
                  <w:rFonts w:eastAsia="Helvetica" w:cs="Arial"/>
                  <w:color w:val="000000"/>
                  <w:kern w:val="0"/>
                  <w:szCs w:val="22"/>
                  <w14:ligatures w14:val="none"/>
                </w:rPr>
                <w:t>Discordant endpoints between pretrial document and final RCT</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7595A"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596" w:author="Joana Rodrigues Ribeiro" w:date="2026-02-08T09:20:00Z" w16du:dateUtc="2026-02-08T08:20:00Z"/>
                <w:rFonts w:eastAsia="Helvetica" w:cs="Arial"/>
                <w:color w:val="000000"/>
                <w:kern w:val="0"/>
                <w:szCs w:val="22"/>
                <w14:ligatures w14:val="none"/>
              </w:rPr>
              <w:pPrChange w:id="159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598" w:author="Joana Rodrigues Ribeiro" w:date="2026-02-08T09:20:00Z" w16du:dateUtc="2026-02-08T08:20:00Z">
              <w:r w:rsidRPr="00A55543">
                <w:rPr>
                  <w:rFonts w:eastAsia="Helvetica" w:cs="Arial"/>
                  <w:color w:val="000000"/>
                  <w:kern w:val="0"/>
                  <w:szCs w:val="22"/>
                  <w14:ligatures w14:val="none"/>
                </w:rPr>
                <w:t>10 (11.1%)</w:t>
              </w:r>
            </w:ins>
          </w:p>
        </w:tc>
      </w:tr>
      <w:tr w:rsidR="00A55543" w:rsidRPr="00A55543" w14:paraId="16C9CB87" w14:textId="77777777" w:rsidTr="00AB2364">
        <w:trPr>
          <w:jc w:val="center"/>
          <w:ins w:id="1599"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2F0BC"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284" w:right="102"/>
              <w:jc w:val="left"/>
              <w:rPr>
                <w:ins w:id="1600" w:author="Joana Rodrigues Ribeiro" w:date="2026-02-08T09:20:00Z" w16du:dateUtc="2026-02-08T08:20:00Z"/>
                <w:rFonts w:eastAsia="Helvetica" w:cs="Arial"/>
                <w:b/>
                <w:bCs/>
                <w:color w:val="000000"/>
                <w:kern w:val="0"/>
                <w:szCs w:val="22"/>
                <w14:ligatures w14:val="none"/>
              </w:rPr>
              <w:pPrChange w:id="1601"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284" w:right="102"/>
                  <w:jc w:val="left"/>
                </w:pPr>
              </w:pPrChange>
            </w:pPr>
            <w:ins w:id="1602" w:author="Joana Rodrigues Ribeiro" w:date="2026-02-08T09:20:00Z" w16du:dateUtc="2026-02-08T08:20:00Z">
              <w:r w:rsidRPr="00A55543">
                <w:rPr>
                  <w:rFonts w:eastAsia="Helvetica" w:cs="Arial"/>
                  <w:b/>
                  <w:bCs/>
                  <w:color w:val="000000"/>
                  <w:kern w:val="0"/>
                  <w:szCs w:val="22"/>
                  <w14:ligatures w14:val="none"/>
                </w:rPr>
                <w:t>Sample size calculation based on clinical relevance</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A5CDF"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03" w:author="Joana Rodrigues Ribeiro" w:date="2026-02-08T09:20:00Z" w16du:dateUtc="2026-02-08T08:20:00Z"/>
                <w:rFonts w:eastAsia="Helvetica" w:cs="Arial"/>
                <w:color w:val="000000"/>
                <w:kern w:val="0"/>
                <w:szCs w:val="22"/>
                <w14:ligatures w14:val="none"/>
              </w:rPr>
              <w:pPrChange w:id="1604"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p>
        </w:tc>
      </w:tr>
      <w:tr w:rsidR="00A55543" w:rsidRPr="00A55543" w14:paraId="6C15880A" w14:textId="77777777" w:rsidTr="00AB2364">
        <w:trPr>
          <w:jc w:val="center"/>
          <w:ins w:id="1605"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1BED3"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06" w:author="Joana Rodrigues Ribeiro" w:date="2026-02-08T09:20:00Z" w16du:dateUtc="2026-02-08T08:20:00Z"/>
                <w:rFonts w:eastAsia="Helvetica" w:cs="Arial"/>
                <w:color w:val="000000"/>
                <w:kern w:val="0"/>
                <w:szCs w:val="22"/>
                <w14:ligatures w14:val="none"/>
              </w:rPr>
              <w:pPrChange w:id="160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08" w:author="Joana Rodrigues Ribeiro" w:date="2026-02-08T09:20:00Z" w16du:dateUtc="2026-02-08T08:20:00Z">
              <w:r w:rsidRPr="00A55543">
                <w:rPr>
                  <w:rFonts w:eastAsia="Helvetica" w:cs="Arial"/>
                  <w:color w:val="000000"/>
                  <w:kern w:val="0"/>
                  <w:szCs w:val="22"/>
                  <w14:ligatures w14:val="none"/>
                </w:rPr>
                <w:t>Yes</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29B1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09" w:author="Joana Rodrigues Ribeiro" w:date="2026-02-08T09:20:00Z" w16du:dateUtc="2026-02-08T08:20:00Z"/>
                <w:rFonts w:eastAsia="Helvetica" w:cs="Arial"/>
                <w:color w:val="000000"/>
                <w:kern w:val="0"/>
                <w:szCs w:val="22"/>
                <w14:ligatures w14:val="none"/>
              </w:rPr>
              <w:pPrChange w:id="1610"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11" w:author="Joana Rodrigues Ribeiro" w:date="2026-02-08T09:20:00Z" w16du:dateUtc="2026-02-08T08:20:00Z">
              <w:r w:rsidRPr="00A55543">
                <w:rPr>
                  <w:rFonts w:eastAsia="Helvetica" w:cs="Arial"/>
                  <w:color w:val="000000"/>
                  <w:kern w:val="0"/>
                  <w:szCs w:val="22"/>
                  <w14:ligatures w14:val="none"/>
                </w:rPr>
                <w:t>17 (18.7%)</w:t>
              </w:r>
            </w:ins>
          </w:p>
        </w:tc>
      </w:tr>
      <w:tr w:rsidR="00A55543" w:rsidRPr="00A55543" w14:paraId="07568465" w14:textId="77777777" w:rsidTr="00AB2364">
        <w:trPr>
          <w:jc w:val="center"/>
          <w:ins w:id="1612"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0E60A"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13" w:author="Joana Rodrigues Ribeiro" w:date="2026-02-08T09:20:00Z" w16du:dateUtc="2026-02-08T08:20:00Z"/>
                <w:rFonts w:eastAsia="Helvetica" w:cs="Arial"/>
                <w:color w:val="000000"/>
                <w:kern w:val="0"/>
                <w:szCs w:val="22"/>
                <w14:ligatures w14:val="none"/>
              </w:rPr>
              <w:pPrChange w:id="1614"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15" w:author="Joana Rodrigues Ribeiro" w:date="2026-02-08T09:20:00Z" w16du:dateUtc="2026-02-08T08:20:00Z">
              <w:r w:rsidRPr="00A55543">
                <w:rPr>
                  <w:rFonts w:eastAsia="Helvetica" w:cs="Arial"/>
                  <w:color w:val="000000"/>
                  <w:kern w:val="0"/>
                  <w:szCs w:val="22"/>
                  <w14:ligatures w14:val="none"/>
                </w:rPr>
                <w:t>No</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5D198"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16" w:author="Joana Rodrigues Ribeiro" w:date="2026-02-08T09:20:00Z" w16du:dateUtc="2026-02-08T08:20:00Z"/>
                <w:rFonts w:eastAsia="Helvetica" w:cs="Arial"/>
                <w:color w:val="000000"/>
                <w:kern w:val="0"/>
                <w:szCs w:val="22"/>
                <w14:ligatures w14:val="none"/>
              </w:rPr>
              <w:pPrChange w:id="1617"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18" w:author="Joana Rodrigues Ribeiro" w:date="2026-02-08T09:20:00Z" w16du:dateUtc="2026-02-08T08:20:00Z">
              <w:r w:rsidRPr="00A55543">
                <w:rPr>
                  <w:rFonts w:eastAsia="Helvetica" w:cs="Arial"/>
                  <w:color w:val="000000"/>
                  <w:kern w:val="0"/>
                  <w:szCs w:val="22"/>
                  <w14:ligatures w14:val="none"/>
                </w:rPr>
                <w:t>50 (54.9%)</w:t>
              </w:r>
            </w:ins>
          </w:p>
        </w:tc>
      </w:tr>
      <w:tr w:rsidR="00A55543" w:rsidRPr="00A55543" w14:paraId="3AC24FBD" w14:textId="77777777" w:rsidTr="00AB2364">
        <w:trPr>
          <w:jc w:val="center"/>
          <w:ins w:id="1619"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1D7C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20" w:author="Joana Rodrigues Ribeiro" w:date="2026-02-08T09:20:00Z" w16du:dateUtc="2026-02-08T08:20:00Z"/>
                <w:rFonts w:eastAsia="Helvetica" w:cs="Arial"/>
                <w:color w:val="000000"/>
                <w:kern w:val="0"/>
                <w:szCs w:val="22"/>
                <w14:ligatures w14:val="none"/>
              </w:rPr>
              <w:pPrChange w:id="1621"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22" w:author="Joana Rodrigues Ribeiro" w:date="2026-02-08T09:20:00Z" w16du:dateUtc="2026-02-08T08:20:00Z">
              <w:r w:rsidRPr="00A55543">
                <w:rPr>
                  <w:rFonts w:eastAsia="Helvetica" w:cs="Arial"/>
                  <w:color w:val="000000"/>
                  <w:kern w:val="0"/>
                  <w:szCs w:val="22"/>
                  <w14:ligatures w14:val="none"/>
                </w:rPr>
                <w:t>Discordant delta between pretrial document and final RCT</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0CDC2"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23" w:author="Joana Rodrigues Ribeiro" w:date="2026-02-08T09:20:00Z" w16du:dateUtc="2026-02-08T08:20:00Z"/>
                <w:rFonts w:eastAsia="Helvetica" w:cs="Arial"/>
                <w:color w:val="000000"/>
                <w:kern w:val="0"/>
                <w:szCs w:val="22"/>
                <w14:ligatures w14:val="none"/>
              </w:rPr>
              <w:pPrChange w:id="1624"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25" w:author="Joana Rodrigues Ribeiro" w:date="2026-02-08T09:20:00Z" w16du:dateUtc="2026-02-08T08:20:00Z">
              <w:r w:rsidRPr="00A55543">
                <w:rPr>
                  <w:rFonts w:eastAsia="Helvetica" w:cs="Arial"/>
                  <w:color w:val="000000"/>
                  <w:kern w:val="0"/>
                  <w:szCs w:val="22"/>
                  <w14:ligatures w14:val="none"/>
                </w:rPr>
                <w:t>1 (1.1%)</w:t>
              </w:r>
            </w:ins>
          </w:p>
        </w:tc>
      </w:tr>
      <w:tr w:rsidR="00A55543" w:rsidRPr="00A55543" w14:paraId="730943C8" w14:textId="77777777" w:rsidTr="00AB2364">
        <w:trPr>
          <w:jc w:val="center"/>
          <w:ins w:id="1626"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9CB58"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27" w:author="Joana Rodrigues Ribeiro" w:date="2026-02-08T09:20:00Z" w16du:dateUtc="2026-02-08T08:20:00Z"/>
                <w:rFonts w:eastAsia="Helvetica" w:cs="Arial"/>
                <w:color w:val="000000"/>
                <w:kern w:val="0"/>
                <w:szCs w:val="22"/>
                <w14:ligatures w14:val="none"/>
              </w:rPr>
              <w:pPrChange w:id="1628"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29" w:author="Joana Rodrigues Ribeiro" w:date="2026-02-08T09:20:00Z" w16du:dateUtc="2026-02-08T08:20:00Z">
              <w:r w:rsidRPr="00A55543">
                <w:rPr>
                  <w:rFonts w:eastAsia="Helvetica" w:cs="Arial"/>
                  <w:color w:val="000000"/>
                  <w:kern w:val="0"/>
                  <w:szCs w:val="22"/>
                  <w14:ligatures w14:val="none"/>
                </w:rPr>
                <w:t>Not available</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AC5F7"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30" w:author="Joana Rodrigues Ribeiro" w:date="2026-02-08T09:20:00Z" w16du:dateUtc="2026-02-08T08:20:00Z"/>
                <w:rFonts w:eastAsia="Helvetica" w:cs="Arial"/>
                <w:color w:val="000000"/>
                <w:kern w:val="0"/>
                <w:szCs w:val="22"/>
                <w14:ligatures w14:val="none"/>
              </w:rPr>
              <w:pPrChange w:id="1631"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32" w:author="Joana Rodrigues Ribeiro" w:date="2026-02-08T09:20:00Z" w16du:dateUtc="2026-02-08T08:20:00Z">
              <w:r w:rsidRPr="00A55543">
                <w:rPr>
                  <w:rFonts w:eastAsia="Helvetica" w:cs="Arial"/>
                  <w:color w:val="000000"/>
                  <w:kern w:val="0"/>
                  <w:szCs w:val="22"/>
                  <w14:ligatures w14:val="none"/>
                </w:rPr>
                <w:t>23 (25.3%)</w:t>
              </w:r>
            </w:ins>
          </w:p>
        </w:tc>
      </w:tr>
      <w:tr w:rsidR="00A55543" w:rsidRPr="00A55543" w14:paraId="12E0708C" w14:textId="77777777" w:rsidTr="00AB2364">
        <w:trPr>
          <w:jc w:val="center"/>
          <w:ins w:id="1633"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A528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284" w:right="102"/>
              <w:jc w:val="left"/>
              <w:rPr>
                <w:ins w:id="1634" w:author="Joana Rodrigues Ribeiro" w:date="2026-02-08T09:20:00Z" w16du:dateUtc="2026-02-08T08:20:00Z"/>
                <w:rFonts w:eastAsia="Helvetica" w:cs="Arial"/>
                <w:b/>
                <w:bCs/>
                <w:color w:val="000000"/>
                <w:kern w:val="0"/>
                <w:szCs w:val="22"/>
                <w14:ligatures w14:val="none"/>
              </w:rPr>
              <w:pPrChange w:id="1635"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284" w:right="102"/>
                  <w:jc w:val="left"/>
                </w:pPr>
              </w:pPrChange>
            </w:pPr>
            <w:ins w:id="1636" w:author="Joana Rodrigues Ribeiro" w:date="2026-02-08T09:20:00Z" w16du:dateUtc="2026-02-08T08:20:00Z">
              <w:r w:rsidRPr="00A55543">
                <w:rPr>
                  <w:rFonts w:eastAsia="Helvetica" w:cs="Arial"/>
                  <w:b/>
                  <w:bCs/>
                  <w:color w:val="000000"/>
                  <w:kern w:val="0"/>
                  <w:szCs w:val="22"/>
                  <w14:ligatures w14:val="none"/>
                </w:rPr>
                <w:t>Results interpreted based on clinical relevance</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DF804"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37" w:author="Joana Rodrigues Ribeiro" w:date="2026-02-08T09:20:00Z" w16du:dateUtc="2026-02-08T08:20:00Z"/>
                <w:rFonts w:eastAsia="Helvetica" w:cs="Arial"/>
                <w:color w:val="000000"/>
                <w:kern w:val="0"/>
                <w:szCs w:val="22"/>
                <w14:ligatures w14:val="none"/>
              </w:rPr>
              <w:pPrChange w:id="1638"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p>
        </w:tc>
      </w:tr>
      <w:tr w:rsidR="00A55543" w:rsidRPr="00A55543" w14:paraId="5C80EFDD" w14:textId="77777777" w:rsidTr="00AB2364">
        <w:trPr>
          <w:jc w:val="center"/>
          <w:ins w:id="1639"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4A5C17"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40" w:author="Joana Rodrigues Ribeiro" w:date="2026-02-08T09:20:00Z" w16du:dateUtc="2026-02-08T08:20:00Z"/>
                <w:rFonts w:eastAsia="Helvetica" w:cs="Arial"/>
                <w:color w:val="000000"/>
                <w:kern w:val="0"/>
                <w:szCs w:val="22"/>
                <w14:ligatures w14:val="none"/>
              </w:rPr>
              <w:pPrChange w:id="1641"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42" w:author="Joana Rodrigues Ribeiro" w:date="2026-02-08T09:20:00Z" w16du:dateUtc="2026-02-08T08:20:00Z">
              <w:r w:rsidRPr="00A55543">
                <w:rPr>
                  <w:rFonts w:eastAsia="Helvetica" w:cs="Arial"/>
                  <w:color w:val="000000"/>
                  <w:kern w:val="0"/>
                  <w:szCs w:val="22"/>
                  <w14:ligatures w14:val="none"/>
                </w:rPr>
                <w:t>Yes</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BAA4D"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43" w:author="Joana Rodrigues Ribeiro" w:date="2026-02-08T09:20:00Z" w16du:dateUtc="2026-02-08T08:20:00Z"/>
                <w:rFonts w:eastAsia="Helvetica" w:cs="Arial"/>
                <w:color w:val="000000"/>
                <w:kern w:val="0"/>
                <w:szCs w:val="22"/>
                <w14:ligatures w14:val="none"/>
              </w:rPr>
              <w:pPrChange w:id="1644"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45" w:author="Joana Rodrigues Ribeiro" w:date="2026-02-08T09:20:00Z" w16du:dateUtc="2026-02-08T08:20:00Z">
              <w:r w:rsidRPr="00A55543">
                <w:rPr>
                  <w:rFonts w:eastAsia="Helvetica" w:cs="Arial"/>
                  <w:color w:val="000000"/>
                  <w:kern w:val="0"/>
                  <w:szCs w:val="22"/>
                  <w14:ligatures w14:val="none"/>
                </w:rPr>
                <w:t>26 (15.7%)</w:t>
              </w:r>
            </w:ins>
          </w:p>
        </w:tc>
      </w:tr>
      <w:tr w:rsidR="00A55543" w:rsidRPr="00A55543" w14:paraId="2E0BE6AC" w14:textId="77777777" w:rsidTr="00AB2364">
        <w:trPr>
          <w:jc w:val="center"/>
          <w:ins w:id="1646" w:author="Joana Rodrigues Ribeiro" w:date="2026-02-08T09:20:00Z"/>
        </w:trPr>
        <w:tc>
          <w:tcPr>
            <w:tcW w:w="68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ECB59"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47" w:author="Joana Rodrigues Ribeiro" w:date="2026-02-08T09:20:00Z" w16du:dateUtc="2026-02-08T08:20:00Z"/>
                <w:rFonts w:eastAsia="Helvetica" w:cs="Arial"/>
                <w:color w:val="000000"/>
                <w:kern w:val="0"/>
                <w:szCs w:val="22"/>
                <w14:ligatures w14:val="none"/>
              </w:rPr>
              <w:pPrChange w:id="1648"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49" w:author="Joana Rodrigues Ribeiro" w:date="2026-02-08T09:20:00Z" w16du:dateUtc="2026-02-08T08:20:00Z">
              <w:r w:rsidRPr="00A55543">
                <w:rPr>
                  <w:rFonts w:eastAsia="Helvetica" w:cs="Arial"/>
                  <w:color w:val="000000"/>
                  <w:kern w:val="0"/>
                  <w:szCs w:val="22"/>
                  <w14:ligatures w14:val="none"/>
                </w:rPr>
                <w:t>No</w:t>
              </w:r>
            </w:ins>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BFBE8"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50" w:author="Joana Rodrigues Ribeiro" w:date="2026-02-08T09:20:00Z" w16du:dateUtc="2026-02-08T08:20:00Z"/>
                <w:rFonts w:eastAsia="Helvetica" w:cs="Arial"/>
                <w:color w:val="000000"/>
                <w:kern w:val="0"/>
                <w:szCs w:val="22"/>
                <w14:ligatures w14:val="none"/>
              </w:rPr>
              <w:pPrChange w:id="1651"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52" w:author="Joana Rodrigues Ribeiro" w:date="2026-02-08T09:20:00Z" w16du:dateUtc="2026-02-08T08:20:00Z">
              <w:r w:rsidRPr="00A55543">
                <w:rPr>
                  <w:rFonts w:eastAsia="Helvetica" w:cs="Arial"/>
                  <w:color w:val="000000"/>
                  <w:kern w:val="0"/>
                  <w:szCs w:val="22"/>
                  <w14:ligatures w14:val="none"/>
                </w:rPr>
                <w:t>71 (42.8%)</w:t>
              </w:r>
            </w:ins>
          </w:p>
        </w:tc>
      </w:tr>
      <w:tr w:rsidR="00A55543" w:rsidRPr="00A55543" w14:paraId="5DDC4A59" w14:textId="77777777" w:rsidTr="00AB2364">
        <w:trPr>
          <w:jc w:val="center"/>
          <w:ins w:id="1653" w:author="Joana Rodrigues Ribeiro" w:date="2026-02-08T09:20:00Z"/>
        </w:trPr>
        <w:tc>
          <w:tcPr>
            <w:tcW w:w="68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9D23D6"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567" w:right="102"/>
              <w:jc w:val="left"/>
              <w:rPr>
                <w:ins w:id="1654" w:author="Joana Rodrigues Ribeiro" w:date="2026-02-08T09:20:00Z" w16du:dateUtc="2026-02-08T08:20:00Z"/>
                <w:rFonts w:eastAsia="Helvetica" w:cs="Arial"/>
                <w:color w:val="000000"/>
                <w:kern w:val="0"/>
                <w:szCs w:val="22"/>
                <w14:ligatures w14:val="none"/>
              </w:rPr>
              <w:pPrChange w:id="1655"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567" w:right="102"/>
                  <w:jc w:val="left"/>
                </w:pPr>
              </w:pPrChange>
            </w:pPr>
            <w:ins w:id="1656" w:author="Joana Rodrigues Ribeiro" w:date="2026-02-08T09:20:00Z" w16du:dateUtc="2026-02-08T08:20:00Z">
              <w:r w:rsidRPr="00A55543">
                <w:rPr>
                  <w:rFonts w:eastAsia="Helvetica" w:cs="Arial"/>
                  <w:color w:val="000000"/>
                  <w:kern w:val="0"/>
                  <w:szCs w:val="22"/>
                  <w14:ligatures w14:val="none"/>
                </w:rPr>
                <w:t>Not available</w:t>
              </w:r>
            </w:ins>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C7489EE"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center"/>
              <w:rPr>
                <w:ins w:id="1657" w:author="Joana Rodrigues Ribeiro" w:date="2026-02-08T09:20:00Z" w16du:dateUtc="2026-02-08T08:20:00Z"/>
                <w:rFonts w:eastAsia="Helvetica" w:cs="Arial"/>
                <w:color w:val="000000"/>
                <w:kern w:val="0"/>
                <w:szCs w:val="22"/>
                <w14:ligatures w14:val="none"/>
              </w:rPr>
              <w:pPrChange w:id="1658"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center"/>
                </w:pPr>
              </w:pPrChange>
            </w:pPr>
            <w:ins w:id="1659" w:author="Joana Rodrigues Ribeiro" w:date="2026-02-08T09:20:00Z" w16du:dateUtc="2026-02-08T08:20:00Z">
              <w:r w:rsidRPr="00A55543">
                <w:rPr>
                  <w:rFonts w:eastAsia="Helvetica" w:cs="Arial"/>
                  <w:color w:val="000000"/>
                  <w:kern w:val="0"/>
                  <w:szCs w:val="22"/>
                  <w14:ligatures w14:val="none"/>
                </w:rPr>
                <w:t>69 (41.6%)</w:t>
              </w:r>
            </w:ins>
          </w:p>
        </w:tc>
      </w:tr>
      <w:tr w:rsidR="00A55543" w:rsidRPr="00A55543" w14:paraId="6334BDCC" w14:textId="77777777" w:rsidTr="00AB2364">
        <w:trPr>
          <w:jc w:val="center"/>
          <w:ins w:id="1660" w:author="Joana Rodrigues Ribeiro" w:date="2026-02-08T09:20:00Z"/>
        </w:trPr>
        <w:tc>
          <w:tcPr>
            <w:tcW w:w="8413" w:type="dxa"/>
            <w:gridSpan w:val="2"/>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1D1ED5"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left"/>
              <w:rPr>
                <w:ins w:id="1661" w:author="Joana Rodrigues Ribeiro" w:date="2026-02-08T09:20:00Z" w16du:dateUtc="2026-02-08T08:20:00Z"/>
                <w:rFonts w:eastAsia="Helvetica" w:cs="Arial"/>
                <w:color w:val="000000"/>
                <w:kern w:val="0"/>
                <w:szCs w:val="22"/>
                <w14:ligatures w14:val="none"/>
              </w:rPr>
              <w:pPrChange w:id="1662"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left"/>
                </w:pPr>
              </w:pPrChange>
            </w:pPr>
            <w:ins w:id="1663" w:author="Joana Rodrigues Ribeiro" w:date="2026-02-08T09:20:00Z" w16du:dateUtc="2026-02-08T08:20:00Z">
              <w:r w:rsidRPr="00A55543">
                <w:rPr>
                  <w:rFonts w:eastAsia="Helvetica" w:cs="Arial"/>
                  <w:color w:val="000000"/>
                  <w:kern w:val="0"/>
                  <w:szCs w:val="22"/>
                  <w14:ligatures w14:val="none"/>
                </w:rPr>
                <w:t>Results are expressed in numbers (percentage(%)).</w:t>
              </w:r>
            </w:ins>
          </w:p>
        </w:tc>
      </w:tr>
      <w:tr w:rsidR="00A55543" w:rsidRPr="00A55543" w14:paraId="4795E8BA" w14:textId="77777777" w:rsidTr="00AB2364">
        <w:trPr>
          <w:jc w:val="center"/>
          <w:ins w:id="1664" w:author="Joana Rodrigues Ribeiro" w:date="2026-02-08T09:20:00Z"/>
        </w:trPr>
        <w:tc>
          <w:tcPr>
            <w:tcW w:w="8413" w:type="dxa"/>
            <w:gridSpan w:val="2"/>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6234F1" w14:textId="77777777" w:rsidR="00A55543" w:rsidRPr="00A55543" w:rsidRDefault="00A55543">
            <w:pPr>
              <w:pBdr>
                <w:top w:val="none" w:sz="0" w:space="0" w:color="000000"/>
                <w:left w:val="none" w:sz="0" w:space="0" w:color="000000"/>
                <w:bottom w:val="none" w:sz="0" w:space="0" w:color="000000"/>
                <w:right w:val="none" w:sz="0" w:space="0" w:color="000000"/>
              </w:pBdr>
              <w:spacing w:before="0" w:line="240" w:lineRule="auto"/>
              <w:ind w:left="100" w:right="100"/>
              <w:jc w:val="left"/>
              <w:rPr>
                <w:ins w:id="1665" w:author="Joana Rodrigues Ribeiro" w:date="2026-02-08T09:20:00Z" w16du:dateUtc="2026-02-08T08:20:00Z"/>
                <w:rFonts w:eastAsia="Helvetica" w:cs="Arial"/>
                <w:color w:val="000000"/>
                <w:kern w:val="0"/>
                <w:szCs w:val="22"/>
                <w14:ligatures w14:val="none"/>
              </w:rPr>
              <w:pPrChange w:id="1666" w:author="Joana Rodrigues Ribeiro" w:date="2026-02-08T09:22:00Z" w16du:dateUtc="2026-02-08T08:22:00Z">
                <w:pPr>
                  <w:pBdr>
                    <w:top w:val="none" w:sz="0" w:space="0" w:color="000000"/>
                    <w:left w:val="none" w:sz="0" w:space="0" w:color="000000"/>
                    <w:bottom w:val="none" w:sz="0" w:space="0" w:color="000000"/>
                    <w:right w:val="none" w:sz="0" w:space="0" w:color="000000"/>
                  </w:pBdr>
                  <w:spacing w:before="0" w:after="100" w:line="240" w:lineRule="auto"/>
                  <w:ind w:left="100" w:right="100"/>
                  <w:jc w:val="left"/>
                </w:pPr>
              </w:pPrChange>
            </w:pPr>
            <w:ins w:id="1667" w:author="Joana Rodrigues Ribeiro" w:date="2026-02-08T09:20:00Z" w16du:dateUtc="2026-02-08T08:20:00Z">
              <w:r w:rsidRPr="00A55543">
                <w:rPr>
                  <w:rFonts w:eastAsia="Helvetica" w:cs="Arial"/>
                  <w:b/>
                  <w:bCs/>
                  <w:color w:val="000000"/>
                  <w:kern w:val="0"/>
                  <w:szCs w:val="22"/>
                  <w14:ligatures w14:val="none"/>
                </w:rPr>
                <w:t>Abbreviations:</w:t>
              </w:r>
              <w:r w:rsidRPr="00A55543">
                <w:rPr>
                  <w:rFonts w:eastAsia="Helvetica" w:cs="Arial"/>
                  <w:color w:val="000000"/>
                  <w:kern w:val="0"/>
                  <w:szCs w:val="22"/>
                  <w14:ligatures w14:val="none"/>
                </w:rPr>
                <w:t xml:space="preserve"> RCT, Randomized controlled trial.</w:t>
              </w:r>
            </w:ins>
          </w:p>
        </w:tc>
      </w:tr>
    </w:tbl>
    <w:p w14:paraId="5D0E060E" w14:textId="77777777" w:rsidR="00A55543" w:rsidRPr="00A55543" w:rsidRDefault="00A55543" w:rsidP="00A55543">
      <w:pPr>
        <w:spacing w:before="0" w:after="0" w:line="240" w:lineRule="auto"/>
        <w:jc w:val="left"/>
        <w:rPr>
          <w:ins w:id="1668" w:author="Joana Rodrigues Ribeiro" w:date="2026-02-08T09:20:00Z" w16du:dateUtc="2026-02-08T08:20:00Z"/>
          <w:rFonts w:eastAsia="Times New Roman" w:cs="Arial"/>
          <w:kern w:val="0"/>
          <w:sz w:val="24"/>
          <w14:ligatures w14:val="none"/>
        </w:rPr>
      </w:pPr>
    </w:p>
    <w:p w14:paraId="28EA1171" w14:textId="2F66FFA9" w:rsidR="004C0351" w:rsidRPr="00AA12CF" w:rsidRDefault="004C0351">
      <w:pPr>
        <w:spacing w:before="0" w:after="160" w:line="278" w:lineRule="auto"/>
        <w:jc w:val="left"/>
        <w:rPr>
          <w:ins w:id="1669" w:author="fariba abbassi" w:date="2026-02-06T12:26:00Z" w16du:dateUtc="2026-02-06T11:26:00Z"/>
          <w:szCs w:val="22"/>
        </w:rPr>
      </w:pPr>
      <w:ins w:id="1670" w:author="fariba abbassi" w:date="2026-02-06T12:26:00Z" w16du:dateUtc="2026-02-06T11:26:00Z">
        <w:r w:rsidRPr="00AA12CF">
          <w:rPr>
            <w:szCs w:val="22"/>
          </w:rPr>
          <w:br w:type="page"/>
        </w:r>
      </w:ins>
    </w:p>
    <w:p w14:paraId="17E30E83" w14:textId="7AD67212" w:rsidR="00226E35" w:rsidRPr="00D00040" w:rsidRDefault="004C0351" w:rsidP="001F415F">
      <w:pPr>
        <w:pStyle w:val="Titre11"/>
      </w:pPr>
      <w:ins w:id="1671" w:author="fariba abbassi" w:date="2026-02-06T12:26:00Z" w16du:dateUtc="2026-02-06T11:26:00Z">
        <w:r w:rsidRPr="00D00040">
          <w:rPr>
            <w:color w:val="auto"/>
            <w:rPrChange w:id="1672" w:author="Joana Rodrigues Ribeiro" w:date="2026-02-07T16:39:00Z" w16du:dateUtc="2026-02-07T15:39:00Z">
              <w:rPr>
                <w:rFonts w:ascii="Calibri" w:hAnsi="Calibri"/>
                <w:iCs w:val="0"/>
                <w:color w:val="0A2F41" w:themeColor="accent1" w:themeShade="80"/>
                <w:szCs w:val="30"/>
              </w:rPr>
            </w:rPrChange>
          </w:rPr>
          <w:lastRenderedPageBreak/>
          <w:t>FIGURES</w:t>
        </w:r>
      </w:ins>
    </w:p>
    <w:p w14:paraId="0C1FAE6C" w14:textId="1F0643B4" w:rsidR="00203336" w:rsidRPr="00D00040" w:rsidRDefault="00203336">
      <w:pPr>
        <w:pStyle w:val="TableCaption"/>
        <w:rPr>
          <w:rPrChange w:id="1673" w:author="Joana Rodrigues Ribeiro" w:date="2026-02-07T16:39:00Z" w16du:dateUtc="2026-02-07T15:39:00Z">
            <w:rPr>
              <w:color w:val="000000" w:themeColor="text1"/>
              <w:sz w:val="24"/>
              <w:szCs w:val="24"/>
            </w:rPr>
          </w:rPrChange>
        </w:rPr>
        <w:pPrChange w:id="1674" w:author="Joana Rodrigues Ribeiro" w:date="2026-02-08T09:28:00Z" w16du:dateUtc="2026-02-08T08:28:00Z">
          <w:pPr>
            <w:pStyle w:val="Titre21"/>
          </w:pPr>
        </w:pPrChange>
      </w:pPr>
      <w:r w:rsidRPr="00D00040">
        <w:rPr>
          <w:rPrChange w:id="1675" w:author="Joana Rodrigues Ribeiro" w:date="2026-02-07T16:39:00Z" w16du:dateUtc="2026-02-07T15:39:00Z">
            <w:rPr>
              <w:color w:val="000000" w:themeColor="text1"/>
              <w:sz w:val="24"/>
            </w:rPr>
          </w:rPrChange>
        </w:rPr>
        <w:t>Figure 1</w:t>
      </w:r>
      <w:del w:id="1676" w:author="Joana Rodrigues Ribeiro" w:date="2026-02-07T16:41:00Z" w16du:dateUtc="2026-02-07T15:41:00Z">
        <w:r w:rsidRPr="00D00040" w:rsidDel="00122E59">
          <w:rPr>
            <w:rPrChange w:id="1677" w:author="Joana Rodrigues Ribeiro" w:date="2026-02-07T16:39:00Z" w16du:dateUtc="2026-02-07T15:39:00Z">
              <w:rPr>
                <w:color w:val="000000" w:themeColor="text1"/>
                <w:sz w:val="24"/>
              </w:rPr>
            </w:rPrChange>
          </w:rPr>
          <w:delText>:</w:delText>
        </w:r>
      </w:del>
      <w:r w:rsidRPr="00D00040">
        <w:rPr>
          <w:rPrChange w:id="1678" w:author="Joana Rodrigues Ribeiro" w:date="2026-02-07T16:39:00Z" w16du:dateUtc="2026-02-07T15:39:00Z">
            <w:rPr>
              <w:color w:val="000000" w:themeColor="text1"/>
              <w:sz w:val="24"/>
            </w:rPr>
          </w:rPrChange>
        </w:rPr>
        <w:t xml:space="preserve"> </w:t>
      </w:r>
      <w:r w:rsidR="00B602F3" w:rsidRPr="00D00040">
        <w:rPr>
          <w:noProof/>
          <w:rPrChange w:id="1679" w:author="Joana Rodrigues Ribeiro" w:date="2026-02-07T16:39:00Z" w16du:dateUtc="2026-02-07T15:39:00Z">
            <w:rPr>
              <w:noProof/>
              <w:color w:val="000000" w:themeColor="text1"/>
              <w:sz w:val="24"/>
            </w:rPr>
          </w:rPrChange>
        </w:rPr>
        <w:t>PRIMA</w:t>
      </w:r>
      <w:r w:rsidRPr="00D00040">
        <w:rPr>
          <w:noProof/>
          <w:rPrChange w:id="1680" w:author="Joana Rodrigues Ribeiro" w:date="2026-02-07T16:39:00Z" w16du:dateUtc="2026-02-07T15:39:00Z">
            <w:rPr>
              <w:noProof/>
              <w:color w:val="000000" w:themeColor="text1"/>
              <w:sz w:val="24"/>
            </w:rPr>
          </w:rPrChange>
        </w:rPr>
        <w:t xml:space="preserve"> Flow chart for </w:t>
      </w:r>
      <w:r w:rsidR="00B602F3" w:rsidRPr="00D00040">
        <w:rPr>
          <w:noProof/>
          <w:rPrChange w:id="1681" w:author="Joana Rodrigues Ribeiro" w:date="2026-02-07T16:39:00Z" w16du:dateUtc="2026-02-07T15:39:00Z">
            <w:rPr>
              <w:noProof/>
              <w:color w:val="000000" w:themeColor="text1"/>
              <w:sz w:val="24"/>
            </w:rPr>
          </w:rPrChange>
        </w:rPr>
        <w:t>study</w:t>
      </w:r>
      <w:r w:rsidRPr="00D00040">
        <w:rPr>
          <w:noProof/>
          <w:rPrChange w:id="1682" w:author="Joana Rodrigues Ribeiro" w:date="2026-02-07T16:39:00Z" w16du:dateUtc="2026-02-07T15:39:00Z">
            <w:rPr>
              <w:noProof/>
              <w:color w:val="000000" w:themeColor="text1"/>
              <w:sz w:val="24"/>
            </w:rPr>
          </w:rPrChange>
        </w:rPr>
        <w:t xml:space="preserve"> inclusion</w:t>
      </w:r>
      <w:ins w:id="1683" w:author="Joana Rodrigues Ribeiro" w:date="2026-02-07T16:41:00Z" w16du:dateUtc="2026-02-07T15:41:00Z">
        <w:r w:rsidR="00122E59">
          <w:rPr>
            <w:noProof/>
          </w:rPr>
          <w:t>.</w:t>
        </w:r>
      </w:ins>
    </w:p>
    <w:p w14:paraId="77E6D707" w14:textId="4CC8CDE4" w:rsidR="00203336" w:rsidRPr="00AA12CF" w:rsidDel="00280DCB" w:rsidRDefault="005940AB" w:rsidP="001F415F">
      <w:pPr>
        <w:spacing w:line="480" w:lineRule="auto"/>
        <w:jc w:val="left"/>
        <w:rPr>
          <w:del w:id="1684" w:author="Joana Rodrigues Ribeiro" w:date="2026-02-07T16:41:00Z" w16du:dateUtc="2026-02-07T15:41:00Z"/>
          <w:rFonts w:cs="Calibri"/>
          <w:b/>
          <w:bCs/>
          <w:noProof/>
          <w:color w:val="000000" w:themeColor="text1"/>
          <w:szCs w:val="22"/>
          <w:rPrChange w:id="1685" w:author="Joana Rodrigues Ribeiro" w:date="2026-02-07T22:16:00Z" w16du:dateUtc="2026-02-07T21:16:00Z">
            <w:rPr>
              <w:del w:id="1686" w:author="Joana Rodrigues Ribeiro" w:date="2026-02-07T16:41:00Z" w16du:dateUtc="2026-02-07T15:41:00Z"/>
              <w:rFonts w:cs="Calibri"/>
              <w:b/>
              <w:bCs/>
              <w:noProof/>
              <w:color w:val="000000" w:themeColor="text1"/>
              <w:sz w:val="24"/>
            </w:rPr>
          </w:rPrChange>
        </w:rPr>
      </w:pPr>
      <w:ins w:id="1687" w:author="Joana Rodrigues Ribeiro" w:date="2026-02-07T16:42:00Z" w16du:dateUtc="2026-02-07T15:42:00Z">
        <w:r w:rsidRPr="00AA12CF">
          <w:rPr>
            <w:rFonts w:cs="Calibri"/>
            <w:b/>
            <w:bCs/>
            <w:noProof/>
            <w:color w:val="000000" w:themeColor="text1"/>
            <w:szCs w:val="22"/>
            <w:rPrChange w:id="1688" w:author="Joana Rodrigues Ribeiro" w:date="2026-02-07T22:16:00Z" w16du:dateUtc="2026-02-07T21:16:00Z">
              <w:rPr>
                <w:rFonts w:cs="Calibri"/>
                <w:b/>
                <w:bCs/>
                <w:noProof/>
                <w:color w:val="000000" w:themeColor="text1"/>
                <w:sz w:val="24"/>
              </w:rPr>
            </w:rPrChange>
          </w:rPr>
          <w:drawing>
            <wp:inline distT="0" distB="0" distL="0" distR="0" wp14:anchorId="4E8F915F" wp14:editId="2EC59CB5">
              <wp:extent cx="5943600" cy="5325745"/>
              <wp:effectExtent l="0" t="0" r="0" b="0"/>
              <wp:docPr id="143441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11852" name=""/>
                      <pic:cNvPicPr/>
                    </pic:nvPicPr>
                    <pic:blipFill>
                      <a:blip r:embed="rId15"/>
                      <a:stretch>
                        <a:fillRect/>
                      </a:stretch>
                    </pic:blipFill>
                    <pic:spPr>
                      <a:xfrm>
                        <a:off x="0" y="0"/>
                        <a:ext cx="5943600" cy="5325745"/>
                      </a:xfrm>
                      <a:prstGeom prst="rect">
                        <a:avLst/>
                      </a:prstGeom>
                    </pic:spPr>
                  </pic:pic>
                </a:graphicData>
              </a:graphic>
            </wp:inline>
          </w:drawing>
        </w:r>
      </w:ins>
      <w:del w:id="1689" w:author="Joana Rodrigues Ribeiro" w:date="2026-02-07T16:41:00Z" w16du:dateUtc="2026-02-07T15:41:00Z">
        <w:r w:rsidR="00203336" w:rsidRPr="00AA12CF" w:rsidDel="00122E59">
          <w:rPr>
            <w:rFonts w:cs="Calibri"/>
            <w:b/>
            <w:bCs/>
            <w:noProof/>
            <w:color w:val="000000" w:themeColor="text1"/>
            <w:szCs w:val="22"/>
            <w:rPrChange w:id="1690" w:author="Joana Rodrigues Ribeiro" w:date="2026-02-07T22:16:00Z" w16du:dateUtc="2026-02-07T21:16:00Z">
              <w:rPr>
                <w:rFonts w:ascii="Calibri" w:hAnsi="Calibri" w:cs="Calibri"/>
                <w:b/>
                <w:bCs/>
                <w:noProof/>
                <w:color w:val="000000" w:themeColor="text1"/>
                <w:sz w:val="24"/>
              </w:rPr>
            </w:rPrChange>
          </w:rPr>
          <w:delText xml:space="preserve">Figure 1 – Flow chart for </w:delText>
        </w:r>
        <w:r w:rsidR="00B602F3" w:rsidRPr="00AA12CF" w:rsidDel="00122E59">
          <w:rPr>
            <w:rFonts w:cs="Calibri"/>
            <w:b/>
            <w:bCs/>
            <w:noProof/>
            <w:color w:val="000000" w:themeColor="text1"/>
            <w:szCs w:val="22"/>
            <w:rPrChange w:id="1691" w:author="Joana Rodrigues Ribeiro" w:date="2026-02-07T22:16:00Z" w16du:dateUtc="2026-02-07T21:16:00Z">
              <w:rPr>
                <w:rFonts w:ascii="Calibri" w:hAnsi="Calibri" w:cs="Calibri"/>
                <w:b/>
                <w:bCs/>
                <w:noProof/>
                <w:color w:val="000000" w:themeColor="text1"/>
                <w:sz w:val="24"/>
              </w:rPr>
            </w:rPrChange>
          </w:rPr>
          <w:delText>study</w:delText>
        </w:r>
        <w:r w:rsidR="00203336" w:rsidRPr="00AA12CF" w:rsidDel="00122E59">
          <w:rPr>
            <w:rFonts w:cs="Calibri"/>
            <w:b/>
            <w:bCs/>
            <w:noProof/>
            <w:color w:val="000000" w:themeColor="text1"/>
            <w:szCs w:val="22"/>
            <w:rPrChange w:id="1692" w:author="Joana Rodrigues Ribeiro" w:date="2026-02-07T22:16:00Z" w16du:dateUtc="2026-02-07T21:16:00Z">
              <w:rPr>
                <w:rFonts w:ascii="Calibri" w:hAnsi="Calibri" w:cs="Calibri"/>
                <w:b/>
                <w:bCs/>
                <w:noProof/>
                <w:color w:val="000000" w:themeColor="text1"/>
                <w:sz w:val="24"/>
              </w:rPr>
            </w:rPrChange>
          </w:rPr>
          <w:delText xml:space="preserve"> inclusion. </w:delText>
        </w:r>
      </w:del>
    </w:p>
    <w:p w14:paraId="29191FD2" w14:textId="77777777" w:rsidR="00280DCB" w:rsidRPr="00AA12CF" w:rsidRDefault="00280DCB" w:rsidP="001F415F">
      <w:pPr>
        <w:spacing w:line="480" w:lineRule="auto"/>
        <w:jc w:val="left"/>
        <w:rPr>
          <w:ins w:id="1693" w:author="Joana Rodrigues Ribeiro" w:date="2026-02-07T16:42:00Z" w16du:dateUtc="2026-02-07T15:42:00Z"/>
          <w:rFonts w:cs="Calibri"/>
          <w:b/>
          <w:bCs/>
          <w:noProof/>
          <w:color w:val="000000" w:themeColor="text1"/>
          <w:szCs w:val="22"/>
          <w:rPrChange w:id="1694" w:author="Joana Rodrigues Ribeiro" w:date="2026-02-07T22:16:00Z" w16du:dateUtc="2026-02-07T21:16:00Z">
            <w:rPr>
              <w:ins w:id="1695" w:author="Joana Rodrigues Ribeiro" w:date="2026-02-07T16:42:00Z" w16du:dateUtc="2026-02-07T15:42:00Z"/>
              <w:rFonts w:cs="Calibri"/>
              <w:b/>
              <w:bCs/>
              <w:noProof/>
              <w:color w:val="000000" w:themeColor="text1"/>
              <w:sz w:val="24"/>
            </w:rPr>
          </w:rPrChange>
        </w:rPr>
      </w:pPr>
    </w:p>
    <w:p w14:paraId="6576726A" w14:textId="709BCE89" w:rsidR="00280DCB" w:rsidRPr="00AA12CF" w:rsidRDefault="00280DCB" w:rsidP="00280DCB">
      <w:pPr>
        <w:rPr>
          <w:ins w:id="1696" w:author="Joana Rodrigues Ribeiro" w:date="2026-02-07T16:43:00Z" w16du:dateUtc="2026-02-07T15:43:00Z"/>
          <w:noProof/>
          <w:szCs w:val="22"/>
        </w:rPr>
      </w:pPr>
      <w:ins w:id="1697" w:author="Joana Rodrigues Ribeiro" w:date="2026-02-07T16:43:00Z" w16du:dateUtc="2026-02-07T15:43:00Z">
        <w:r w:rsidRPr="00AA12CF">
          <w:rPr>
            <w:noProof/>
            <w:szCs w:val="22"/>
          </w:rPr>
          <w:t>Source: Page MJ, et al. BMJ 2021;372:n71. doi: 10.1136/bmj.n71.</w:t>
        </w:r>
      </w:ins>
      <w:r w:rsidR="00DA60B8">
        <w:rPr>
          <w:noProof/>
          <w:szCs w:val="22"/>
        </w:rPr>
        <w:fldChar w:fldCharType="begin"/>
      </w:r>
      <w:r w:rsidR="00B67CAF">
        <w:rPr>
          <w:noProof/>
          <w:szCs w:val="22"/>
        </w:rPr>
        <w:instrText xml:space="preserve"> ADDIN ZOTERO_ITEM CSL_CITATION {"citationID":"8nkXfDf6","properties":{"formattedCitation":"[8]","plainCitation":"[8]","noteIndex":0},"citationItems":[{"id":21845,"uris":["http://zotero.org/groups/5983724/items/YPEAMSMC"],"itemData":{"id":21845,"type":"article-journal","abstract":"The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00DA60B8">
        <w:rPr>
          <w:noProof/>
          <w:szCs w:val="22"/>
        </w:rPr>
        <w:fldChar w:fldCharType="separate"/>
      </w:r>
      <w:r w:rsidR="00B67CAF">
        <w:rPr>
          <w:noProof/>
          <w:szCs w:val="22"/>
        </w:rPr>
        <w:t>[8]</w:t>
      </w:r>
      <w:r w:rsidR="00DA60B8">
        <w:rPr>
          <w:noProof/>
          <w:szCs w:val="22"/>
        </w:rPr>
        <w:fldChar w:fldCharType="end"/>
      </w:r>
    </w:p>
    <w:p w14:paraId="48F6BFE1" w14:textId="0C10484B" w:rsidR="005940AB" w:rsidRPr="00AA12CF" w:rsidRDefault="00280DCB">
      <w:pPr>
        <w:rPr>
          <w:ins w:id="1698" w:author="Joana Rodrigues Ribeiro" w:date="2026-02-07T16:42:00Z" w16du:dateUtc="2026-02-07T15:42:00Z"/>
          <w:noProof/>
          <w:szCs w:val="22"/>
          <w:rPrChange w:id="1699" w:author="Joana Rodrigues Ribeiro" w:date="2026-02-07T22:16:00Z" w16du:dateUtc="2026-02-07T21:16:00Z">
            <w:rPr>
              <w:ins w:id="1700" w:author="Joana Rodrigues Ribeiro" w:date="2026-02-07T16:42:00Z" w16du:dateUtc="2026-02-07T15:42:00Z"/>
              <w:rFonts w:ascii="Calibri" w:hAnsi="Calibri" w:cs="Calibri"/>
              <w:b/>
              <w:bCs/>
              <w:noProof/>
              <w:color w:val="000000" w:themeColor="text1"/>
              <w:sz w:val="24"/>
            </w:rPr>
          </w:rPrChange>
        </w:rPr>
        <w:pPrChange w:id="1701" w:author="Joana Rodrigues Ribeiro" w:date="2026-02-07T16:43:00Z" w16du:dateUtc="2026-02-07T15:43:00Z">
          <w:pPr>
            <w:spacing w:line="480" w:lineRule="auto"/>
            <w:jc w:val="left"/>
          </w:pPr>
        </w:pPrChange>
      </w:pPr>
      <w:ins w:id="1702" w:author="Joana Rodrigues Ribeiro" w:date="2026-02-07T16:43:00Z" w16du:dateUtc="2026-02-07T15:43:00Z">
        <w:r w:rsidRPr="00AA12CF">
          <w:rPr>
            <w:noProof/>
            <w:szCs w:val="22"/>
          </w:rPr>
          <w:t>This work is licensed under CC BY 4.0. To view a copy of this license, visit https://creativecommons.org/licenses/by/4.0/</w:t>
        </w:r>
      </w:ins>
    </w:p>
    <w:p w14:paraId="1B2CF949" w14:textId="77777777" w:rsidR="004C0351" w:rsidRPr="00AA12CF" w:rsidRDefault="004C0351" w:rsidP="001F415F">
      <w:pPr>
        <w:spacing w:line="480" w:lineRule="auto"/>
        <w:jc w:val="left"/>
        <w:rPr>
          <w:rFonts w:cs="Calibri"/>
          <w:color w:val="000000" w:themeColor="text1"/>
          <w:szCs w:val="22"/>
          <w:rPrChange w:id="1703" w:author="Joana Rodrigues Ribeiro" w:date="2026-02-07T22:16:00Z" w16du:dateUtc="2026-02-07T21:16:00Z">
            <w:rPr>
              <w:rFonts w:ascii="Calibri" w:hAnsi="Calibri" w:cs="Calibri"/>
              <w:color w:val="000000" w:themeColor="text1"/>
              <w:sz w:val="24"/>
            </w:rPr>
          </w:rPrChange>
        </w:rPr>
      </w:pPr>
    </w:p>
    <w:p w14:paraId="3C621983" w14:textId="7B3CADAC" w:rsidR="00B602F3" w:rsidRPr="00D00040" w:rsidRDefault="00B602F3" w:rsidP="004C0351">
      <w:pPr>
        <w:spacing w:before="0" w:after="160" w:line="480" w:lineRule="auto"/>
        <w:jc w:val="left"/>
        <w:rPr>
          <w:rFonts w:cs="Calibri"/>
          <w:color w:val="000000" w:themeColor="text1"/>
          <w:sz w:val="24"/>
          <w:rPrChange w:id="1704" w:author="Joana Rodrigues Ribeiro" w:date="2026-02-07T16:39:00Z" w16du:dateUtc="2026-02-07T15:39:00Z">
            <w:rPr>
              <w:rFonts w:ascii="Calibri" w:hAnsi="Calibri" w:cs="Calibri"/>
              <w:color w:val="000000" w:themeColor="text1"/>
              <w:sz w:val="24"/>
            </w:rPr>
          </w:rPrChange>
        </w:rPr>
      </w:pPr>
    </w:p>
    <w:sectPr w:rsidR="00B602F3" w:rsidRPr="00D0004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0" w:author="fariba abbassi" w:date="2026-02-05T23:35:00Z" w:initials="fa">
    <w:p w14:paraId="325B2B09" w14:textId="572E2320" w:rsidR="00273C22" w:rsidRDefault="00273C22" w:rsidP="00273C22">
      <w:pPr>
        <w:jc w:val="left"/>
      </w:pPr>
      <w:r>
        <w:rPr>
          <w:rStyle w:val="CommentReference"/>
        </w:rPr>
        <w:annotationRef/>
      </w:r>
      <w:r>
        <w:rPr>
          <w:sz w:val="20"/>
          <w:szCs w:val="20"/>
        </w:rPr>
        <w:t>Noch nicht überarbeitet</w:t>
      </w:r>
    </w:p>
  </w:comment>
  <w:comment w:id="379" w:author="Joana Rodrigues Ribeiro" w:date="2026-02-02T17:37:00Z" w:initials="JRR">
    <w:p w14:paraId="18BFC6F5" w14:textId="59CAC240" w:rsidR="004D2DEA" w:rsidRDefault="004D2DEA" w:rsidP="004D2DEA">
      <w:pPr>
        <w:jc w:val="left"/>
      </w:pPr>
      <w:r>
        <w:rPr>
          <w:rStyle w:val="CommentReference"/>
        </w:rPr>
        <w:annotationRef/>
      </w:r>
      <w:r>
        <w:rPr>
          <w:sz w:val="20"/>
          <w:szCs w:val="20"/>
        </w:rPr>
        <w:t>adapt depending on results</w:t>
      </w:r>
    </w:p>
  </w:comment>
  <w:comment w:id="610" w:author="fariba abbassi" w:date="2026-02-06T09:44:00Z" w:initials="fa">
    <w:p w14:paraId="4A1AF573" w14:textId="77777777" w:rsidR="009C4A8E" w:rsidRDefault="00B5205F" w:rsidP="009C4A8E">
      <w:pPr>
        <w:jc w:val="left"/>
      </w:pPr>
      <w:r>
        <w:rPr>
          <w:rStyle w:val="CommentReference"/>
        </w:rPr>
        <w:annotationRef/>
      </w:r>
      <w:r w:rsidR="009C4A8E">
        <w:rPr>
          <w:sz w:val="20"/>
          <w:szCs w:val="20"/>
        </w:rPr>
        <w:t>@ Joana: I cant find this citation, is it really correct?</w:t>
      </w:r>
    </w:p>
    <w:p w14:paraId="471D617F" w14:textId="77777777" w:rsidR="009C4A8E" w:rsidRDefault="009C4A8E" w:rsidP="009C4A8E">
      <w:pPr>
        <w:jc w:val="left"/>
      </w:pPr>
      <w:r>
        <w:rPr>
          <w:sz w:val="20"/>
          <w:szCs w:val="20"/>
        </w:rPr>
        <w:t xml:space="preserve">3]        Jaeschke A, Haller B, Egger M. presize: Sample size and precision for clinical trials (R package) 2025. </w:t>
      </w:r>
    </w:p>
  </w:comment>
  <w:comment w:id="887" w:author="Joana Rodrigues Ribeiro" w:date="2026-02-07T17:48:00Z" w:initials="JRR">
    <w:p w14:paraId="12875629" w14:textId="77777777" w:rsidR="00C9165C" w:rsidRDefault="00C9165C" w:rsidP="00C9165C">
      <w:pPr>
        <w:jc w:val="left"/>
      </w:pPr>
      <w:r>
        <w:rPr>
          <w:rStyle w:val="CommentReference"/>
        </w:rPr>
        <w:annotationRef/>
      </w:r>
      <w:r>
        <w:rPr>
          <w:sz w:val="20"/>
          <w:szCs w:val="20"/>
        </w:rPr>
        <w:t>which one?</w:t>
      </w:r>
    </w:p>
  </w:comment>
  <w:comment w:id="1077" w:author="Joana Rodrigues Ribeiro" w:date="2026-02-07T17:57:00Z" w:initials="JRR">
    <w:p w14:paraId="419FA12E" w14:textId="77777777" w:rsidR="003638CC" w:rsidRDefault="003638CC" w:rsidP="003638CC">
      <w:pPr>
        <w:jc w:val="left"/>
      </w:pPr>
      <w:r>
        <w:rPr>
          <w:rStyle w:val="CommentReference"/>
        </w:rPr>
        <w:annotationRef/>
      </w:r>
      <w:r>
        <w:rPr>
          <w:sz w:val="20"/>
          <w:szCs w:val="20"/>
        </w:rPr>
        <w:t>I wanted to avoid the "ought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5B2B09" w15:done="0"/>
  <w15:commentEx w15:paraId="18BFC6F5" w15:done="0"/>
  <w15:commentEx w15:paraId="471D617F" w15:done="1"/>
  <w15:commentEx w15:paraId="12875629" w15:done="0"/>
  <w15:commentEx w15:paraId="419FA1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6DD9E" w16cex:dateUtc="2026-02-05T22:35:00Z"/>
  <w16cex:commentExtensible w16cex:durableId="09A57C8C" w16cex:dateUtc="2026-02-02T16:37:00Z"/>
  <w16cex:commentExtensible w16cex:durableId="4B32AC2A" w16cex:dateUtc="2026-02-06T08:44:00Z"/>
  <w16cex:commentExtensible w16cex:durableId="38404806" w16cex:dateUtc="2026-02-07T16:48:00Z"/>
  <w16cex:commentExtensible w16cex:durableId="3E685A05" w16cex:dateUtc="2026-02-07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5B2B09" w16cid:durableId="0926DD9E"/>
  <w16cid:commentId w16cid:paraId="18BFC6F5" w16cid:durableId="09A57C8C"/>
  <w16cid:commentId w16cid:paraId="471D617F" w16cid:durableId="4B32AC2A"/>
  <w16cid:commentId w16cid:paraId="12875629" w16cid:durableId="38404806"/>
  <w16cid:commentId w16cid:paraId="419FA12E" w16cid:durableId="3E685A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DDF4" w14:textId="77777777" w:rsidR="00C37F2F" w:rsidRDefault="00C37F2F" w:rsidP="001C4DED">
      <w:pPr>
        <w:spacing w:before="0" w:after="0" w:line="240" w:lineRule="auto"/>
      </w:pPr>
      <w:r>
        <w:separator/>
      </w:r>
    </w:p>
  </w:endnote>
  <w:endnote w:type="continuationSeparator" w:id="0">
    <w:p w14:paraId="3E493176" w14:textId="77777777" w:rsidR="00C37F2F" w:rsidRDefault="00C37F2F"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EndPr>
      <w:rPr>
        <w:rStyle w:val="PageNumber"/>
      </w:rPr>
    </w:sdtEnd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EndPr>
      <w:rPr>
        <w:rStyle w:val="PageNumber"/>
      </w:rPr>
    </w:sdtEnd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87FA" w14:textId="77777777" w:rsidR="00C37F2F" w:rsidRDefault="00C37F2F" w:rsidP="001C4DED">
      <w:pPr>
        <w:spacing w:before="0" w:after="0" w:line="240" w:lineRule="auto"/>
      </w:pPr>
      <w:r>
        <w:separator/>
      </w:r>
    </w:p>
  </w:footnote>
  <w:footnote w:type="continuationSeparator" w:id="0">
    <w:p w14:paraId="71CEC764" w14:textId="77777777" w:rsidR="00C37F2F" w:rsidRDefault="00C37F2F" w:rsidP="001C4D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18.25pt;height:18.25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FE7"/>
    <w:rsid w:val="00005932"/>
    <w:rsid w:val="00010E1F"/>
    <w:rsid w:val="00012E95"/>
    <w:rsid w:val="00025D81"/>
    <w:rsid w:val="00026620"/>
    <w:rsid w:val="00033889"/>
    <w:rsid w:val="00043CC9"/>
    <w:rsid w:val="000552ED"/>
    <w:rsid w:val="00055CBB"/>
    <w:rsid w:val="00056422"/>
    <w:rsid w:val="00061814"/>
    <w:rsid w:val="00064672"/>
    <w:rsid w:val="00071BFD"/>
    <w:rsid w:val="00073E23"/>
    <w:rsid w:val="0007620C"/>
    <w:rsid w:val="00083604"/>
    <w:rsid w:val="000969D6"/>
    <w:rsid w:val="000A5944"/>
    <w:rsid w:val="000A7F7F"/>
    <w:rsid w:val="000B3C56"/>
    <w:rsid w:val="000D1932"/>
    <w:rsid w:val="000D250A"/>
    <w:rsid w:val="000D27EE"/>
    <w:rsid w:val="001060B0"/>
    <w:rsid w:val="00115DA9"/>
    <w:rsid w:val="00120E3F"/>
    <w:rsid w:val="00122E59"/>
    <w:rsid w:val="001238E2"/>
    <w:rsid w:val="0012510D"/>
    <w:rsid w:val="00126106"/>
    <w:rsid w:val="0013071D"/>
    <w:rsid w:val="00131630"/>
    <w:rsid w:val="00131D95"/>
    <w:rsid w:val="001362E5"/>
    <w:rsid w:val="0013683F"/>
    <w:rsid w:val="001478CC"/>
    <w:rsid w:val="00152696"/>
    <w:rsid w:val="001537F4"/>
    <w:rsid w:val="001538F0"/>
    <w:rsid w:val="001647B5"/>
    <w:rsid w:val="00171BCC"/>
    <w:rsid w:val="00172813"/>
    <w:rsid w:val="00181D18"/>
    <w:rsid w:val="00185175"/>
    <w:rsid w:val="0019139A"/>
    <w:rsid w:val="0019319E"/>
    <w:rsid w:val="0019617F"/>
    <w:rsid w:val="001A1612"/>
    <w:rsid w:val="001A65A2"/>
    <w:rsid w:val="001A67F1"/>
    <w:rsid w:val="001B0DA3"/>
    <w:rsid w:val="001B2B67"/>
    <w:rsid w:val="001B53D1"/>
    <w:rsid w:val="001C46CE"/>
    <w:rsid w:val="001C4DED"/>
    <w:rsid w:val="001D046B"/>
    <w:rsid w:val="001D55C5"/>
    <w:rsid w:val="001E5C53"/>
    <w:rsid w:val="001F0296"/>
    <w:rsid w:val="001F1AC4"/>
    <w:rsid w:val="001F3FCE"/>
    <w:rsid w:val="001F415F"/>
    <w:rsid w:val="00203336"/>
    <w:rsid w:val="00214BAE"/>
    <w:rsid w:val="002158E3"/>
    <w:rsid w:val="00225F17"/>
    <w:rsid w:val="00226E35"/>
    <w:rsid w:val="00244FBB"/>
    <w:rsid w:val="00246DDD"/>
    <w:rsid w:val="00271332"/>
    <w:rsid w:val="00273C22"/>
    <w:rsid w:val="002748B7"/>
    <w:rsid w:val="00280DCB"/>
    <w:rsid w:val="00282C73"/>
    <w:rsid w:val="00287B93"/>
    <w:rsid w:val="00294EC7"/>
    <w:rsid w:val="00297634"/>
    <w:rsid w:val="002A2ACB"/>
    <w:rsid w:val="002A4317"/>
    <w:rsid w:val="002A61FC"/>
    <w:rsid w:val="002A7CD3"/>
    <w:rsid w:val="002B1355"/>
    <w:rsid w:val="002B4D60"/>
    <w:rsid w:val="002C16D8"/>
    <w:rsid w:val="002C1ABE"/>
    <w:rsid w:val="002C2854"/>
    <w:rsid w:val="002C75BE"/>
    <w:rsid w:val="002D0DD7"/>
    <w:rsid w:val="002D23DC"/>
    <w:rsid w:val="002D5E8F"/>
    <w:rsid w:val="002E1CE1"/>
    <w:rsid w:val="002F5F59"/>
    <w:rsid w:val="0030480C"/>
    <w:rsid w:val="00307D8F"/>
    <w:rsid w:val="00312822"/>
    <w:rsid w:val="00313E07"/>
    <w:rsid w:val="00316F2B"/>
    <w:rsid w:val="00323F60"/>
    <w:rsid w:val="0032433D"/>
    <w:rsid w:val="00324894"/>
    <w:rsid w:val="0033143D"/>
    <w:rsid w:val="00335463"/>
    <w:rsid w:val="00345A75"/>
    <w:rsid w:val="003475AE"/>
    <w:rsid w:val="003545D0"/>
    <w:rsid w:val="003638CC"/>
    <w:rsid w:val="00365E5C"/>
    <w:rsid w:val="003732B0"/>
    <w:rsid w:val="003751DE"/>
    <w:rsid w:val="00381D55"/>
    <w:rsid w:val="003831FB"/>
    <w:rsid w:val="00383716"/>
    <w:rsid w:val="00385BBA"/>
    <w:rsid w:val="0039098D"/>
    <w:rsid w:val="00391186"/>
    <w:rsid w:val="003A24D1"/>
    <w:rsid w:val="003A7760"/>
    <w:rsid w:val="003B4729"/>
    <w:rsid w:val="003B4887"/>
    <w:rsid w:val="003B7042"/>
    <w:rsid w:val="003D4F5B"/>
    <w:rsid w:val="003E1829"/>
    <w:rsid w:val="003E5898"/>
    <w:rsid w:val="003F5322"/>
    <w:rsid w:val="00417956"/>
    <w:rsid w:val="00420C80"/>
    <w:rsid w:val="004226D6"/>
    <w:rsid w:val="00425A80"/>
    <w:rsid w:val="00425AA2"/>
    <w:rsid w:val="004276B9"/>
    <w:rsid w:val="00432805"/>
    <w:rsid w:val="00440FE2"/>
    <w:rsid w:val="00442A2F"/>
    <w:rsid w:val="004439BE"/>
    <w:rsid w:val="004572E0"/>
    <w:rsid w:val="00464261"/>
    <w:rsid w:val="004669C8"/>
    <w:rsid w:val="004753FE"/>
    <w:rsid w:val="00486AC9"/>
    <w:rsid w:val="004931FE"/>
    <w:rsid w:val="004966D9"/>
    <w:rsid w:val="004A585D"/>
    <w:rsid w:val="004B0752"/>
    <w:rsid w:val="004B7C70"/>
    <w:rsid w:val="004C0351"/>
    <w:rsid w:val="004C2E3C"/>
    <w:rsid w:val="004D2DEA"/>
    <w:rsid w:val="004F7C81"/>
    <w:rsid w:val="00500826"/>
    <w:rsid w:val="00500F53"/>
    <w:rsid w:val="005061D0"/>
    <w:rsid w:val="005149CC"/>
    <w:rsid w:val="00523CC2"/>
    <w:rsid w:val="00533803"/>
    <w:rsid w:val="0054031B"/>
    <w:rsid w:val="00546538"/>
    <w:rsid w:val="00550A38"/>
    <w:rsid w:val="005523A3"/>
    <w:rsid w:val="00552961"/>
    <w:rsid w:val="00553D12"/>
    <w:rsid w:val="005561D3"/>
    <w:rsid w:val="0055799A"/>
    <w:rsid w:val="00557D54"/>
    <w:rsid w:val="00562125"/>
    <w:rsid w:val="00562F72"/>
    <w:rsid w:val="005645D1"/>
    <w:rsid w:val="00565DA1"/>
    <w:rsid w:val="005720E9"/>
    <w:rsid w:val="00572928"/>
    <w:rsid w:val="005862C5"/>
    <w:rsid w:val="0059269F"/>
    <w:rsid w:val="005940AB"/>
    <w:rsid w:val="00594988"/>
    <w:rsid w:val="005A035A"/>
    <w:rsid w:val="005A1289"/>
    <w:rsid w:val="005A2057"/>
    <w:rsid w:val="005C2BAF"/>
    <w:rsid w:val="005D1023"/>
    <w:rsid w:val="005D2D43"/>
    <w:rsid w:val="005E2A65"/>
    <w:rsid w:val="005E3089"/>
    <w:rsid w:val="005F2E34"/>
    <w:rsid w:val="006000D6"/>
    <w:rsid w:val="006012AD"/>
    <w:rsid w:val="0060381F"/>
    <w:rsid w:val="0060466C"/>
    <w:rsid w:val="00607E2A"/>
    <w:rsid w:val="006114B5"/>
    <w:rsid w:val="00613906"/>
    <w:rsid w:val="00613B8B"/>
    <w:rsid w:val="00626B31"/>
    <w:rsid w:val="00626B74"/>
    <w:rsid w:val="00634C6C"/>
    <w:rsid w:val="00640E65"/>
    <w:rsid w:val="00654D4C"/>
    <w:rsid w:val="00665276"/>
    <w:rsid w:val="006746E2"/>
    <w:rsid w:val="0067610B"/>
    <w:rsid w:val="006813FF"/>
    <w:rsid w:val="0068378D"/>
    <w:rsid w:val="0068394B"/>
    <w:rsid w:val="006856D2"/>
    <w:rsid w:val="006A31B0"/>
    <w:rsid w:val="006C0172"/>
    <w:rsid w:val="006C0A60"/>
    <w:rsid w:val="006C2BAA"/>
    <w:rsid w:val="006C2E1A"/>
    <w:rsid w:val="006C55D8"/>
    <w:rsid w:val="006C7F02"/>
    <w:rsid w:val="006D0B2B"/>
    <w:rsid w:val="006D3C03"/>
    <w:rsid w:val="006D7A87"/>
    <w:rsid w:val="006E5629"/>
    <w:rsid w:val="006F6E6E"/>
    <w:rsid w:val="006F75E3"/>
    <w:rsid w:val="0070162C"/>
    <w:rsid w:val="00701AEC"/>
    <w:rsid w:val="00712F20"/>
    <w:rsid w:val="00720681"/>
    <w:rsid w:val="00722096"/>
    <w:rsid w:val="00722995"/>
    <w:rsid w:val="0072459B"/>
    <w:rsid w:val="00726948"/>
    <w:rsid w:val="007276AC"/>
    <w:rsid w:val="00732E44"/>
    <w:rsid w:val="00733990"/>
    <w:rsid w:val="00750BCE"/>
    <w:rsid w:val="00751020"/>
    <w:rsid w:val="00761B86"/>
    <w:rsid w:val="0076522E"/>
    <w:rsid w:val="00766FBE"/>
    <w:rsid w:val="0077592A"/>
    <w:rsid w:val="00776CD6"/>
    <w:rsid w:val="00777EB4"/>
    <w:rsid w:val="00781A72"/>
    <w:rsid w:val="00784DE1"/>
    <w:rsid w:val="007875CE"/>
    <w:rsid w:val="00791803"/>
    <w:rsid w:val="007A090A"/>
    <w:rsid w:val="007A68E3"/>
    <w:rsid w:val="007B31FF"/>
    <w:rsid w:val="007B675B"/>
    <w:rsid w:val="007C3051"/>
    <w:rsid w:val="007C38C7"/>
    <w:rsid w:val="007C754C"/>
    <w:rsid w:val="007D1D8A"/>
    <w:rsid w:val="007D57AA"/>
    <w:rsid w:val="007D7AC6"/>
    <w:rsid w:val="007E66FC"/>
    <w:rsid w:val="007F488B"/>
    <w:rsid w:val="007F5626"/>
    <w:rsid w:val="00804C40"/>
    <w:rsid w:val="00804D5D"/>
    <w:rsid w:val="0082578F"/>
    <w:rsid w:val="00834A06"/>
    <w:rsid w:val="008371A9"/>
    <w:rsid w:val="0084194C"/>
    <w:rsid w:val="00845299"/>
    <w:rsid w:val="00862FBB"/>
    <w:rsid w:val="008712BA"/>
    <w:rsid w:val="00875787"/>
    <w:rsid w:val="008806AE"/>
    <w:rsid w:val="00893D0B"/>
    <w:rsid w:val="00896A19"/>
    <w:rsid w:val="00897E0D"/>
    <w:rsid w:val="008A4526"/>
    <w:rsid w:val="008A74C3"/>
    <w:rsid w:val="008A7D34"/>
    <w:rsid w:val="008B6FB2"/>
    <w:rsid w:val="008D11A3"/>
    <w:rsid w:val="008F6184"/>
    <w:rsid w:val="00903D52"/>
    <w:rsid w:val="00906A04"/>
    <w:rsid w:val="009106AB"/>
    <w:rsid w:val="0091770A"/>
    <w:rsid w:val="00932EC6"/>
    <w:rsid w:val="0094154C"/>
    <w:rsid w:val="00953E12"/>
    <w:rsid w:val="0095600D"/>
    <w:rsid w:val="009561FF"/>
    <w:rsid w:val="009605EF"/>
    <w:rsid w:val="00965D16"/>
    <w:rsid w:val="00970AA3"/>
    <w:rsid w:val="00975452"/>
    <w:rsid w:val="00980D88"/>
    <w:rsid w:val="00982CFC"/>
    <w:rsid w:val="009959C9"/>
    <w:rsid w:val="00996943"/>
    <w:rsid w:val="00997D9D"/>
    <w:rsid w:val="009A1DA5"/>
    <w:rsid w:val="009A58DB"/>
    <w:rsid w:val="009B5157"/>
    <w:rsid w:val="009C43A0"/>
    <w:rsid w:val="009C4A8E"/>
    <w:rsid w:val="009D17CA"/>
    <w:rsid w:val="009D65BE"/>
    <w:rsid w:val="009D7247"/>
    <w:rsid w:val="009D797B"/>
    <w:rsid w:val="009D7A71"/>
    <w:rsid w:val="009E11B6"/>
    <w:rsid w:val="009E1588"/>
    <w:rsid w:val="009E184A"/>
    <w:rsid w:val="009E645C"/>
    <w:rsid w:val="009F0B7C"/>
    <w:rsid w:val="00A06C86"/>
    <w:rsid w:val="00A141C4"/>
    <w:rsid w:val="00A16B3D"/>
    <w:rsid w:val="00A2749C"/>
    <w:rsid w:val="00A362C5"/>
    <w:rsid w:val="00A44D38"/>
    <w:rsid w:val="00A55543"/>
    <w:rsid w:val="00A56960"/>
    <w:rsid w:val="00A602EE"/>
    <w:rsid w:val="00A65351"/>
    <w:rsid w:val="00A65F5F"/>
    <w:rsid w:val="00A70EA3"/>
    <w:rsid w:val="00A772E9"/>
    <w:rsid w:val="00A779DF"/>
    <w:rsid w:val="00A85A09"/>
    <w:rsid w:val="00AA030C"/>
    <w:rsid w:val="00AA12CF"/>
    <w:rsid w:val="00AA532E"/>
    <w:rsid w:val="00AB2974"/>
    <w:rsid w:val="00AB5053"/>
    <w:rsid w:val="00AC6BBE"/>
    <w:rsid w:val="00AE03F0"/>
    <w:rsid w:val="00AE41D0"/>
    <w:rsid w:val="00AE42A4"/>
    <w:rsid w:val="00AF2BBF"/>
    <w:rsid w:val="00B01AC2"/>
    <w:rsid w:val="00B04C00"/>
    <w:rsid w:val="00B11661"/>
    <w:rsid w:val="00B153B9"/>
    <w:rsid w:val="00B175C6"/>
    <w:rsid w:val="00B2033B"/>
    <w:rsid w:val="00B225F3"/>
    <w:rsid w:val="00B418A8"/>
    <w:rsid w:val="00B423B4"/>
    <w:rsid w:val="00B454C0"/>
    <w:rsid w:val="00B5185F"/>
    <w:rsid w:val="00B5205F"/>
    <w:rsid w:val="00B602F3"/>
    <w:rsid w:val="00B634B0"/>
    <w:rsid w:val="00B67CAF"/>
    <w:rsid w:val="00B711BE"/>
    <w:rsid w:val="00B74790"/>
    <w:rsid w:val="00B77D1E"/>
    <w:rsid w:val="00B9634F"/>
    <w:rsid w:val="00BA2E70"/>
    <w:rsid w:val="00BB094E"/>
    <w:rsid w:val="00BB295E"/>
    <w:rsid w:val="00BB2B93"/>
    <w:rsid w:val="00BB5B1F"/>
    <w:rsid w:val="00BB6330"/>
    <w:rsid w:val="00BC67C7"/>
    <w:rsid w:val="00BD164A"/>
    <w:rsid w:val="00BD5838"/>
    <w:rsid w:val="00BD772A"/>
    <w:rsid w:val="00BD7E89"/>
    <w:rsid w:val="00BE3BD9"/>
    <w:rsid w:val="00BE4CC0"/>
    <w:rsid w:val="00BF1B86"/>
    <w:rsid w:val="00BF4E7B"/>
    <w:rsid w:val="00C12617"/>
    <w:rsid w:val="00C1789F"/>
    <w:rsid w:val="00C331C0"/>
    <w:rsid w:val="00C3664A"/>
    <w:rsid w:val="00C37F2F"/>
    <w:rsid w:val="00C4214B"/>
    <w:rsid w:val="00C42207"/>
    <w:rsid w:val="00C5245F"/>
    <w:rsid w:val="00C5252B"/>
    <w:rsid w:val="00C61C1A"/>
    <w:rsid w:val="00C6509D"/>
    <w:rsid w:val="00C6791A"/>
    <w:rsid w:val="00C800E0"/>
    <w:rsid w:val="00C904DB"/>
    <w:rsid w:val="00C9165C"/>
    <w:rsid w:val="00CA20BF"/>
    <w:rsid w:val="00CA68EF"/>
    <w:rsid w:val="00CA6A36"/>
    <w:rsid w:val="00CA78D5"/>
    <w:rsid w:val="00CB19BC"/>
    <w:rsid w:val="00CB1F1C"/>
    <w:rsid w:val="00CC1F4A"/>
    <w:rsid w:val="00CC7087"/>
    <w:rsid w:val="00CD4293"/>
    <w:rsid w:val="00CE4CC0"/>
    <w:rsid w:val="00CF0F3A"/>
    <w:rsid w:val="00CF3DA9"/>
    <w:rsid w:val="00D00040"/>
    <w:rsid w:val="00D012C9"/>
    <w:rsid w:val="00D03976"/>
    <w:rsid w:val="00D10ADE"/>
    <w:rsid w:val="00D124E4"/>
    <w:rsid w:val="00D26158"/>
    <w:rsid w:val="00D31DF3"/>
    <w:rsid w:val="00D34704"/>
    <w:rsid w:val="00D42FB5"/>
    <w:rsid w:val="00D55840"/>
    <w:rsid w:val="00D55F29"/>
    <w:rsid w:val="00D568B5"/>
    <w:rsid w:val="00D64B61"/>
    <w:rsid w:val="00D7190A"/>
    <w:rsid w:val="00D81AB4"/>
    <w:rsid w:val="00D81DB1"/>
    <w:rsid w:val="00D93D28"/>
    <w:rsid w:val="00D96158"/>
    <w:rsid w:val="00D96EE4"/>
    <w:rsid w:val="00D97661"/>
    <w:rsid w:val="00DA0D49"/>
    <w:rsid w:val="00DA5765"/>
    <w:rsid w:val="00DA60B8"/>
    <w:rsid w:val="00DB0AA6"/>
    <w:rsid w:val="00DB61F8"/>
    <w:rsid w:val="00DB676A"/>
    <w:rsid w:val="00DC0580"/>
    <w:rsid w:val="00DC0638"/>
    <w:rsid w:val="00DD3381"/>
    <w:rsid w:val="00DE3637"/>
    <w:rsid w:val="00DE737F"/>
    <w:rsid w:val="00DF032D"/>
    <w:rsid w:val="00DF15B0"/>
    <w:rsid w:val="00DF1F2D"/>
    <w:rsid w:val="00E0247E"/>
    <w:rsid w:val="00E04B22"/>
    <w:rsid w:val="00E24926"/>
    <w:rsid w:val="00E30B09"/>
    <w:rsid w:val="00E335F1"/>
    <w:rsid w:val="00E342CC"/>
    <w:rsid w:val="00E3613B"/>
    <w:rsid w:val="00E40D47"/>
    <w:rsid w:val="00E42CA8"/>
    <w:rsid w:val="00E542A4"/>
    <w:rsid w:val="00E61740"/>
    <w:rsid w:val="00E6286A"/>
    <w:rsid w:val="00E67268"/>
    <w:rsid w:val="00E839E4"/>
    <w:rsid w:val="00E86C94"/>
    <w:rsid w:val="00E9131F"/>
    <w:rsid w:val="00E92A9D"/>
    <w:rsid w:val="00EA7658"/>
    <w:rsid w:val="00EB62DB"/>
    <w:rsid w:val="00EB64AC"/>
    <w:rsid w:val="00EC09C0"/>
    <w:rsid w:val="00EE5A44"/>
    <w:rsid w:val="00EE7A12"/>
    <w:rsid w:val="00EF3E03"/>
    <w:rsid w:val="00EF5629"/>
    <w:rsid w:val="00EF6657"/>
    <w:rsid w:val="00EF7F01"/>
    <w:rsid w:val="00F011A5"/>
    <w:rsid w:val="00F101C6"/>
    <w:rsid w:val="00F262CF"/>
    <w:rsid w:val="00F26E51"/>
    <w:rsid w:val="00F31996"/>
    <w:rsid w:val="00F6161E"/>
    <w:rsid w:val="00F65F97"/>
    <w:rsid w:val="00F66FD2"/>
    <w:rsid w:val="00F709D4"/>
    <w:rsid w:val="00F725D8"/>
    <w:rsid w:val="00F7454C"/>
    <w:rsid w:val="00F8066E"/>
    <w:rsid w:val="00F822F3"/>
    <w:rsid w:val="00F832D1"/>
    <w:rsid w:val="00F854F9"/>
    <w:rsid w:val="00F9275A"/>
    <w:rsid w:val="00FA1AC0"/>
    <w:rsid w:val="00FA1F21"/>
    <w:rsid w:val="00FA2D6C"/>
    <w:rsid w:val="00FA7748"/>
    <w:rsid w:val="00FB404D"/>
    <w:rsid w:val="00FB711C"/>
    <w:rsid w:val="00FD6430"/>
    <w:rsid w:val="00FE0562"/>
    <w:rsid w:val="00FE43CF"/>
    <w:rsid w:val="00FE58D2"/>
    <w:rsid w:val="00FF1A8B"/>
    <w:rsid w:val="00FF39AB"/>
    <w:rsid w:val="00FF6344"/>
    <w:rsid w:val="0574E7A9"/>
    <w:rsid w:val="066FAD22"/>
    <w:rsid w:val="09B0B923"/>
    <w:rsid w:val="0DEDF809"/>
    <w:rsid w:val="1963384B"/>
    <w:rsid w:val="19974A4E"/>
    <w:rsid w:val="1A5BCD2E"/>
    <w:rsid w:val="1C492332"/>
    <w:rsid w:val="1D62F56E"/>
    <w:rsid w:val="1EB63587"/>
    <w:rsid w:val="1FAA0995"/>
    <w:rsid w:val="20C7521F"/>
    <w:rsid w:val="2310DD14"/>
    <w:rsid w:val="23245179"/>
    <w:rsid w:val="2536A2A0"/>
    <w:rsid w:val="267C1C3A"/>
    <w:rsid w:val="293AECCB"/>
    <w:rsid w:val="29947D80"/>
    <w:rsid w:val="2F0820E3"/>
    <w:rsid w:val="2F284B82"/>
    <w:rsid w:val="300967C2"/>
    <w:rsid w:val="312E1C96"/>
    <w:rsid w:val="315A2FFA"/>
    <w:rsid w:val="350292EE"/>
    <w:rsid w:val="359D179A"/>
    <w:rsid w:val="35B8DE87"/>
    <w:rsid w:val="38D91006"/>
    <w:rsid w:val="3A7244F5"/>
    <w:rsid w:val="3C0999D7"/>
    <w:rsid w:val="3C44974F"/>
    <w:rsid w:val="3CB976F6"/>
    <w:rsid w:val="3D80B685"/>
    <w:rsid w:val="3DDE24CD"/>
    <w:rsid w:val="3E7B17A8"/>
    <w:rsid w:val="3FD81BD7"/>
    <w:rsid w:val="4092050C"/>
    <w:rsid w:val="409F8ACC"/>
    <w:rsid w:val="40C44259"/>
    <w:rsid w:val="423672EF"/>
    <w:rsid w:val="42980B46"/>
    <w:rsid w:val="464438A6"/>
    <w:rsid w:val="4B7583BB"/>
    <w:rsid w:val="4BE3D8DD"/>
    <w:rsid w:val="4CF188F7"/>
    <w:rsid w:val="4EAC1EEF"/>
    <w:rsid w:val="501B8BBE"/>
    <w:rsid w:val="51C0EB4B"/>
    <w:rsid w:val="59074DB5"/>
    <w:rsid w:val="5C7E6FD8"/>
    <w:rsid w:val="63B5A265"/>
    <w:rsid w:val="66A633E4"/>
    <w:rsid w:val="6B504DE3"/>
    <w:rsid w:val="70E5F1C7"/>
    <w:rsid w:val="7135887A"/>
    <w:rsid w:val="72382631"/>
    <w:rsid w:val="7423C7FB"/>
    <w:rsid w:val="7698F304"/>
    <w:rsid w:val="778C0034"/>
    <w:rsid w:val="7954E1D3"/>
    <w:rsid w:val="7B491565"/>
    <w:rsid w:val="7CAE7CF2"/>
    <w:rsid w:val="7D863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2A1B36C8"/>
  <w15:chartTrackingRefBased/>
  <w15:docId w15:val="{401CC213-FEFD-DA4D-AD15-380730806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E8F"/>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jc w:val="left"/>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784DE1"/>
    <w:pPr>
      <w:spacing w:before="240" w:after="240" w:line="480" w:lineRule="auto"/>
      <w:ind w:left="850" w:hanging="850"/>
    </w:pPr>
    <w:rPr>
      <w:rFonts w:ascii="Arial" w:hAnsi="Arial" w:cs="Calibri"/>
      <w:b/>
      <w:bCs/>
      <w:iCs/>
      <w:color w:val="000000" w:themeColor="text1"/>
      <w:sz w:val="28"/>
      <w:szCs w:val="28"/>
      <w:lang w:val="fr-CH"/>
    </w:rPr>
  </w:style>
  <w:style w:type="character" w:customStyle="1" w:styleId="Titre11Car">
    <w:name w:val="Titre 1.1 Car"/>
    <w:basedOn w:val="DefaultParagraphFont"/>
    <w:link w:val="Titre11"/>
    <w:rsid w:val="00784DE1"/>
    <w:rPr>
      <w:rFonts w:ascii="Arial" w:eastAsiaTheme="majorEastAsia" w:hAnsi="Arial"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4C0351"/>
    <w:pPr>
      <w:spacing w:before="240" w:after="240" w:line="240" w:lineRule="auto"/>
      <w:jc w:val="both"/>
    </w:pPr>
    <w:rPr>
      <w:rFonts w:ascii="Calibri" w:hAnsi="Calibri" w:cs="Calibri"/>
      <w:b/>
      <w:bCs/>
      <w:color w:val="0A2F41" w:themeColor="accent1" w:themeShade="80"/>
      <w:szCs w:val="30"/>
    </w:rPr>
  </w:style>
  <w:style w:type="character" w:customStyle="1" w:styleId="Titre21Char">
    <w:name w:val="Titre 2.1 Char"/>
    <w:basedOn w:val="DefaultParagraphFont"/>
    <w:link w:val="Titre21"/>
    <w:rsid w:val="004C0351"/>
    <w:rPr>
      <w:rFonts w:ascii="Calibri" w:eastAsiaTheme="majorEastAsia" w:hAnsi="Calibri" w:cs="Calibri"/>
      <w:b/>
      <w:bCs/>
      <w:color w:val="0A2F41" w:themeColor="accent1" w:themeShade="80"/>
      <w:kern w:val="0"/>
      <w:sz w:val="28"/>
      <w:szCs w:val="30"/>
      <w14:ligatures w14:val="none"/>
    </w:rPr>
  </w:style>
  <w:style w:type="paragraph" w:styleId="Bibliography">
    <w:name w:val="Bibliography"/>
    <w:basedOn w:val="Normal"/>
    <w:next w:val="Normal"/>
    <w:uiPriority w:val="37"/>
    <w:unhideWhenUsed/>
    <w:rsid w:val="00203336"/>
    <w:pPr>
      <w:tabs>
        <w:tab w:val="left" w:pos="380"/>
      </w:tabs>
      <w:spacing w:after="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jc w:val="left"/>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6668</Words>
  <Characters>38009</Characters>
  <Application>Microsoft Office Word</Application>
  <DocSecurity>0</DocSecurity>
  <Lines>316</Lines>
  <Paragraphs>89</Paragraphs>
  <ScaleCrop>false</ScaleCrop>
  <Company/>
  <LinksUpToDate>false</LinksUpToDate>
  <CharactersWithSpaces>44588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cp:revision>
  <dcterms:created xsi:type="dcterms:W3CDTF">2026-02-08T15:58:00Z</dcterms:created>
  <dcterms:modified xsi:type="dcterms:W3CDTF">2026-02-08T15:58:00Z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