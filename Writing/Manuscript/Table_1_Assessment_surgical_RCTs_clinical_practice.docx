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4EB90" w14:textId="77777777" w:rsidR="00594021" w:rsidRDefault="00594021"/>
    <w:p w14:paraId="23BDD4DF" w14:textId="77777777" w:rsidR="00594021" w:rsidRDefault="0000000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r>
        <w:t xml:space="preserve">Table 1. Assessment of surgical RCTs </w:t>
      </w:r>
      <w:commentRangeStart w:id="0"/>
      <w:r>
        <w:t>according to their ability to meaningfully inform clinical practice</w:t>
      </w:r>
      <w:commentRangeEnd w:id="0"/>
      <w:r w:rsidR="00601A79">
        <w:rPr>
          <w:rStyle w:val="Kommentarzeichen"/>
          <w:b w:val="0"/>
          <w:i w:val="0"/>
        </w:rPr>
        <w:commentReference w:id="0"/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6548"/>
        <w:gridCol w:w="1303"/>
      </w:tblGrid>
      <w:tr w:rsidR="00594021" w14:paraId="1001FA40" w14:textId="77777777">
        <w:trPr>
          <w:tblHeader/>
          <w:jc w:val="center"/>
        </w:trPr>
        <w:tc>
          <w:tcPr>
            <w:tcW w:w="6548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9C3585" w14:textId="4C0238B3" w:rsidR="0059402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del w:id="1" w:author="fariba abbassi" w:date="2026-02-02T08:11:00Z" w16du:dateUtc="2026-02-02T07:11:00Z">
              <w:r w:rsidDel="00601A79">
                <w:rPr>
                  <w:rFonts w:ascii="Helvetica" w:eastAsia="Helvetica" w:hAnsi="Helvetica" w:cs="Helvetica"/>
                  <w:b/>
                  <w:color w:val="000000"/>
                  <w:sz w:val="22"/>
                  <w:szCs w:val="22"/>
                </w:rPr>
                <w:delText>Characteristic</w:delText>
              </w:r>
            </w:del>
            <w:ins w:id="2" w:author="fariba abbassi" w:date="2026-02-02T08:11:00Z" w16du:dateUtc="2026-02-02T07:11:00Z">
              <w:r w:rsidR="00601A79">
                <w:rPr>
                  <w:rFonts w:ascii="Helvetica" w:eastAsia="Helvetica" w:hAnsi="Helvetica" w:cs="Helvetica"/>
                  <w:b/>
                  <w:color w:val="000000"/>
                  <w:sz w:val="22"/>
                  <w:szCs w:val="22"/>
                </w:rPr>
                <w:t>Criteria</w:t>
              </w:r>
            </w:ins>
          </w:p>
        </w:tc>
        <w:tc>
          <w:tcPr>
            <w:tcW w:w="1303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BE063C" w14:textId="77777777" w:rsidR="0059402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N = 50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  <w:vertAlign w:val="superscript"/>
              </w:rPr>
              <w:t>1</w:t>
            </w:r>
          </w:p>
        </w:tc>
      </w:tr>
      <w:tr w:rsidR="00594021" w14:paraId="0EA810F7" w14:textId="77777777">
        <w:trPr>
          <w:jc w:val="center"/>
        </w:trPr>
        <w:tc>
          <w:tcPr>
            <w:tcW w:w="6548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EA238C" w14:textId="77777777" w:rsidR="0059402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RCTs fulfilling criteria of </w:t>
            </w:r>
            <w:commentRangeStart w:id="3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meaningfully clinical informing practice</w:t>
            </w:r>
            <w:commentRangeEnd w:id="3"/>
            <w:r w:rsidR="00601A79">
              <w:rPr>
                <w:rStyle w:val="Kommentarzeichen"/>
              </w:rPr>
              <w:commentReference w:id="3"/>
            </w:r>
          </w:p>
        </w:tc>
        <w:tc>
          <w:tcPr>
            <w:tcW w:w="1303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627179" w14:textId="77777777" w:rsidR="00594021" w:rsidRDefault="005940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</w:tr>
      <w:tr w:rsidR="00594021" w14:paraId="1DF6EDB0" w14:textId="77777777">
        <w:trPr>
          <w:jc w:val="center"/>
        </w:trPr>
        <w:tc>
          <w:tcPr>
            <w:tcW w:w="65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9F9DAF" w14:textId="1F2F6195" w:rsidR="0059402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Fulfill</w:t>
            </w:r>
            <w:ins w:id="4" w:author="fariba abbassi" w:date="2026-02-02T08:13:00Z" w16du:dateUtc="2026-02-02T07:13:00Z">
              <w:r w:rsidR="00601A79">
                <w:rPr>
                  <w:rFonts w:ascii="Helvetica" w:eastAsia="Helvetica" w:hAnsi="Helvetica" w:cs="Helvetica"/>
                  <w:color w:val="000000"/>
                  <w:sz w:val="22"/>
                  <w:szCs w:val="22"/>
                </w:rPr>
                <w:t>ing all??</w:t>
              </w:r>
            </w:ins>
            <w:del w:id="5" w:author="fariba abbassi" w:date="2026-02-02T08:13:00Z" w16du:dateUtc="2026-02-02T07:13:00Z">
              <w:r w:rsidDel="00601A79">
                <w:rPr>
                  <w:rFonts w:ascii="Helvetica" w:eastAsia="Helvetica" w:hAnsi="Helvetica" w:cs="Helvetica"/>
                  <w:color w:val="000000"/>
                  <w:sz w:val="22"/>
                  <w:szCs w:val="22"/>
                </w:rPr>
                <w:delText>s</w:delText>
              </w:r>
            </w:del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criteria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712720" w14:textId="77777777" w:rsidR="0059402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27 (54%)</w:t>
            </w:r>
          </w:p>
        </w:tc>
      </w:tr>
      <w:tr w:rsidR="00594021" w14:paraId="2B337501" w14:textId="77777777">
        <w:trPr>
          <w:jc w:val="center"/>
        </w:trPr>
        <w:tc>
          <w:tcPr>
            <w:tcW w:w="65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094478" w14:textId="3E2B4843" w:rsidR="0059402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del w:id="6" w:author="fariba abbassi" w:date="2026-02-02T08:13:00Z" w16du:dateUtc="2026-02-02T07:13:00Z">
              <w:r w:rsidDel="00601A79">
                <w:rPr>
                  <w:rFonts w:ascii="Helvetica" w:eastAsia="Helvetica" w:hAnsi="Helvetica" w:cs="Helvetica"/>
                  <w:color w:val="000000"/>
                  <w:sz w:val="22"/>
                  <w:szCs w:val="22"/>
                </w:rPr>
                <w:delText>Does not fulfill</w:delText>
              </w:r>
            </w:del>
            <w:ins w:id="7" w:author="fariba abbassi" w:date="2026-02-02T08:13:00Z" w16du:dateUtc="2026-02-02T07:13:00Z">
              <w:r w:rsidR="00601A79">
                <w:rPr>
                  <w:rFonts w:ascii="Helvetica" w:eastAsia="Helvetica" w:hAnsi="Helvetica" w:cs="Helvetica"/>
                  <w:color w:val="000000"/>
                  <w:sz w:val="22"/>
                  <w:szCs w:val="22"/>
                </w:rPr>
                <w:t>Not fulfilling all</w:t>
              </w:r>
            </w:ins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criteria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9466AA" w14:textId="77777777" w:rsidR="0059402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23 (46%)</w:t>
            </w:r>
          </w:p>
        </w:tc>
      </w:tr>
      <w:tr w:rsidR="00594021" w14:paraId="45BDD01B" w14:textId="77777777">
        <w:trPr>
          <w:jc w:val="center"/>
        </w:trPr>
        <w:tc>
          <w:tcPr>
            <w:tcW w:w="65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1C7AC2" w14:textId="77777777" w:rsidR="0059402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Study aim specified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9E44B0" w14:textId="77777777" w:rsidR="00594021" w:rsidRDefault="005940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</w:tr>
      <w:tr w:rsidR="00594021" w14:paraId="499F4831" w14:textId="77777777">
        <w:trPr>
          <w:jc w:val="center"/>
        </w:trPr>
        <w:tc>
          <w:tcPr>
            <w:tcW w:w="65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E5702E" w14:textId="71FBAAC1" w:rsidR="0059402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del w:id="8" w:author="fariba abbassi" w:date="2026-02-02T08:14:00Z" w16du:dateUtc="2026-02-02T07:14:00Z">
              <w:r w:rsidDel="00601A79">
                <w:rPr>
                  <w:rFonts w:ascii="Helvetica" w:eastAsia="Helvetica" w:hAnsi="Helvetica" w:cs="Helvetica"/>
                  <w:color w:val="000000"/>
                  <w:sz w:val="22"/>
                  <w:szCs w:val="22"/>
                </w:rPr>
                <w:delText>Specified</w:delText>
              </w:r>
            </w:del>
            <w:ins w:id="9" w:author="fariba abbassi" w:date="2026-02-02T08:14:00Z" w16du:dateUtc="2026-02-02T07:14:00Z">
              <w:r w:rsidR="00601A79">
                <w:rPr>
                  <w:rFonts w:ascii="Helvetica" w:eastAsia="Helvetica" w:hAnsi="Helvetica" w:cs="Helvetica"/>
                  <w:color w:val="000000"/>
                  <w:sz w:val="22"/>
                  <w:szCs w:val="22"/>
                </w:rPr>
                <w:t>Yes</w:t>
              </w:r>
            </w:ins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0D5C6C" w14:textId="77777777" w:rsidR="0059402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13 (26%)</w:t>
            </w:r>
          </w:p>
        </w:tc>
      </w:tr>
      <w:tr w:rsidR="00594021" w14:paraId="04DAB385" w14:textId="77777777">
        <w:trPr>
          <w:jc w:val="center"/>
        </w:trPr>
        <w:tc>
          <w:tcPr>
            <w:tcW w:w="65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A15909" w14:textId="5D0E5B8B" w:rsidR="00594021" w:rsidRDefault="00601A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ins w:id="10" w:author="fariba abbassi" w:date="2026-02-02T08:14:00Z" w16du:dateUtc="2026-02-02T07:14:00Z">
              <w:r>
                <w:rPr>
                  <w:rFonts w:ascii="Helvetica" w:eastAsia="Helvetica" w:hAnsi="Helvetica" w:cs="Helvetica"/>
                  <w:color w:val="000000"/>
                  <w:sz w:val="22"/>
                  <w:szCs w:val="22"/>
                </w:rPr>
                <w:t>No</w:t>
              </w:r>
            </w:ins>
            <w:del w:id="11" w:author="fariba abbassi" w:date="2026-02-02T08:14:00Z" w16du:dateUtc="2026-02-02T07:14:00Z">
              <w:r w:rsidR="00000000" w:rsidDel="00601A79">
                <w:rPr>
                  <w:rFonts w:ascii="Helvetica" w:eastAsia="Helvetica" w:hAnsi="Helvetica" w:cs="Helvetica"/>
                  <w:color w:val="000000"/>
                  <w:sz w:val="22"/>
                  <w:szCs w:val="22"/>
                </w:rPr>
                <w:delText>Not specified</w:delText>
              </w:r>
            </w:del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E1BB4A" w14:textId="77777777" w:rsidR="0059402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20 (40%)</w:t>
            </w:r>
          </w:p>
        </w:tc>
      </w:tr>
      <w:tr w:rsidR="00594021" w14:paraId="64D64A94" w14:textId="77777777">
        <w:trPr>
          <w:jc w:val="center"/>
        </w:trPr>
        <w:tc>
          <w:tcPr>
            <w:tcW w:w="65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259A2E" w14:textId="3DC7BEB0" w:rsidR="0059402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del w:id="12" w:author="fariba abbassi" w:date="2026-02-02T08:14:00Z" w16du:dateUtc="2026-02-02T07:14:00Z">
              <w:r w:rsidDel="00601A79">
                <w:rPr>
                  <w:rFonts w:ascii="Helvetica" w:eastAsia="Helvetica" w:hAnsi="Helvetica" w:cs="Helvetica"/>
                  <w:color w:val="000000"/>
                  <w:sz w:val="22"/>
                  <w:szCs w:val="22"/>
                </w:rPr>
                <w:delText xml:space="preserve">Different </w:delText>
              </w:r>
            </w:del>
            <w:ins w:id="13" w:author="fariba abbassi" w:date="2026-02-02T08:14:00Z" w16du:dateUtc="2026-02-02T07:14:00Z">
              <w:r w:rsidR="00601A79">
                <w:rPr>
                  <w:rFonts w:ascii="Helvetica" w:eastAsia="Helvetica" w:hAnsi="Helvetica" w:cs="Helvetica"/>
                  <w:color w:val="000000"/>
                  <w:sz w:val="22"/>
                  <w:szCs w:val="22"/>
                </w:rPr>
                <w:t>Mismatch of</w:t>
              </w:r>
              <w:r w:rsidR="00601A79">
                <w:rPr>
                  <w:rFonts w:ascii="Helvetica" w:eastAsia="Helvetica" w:hAnsi="Helvetica" w:cs="Helvetica"/>
                  <w:color w:val="000000"/>
                  <w:sz w:val="22"/>
                  <w:szCs w:val="22"/>
                </w:rPr>
                <w:t xml:space="preserve"> </w:t>
              </w:r>
            </w:ins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trial aim between pretrial </w:t>
            </w:r>
            <w:ins w:id="14" w:author="fariba abbassi" w:date="2026-02-02T08:14:00Z" w16du:dateUtc="2026-02-02T07:14:00Z">
              <w:r w:rsidR="00601A79">
                <w:rPr>
                  <w:rFonts w:ascii="Helvetica" w:eastAsia="Helvetica" w:hAnsi="Helvetica" w:cs="Helvetica"/>
                  <w:color w:val="000000"/>
                  <w:sz w:val="22"/>
                  <w:szCs w:val="22"/>
                </w:rPr>
                <w:t xml:space="preserve">document </w:t>
              </w:r>
            </w:ins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and final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98018A" w14:textId="77777777" w:rsidR="0059402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ins w:id="15" w:author="fariba abbassi" w:date="2026-02-02T08:15:00Z" w16du:dateUtc="2026-02-02T07:15:00Z"/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17 (34%)</w:t>
            </w:r>
          </w:p>
          <w:p w14:paraId="1E98BEA4" w14:textId="77777777" w:rsidR="00601A79" w:rsidRDefault="00601A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</w:tr>
      <w:tr w:rsidR="00601A79" w14:paraId="0D401ACA" w14:textId="77777777">
        <w:trPr>
          <w:jc w:val="center"/>
          <w:ins w:id="16" w:author="fariba abbassi" w:date="2026-02-02T08:15:00Z" w16du:dateUtc="2026-02-02T07:15:00Z"/>
        </w:trPr>
        <w:tc>
          <w:tcPr>
            <w:tcW w:w="65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A7DDCF" w14:textId="77777777" w:rsidR="00601A79" w:rsidRDefault="00601A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ins w:id="17" w:author="fariba abbassi" w:date="2026-02-02T08:15:00Z" w16du:dateUtc="2026-02-02T07:15:00Z"/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ins w:id="18" w:author="fariba abbassi" w:date="2026-02-02T08:15:00Z" w16du:dateUtc="2026-02-02T07:15:00Z">
              <w:r>
                <w:rPr>
                  <w:rFonts w:ascii="Helvetica" w:eastAsia="Helvetica" w:hAnsi="Helvetica" w:cs="Helvetica"/>
                  <w:color w:val="000000"/>
                  <w:sz w:val="22"/>
                  <w:szCs w:val="22"/>
                </w:rPr>
                <w:t>Trial design specified</w:t>
              </w:r>
            </w:ins>
          </w:p>
          <w:p w14:paraId="3EDD8209" w14:textId="77777777" w:rsidR="00601A79" w:rsidRDefault="00601A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ins w:id="19" w:author="fariba abbassi" w:date="2026-02-02T08:16:00Z" w16du:dateUtc="2026-02-02T07:16:00Z"/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ins w:id="20" w:author="fariba abbassi" w:date="2026-02-02T08:15:00Z" w16du:dateUtc="2026-02-02T07:15:00Z">
              <w:r>
                <w:rPr>
                  <w:rFonts w:ascii="Helvetica" w:eastAsia="Helvetica" w:hAnsi="Helvetica" w:cs="Helvetica"/>
                  <w:color w:val="000000"/>
                  <w:sz w:val="22"/>
                  <w:szCs w:val="22"/>
                </w:rPr>
                <w:t xml:space="preserve">  Yes</w:t>
              </w:r>
            </w:ins>
          </w:p>
          <w:p w14:paraId="6E6EF8B4" w14:textId="65B26462" w:rsidR="00601A79" w:rsidDel="00601A79" w:rsidRDefault="00601A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ins w:id="21" w:author="fariba abbassi" w:date="2026-02-02T08:15:00Z" w16du:dateUtc="2026-02-02T07:15:00Z"/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ins w:id="22" w:author="fariba abbassi" w:date="2026-02-02T08:16:00Z" w16du:dateUtc="2026-02-02T07:16:00Z">
              <w:r>
                <w:rPr>
                  <w:rFonts w:ascii="Helvetica" w:eastAsia="Helvetica" w:hAnsi="Helvetica" w:cs="Helvetica"/>
                  <w:color w:val="000000"/>
                  <w:sz w:val="22"/>
                  <w:szCs w:val="22"/>
                </w:rPr>
                <w:t xml:space="preserve">  No</w:t>
              </w:r>
            </w:ins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47F2F3" w14:textId="77777777" w:rsidR="00601A79" w:rsidRDefault="00601A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ins w:id="23" w:author="fariba abbassi" w:date="2026-02-02T08:15:00Z" w16du:dateUtc="2026-02-02T07:15:00Z"/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</w:tr>
      <w:tr w:rsidR="00594021" w14:paraId="7843562E" w14:textId="77777777">
        <w:trPr>
          <w:jc w:val="center"/>
        </w:trPr>
        <w:tc>
          <w:tcPr>
            <w:tcW w:w="65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F80807" w14:textId="77777777" w:rsidR="00594021" w:rsidRPr="00601A7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strike/>
                <w:color w:val="000000"/>
                <w:sz w:val="22"/>
                <w:szCs w:val="22"/>
                <w:rPrChange w:id="24" w:author="fariba abbassi" w:date="2026-02-02T08:15:00Z" w16du:dateUtc="2026-02-02T07:15:00Z">
                  <w:rPr>
                    <w:rFonts w:ascii="Helvetica" w:eastAsia="Helvetica" w:hAnsi="Helvetica" w:cs="Helvetica"/>
                    <w:color w:val="000000"/>
                    <w:sz w:val="22"/>
                    <w:szCs w:val="22"/>
                  </w:rPr>
                </w:rPrChange>
              </w:rPr>
            </w:pPr>
            <w:r w:rsidRPr="00601A79">
              <w:rPr>
                <w:rFonts w:ascii="Helvetica" w:eastAsia="Helvetica" w:hAnsi="Helvetica" w:cs="Helvetica"/>
                <w:strike/>
                <w:color w:val="000000"/>
                <w:sz w:val="22"/>
                <w:szCs w:val="22"/>
                <w:rPrChange w:id="25" w:author="fariba abbassi" w:date="2026-02-02T08:15:00Z" w16du:dateUtc="2026-02-02T07:15:00Z">
                  <w:rPr>
                    <w:rFonts w:ascii="Helvetica" w:eastAsia="Helvetica" w:hAnsi="Helvetica" w:cs="Helvetica"/>
                    <w:color w:val="000000"/>
                    <w:sz w:val="22"/>
                    <w:szCs w:val="22"/>
                  </w:rPr>
                </w:rPrChange>
              </w:rPr>
              <w:t>Trial design aligned with study aim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58BC79" w14:textId="77777777" w:rsidR="00594021" w:rsidRPr="00601A79" w:rsidRDefault="005940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strike/>
                <w:color w:val="000000"/>
                <w:sz w:val="22"/>
                <w:szCs w:val="22"/>
                <w:rPrChange w:id="26" w:author="fariba abbassi" w:date="2026-02-02T08:15:00Z" w16du:dateUtc="2026-02-02T07:15:00Z">
                  <w:rPr>
                    <w:rFonts w:ascii="Helvetica" w:eastAsia="Helvetica" w:hAnsi="Helvetica" w:cs="Helvetica"/>
                    <w:color w:val="000000"/>
                    <w:sz w:val="22"/>
                    <w:szCs w:val="22"/>
                  </w:rPr>
                </w:rPrChange>
              </w:rPr>
            </w:pPr>
          </w:p>
        </w:tc>
      </w:tr>
      <w:tr w:rsidR="00594021" w14:paraId="75F52983" w14:textId="77777777">
        <w:trPr>
          <w:jc w:val="center"/>
        </w:trPr>
        <w:tc>
          <w:tcPr>
            <w:tcW w:w="65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4E15F3" w14:textId="77777777" w:rsidR="00594021" w:rsidRPr="00601A7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strike/>
                <w:color w:val="000000"/>
                <w:sz w:val="22"/>
                <w:szCs w:val="22"/>
                <w:rPrChange w:id="27" w:author="fariba abbassi" w:date="2026-02-02T08:15:00Z" w16du:dateUtc="2026-02-02T07:15:00Z">
                  <w:rPr>
                    <w:rFonts w:ascii="Helvetica" w:eastAsia="Helvetica" w:hAnsi="Helvetica" w:cs="Helvetica"/>
                    <w:color w:val="000000"/>
                    <w:sz w:val="22"/>
                    <w:szCs w:val="22"/>
                  </w:rPr>
                </w:rPrChange>
              </w:rPr>
            </w:pPr>
            <w:r w:rsidRPr="00601A79">
              <w:rPr>
                <w:rFonts w:ascii="Helvetica" w:eastAsia="Helvetica" w:hAnsi="Helvetica" w:cs="Helvetica"/>
                <w:strike/>
                <w:color w:val="000000"/>
                <w:sz w:val="22"/>
                <w:szCs w:val="22"/>
                <w:rPrChange w:id="28" w:author="fariba abbassi" w:date="2026-02-02T08:15:00Z" w16du:dateUtc="2026-02-02T07:15:00Z">
                  <w:rPr>
                    <w:rFonts w:ascii="Helvetica" w:eastAsia="Helvetica" w:hAnsi="Helvetica" w:cs="Helvetica"/>
                    <w:color w:val="000000"/>
                    <w:sz w:val="22"/>
                    <w:szCs w:val="22"/>
                  </w:rPr>
                </w:rPrChange>
              </w:rPr>
              <w:t>Concordant design aim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ACF30E" w14:textId="77777777" w:rsidR="00594021" w:rsidRPr="00601A7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strike/>
                <w:color w:val="000000"/>
                <w:sz w:val="22"/>
                <w:szCs w:val="22"/>
                <w:rPrChange w:id="29" w:author="fariba abbassi" w:date="2026-02-02T08:15:00Z" w16du:dateUtc="2026-02-02T07:15:00Z">
                  <w:rPr>
                    <w:rFonts w:ascii="Helvetica" w:eastAsia="Helvetica" w:hAnsi="Helvetica" w:cs="Helvetica"/>
                    <w:color w:val="000000"/>
                    <w:sz w:val="22"/>
                    <w:szCs w:val="22"/>
                  </w:rPr>
                </w:rPrChange>
              </w:rPr>
            </w:pPr>
            <w:r w:rsidRPr="00601A79">
              <w:rPr>
                <w:rFonts w:ascii="Helvetica" w:eastAsia="Helvetica" w:hAnsi="Helvetica" w:cs="Helvetica"/>
                <w:strike/>
                <w:color w:val="000000"/>
                <w:sz w:val="22"/>
                <w:szCs w:val="22"/>
                <w:rPrChange w:id="30" w:author="fariba abbassi" w:date="2026-02-02T08:15:00Z" w16du:dateUtc="2026-02-02T07:15:00Z">
                  <w:rPr>
                    <w:rFonts w:ascii="Helvetica" w:eastAsia="Helvetica" w:hAnsi="Helvetica" w:cs="Helvetica"/>
                    <w:color w:val="000000"/>
                    <w:sz w:val="22"/>
                    <w:szCs w:val="22"/>
                  </w:rPr>
                </w:rPrChange>
              </w:rPr>
              <w:t>15 (30%)</w:t>
            </w:r>
          </w:p>
        </w:tc>
      </w:tr>
      <w:tr w:rsidR="00594021" w14:paraId="4149C8B2" w14:textId="77777777">
        <w:trPr>
          <w:jc w:val="center"/>
        </w:trPr>
        <w:tc>
          <w:tcPr>
            <w:tcW w:w="65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468717" w14:textId="77777777" w:rsidR="00594021" w:rsidRPr="00601A7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strike/>
                <w:color w:val="000000"/>
                <w:sz w:val="22"/>
                <w:szCs w:val="22"/>
                <w:rPrChange w:id="31" w:author="fariba abbassi" w:date="2026-02-02T08:15:00Z" w16du:dateUtc="2026-02-02T07:15:00Z">
                  <w:rPr>
                    <w:rFonts w:ascii="Helvetica" w:eastAsia="Helvetica" w:hAnsi="Helvetica" w:cs="Helvetica"/>
                    <w:color w:val="000000"/>
                    <w:sz w:val="22"/>
                    <w:szCs w:val="22"/>
                  </w:rPr>
                </w:rPrChange>
              </w:rPr>
            </w:pPr>
            <w:r w:rsidRPr="00601A79">
              <w:rPr>
                <w:rFonts w:ascii="Helvetica" w:eastAsia="Helvetica" w:hAnsi="Helvetica" w:cs="Helvetica"/>
                <w:strike/>
                <w:color w:val="000000"/>
                <w:sz w:val="22"/>
                <w:szCs w:val="22"/>
                <w:rPrChange w:id="32" w:author="fariba abbassi" w:date="2026-02-02T08:15:00Z" w16du:dateUtc="2026-02-02T07:15:00Z">
                  <w:rPr>
                    <w:rFonts w:ascii="Helvetica" w:eastAsia="Helvetica" w:hAnsi="Helvetica" w:cs="Helvetica"/>
                    <w:color w:val="000000"/>
                    <w:sz w:val="22"/>
                    <w:szCs w:val="22"/>
                  </w:rPr>
                </w:rPrChange>
              </w:rPr>
              <w:t>Discordant design aim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B96AFB" w14:textId="77777777" w:rsidR="00594021" w:rsidRPr="00601A7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strike/>
                <w:color w:val="000000"/>
                <w:sz w:val="22"/>
                <w:szCs w:val="22"/>
                <w:rPrChange w:id="33" w:author="fariba abbassi" w:date="2026-02-02T08:15:00Z" w16du:dateUtc="2026-02-02T07:15:00Z">
                  <w:rPr>
                    <w:rFonts w:ascii="Helvetica" w:eastAsia="Helvetica" w:hAnsi="Helvetica" w:cs="Helvetica"/>
                    <w:color w:val="000000"/>
                    <w:sz w:val="22"/>
                    <w:szCs w:val="22"/>
                  </w:rPr>
                </w:rPrChange>
              </w:rPr>
            </w:pPr>
            <w:r w:rsidRPr="00601A79">
              <w:rPr>
                <w:rFonts w:ascii="Helvetica" w:eastAsia="Helvetica" w:hAnsi="Helvetica" w:cs="Helvetica"/>
                <w:strike/>
                <w:color w:val="000000"/>
                <w:sz w:val="22"/>
                <w:szCs w:val="22"/>
                <w:rPrChange w:id="34" w:author="fariba abbassi" w:date="2026-02-02T08:15:00Z" w16du:dateUtc="2026-02-02T07:15:00Z">
                  <w:rPr>
                    <w:rFonts w:ascii="Helvetica" w:eastAsia="Helvetica" w:hAnsi="Helvetica" w:cs="Helvetica"/>
                    <w:color w:val="000000"/>
                    <w:sz w:val="22"/>
                    <w:szCs w:val="22"/>
                  </w:rPr>
                </w:rPrChange>
              </w:rPr>
              <w:t>16 (32%)</w:t>
            </w:r>
          </w:p>
        </w:tc>
      </w:tr>
      <w:tr w:rsidR="00594021" w14:paraId="234A2E3B" w14:textId="77777777">
        <w:trPr>
          <w:jc w:val="center"/>
        </w:trPr>
        <w:tc>
          <w:tcPr>
            <w:tcW w:w="65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A52045" w14:textId="77777777" w:rsidR="00594021" w:rsidRPr="00601A7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strike/>
                <w:color w:val="000000"/>
                <w:sz w:val="22"/>
                <w:szCs w:val="22"/>
                <w:rPrChange w:id="35" w:author="fariba abbassi" w:date="2026-02-02T08:15:00Z" w16du:dateUtc="2026-02-02T07:15:00Z">
                  <w:rPr>
                    <w:rFonts w:ascii="Helvetica" w:eastAsia="Helvetica" w:hAnsi="Helvetica" w:cs="Helvetica"/>
                    <w:color w:val="000000"/>
                    <w:sz w:val="22"/>
                    <w:szCs w:val="22"/>
                  </w:rPr>
                </w:rPrChange>
              </w:rPr>
            </w:pPr>
            <w:r w:rsidRPr="00601A79">
              <w:rPr>
                <w:rFonts w:ascii="Helvetica" w:eastAsia="Helvetica" w:hAnsi="Helvetica" w:cs="Helvetica"/>
                <w:strike/>
                <w:color w:val="000000"/>
                <w:sz w:val="22"/>
                <w:szCs w:val="22"/>
                <w:rPrChange w:id="36" w:author="fariba abbassi" w:date="2026-02-02T08:15:00Z" w16du:dateUtc="2026-02-02T07:15:00Z">
                  <w:rPr>
                    <w:rFonts w:ascii="Helvetica" w:eastAsia="Helvetica" w:hAnsi="Helvetica" w:cs="Helvetica"/>
                    <w:color w:val="000000"/>
                    <w:sz w:val="22"/>
                    <w:szCs w:val="22"/>
                  </w:rPr>
                </w:rPrChange>
              </w:rPr>
              <w:t>Different design aim between pretrial and final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D3CC1C" w14:textId="77777777" w:rsidR="00594021" w:rsidRPr="00601A7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strike/>
                <w:color w:val="000000"/>
                <w:sz w:val="22"/>
                <w:szCs w:val="22"/>
                <w:rPrChange w:id="37" w:author="fariba abbassi" w:date="2026-02-02T08:15:00Z" w16du:dateUtc="2026-02-02T07:15:00Z">
                  <w:rPr>
                    <w:rFonts w:ascii="Helvetica" w:eastAsia="Helvetica" w:hAnsi="Helvetica" w:cs="Helvetica"/>
                    <w:color w:val="000000"/>
                    <w:sz w:val="22"/>
                    <w:szCs w:val="22"/>
                  </w:rPr>
                </w:rPrChange>
              </w:rPr>
            </w:pPr>
            <w:r w:rsidRPr="00601A79">
              <w:rPr>
                <w:rFonts w:ascii="Helvetica" w:eastAsia="Helvetica" w:hAnsi="Helvetica" w:cs="Helvetica"/>
                <w:strike/>
                <w:color w:val="000000"/>
                <w:sz w:val="22"/>
                <w:szCs w:val="22"/>
                <w:rPrChange w:id="38" w:author="fariba abbassi" w:date="2026-02-02T08:15:00Z" w16du:dateUtc="2026-02-02T07:15:00Z">
                  <w:rPr>
                    <w:rFonts w:ascii="Helvetica" w:eastAsia="Helvetica" w:hAnsi="Helvetica" w:cs="Helvetica"/>
                    <w:color w:val="000000"/>
                    <w:sz w:val="22"/>
                    <w:szCs w:val="22"/>
                  </w:rPr>
                </w:rPrChange>
              </w:rPr>
              <w:t>19 (38%)</w:t>
            </w:r>
          </w:p>
        </w:tc>
      </w:tr>
      <w:tr w:rsidR="00594021" w14:paraId="26195C7E" w14:textId="77777777">
        <w:trPr>
          <w:jc w:val="center"/>
        </w:trPr>
        <w:tc>
          <w:tcPr>
            <w:tcW w:w="65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DC6206" w14:textId="77777777" w:rsidR="0059402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Primary endpoint specified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A98327" w14:textId="77777777" w:rsidR="00594021" w:rsidRDefault="005940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</w:tr>
      <w:tr w:rsidR="00594021" w14:paraId="6223173F" w14:textId="77777777">
        <w:trPr>
          <w:jc w:val="center"/>
        </w:trPr>
        <w:tc>
          <w:tcPr>
            <w:tcW w:w="65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FE01D9" w14:textId="17E1DE0A" w:rsidR="0059402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del w:id="39" w:author="fariba abbassi" w:date="2026-02-02T08:16:00Z" w16du:dateUtc="2026-02-02T07:16:00Z">
              <w:r w:rsidDel="00601A79">
                <w:rPr>
                  <w:rFonts w:ascii="Helvetica" w:eastAsia="Helvetica" w:hAnsi="Helvetica" w:cs="Helvetica"/>
                  <w:color w:val="000000"/>
                  <w:sz w:val="22"/>
                  <w:szCs w:val="22"/>
                </w:rPr>
                <w:delText>Specified</w:delText>
              </w:r>
            </w:del>
            <w:ins w:id="40" w:author="fariba abbassi" w:date="2026-02-02T08:16:00Z" w16du:dateUtc="2026-02-02T07:16:00Z">
              <w:r w:rsidR="00601A79">
                <w:rPr>
                  <w:rFonts w:ascii="Helvetica" w:eastAsia="Helvetica" w:hAnsi="Helvetica" w:cs="Helvetica"/>
                  <w:color w:val="000000"/>
                  <w:sz w:val="22"/>
                  <w:szCs w:val="22"/>
                </w:rPr>
                <w:t>Yes</w:t>
              </w:r>
            </w:ins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99C4E3" w14:textId="77777777" w:rsidR="0059402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14 (28%)</w:t>
            </w:r>
          </w:p>
        </w:tc>
      </w:tr>
      <w:tr w:rsidR="00594021" w14:paraId="2D669E66" w14:textId="77777777">
        <w:trPr>
          <w:jc w:val="center"/>
        </w:trPr>
        <w:tc>
          <w:tcPr>
            <w:tcW w:w="65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3FC38B" w14:textId="117F0127" w:rsidR="0059402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del w:id="41" w:author="fariba abbassi" w:date="2026-02-02T08:16:00Z" w16du:dateUtc="2026-02-02T07:16:00Z">
              <w:r w:rsidDel="00601A79">
                <w:rPr>
                  <w:rFonts w:ascii="Helvetica" w:eastAsia="Helvetica" w:hAnsi="Helvetica" w:cs="Helvetica"/>
                  <w:color w:val="000000"/>
                  <w:sz w:val="22"/>
                  <w:szCs w:val="22"/>
                </w:rPr>
                <w:delText>Not specified</w:delText>
              </w:r>
            </w:del>
            <w:ins w:id="42" w:author="fariba abbassi" w:date="2026-02-02T08:16:00Z" w16du:dateUtc="2026-02-02T07:16:00Z">
              <w:r w:rsidR="00601A79">
                <w:rPr>
                  <w:rFonts w:ascii="Helvetica" w:eastAsia="Helvetica" w:hAnsi="Helvetica" w:cs="Helvetica"/>
                  <w:color w:val="000000"/>
                  <w:sz w:val="22"/>
                  <w:szCs w:val="22"/>
                </w:rPr>
                <w:t>No</w:t>
              </w:r>
            </w:ins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3DAEC5" w14:textId="77777777" w:rsidR="0059402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18 (36%)</w:t>
            </w:r>
          </w:p>
        </w:tc>
      </w:tr>
      <w:tr w:rsidR="00594021" w14:paraId="6E64FEF6" w14:textId="77777777">
        <w:trPr>
          <w:jc w:val="center"/>
        </w:trPr>
        <w:tc>
          <w:tcPr>
            <w:tcW w:w="65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D778EF" w14:textId="77777777" w:rsidR="0059402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Different endpoints between pretrial and final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474668" w14:textId="77777777" w:rsidR="0059402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18 (36%)</w:t>
            </w:r>
          </w:p>
        </w:tc>
      </w:tr>
      <w:tr w:rsidR="00594021" w14:paraId="250111CF" w14:textId="77777777">
        <w:trPr>
          <w:jc w:val="center"/>
        </w:trPr>
        <w:tc>
          <w:tcPr>
            <w:tcW w:w="65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9614E2" w14:textId="77777777" w:rsidR="0059402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Sample size calculation based on clinical relevance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AC0323" w14:textId="77777777" w:rsidR="00594021" w:rsidRDefault="0059402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</w:tr>
      <w:tr w:rsidR="00594021" w14:paraId="390BB8E0" w14:textId="77777777">
        <w:trPr>
          <w:jc w:val="center"/>
        </w:trPr>
        <w:tc>
          <w:tcPr>
            <w:tcW w:w="65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14FF9A" w14:textId="77777777" w:rsidR="0059402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9E82C7" w14:textId="77777777" w:rsidR="0059402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18 (36%)</w:t>
            </w:r>
          </w:p>
        </w:tc>
      </w:tr>
      <w:tr w:rsidR="00594021" w14:paraId="3EE3DC02" w14:textId="77777777">
        <w:trPr>
          <w:jc w:val="center"/>
        </w:trPr>
        <w:tc>
          <w:tcPr>
            <w:tcW w:w="65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C04624" w14:textId="77777777" w:rsidR="0059402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No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4F8D13" w14:textId="77777777" w:rsidR="0059402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14 (28%)</w:t>
            </w:r>
          </w:p>
        </w:tc>
      </w:tr>
      <w:tr w:rsidR="00594021" w14:paraId="21CD7BBB" w14:textId="77777777">
        <w:trPr>
          <w:jc w:val="center"/>
        </w:trPr>
        <w:tc>
          <w:tcPr>
            <w:tcW w:w="65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7C04DB" w14:textId="77777777" w:rsidR="0059402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Different delta between pretrial and final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D30E04" w14:textId="77777777" w:rsidR="0059402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18 (36%)</w:t>
            </w:r>
          </w:p>
        </w:tc>
      </w:tr>
      <w:tr w:rsidR="00594021" w14:paraId="6A4FCD5D" w14:textId="77777777">
        <w:trPr>
          <w:jc w:val="center"/>
        </w:trPr>
        <w:tc>
          <w:tcPr>
            <w:tcW w:w="6548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232A34" w14:textId="77777777" w:rsidR="0059402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ins w:id="43" w:author="fariba abbassi" w:date="2026-02-02T08:16:00Z" w16du:dateUtc="2026-02-02T07:16:00Z"/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Results interpreted based on clinical relevance</w:t>
            </w:r>
          </w:p>
          <w:p w14:paraId="1F7FB476" w14:textId="77777777" w:rsidR="00601A79" w:rsidRDefault="00601A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ins w:id="44" w:author="fariba abbassi" w:date="2026-02-02T08:16:00Z" w16du:dateUtc="2026-02-02T07:16:00Z"/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ins w:id="45" w:author="fariba abbassi" w:date="2026-02-02T08:16:00Z" w16du:dateUtc="2026-02-02T07:16:00Z">
              <w:r>
                <w:rPr>
                  <w:rFonts w:ascii="Helvetica" w:eastAsia="Helvetica" w:hAnsi="Helvetica" w:cs="Helvetica"/>
                  <w:color w:val="000000"/>
                  <w:sz w:val="22"/>
                  <w:szCs w:val="22"/>
                </w:rPr>
                <w:t xml:space="preserve">   Yes</w:t>
              </w:r>
            </w:ins>
          </w:p>
          <w:p w14:paraId="63108B53" w14:textId="7B06BAB7" w:rsidR="00601A79" w:rsidRDefault="00601A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ins w:id="46" w:author="fariba abbassi" w:date="2026-02-02T08:16:00Z" w16du:dateUtc="2026-02-02T07:16:00Z">
              <w:r>
                <w:rPr>
                  <w:rFonts w:ascii="Helvetica" w:eastAsia="Helvetica" w:hAnsi="Helvetica" w:cs="Helvetica"/>
                  <w:color w:val="000000"/>
                  <w:sz w:val="22"/>
                  <w:szCs w:val="22"/>
                </w:rPr>
                <w:t xml:space="preserve">   </w:t>
              </w:r>
            </w:ins>
            <w:ins w:id="47" w:author="fariba abbassi" w:date="2026-02-02T08:17:00Z" w16du:dateUtc="2026-02-02T07:17:00Z">
              <w:r>
                <w:rPr>
                  <w:rFonts w:ascii="Helvetica" w:eastAsia="Helvetica" w:hAnsi="Helvetica" w:cs="Helvetica"/>
                  <w:color w:val="000000"/>
                  <w:sz w:val="22"/>
                  <w:szCs w:val="22"/>
                </w:rPr>
                <w:t>No</w:t>
              </w:r>
            </w:ins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BDD98E" w14:textId="77777777" w:rsidR="0059402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26 (52%)</w:t>
            </w:r>
          </w:p>
        </w:tc>
      </w:tr>
      <w:tr w:rsidR="00594021" w14:paraId="4523D55F" w14:textId="77777777">
        <w:trPr>
          <w:jc w:val="center"/>
        </w:trPr>
        <w:tc>
          <w:tcPr>
            <w:tcW w:w="7851" w:type="dxa"/>
            <w:gridSpan w:val="2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864C25" w14:textId="77777777" w:rsidR="0059402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  <w:vertAlign w:val="superscript"/>
              </w:rPr>
              <w:t>1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 (%)</w:t>
            </w:r>
          </w:p>
        </w:tc>
      </w:tr>
      <w:tr w:rsidR="00594021" w14:paraId="2395527B" w14:textId="77777777">
        <w:trPr>
          <w:jc w:val="center"/>
        </w:trPr>
        <w:tc>
          <w:tcPr>
            <w:tcW w:w="7851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BD849E" w14:textId="77777777" w:rsidR="0059402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Results are expressed in numbers (percentage(%)</w:t>
            </w:r>
          </w:p>
        </w:tc>
      </w:tr>
      <w:tr w:rsidR="00594021" w14:paraId="7010543F" w14:textId="77777777">
        <w:trPr>
          <w:jc w:val="center"/>
        </w:trPr>
        <w:tc>
          <w:tcPr>
            <w:tcW w:w="7851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89EB30" w14:textId="06BA6724" w:rsidR="0059402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lastRenderedPageBreak/>
              <w:t>Abbreviations: RCT, Randomized controlled trial</w:t>
            </w:r>
          </w:p>
        </w:tc>
      </w:tr>
    </w:tbl>
    <w:p w14:paraId="3D7CDD7D" w14:textId="77777777" w:rsidR="00000000" w:rsidRDefault="00000000">
      <w:pPr>
        <w:rPr>
          <w:ins w:id="48" w:author="fariba abbassi" w:date="2026-02-02T08:17:00Z" w16du:dateUtc="2026-02-02T07:17:00Z"/>
        </w:rPr>
      </w:pPr>
    </w:p>
    <w:p w14:paraId="7D0FF821" w14:textId="77777777" w:rsidR="00601A79" w:rsidRDefault="00601A79">
      <w:pPr>
        <w:rPr>
          <w:ins w:id="49" w:author="fariba abbassi" w:date="2026-02-02T08:17:00Z" w16du:dateUtc="2026-02-02T07:17:00Z"/>
        </w:rPr>
      </w:pPr>
    </w:p>
    <w:p w14:paraId="3E1C4518" w14:textId="0F11067E" w:rsidR="00601A79" w:rsidRDefault="00601A79">
      <w:ins w:id="50" w:author="fariba abbassi" w:date="2026-02-02T08:17:00Z" w16du:dateUtc="2026-02-02T07:17:00Z">
        <w:r>
          <w:t xml:space="preserve">I would suggest </w:t>
        </w:r>
        <w:proofErr w:type="gramStart"/>
        <w:r>
          <w:t>to do</w:t>
        </w:r>
        <w:proofErr w:type="gramEnd"/>
        <w:r>
          <w:t xml:space="preserve"> two tables. One only descriptive, including data from pretrial documents. And a second table showing the mismatchs.</w:t>
        </w:r>
      </w:ins>
    </w:p>
    <w:sectPr w:rsidR="00601A79">
      <w:type w:val="continuous"/>
      <w:pgSz w:w="11906" w:h="16838"/>
      <w:pgMar w:top="1417" w:right="1417" w:bottom="1417" w:left="1417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fariba abbassi" w:date="2026-02-02T08:12:00Z" w:initials="fa">
    <w:p w14:paraId="182AC31F" w14:textId="77777777" w:rsidR="00601A79" w:rsidRDefault="00601A79" w:rsidP="00601A79">
      <w:r>
        <w:rPr>
          <w:rStyle w:val="Kommentarzeichen"/>
        </w:rPr>
        <w:annotationRef/>
      </w:r>
      <w:r>
        <w:rPr>
          <w:sz w:val="20"/>
          <w:szCs w:val="20"/>
        </w:rPr>
        <w:t>difficult to understand.</w:t>
      </w:r>
    </w:p>
  </w:comment>
  <w:comment w:id="3" w:author="fariba abbassi" w:date="2026-02-02T08:12:00Z" w:initials="fa">
    <w:p w14:paraId="37790774" w14:textId="77777777" w:rsidR="00601A79" w:rsidRDefault="00601A79" w:rsidP="00601A79">
      <w:r>
        <w:rPr>
          <w:rStyle w:val="Kommentarzeichen"/>
        </w:rPr>
        <w:annotationRef/>
      </w:r>
      <w:r>
        <w:rPr>
          <w:sz w:val="20"/>
          <w:szCs w:val="20"/>
        </w:rPr>
        <w:t>again, too difficult to understand... are these those fullfilling all criteria?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82AC31F" w15:done="0"/>
  <w15:commentEx w15:paraId="3779077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F01B7A4" w16cex:dateUtc="2026-02-02T07:12:00Z"/>
  <w16cex:commentExtensible w16cex:durableId="23CDB63F" w16cex:dateUtc="2026-02-02T07:1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82AC31F" w16cid:durableId="3F01B7A4"/>
  <w16cid:commentId w16cid:paraId="37790774" w16cid:durableId="23CDB63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berschrift1"/>
      <w:lvlText w:val="%1."/>
      <w:lvlJc w:val="left"/>
      <w:pPr>
        <w:ind w:left="360" w:hanging="360"/>
      </w:pPr>
    </w:lvl>
    <w:lvl w:ilvl="1">
      <w:start w:val="1"/>
      <w:numFmt w:val="decimal"/>
      <w:pStyle w:val="berschrift2"/>
      <w:lvlText w:val="%1.%2."/>
      <w:lvlJc w:val="left"/>
      <w:pPr>
        <w:ind w:left="792" w:hanging="432"/>
      </w:pPr>
    </w:lvl>
    <w:lvl w:ilvl="2">
      <w:start w:val="1"/>
      <w:numFmt w:val="decimal"/>
      <w:pStyle w:val="berschrift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859781123">
    <w:abstractNumId w:val="1"/>
  </w:num>
  <w:num w:numId="2" w16cid:durableId="2064792487">
    <w:abstractNumId w:val="2"/>
  </w:num>
  <w:num w:numId="3" w16cid:durableId="1108893165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fariba abbassi">
    <w15:presenceInfo w15:providerId="Windows Live" w15:userId="343280d3660d6dc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trackRevisions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4021"/>
    <w:rsid w:val="001B0DA3"/>
    <w:rsid w:val="00594021"/>
    <w:rsid w:val="00601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486BA651"/>
  <w15:docId w15:val="{C2CE87F7-271F-4C47-A1F9-16D4CC0C7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ett1">
    <w:name w:val="Fett1"/>
    <w:basedOn w:val="Absatz-Standardschriftart"/>
    <w:uiPriority w:val="1"/>
    <w:qFormat/>
    <w:rsid w:val="007B3E96"/>
    <w:rPr>
      <w:b/>
    </w:rPr>
  </w:style>
  <w:style w:type="paragraph" w:customStyle="1" w:styleId="centered">
    <w:name w:val="centered"/>
    <w:basedOn w:val="Standard"/>
    <w:qFormat/>
    <w:rsid w:val="001D75AB"/>
    <w:pPr>
      <w:jc w:val="center"/>
    </w:pPr>
  </w:style>
  <w:style w:type="table" w:customStyle="1" w:styleId="tabletemplate">
    <w:name w:val="table_template"/>
    <w:basedOn w:val="NormaleTabelle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HelleListe-Akzent2">
    <w:name w:val="Light List Accent 2"/>
    <w:basedOn w:val="NormaleTabelle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berschrift1Zchn">
    <w:name w:val="Überschrift 1 Zchn"/>
    <w:basedOn w:val="Absatz-Standardschriftart"/>
    <w:link w:val="berschrift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Standard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elleProfessionell">
    <w:name w:val="Table Professional"/>
    <w:basedOn w:val="NormaleTabelle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Verzeichnis1">
    <w:name w:val="toc 1"/>
    <w:basedOn w:val="Standard"/>
    <w:next w:val="Standard"/>
    <w:autoRedefine/>
    <w:uiPriority w:val="39"/>
    <w:unhideWhenUsed/>
    <w:rsid w:val="00FB63E7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FB63E7"/>
    <w:pPr>
      <w:spacing w:after="100"/>
      <w:ind w:left="240"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Absatz-Standardschriftar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Standard"/>
    <w:rsid w:val="0035500D"/>
  </w:style>
  <w:style w:type="paragraph" w:customStyle="1" w:styleId="tabletitle">
    <w:name w:val="table title"/>
    <w:basedOn w:val="TableCaption"/>
    <w:next w:val="Standard"/>
    <w:rsid w:val="00901463"/>
  </w:style>
  <w:style w:type="paragraph" w:styleId="berarbeitung">
    <w:name w:val="Revision"/>
    <w:hidden/>
    <w:uiPriority w:val="99"/>
    <w:semiHidden/>
    <w:rsid w:val="00601A79"/>
  </w:style>
  <w:style w:type="character" w:styleId="Kommentarzeichen">
    <w:name w:val="annotation reference"/>
    <w:basedOn w:val="Absatz-Standardschriftart"/>
    <w:uiPriority w:val="99"/>
    <w:semiHidden/>
    <w:unhideWhenUsed/>
    <w:rsid w:val="00601A79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601A79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601A79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601A79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601A7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169</Words>
  <Characters>1065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fariba abbassi</dc:creator>
  <cp:keywords/>
  <dc:description/>
  <cp:lastModifiedBy>fariba abbassi</cp:lastModifiedBy>
  <cp:revision>2</cp:revision>
  <dcterms:created xsi:type="dcterms:W3CDTF">2026-02-02T07:18:00Z</dcterms:created>
  <dcterms:modified xsi:type="dcterms:W3CDTF">2026-02-02T07:18:00Z</dcterms:modified>
  <cp:category/>
</cp:coreProperties>
</file>