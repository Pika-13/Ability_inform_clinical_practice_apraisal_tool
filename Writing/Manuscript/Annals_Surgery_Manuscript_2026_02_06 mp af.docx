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60B6BF45" w:rsidR="00F709D4" w:rsidRPr="009C4A8E" w:rsidRDefault="00F709D4" w:rsidP="006012AD">
      <w:pPr>
        <w:jc w:val="left"/>
        <w:rPr>
          <w:color w:val="000000" w:themeColor="text1"/>
          <w:sz w:val="28"/>
          <w:szCs w:val="28"/>
        </w:rPr>
      </w:pPr>
      <w:r w:rsidRPr="009C4A8E">
        <w:rPr>
          <w:rFonts w:ascii="Calibri" w:hAnsi="Calibri" w:cs="Calibri"/>
          <w:b/>
          <w:bCs/>
          <w:color w:val="000000" w:themeColor="text1"/>
          <w:sz w:val="28"/>
          <w:szCs w:val="28"/>
        </w:rPr>
        <w:t>Getting to the Root of the Problem: Surgical RCTs Are Poorly Designed Preventing Conclusive Decision Making</w:t>
      </w:r>
    </w:p>
    <w:p w14:paraId="37503DFD" w14:textId="6B254240" w:rsidR="00273C22" w:rsidRPr="009C4A8E" w:rsidRDefault="00203336" w:rsidP="006012AD">
      <w:pPr>
        <w:spacing w:line="480" w:lineRule="auto"/>
        <w:jc w:val="left"/>
        <w:rPr>
          <w:rFonts w:ascii="Calibri" w:hAnsi="Calibri" w:cs="Calibri"/>
          <w:color w:val="000000" w:themeColor="text1"/>
          <w:sz w:val="24"/>
        </w:rPr>
      </w:pPr>
      <w:r w:rsidRPr="009C4A8E">
        <w:rPr>
          <w:rFonts w:ascii="Calibri" w:eastAsia="Times New Roman" w:hAnsi="Calibri" w:cs="Calibri"/>
          <w:color w:val="000000" w:themeColor="text1"/>
          <w:sz w:val="24"/>
        </w:rPr>
        <w:t>Joana Rodrigues Ribeiro</w:t>
      </w:r>
      <w:r w:rsidR="004753FE" w:rsidRPr="009C4A8E">
        <w:rPr>
          <w:rFonts w:ascii="Calibri" w:eastAsia="Times New Roman" w:hAnsi="Calibri" w:cs="Calibri"/>
          <w:color w:val="000000" w:themeColor="text1"/>
          <w:sz w:val="24"/>
        </w:rPr>
        <w:t>, M</w:t>
      </w:r>
      <w:r w:rsidR="00EB64AC" w:rsidRPr="009C4A8E">
        <w:rPr>
          <w:rFonts w:ascii="Calibri" w:eastAsia="Times New Roman" w:hAnsi="Calibri" w:cs="Calibri"/>
          <w:color w:val="000000" w:themeColor="text1"/>
          <w:sz w:val="24"/>
        </w:rPr>
        <w:t>D</w:t>
      </w:r>
      <w:r w:rsidRPr="009C4A8E">
        <w:rPr>
          <w:rFonts w:ascii="Calibri" w:eastAsia="Times New Roman" w:hAnsi="Calibri" w:cs="Calibri"/>
          <w:color w:val="000000" w:themeColor="text1"/>
          <w:sz w:val="24"/>
          <w:vertAlign w:val="superscript"/>
        </w:rPr>
        <w:t>1</w:t>
      </w:r>
      <w:r w:rsidR="006D3C03" w:rsidRPr="009C4A8E">
        <w:rPr>
          <w:rFonts w:ascii="Calibri" w:eastAsia="Times New Roman" w:hAnsi="Calibri" w:cs="Calibri"/>
          <w:color w:val="000000" w:themeColor="text1"/>
          <w:sz w:val="24"/>
          <w:vertAlign w:val="superscript"/>
        </w:rPr>
        <w:t>,</w:t>
      </w:r>
      <w:proofErr w:type="gramStart"/>
      <w:r w:rsidR="006D3C03" w:rsidRPr="009C4A8E">
        <w:rPr>
          <w:rFonts w:ascii="Calibri" w:eastAsia="Times New Roman" w:hAnsi="Calibri" w:cs="Calibri"/>
          <w:color w:val="000000" w:themeColor="text1"/>
          <w:sz w:val="24"/>
          <w:vertAlign w:val="superscript"/>
        </w:rPr>
        <w:t>2</w:t>
      </w:r>
      <w:r w:rsidR="00750BCE" w:rsidRPr="009C4A8E">
        <w:rPr>
          <w:rFonts w:ascii="Calibri" w:eastAsia="Times New Roman" w:hAnsi="Calibri" w:cs="Calibri"/>
          <w:color w:val="000000" w:themeColor="text1"/>
          <w:sz w:val="24"/>
          <w:vertAlign w:val="superscript"/>
        </w:rPr>
        <w:t>,</w:t>
      </w:r>
      <w:r w:rsidR="00273C22" w:rsidRPr="009C4A8E">
        <w:rPr>
          <w:rFonts w:ascii="Calibri" w:eastAsia="Times New Roman" w:hAnsi="Calibri" w:cs="Calibri"/>
          <w:color w:val="000000" w:themeColor="text1"/>
          <w:sz w:val="24"/>
        </w:rPr>
        <w:t>;</w:t>
      </w:r>
      <w:proofErr w:type="gramEnd"/>
      <w:r w:rsidR="00FE58D2" w:rsidRPr="00FE58D2">
        <w:rPr>
          <w:rFonts w:ascii="Calibri" w:eastAsia="Times New Roman" w:hAnsi="Calibri" w:cs="Calibri"/>
          <w:color w:val="000000" w:themeColor="text1"/>
          <w:sz w:val="24"/>
        </w:rPr>
        <w:t xml:space="preserve"> </w:t>
      </w:r>
      <w:r w:rsidR="00FE58D2" w:rsidRPr="009C4A8E">
        <w:rPr>
          <w:rFonts w:ascii="Calibri" w:eastAsia="Times New Roman" w:hAnsi="Calibri" w:cs="Calibri"/>
          <w:color w:val="000000" w:themeColor="text1"/>
          <w:sz w:val="24"/>
        </w:rPr>
        <w:t>Milo Alan Puhan, MD, PhD</w:t>
      </w:r>
      <w:r w:rsidR="00FE58D2" w:rsidRPr="009C4A8E">
        <w:rPr>
          <w:rFonts w:ascii="Calibri" w:eastAsia="Times New Roman" w:hAnsi="Calibri" w:cs="Calibri"/>
          <w:color w:val="000000" w:themeColor="text1"/>
          <w:sz w:val="24"/>
          <w:vertAlign w:val="superscript"/>
        </w:rPr>
        <w:t>1,2,</w:t>
      </w:r>
      <w:r w:rsidR="00FE58D2" w:rsidRPr="009C4A8E">
        <w:rPr>
          <w:rFonts w:ascii="Calibri" w:hAnsi="Calibri" w:cs="Calibri"/>
          <w:b/>
          <w:bCs/>
          <w:noProof/>
          <w:color w:val="000000" w:themeColor="text1"/>
        </w:rPr>
        <w:t xml:space="preserve"> </w:t>
      </w:r>
      <w:r w:rsidR="00FE58D2" w:rsidRPr="009C4A8E">
        <w:rPr>
          <w:rFonts w:ascii="Calibri" w:hAnsi="Calibri" w:cs="Calibri"/>
          <w:b/>
          <w:bCs/>
          <w:noProof/>
          <w:color w:val="000000" w:themeColor="text1"/>
        </w:rPr>
        <w:drawing>
          <wp:inline distT="0" distB="0" distL="0" distR="0" wp14:anchorId="68655204" wp14:editId="1208477C">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FE58D2" w:rsidRPr="00FE58D2">
        <w:rPr>
          <w:rFonts w:ascii="Calibri" w:eastAsia="Times New Roman" w:hAnsi="Calibri" w:cs="Calibri"/>
          <w:color w:val="000000" w:themeColor="text1"/>
          <w:sz w:val="24"/>
        </w:rPr>
        <w:t xml:space="preserve"> </w:t>
      </w:r>
      <w:r w:rsidR="00D7190A"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273C22" w:rsidRPr="009C4A8E">
        <w:rPr>
          <w:rFonts w:ascii="Calibri" w:eastAsia="Times New Roman" w:hAnsi="Calibri" w:cs="Calibri"/>
          <w:color w:val="000000" w:themeColor="text1"/>
          <w:sz w:val="24"/>
        </w:rPr>
        <w:t>;</w:t>
      </w:r>
      <w:r w:rsidRPr="009C4A8E">
        <w:rPr>
          <w:rFonts w:ascii="Calibri" w:eastAsia="Times New Roman" w:hAnsi="Calibri" w:cs="Calibri"/>
          <w:color w:val="000000" w:themeColor="text1"/>
          <w:sz w:val="24"/>
        </w:rPr>
        <w:t xml:space="preserve"> </w:t>
      </w:r>
      <w:r w:rsidR="00906A04" w:rsidRPr="009C4A8E">
        <w:rPr>
          <w:rFonts w:ascii="Calibri" w:eastAsia="Times New Roman" w:hAnsi="Calibri" w:cs="Calibri"/>
          <w:color w:val="000000" w:themeColor="text1"/>
          <w:sz w:val="24"/>
        </w:rPr>
        <w:t>Juliette Preisig</w:t>
      </w:r>
      <w:r w:rsidR="00906A04" w:rsidRPr="009C4A8E">
        <w:rPr>
          <w:rFonts w:ascii="Calibri" w:eastAsia="Times New Roman" w:hAnsi="Calibri" w:cs="Calibri"/>
          <w:color w:val="000000" w:themeColor="text1"/>
          <w:sz w:val="24"/>
          <w:vertAlign w:val="superscript"/>
        </w:rPr>
        <w:t>1</w:t>
      </w:r>
      <w:r w:rsidR="00906A04" w:rsidRPr="009C4A8E">
        <w:rPr>
          <w:rFonts w:ascii="Calibri" w:eastAsia="Times New Roman" w:hAnsi="Calibri" w:cs="Calibri"/>
          <w:color w:val="000000" w:themeColor="text1"/>
          <w:sz w:val="24"/>
        </w:rPr>
        <w:t xml:space="preserve">, MSc; </w:t>
      </w:r>
      <w:r w:rsidR="00F709D4" w:rsidRPr="009C4A8E">
        <w:rPr>
          <w:rFonts w:ascii="Calibri" w:eastAsia="Times New Roman" w:hAnsi="Calibri" w:cs="Calibri"/>
          <w:color w:val="000000" w:themeColor="text1"/>
          <w:sz w:val="24"/>
        </w:rPr>
        <w:t>Matthias Pfister, MD</w:t>
      </w:r>
      <w:r w:rsidR="00F709D4" w:rsidRPr="009C4A8E">
        <w:rPr>
          <w:rFonts w:ascii="Calibri" w:eastAsia="Times New Roman" w:hAnsi="Calibri" w:cs="Calibri"/>
          <w:color w:val="000000" w:themeColor="text1"/>
          <w:sz w:val="24"/>
          <w:vertAlign w:val="superscript"/>
        </w:rPr>
        <w:t>2,</w:t>
      </w:r>
      <w:ins w:id="0" w:author="fariba abbassi" w:date="2026-02-06T14:26:00Z" w16du:dateUtc="2026-02-06T13:26:00Z">
        <w:r w:rsidR="008806AE">
          <w:rPr>
            <w:rFonts w:ascii="Calibri" w:eastAsia="Times New Roman" w:hAnsi="Calibri" w:cs="Calibri"/>
            <w:color w:val="000000" w:themeColor="text1"/>
            <w:sz w:val="24"/>
            <w:vertAlign w:val="superscript"/>
          </w:rPr>
          <w:t>3</w:t>
        </w:r>
      </w:ins>
      <w:del w:id="1" w:author="fariba abbassi" w:date="2026-02-06T14:26:00Z" w16du:dateUtc="2026-02-06T13:26:00Z">
        <w:r w:rsidR="00F709D4" w:rsidRPr="009C4A8E" w:rsidDel="008806AE">
          <w:rPr>
            <w:rFonts w:ascii="Calibri" w:eastAsia="Times New Roman" w:hAnsi="Calibri" w:cs="Calibri"/>
            <w:color w:val="000000" w:themeColor="text1"/>
            <w:sz w:val="24"/>
            <w:vertAlign w:val="superscript"/>
          </w:rPr>
          <w:delText>4</w:delText>
        </w:r>
      </w:del>
      <w:r w:rsidR="00F709D4" w:rsidRPr="009C4A8E">
        <w:rPr>
          <w:rFonts w:ascii="Calibri" w:eastAsia="Times New Roman" w:hAnsi="Calibri" w:cs="Calibri"/>
          <w:color w:val="000000" w:themeColor="text1"/>
          <w:sz w:val="24"/>
        </w:rPr>
        <w:t xml:space="preserve">; </w:t>
      </w:r>
      <w:r w:rsidR="006D3C03" w:rsidRPr="009C4A8E">
        <w:rPr>
          <w:rFonts w:ascii="Calibri" w:eastAsia="Times New Roman" w:hAnsi="Calibri" w:cs="Calibri"/>
          <w:color w:val="000000" w:themeColor="text1"/>
          <w:sz w:val="24"/>
        </w:rPr>
        <w:t>Pierre-Alain Clavien</w:t>
      </w:r>
      <w:r w:rsidR="00273C22" w:rsidRPr="009C4A8E">
        <w:rPr>
          <w:rFonts w:ascii="Calibri" w:eastAsia="Times New Roman" w:hAnsi="Calibri" w:cs="Calibri"/>
          <w:color w:val="000000" w:themeColor="text1"/>
          <w:sz w:val="24"/>
        </w:rPr>
        <w:t>, MD, PhD</w:t>
      </w:r>
      <w:r w:rsidR="00273C22" w:rsidRPr="009C4A8E">
        <w:rPr>
          <w:rFonts w:ascii="Calibri" w:eastAsia="Times New Roman" w:hAnsi="Calibri" w:cs="Calibri"/>
          <w:color w:val="000000" w:themeColor="text1"/>
          <w:sz w:val="24"/>
          <w:vertAlign w:val="superscript"/>
        </w:rPr>
        <w:t xml:space="preserve"> </w:t>
      </w:r>
      <w:r w:rsidR="006F6E6E" w:rsidRPr="009C4A8E">
        <w:rPr>
          <w:rFonts w:ascii="Calibri" w:eastAsia="Times New Roman" w:hAnsi="Calibri" w:cs="Calibri"/>
          <w:color w:val="000000" w:themeColor="text1"/>
          <w:sz w:val="24"/>
          <w:vertAlign w:val="superscript"/>
        </w:rPr>
        <w:t>2</w:t>
      </w:r>
      <w:r w:rsidR="00BB5B1F" w:rsidRPr="009C4A8E">
        <w:rPr>
          <w:rFonts w:ascii="Calibri" w:eastAsia="Times New Roman" w:hAnsi="Calibri" w:cs="Calibri"/>
          <w:color w:val="000000" w:themeColor="text1"/>
          <w:sz w:val="24"/>
          <w:vertAlign w:val="superscript"/>
        </w:rPr>
        <w:t>,</w:t>
      </w:r>
      <w:del w:id="2" w:author="fariba abbassi" w:date="2026-02-06T14:26:00Z" w16du:dateUtc="2026-02-06T13:26:00Z">
        <w:r w:rsidR="00F709D4" w:rsidRPr="009C4A8E" w:rsidDel="008806AE">
          <w:rPr>
            <w:rFonts w:ascii="Calibri" w:eastAsia="Times New Roman" w:hAnsi="Calibri" w:cs="Calibri"/>
            <w:color w:val="000000" w:themeColor="text1"/>
            <w:sz w:val="24"/>
            <w:vertAlign w:val="superscript"/>
          </w:rPr>
          <w:delText>5</w:delText>
        </w:r>
      </w:del>
      <w:ins w:id="3" w:author="fariba abbassi" w:date="2026-02-06T14:26:00Z" w16du:dateUtc="2026-02-06T13:26:00Z">
        <w:r w:rsidR="008806AE">
          <w:rPr>
            <w:rFonts w:ascii="Calibri" w:eastAsia="Times New Roman" w:hAnsi="Calibri" w:cs="Calibri"/>
            <w:color w:val="000000" w:themeColor="text1"/>
            <w:sz w:val="24"/>
            <w:vertAlign w:val="superscript"/>
          </w:rPr>
          <w:t>4</w:t>
        </w:r>
      </w:ins>
      <w:r w:rsidR="00750BCE" w:rsidRPr="009C4A8E">
        <w:rPr>
          <w:rFonts w:ascii="Calibri" w:eastAsia="Times New Roman" w:hAnsi="Calibri" w:cs="Calibri"/>
          <w:color w:val="000000" w:themeColor="text1"/>
          <w:sz w:val="24"/>
        </w:rPr>
        <w:t>*</w:t>
      </w:r>
      <w:r w:rsidR="00F709D4" w:rsidRPr="009C4A8E">
        <w:rPr>
          <w:rFonts w:ascii="Calibri" w:hAnsi="Calibri" w:cs="Calibri"/>
          <w:b/>
          <w:bCs/>
          <w:noProof/>
          <w:color w:val="000000" w:themeColor="text1"/>
        </w:rPr>
        <w:t xml:space="preserve"> </w:t>
      </w:r>
      <w:r w:rsidR="00F709D4" w:rsidRPr="009C4A8E">
        <w:rPr>
          <w:rFonts w:ascii="Calibri" w:hAnsi="Calibri" w:cs="Calibri"/>
          <w:b/>
          <w:bCs/>
          <w:noProof/>
          <w:color w:val="000000" w:themeColor="text1"/>
        </w:rPr>
        <w:drawing>
          <wp:inline distT="0" distB="0" distL="0" distR="0" wp14:anchorId="177E53B7" wp14:editId="645E4ED2">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273C22" w:rsidRPr="009C4A8E">
        <w:rPr>
          <w:rFonts w:ascii="Calibri" w:eastAsia="Times New Roman" w:hAnsi="Calibri" w:cs="Calibri"/>
          <w:color w:val="000000" w:themeColor="text1"/>
          <w:sz w:val="24"/>
        </w:rPr>
        <w:t>;</w:t>
      </w:r>
      <w:r w:rsidR="006D3C03" w:rsidRPr="009C4A8E">
        <w:rPr>
          <w:rFonts w:ascii="Calibri" w:eastAsia="Times New Roman" w:hAnsi="Calibri" w:cs="Calibri"/>
          <w:color w:val="000000" w:themeColor="text1"/>
          <w:sz w:val="24"/>
        </w:rPr>
        <w:t xml:space="preserve"> </w:t>
      </w:r>
      <w:r w:rsidR="00FE58D2" w:rsidRPr="009C4A8E">
        <w:rPr>
          <w:rFonts w:ascii="Calibri" w:eastAsia="Times New Roman" w:hAnsi="Calibri" w:cs="Calibri"/>
          <w:color w:val="000000" w:themeColor="text1"/>
          <w:sz w:val="24"/>
        </w:rPr>
        <w:t>Fariba Abbassi, MD, PhD</w:t>
      </w:r>
      <w:r w:rsidR="00FE58D2" w:rsidRPr="009C4A8E">
        <w:rPr>
          <w:rFonts w:ascii="Calibri" w:eastAsia="Times New Roman" w:hAnsi="Calibri" w:cs="Calibri"/>
          <w:color w:val="000000" w:themeColor="text1"/>
          <w:sz w:val="24"/>
          <w:vertAlign w:val="superscript"/>
        </w:rPr>
        <w:t>1</w:t>
      </w:r>
      <w:ins w:id="4" w:author="fariba abbassi" w:date="2026-02-06T14:27:00Z" w16du:dateUtc="2026-02-06T13:27:00Z">
        <w:r w:rsidR="008806AE">
          <w:rPr>
            <w:rFonts w:ascii="Calibri" w:eastAsia="Times New Roman" w:hAnsi="Calibri" w:cs="Calibri"/>
            <w:color w:val="000000" w:themeColor="text1"/>
            <w:sz w:val="24"/>
            <w:vertAlign w:val="superscript"/>
          </w:rPr>
          <w:t>,2,5</w:t>
        </w:r>
      </w:ins>
      <w:del w:id="5" w:author="fariba abbassi" w:date="2026-02-06T14:26:00Z" w16du:dateUtc="2026-02-06T13:26:00Z">
        <w:r w:rsidR="00FE58D2" w:rsidRPr="009C4A8E" w:rsidDel="008806AE">
          <w:rPr>
            <w:rFonts w:ascii="Calibri" w:eastAsia="Times New Roman" w:hAnsi="Calibri" w:cs="Calibri"/>
            <w:color w:val="000000" w:themeColor="text1"/>
            <w:sz w:val="24"/>
            <w:vertAlign w:val="superscript"/>
          </w:rPr>
          <w:delText>,3</w:delText>
        </w:r>
      </w:del>
      <w:r w:rsidR="00906A04">
        <w:rPr>
          <w:rFonts w:ascii="Calibri" w:eastAsia="Times New Roman" w:hAnsi="Calibri" w:cs="Calibri"/>
          <w:color w:val="000000" w:themeColor="text1"/>
          <w:sz w:val="24"/>
          <w:vertAlign w:val="superscript"/>
        </w:rPr>
        <w:t xml:space="preserve"> </w:t>
      </w:r>
      <w:r w:rsidR="00906A04" w:rsidRPr="009C4A8E">
        <w:rPr>
          <w:rFonts w:ascii="Calibri" w:eastAsia="Times New Roman" w:hAnsi="Calibri" w:cs="Calibri"/>
          <w:color w:val="000000" w:themeColor="text1"/>
          <w:sz w:val="24"/>
        </w:rPr>
        <w:t>*</w:t>
      </w:r>
    </w:p>
    <w:p w14:paraId="19FDEDE3" w14:textId="77777777" w:rsidR="00203336" w:rsidRPr="009C4A8E" w:rsidRDefault="00203336" w:rsidP="006012AD">
      <w:pPr>
        <w:jc w:val="left"/>
        <w:rPr>
          <w:rFonts w:ascii="Calibri" w:hAnsi="Calibri" w:cs="Calibri"/>
          <w:color w:val="000000" w:themeColor="text1"/>
          <w:sz w:val="24"/>
        </w:rPr>
      </w:pPr>
    </w:p>
    <w:p w14:paraId="3D9BEDA3" w14:textId="51D3E44B" w:rsidR="00203336"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1)</w:t>
      </w:r>
      <w:r w:rsidR="006D3C03" w:rsidRPr="009C4A8E">
        <w:rPr>
          <w:rFonts w:ascii="Calibri" w:hAnsi="Calibri" w:cs="Calibri"/>
          <w:color w:val="000000" w:themeColor="text1"/>
          <w:sz w:val="24"/>
        </w:rPr>
        <w:t xml:space="preserve"> Epidemiology, Biostatistics and Prevention Institute</w:t>
      </w:r>
      <w:r w:rsidRPr="009C4A8E">
        <w:rPr>
          <w:rFonts w:ascii="Calibri" w:hAnsi="Calibri" w:cs="Calibri"/>
          <w:color w:val="000000" w:themeColor="text1"/>
          <w:sz w:val="24"/>
        </w:rPr>
        <w:t xml:space="preserve">, </w:t>
      </w:r>
      <w:r w:rsidR="006D3C03" w:rsidRPr="009C4A8E">
        <w:rPr>
          <w:rFonts w:ascii="Calibri" w:hAnsi="Calibri" w:cs="Calibri"/>
          <w:color w:val="000000" w:themeColor="text1"/>
          <w:sz w:val="24"/>
        </w:rPr>
        <w:t>University of Zurich,</w:t>
      </w:r>
      <w:r w:rsidRPr="009C4A8E">
        <w:rPr>
          <w:rFonts w:ascii="Calibri" w:hAnsi="Calibri" w:cs="Calibri"/>
          <w:color w:val="000000" w:themeColor="text1"/>
          <w:sz w:val="24"/>
        </w:rPr>
        <w:t xml:space="preserve"> </w:t>
      </w:r>
      <w:r w:rsidR="00273C22" w:rsidRPr="009C4A8E">
        <w:rPr>
          <w:rFonts w:ascii="Calibri" w:hAnsi="Calibri" w:cs="Calibri"/>
          <w:color w:val="000000" w:themeColor="text1"/>
          <w:sz w:val="24"/>
        </w:rPr>
        <w:t xml:space="preserve">Zurich, </w:t>
      </w:r>
      <w:r w:rsidRPr="009C4A8E">
        <w:rPr>
          <w:rFonts w:ascii="Calibri" w:hAnsi="Calibri" w:cs="Calibri"/>
          <w:color w:val="000000" w:themeColor="text1"/>
          <w:sz w:val="24"/>
        </w:rPr>
        <w:t>Switzerland</w:t>
      </w:r>
    </w:p>
    <w:p w14:paraId="0A730852" w14:textId="67EDBF59" w:rsidR="006D3C03"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2)</w:t>
      </w:r>
      <w:r w:rsidR="006D3C03" w:rsidRPr="009C4A8E">
        <w:rPr>
          <w:rFonts w:ascii="Calibri" w:hAnsi="Calibri" w:cs="Calibri"/>
          <w:color w:val="000000" w:themeColor="text1"/>
          <w:sz w:val="24"/>
        </w:rPr>
        <w:t xml:space="preserve"> Hub for Translational Research and Liver/GI Health, FZ-Healthcare Foundation, </w:t>
      </w:r>
      <w:r w:rsidR="00273C22" w:rsidRPr="009C4A8E">
        <w:rPr>
          <w:rFonts w:ascii="Calibri" w:hAnsi="Calibri" w:cs="Calibri"/>
          <w:color w:val="000000" w:themeColor="text1"/>
          <w:sz w:val="24"/>
        </w:rPr>
        <w:t xml:space="preserve">Zurich, </w:t>
      </w:r>
      <w:r w:rsidR="006D3C03" w:rsidRPr="009C4A8E">
        <w:rPr>
          <w:rFonts w:ascii="Calibri" w:hAnsi="Calibri" w:cs="Calibri"/>
          <w:color w:val="000000" w:themeColor="text1"/>
          <w:sz w:val="24"/>
        </w:rPr>
        <w:t>Switzerland</w:t>
      </w:r>
    </w:p>
    <w:p w14:paraId="54A5E4A6" w14:textId="65E7631E" w:rsidR="006D3C03" w:rsidRPr="009C4A8E" w:rsidDel="008806AE" w:rsidRDefault="006D3C03" w:rsidP="00996943">
      <w:pPr>
        <w:jc w:val="left"/>
        <w:rPr>
          <w:moveFrom w:id="6" w:author="fariba abbassi" w:date="2026-02-06T14:27:00Z" w16du:dateUtc="2026-02-06T13:27:00Z"/>
          <w:rFonts w:ascii="Calibri" w:hAnsi="Calibri" w:cs="Calibri"/>
          <w:color w:val="000000" w:themeColor="text1"/>
          <w:sz w:val="24"/>
        </w:rPr>
      </w:pPr>
      <w:moveFromRangeStart w:id="7" w:author="fariba abbassi" w:date="2026-02-06T14:27:00Z" w:name="move221280446"/>
      <w:moveFrom w:id="8" w:author="fariba abbassi" w:date="2026-02-06T14:27:00Z" w16du:dateUtc="2026-02-06T13:27:00Z">
        <w:r w:rsidRPr="009C4A8E" w:rsidDel="008806AE">
          <w:rPr>
            <w:rFonts w:ascii="Calibri" w:hAnsi="Calibri" w:cs="Calibri"/>
            <w:color w:val="000000" w:themeColor="text1"/>
            <w:sz w:val="24"/>
            <w:vertAlign w:val="superscript"/>
          </w:rPr>
          <w:t>3)</w:t>
        </w:r>
        <w:r w:rsidRPr="009C4A8E" w:rsidDel="008806AE">
          <w:rPr>
            <w:rFonts w:ascii="Calibri" w:hAnsi="Calibri" w:cs="Calibri"/>
            <w:color w:val="000000" w:themeColor="text1"/>
            <w:sz w:val="24"/>
          </w:rPr>
          <w:t xml:space="preserve"> Department of Visceral and Thoracic Surgery, Cantonal Hospital Winterthur, </w:t>
        </w:r>
        <w:r w:rsidR="00273C22" w:rsidRPr="009C4A8E" w:rsidDel="008806AE">
          <w:rPr>
            <w:rFonts w:ascii="Calibri" w:hAnsi="Calibri" w:cs="Calibri"/>
            <w:color w:val="000000" w:themeColor="text1"/>
            <w:sz w:val="24"/>
          </w:rPr>
          <w:t xml:space="preserve">Winterthur, </w:t>
        </w:r>
        <w:r w:rsidRPr="009C4A8E" w:rsidDel="008806AE">
          <w:rPr>
            <w:rFonts w:ascii="Calibri" w:hAnsi="Calibri" w:cs="Calibri"/>
            <w:color w:val="000000" w:themeColor="text1"/>
            <w:sz w:val="24"/>
          </w:rPr>
          <w:t>Switzerland</w:t>
        </w:r>
      </w:moveFrom>
    </w:p>
    <w:moveFromRangeEnd w:id="7"/>
    <w:p w14:paraId="05B0F1A6" w14:textId="3A829B00" w:rsidR="006D3C03" w:rsidRPr="009C4A8E" w:rsidRDefault="008806AE" w:rsidP="00996943">
      <w:pPr>
        <w:jc w:val="left"/>
        <w:rPr>
          <w:rFonts w:ascii="Calibri" w:hAnsi="Calibri" w:cs="Calibri"/>
          <w:color w:val="000000" w:themeColor="text1"/>
          <w:sz w:val="24"/>
        </w:rPr>
      </w:pPr>
      <w:ins w:id="9" w:author="fariba abbassi" w:date="2026-02-06T14:27:00Z" w16du:dateUtc="2026-02-06T13:27:00Z">
        <w:r>
          <w:rPr>
            <w:rFonts w:ascii="Calibri" w:eastAsia="Times New Roman" w:hAnsi="Calibri" w:cs="Calibri"/>
            <w:color w:val="000000" w:themeColor="text1"/>
            <w:sz w:val="24"/>
            <w:vertAlign w:val="superscript"/>
          </w:rPr>
          <w:t>3</w:t>
        </w:r>
      </w:ins>
      <w:del w:id="10" w:author="fariba abbassi" w:date="2026-02-06T14:27:00Z" w16du:dateUtc="2026-02-06T13:27:00Z">
        <w:r w:rsidR="006D3C03" w:rsidRPr="009C4A8E" w:rsidDel="008806AE">
          <w:rPr>
            <w:rFonts w:ascii="Calibri" w:eastAsia="Times New Roman" w:hAnsi="Calibri" w:cs="Calibri"/>
            <w:color w:val="000000" w:themeColor="text1"/>
            <w:sz w:val="24"/>
            <w:vertAlign w:val="superscript"/>
          </w:rPr>
          <w:delText>4</w:delText>
        </w:r>
      </w:del>
      <w:r w:rsidR="006D3C03" w:rsidRPr="009C4A8E">
        <w:rPr>
          <w:rFonts w:ascii="Calibri" w:eastAsia="Times New Roman" w:hAnsi="Calibri" w:cs="Calibri"/>
          <w:color w:val="000000" w:themeColor="text1"/>
          <w:sz w:val="24"/>
          <w:vertAlign w:val="superscript"/>
        </w:rPr>
        <w:t>)</w:t>
      </w:r>
      <w:r w:rsidR="006D3C03"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t>Department of Surgery, Spital Thurgau, Frauenfeld, Switzerland.</w:t>
      </w:r>
    </w:p>
    <w:p w14:paraId="0001FD6E" w14:textId="1EDD7562" w:rsidR="00BB5B1F" w:rsidRPr="009C4A8E" w:rsidRDefault="008806AE" w:rsidP="00996943">
      <w:pPr>
        <w:jc w:val="left"/>
        <w:rPr>
          <w:rFonts w:ascii="Calibri" w:hAnsi="Calibri" w:cs="Calibri"/>
          <w:color w:val="000000" w:themeColor="text1"/>
          <w:sz w:val="24"/>
        </w:rPr>
      </w:pPr>
      <w:ins w:id="11" w:author="fariba abbassi" w:date="2026-02-06T14:27:00Z" w16du:dateUtc="2026-02-06T13:27:00Z">
        <w:r>
          <w:rPr>
            <w:rFonts w:ascii="Calibri" w:hAnsi="Calibri" w:cs="Calibri"/>
            <w:color w:val="000000" w:themeColor="text1"/>
            <w:sz w:val="24"/>
            <w:vertAlign w:val="superscript"/>
          </w:rPr>
          <w:t>4</w:t>
        </w:r>
      </w:ins>
      <w:del w:id="12" w:author="fariba abbassi" w:date="2026-02-06T14:27:00Z" w16du:dateUtc="2026-02-06T13:27:00Z">
        <w:r w:rsidR="00BB5B1F" w:rsidRPr="009C4A8E" w:rsidDel="008806AE">
          <w:rPr>
            <w:rFonts w:ascii="Calibri" w:hAnsi="Calibri" w:cs="Calibri"/>
            <w:color w:val="000000" w:themeColor="text1"/>
            <w:sz w:val="24"/>
            <w:vertAlign w:val="superscript"/>
          </w:rPr>
          <w:delText>5</w:delText>
        </w:r>
      </w:del>
      <w:r w:rsidR="00BB5B1F" w:rsidRPr="009C4A8E">
        <w:rPr>
          <w:rFonts w:ascii="Calibri" w:hAnsi="Calibri" w:cs="Calibri"/>
          <w:color w:val="000000" w:themeColor="text1"/>
          <w:sz w:val="24"/>
          <w:vertAlign w:val="superscript"/>
        </w:rPr>
        <w:t>)</w:t>
      </w:r>
      <w:r w:rsidR="00BB5B1F" w:rsidRPr="009C4A8E">
        <w:rPr>
          <w:rFonts w:ascii="Calibri" w:hAnsi="Calibri" w:cs="Calibri"/>
          <w:color w:val="000000" w:themeColor="text1"/>
          <w:sz w:val="24"/>
        </w:rPr>
        <w:t xml:space="preserve">  Department of Surgery and Transplantation, University of Zurich, </w:t>
      </w:r>
      <w:r w:rsidR="00273C22" w:rsidRPr="009C4A8E">
        <w:rPr>
          <w:rFonts w:ascii="Calibri" w:hAnsi="Calibri" w:cs="Calibri"/>
          <w:color w:val="000000" w:themeColor="text1"/>
          <w:sz w:val="24"/>
        </w:rPr>
        <w:t xml:space="preserve">Zurich, </w:t>
      </w:r>
      <w:r w:rsidR="00BB5B1F" w:rsidRPr="009C4A8E">
        <w:rPr>
          <w:rFonts w:ascii="Calibri" w:hAnsi="Calibri" w:cs="Calibri"/>
          <w:color w:val="000000" w:themeColor="text1"/>
          <w:sz w:val="24"/>
        </w:rPr>
        <w:t>Switzerland</w:t>
      </w:r>
    </w:p>
    <w:p w14:paraId="6381E135" w14:textId="47496FD6" w:rsidR="008806AE" w:rsidRPr="009C4A8E" w:rsidRDefault="008806AE" w:rsidP="008806AE">
      <w:pPr>
        <w:jc w:val="left"/>
        <w:rPr>
          <w:moveTo w:id="13" w:author="fariba abbassi" w:date="2026-02-06T14:27:00Z" w16du:dateUtc="2026-02-06T13:27:00Z"/>
          <w:rFonts w:ascii="Calibri" w:hAnsi="Calibri" w:cs="Calibri"/>
          <w:color w:val="000000" w:themeColor="text1"/>
          <w:sz w:val="24"/>
        </w:rPr>
      </w:pPr>
      <w:ins w:id="14" w:author="fariba abbassi" w:date="2026-02-06T14:27:00Z" w16du:dateUtc="2026-02-06T13:27:00Z">
        <w:r>
          <w:rPr>
            <w:rFonts w:ascii="Calibri" w:hAnsi="Calibri" w:cs="Calibri"/>
            <w:color w:val="000000" w:themeColor="text1"/>
            <w:sz w:val="24"/>
            <w:vertAlign w:val="superscript"/>
          </w:rPr>
          <w:t>5</w:t>
        </w:r>
      </w:ins>
      <w:moveToRangeStart w:id="15" w:author="fariba abbassi" w:date="2026-02-06T14:27:00Z" w:name="move221280446"/>
      <w:moveTo w:id="16" w:author="fariba abbassi" w:date="2026-02-06T14:27:00Z" w16du:dateUtc="2026-02-06T13:27:00Z">
        <w:del w:id="17" w:author="fariba abbassi" w:date="2026-02-06T14:27:00Z" w16du:dateUtc="2026-02-06T13:27:00Z">
          <w:r w:rsidRPr="009C4A8E" w:rsidDel="008806AE">
            <w:rPr>
              <w:rFonts w:ascii="Calibri" w:hAnsi="Calibri" w:cs="Calibri"/>
              <w:color w:val="000000" w:themeColor="text1"/>
              <w:sz w:val="24"/>
              <w:vertAlign w:val="superscript"/>
            </w:rPr>
            <w:delText>3</w:delText>
          </w:r>
        </w:del>
        <w:r w:rsidRPr="009C4A8E">
          <w:rPr>
            <w:rFonts w:ascii="Calibri" w:hAnsi="Calibri" w:cs="Calibri"/>
            <w:color w:val="000000" w:themeColor="text1"/>
            <w:sz w:val="24"/>
            <w:vertAlign w:val="superscript"/>
          </w:rPr>
          <w:t>)</w:t>
        </w:r>
        <w:r w:rsidRPr="009C4A8E">
          <w:rPr>
            <w:rFonts w:ascii="Calibri" w:hAnsi="Calibri" w:cs="Calibri"/>
            <w:color w:val="000000" w:themeColor="text1"/>
            <w:sz w:val="24"/>
          </w:rPr>
          <w:t xml:space="preserve"> Department of Visceral and Thoracic Surgery, Cantonal Hospital Winterthur, Winterthur, Switzerland</w:t>
        </w:r>
      </w:moveTo>
    </w:p>
    <w:moveToRangeEnd w:id="15"/>
    <w:p w14:paraId="36DD10C7" w14:textId="77777777" w:rsidR="00203336" w:rsidRPr="009C4A8E" w:rsidRDefault="00203336" w:rsidP="006012AD">
      <w:pPr>
        <w:spacing w:line="480" w:lineRule="auto"/>
        <w:jc w:val="left"/>
        <w:rPr>
          <w:rFonts w:ascii="Calibri" w:hAnsi="Calibri" w:cs="Calibri"/>
          <w:color w:val="000000" w:themeColor="text1"/>
          <w:sz w:val="24"/>
        </w:rPr>
      </w:pPr>
    </w:p>
    <w:p w14:paraId="53D79ED2" w14:textId="6C6BCD18" w:rsidR="00750BCE" w:rsidRPr="009C4A8E" w:rsidRDefault="00750BCE" w:rsidP="006012AD">
      <w:pPr>
        <w:jc w:val="left"/>
        <w:rPr>
          <w:rFonts w:ascii="Calibri" w:hAnsi="Calibri" w:cs="Calibri"/>
          <w:color w:val="000000" w:themeColor="text1"/>
          <w:sz w:val="24"/>
        </w:rPr>
      </w:pPr>
      <w:r w:rsidRPr="009C4A8E">
        <w:rPr>
          <w:rFonts w:ascii="Calibri" w:eastAsia="Times New Roman" w:hAnsi="Calibri" w:cs="Calibri"/>
          <w:color w:val="000000" w:themeColor="text1"/>
          <w:sz w:val="24"/>
        </w:rPr>
        <w:t>*These authors contributed equally as last authors.</w:t>
      </w:r>
    </w:p>
    <w:p w14:paraId="7E727A0C" w14:textId="77777777" w:rsidR="00750BCE" w:rsidRPr="009C4A8E" w:rsidRDefault="00750BCE" w:rsidP="006012AD">
      <w:pPr>
        <w:jc w:val="left"/>
        <w:rPr>
          <w:rFonts w:ascii="Calibri" w:hAnsi="Calibri" w:cs="Calibri"/>
          <w:color w:val="000000" w:themeColor="text1"/>
          <w:sz w:val="24"/>
        </w:rPr>
      </w:pPr>
    </w:p>
    <w:p w14:paraId="59D97949" w14:textId="2D20B859" w:rsidR="00203336" w:rsidRPr="009C4A8E" w:rsidRDefault="00203336" w:rsidP="00996943">
      <w:pPr>
        <w:pStyle w:val="Listenabsatz"/>
        <w:numPr>
          <w:ilvl w:val="0"/>
          <w:numId w:val="2"/>
        </w:numPr>
        <w:tabs>
          <w:tab w:val="clear" w:pos="720"/>
        </w:tabs>
        <w:ind w:left="426" w:hanging="284"/>
        <w:rPr>
          <w:rFonts w:ascii="Calibri" w:hAnsi="Calibri" w:cs="Calibri"/>
          <w:b/>
          <w:color w:val="000000" w:themeColor="text1"/>
          <w:sz w:val="24"/>
        </w:rPr>
      </w:pPr>
      <w:r w:rsidRPr="009C4A8E">
        <w:rPr>
          <w:rFonts w:ascii="Calibri" w:hAnsi="Calibri" w:cs="Calibri"/>
          <w:b/>
          <w:color w:val="000000" w:themeColor="text1"/>
          <w:sz w:val="24"/>
        </w:rPr>
        <w:t>Corresponding author</w:t>
      </w:r>
      <w:r w:rsidR="00BB5B1F" w:rsidRPr="009C4A8E">
        <w:rPr>
          <w:rFonts w:ascii="Calibri" w:hAnsi="Calibri" w:cs="Calibri"/>
          <w:b/>
          <w:color w:val="000000" w:themeColor="text1"/>
          <w:sz w:val="24"/>
        </w:rPr>
        <w:t>s</w:t>
      </w:r>
      <w:r w:rsidRPr="009C4A8E">
        <w:rPr>
          <w:rFonts w:ascii="Calibri" w:hAnsi="Calibri" w:cs="Calibri"/>
          <w:b/>
          <w:color w:val="000000" w:themeColor="text1"/>
          <w:sz w:val="24"/>
        </w:rPr>
        <w:t>:</w:t>
      </w:r>
      <w:r w:rsidRPr="009C4A8E">
        <w:rPr>
          <w:rFonts w:ascii="Calibri" w:hAnsi="Calibri" w:cs="Calibri"/>
          <w:b/>
          <w:color w:val="000000" w:themeColor="text1"/>
          <w:sz w:val="24"/>
        </w:rPr>
        <w:tab/>
      </w:r>
    </w:p>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9C4A8E" w14:paraId="7B10E777" w14:textId="77777777" w:rsidTr="00750BCE">
        <w:tc>
          <w:tcPr>
            <w:tcW w:w="5245" w:type="dxa"/>
          </w:tcPr>
          <w:p w14:paraId="1F965E72" w14:textId="3D75A9B5"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Prof. Milo Alan Puhan</w:t>
            </w:r>
            <w:r w:rsidRPr="009C4A8E">
              <w:rPr>
                <w:rFonts w:ascii="Calibri" w:hAnsi="Calibri" w:cs="Calibri"/>
                <w:color w:val="000000" w:themeColor="text1"/>
                <w:sz w:val="24"/>
              </w:rPr>
              <w:tab/>
            </w:r>
          </w:p>
          <w:p w14:paraId="66B1F93A" w14:textId="22FFDAEA"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Epidemiology, Biostatistics and Prevention Institute</w:t>
            </w:r>
          </w:p>
          <w:p w14:paraId="54B320A7" w14:textId="77777777"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 xml:space="preserve">University of Zurich </w:t>
            </w:r>
          </w:p>
          <w:p w14:paraId="274001FA" w14:textId="77777777"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 xml:space="preserve">84 </w:t>
            </w:r>
            <w:proofErr w:type="spellStart"/>
            <w:r w:rsidRPr="009C4A8E">
              <w:rPr>
                <w:rFonts w:ascii="Calibri" w:hAnsi="Calibri" w:cs="Calibri"/>
                <w:color w:val="000000" w:themeColor="text1"/>
                <w:sz w:val="24"/>
              </w:rPr>
              <w:t>Hirschgraben</w:t>
            </w:r>
            <w:proofErr w:type="spellEnd"/>
          </w:p>
          <w:p w14:paraId="76F886CC" w14:textId="531D5483"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 xml:space="preserve">8001 Zurich, Switzerland </w:t>
            </w:r>
          </w:p>
          <w:p w14:paraId="37584209" w14:textId="2899A74D" w:rsidR="00750BCE" w:rsidRPr="009C4A8E" w:rsidRDefault="00750BCE" w:rsidP="006012AD">
            <w:pPr>
              <w:tabs>
                <w:tab w:val="left" w:pos="2970"/>
                <w:tab w:val="left" w:pos="4860"/>
                <w:tab w:val="left" w:pos="531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miloalan.puhan@uzh.ch</w:t>
            </w:r>
          </w:p>
          <w:p w14:paraId="74D71D11" w14:textId="6655D4E5" w:rsidR="00750BCE" w:rsidRPr="009C4A8E" w:rsidRDefault="00750BCE" w:rsidP="006012AD">
            <w:pPr>
              <w:tabs>
                <w:tab w:val="left" w:pos="2970"/>
                <w:tab w:val="left" w:pos="4860"/>
                <w:tab w:val="left" w:pos="531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 xml:space="preserve">+41 </w:t>
            </w:r>
            <w:r w:rsidR="003B4729" w:rsidRPr="009C4A8E">
              <w:rPr>
                <w:rFonts w:ascii="Calibri" w:hAnsi="Calibri" w:cs="Calibri"/>
                <w:color w:val="000000" w:themeColor="text1"/>
                <w:sz w:val="24"/>
              </w:rPr>
              <w:t>44 634 4610</w:t>
            </w:r>
          </w:p>
          <w:p w14:paraId="3D502E16" w14:textId="50E81F34" w:rsidR="00722096" w:rsidRPr="009C4A8E" w:rsidRDefault="00722096" w:rsidP="006012AD">
            <w:pPr>
              <w:tabs>
                <w:tab w:val="left" w:pos="2970"/>
                <w:tab w:val="left" w:pos="4860"/>
                <w:tab w:val="left" w:pos="5310"/>
              </w:tabs>
              <w:spacing w:before="0" w:after="0"/>
              <w:jc w:val="left"/>
              <w:rPr>
                <w:rFonts w:ascii="Calibri" w:hAnsi="Calibri" w:cs="Calibri"/>
                <w:color w:val="000000" w:themeColor="text1"/>
                <w:sz w:val="24"/>
              </w:rPr>
            </w:pPr>
          </w:p>
        </w:tc>
        <w:tc>
          <w:tcPr>
            <w:tcW w:w="4394" w:type="dxa"/>
          </w:tcPr>
          <w:p w14:paraId="0601585F" w14:textId="77777777" w:rsidR="00750BCE" w:rsidRPr="009C4A8E" w:rsidRDefault="00750BCE" w:rsidP="006012AD">
            <w:pPr>
              <w:spacing w:before="0" w:after="0"/>
              <w:jc w:val="left"/>
              <w:outlineLvl w:val="0"/>
              <w:rPr>
                <w:rFonts w:ascii="Calibri" w:hAnsi="Calibri" w:cs="Calibri"/>
                <w:color w:val="000000" w:themeColor="text1"/>
                <w:sz w:val="24"/>
              </w:rPr>
            </w:pPr>
            <w:r w:rsidRPr="009C4A8E">
              <w:rPr>
                <w:rFonts w:ascii="Calibri" w:hAnsi="Calibri" w:cs="Calibri"/>
                <w:color w:val="000000" w:themeColor="text1"/>
                <w:sz w:val="24"/>
              </w:rPr>
              <w:t>Prof. Pierre-Alain Clavien</w:t>
            </w:r>
          </w:p>
          <w:p w14:paraId="2B416B53" w14:textId="77777777" w:rsidR="00750BCE" w:rsidRPr="009C4A8E" w:rsidRDefault="00750BCE" w:rsidP="006012AD">
            <w:pPr>
              <w:spacing w:before="0" w:after="0"/>
              <w:jc w:val="left"/>
              <w:outlineLvl w:val="0"/>
              <w:rPr>
                <w:rFonts w:ascii="Calibri" w:hAnsi="Calibri" w:cs="Calibri"/>
                <w:color w:val="000000" w:themeColor="text1"/>
                <w:sz w:val="24"/>
              </w:rPr>
            </w:pPr>
            <w:r w:rsidRPr="009C4A8E">
              <w:rPr>
                <w:rFonts w:ascii="Calibri" w:hAnsi="Calibri" w:cs="Calibri"/>
                <w:color w:val="000000" w:themeColor="text1"/>
                <w:sz w:val="24"/>
              </w:rPr>
              <w:t>Swiss Medical Network</w:t>
            </w:r>
          </w:p>
          <w:p w14:paraId="07BF20E7" w14:textId="77777777" w:rsidR="00750BCE" w:rsidRPr="009C4A8E" w:rsidRDefault="00750BCE" w:rsidP="006012AD">
            <w:pPr>
              <w:spacing w:before="0" w:after="0"/>
              <w:jc w:val="left"/>
              <w:outlineLvl w:val="0"/>
              <w:rPr>
                <w:rFonts w:ascii="Calibri" w:hAnsi="Calibri" w:cs="Calibri"/>
                <w:color w:val="000000" w:themeColor="text1"/>
                <w:sz w:val="24"/>
              </w:rPr>
            </w:pPr>
            <w:proofErr w:type="spellStart"/>
            <w:r w:rsidRPr="009C4A8E">
              <w:rPr>
                <w:rFonts w:ascii="Calibri" w:hAnsi="Calibri" w:cs="Calibri"/>
                <w:color w:val="000000" w:themeColor="text1"/>
                <w:sz w:val="24"/>
              </w:rPr>
              <w:t>Toblerstrasse</w:t>
            </w:r>
            <w:proofErr w:type="spellEnd"/>
            <w:r w:rsidRPr="009C4A8E">
              <w:rPr>
                <w:rFonts w:ascii="Calibri" w:hAnsi="Calibri" w:cs="Calibri"/>
                <w:color w:val="000000" w:themeColor="text1"/>
                <w:sz w:val="24"/>
              </w:rPr>
              <w:t xml:space="preserve"> 51</w:t>
            </w:r>
          </w:p>
          <w:p w14:paraId="4A5DF7EA" w14:textId="77777777" w:rsidR="00750BCE" w:rsidRPr="009C4A8E" w:rsidRDefault="00750BCE" w:rsidP="006012AD">
            <w:pPr>
              <w:spacing w:before="0" w:after="0"/>
              <w:jc w:val="left"/>
              <w:outlineLvl w:val="0"/>
              <w:rPr>
                <w:rFonts w:ascii="Calibri" w:hAnsi="Calibri" w:cs="Calibri"/>
                <w:color w:val="000000" w:themeColor="text1"/>
                <w:sz w:val="24"/>
              </w:rPr>
            </w:pPr>
            <w:r w:rsidRPr="009C4A8E">
              <w:rPr>
                <w:rFonts w:ascii="Calibri" w:hAnsi="Calibri" w:cs="Calibri"/>
                <w:color w:val="000000" w:themeColor="text1"/>
                <w:sz w:val="24"/>
              </w:rPr>
              <w:t>8044 Zurich, Switzerland</w:t>
            </w:r>
          </w:p>
          <w:p w14:paraId="1C9D50FA" w14:textId="77777777" w:rsidR="00750BCE" w:rsidRPr="009C4A8E" w:rsidRDefault="00750BCE" w:rsidP="006012AD">
            <w:pPr>
              <w:tabs>
                <w:tab w:val="left" w:pos="2970"/>
                <w:tab w:val="left" w:pos="4860"/>
                <w:tab w:val="left" w:pos="531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clavien@access.uzh.ch</w:t>
            </w:r>
          </w:p>
          <w:p w14:paraId="4841F058" w14:textId="77777777" w:rsidR="00750BCE" w:rsidRPr="009C4A8E" w:rsidRDefault="00750BCE" w:rsidP="006012AD">
            <w:pPr>
              <w:tabs>
                <w:tab w:val="left" w:pos="2970"/>
                <w:tab w:val="left" w:pos="4860"/>
              </w:tabs>
              <w:spacing w:before="0" w:after="0"/>
              <w:jc w:val="left"/>
              <w:rPr>
                <w:rFonts w:ascii="Calibri" w:hAnsi="Calibri" w:cs="Calibri"/>
                <w:color w:val="000000" w:themeColor="text1"/>
                <w:sz w:val="24"/>
              </w:rPr>
            </w:pPr>
            <w:r w:rsidRPr="009C4A8E">
              <w:rPr>
                <w:rFonts w:ascii="Calibri" w:hAnsi="Calibri" w:cs="Calibri"/>
                <w:color w:val="000000" w:themeColor="text1"/>
                <w:sz w:val="24"/>
              </w:rPr>
              <w:t xml:space="preserve">+41 </w:t>
            </w:r>
            <w:proofErr w:type="spellStart"/>
            <w:r w:rsidRPr="009C4A8E">
              <w:rPr>
                <w:rFonts w:ascii="Calibri" w:hAnsi="Calibri" w:cs="Calibri"/>
                <w:color w:val="000000" w:themeColor="text1"/>
                <w:sz w:val="24"/>
              </w:rPr>
              <w:t>XXXXXx</w:t>
            </w:r>
            <w:proofErr w:type="spellEnd"/>
          </w:p>
          <w:p w14:paraId="4804CBF2" w14:textId="5A384BD4" w:rsidR="00FA1AC0" w:rsidRPr="009C4A8E" w:rsidRDefault="00FA1AC0" w:rsidP="006012AD">
            <w:pPr>
              <w:tabs>
                <w:tab w:val="left" w:pos="2970"/>
                <w:tab w:val="left" w:pos="4860"/>
              </w:tabs>
              <w:spacing w:before="0" w:after="0"/>
              <w:jc w:val="left"/>
              <w:rPr>
                <w:rFonts w:ascii="Calibri" w:hAnsi="Calibri" w:cs="Calibri"/>
                <w:color w:val="000000" w:themeColor="text1"/>
                <w:sz w:val="24"/>
              </w:rPr>
            </w:pPr>
          </w:p>
        </w:tc>
      </w:tr>
    </w:tbl>
    <w:p w14:paraId="51729638" w14:textId="63BD912E" w:rsidR="00203336" w:rsidRPr="009C4A8E" w:rsidRDefault="00203336" w:rsidP="006012AD">
      <w:pPr>
        <w:spacing w:before="0" w:after="0"/>
        <w:jc w:val="left"/>
        <w:rPr>
          <w:rFonts w:ascii="Calibri" w:hAnsi="Calibri" w:cs="Calibri"/>
          <w:bCs/>
          <w:color w:val="000000" w:themeColor="text1"/>
          <w:sz w:val="24"/>
        </w:rPr>
      </w:pPr>
      <w:r w:rsidRPr="009C4A8E">
        <w:rPr>
          <w:rFonts w:ascii="Calibri" w:hAnsi="Calibri" w:cs="Calibri"/>
          <w:b/>
          <w:color w:val="000000" w:themeColor="text1"/>
          <w:sz w:val="24"/>
        </w:rPr>
        <w:lastRenderedPageBreak/>
        <w:t>Financial support and sponsorship</w:t>
      </w:r>
      <w:r w:rsidRPr="009C4A8E">
        <w:rPr>
          <w:rFonts w:ascii="Calibri" w:hAnsi="Calibri" w:cs="Calibri"/>
          <w:color w:val="000000" w:themeColor="text1"/>
          <w:sz w:val="24"/>
        </w:rPr>
        <w:t xml:space="preserve">: </w:t>
      </w:r>
      <w:r w:rsidR="00722096" w:rsidRPr="009C4A8E">
        <w:rPr>
          <w:rFonts w:ascii="Calibri" w:hAnsi="Calibri" w:cs="Calibri"/>
          <w:color w:val="000000" w:themeColor="text1"/>
          <w:sz w:val="24"/>
        </w:rPr>
        <w:t>The authors received no commercial funding for this research. This study is supported by the LGID (Liver and Gastrointestinal Disease) Foundation and FZ-Healthcare Foundation.</w:t>
      </w:r>
    </w:p>
    <w:p w14:paraId="33F9D07D" w14:textId="4E576897" w:rsidR="00203336" w:rsidRPr="009C4A8E" w:rsidRDefault="00203336" w:rsidP="006012AD">
      <w:pPr>
        <w:spacing w:before="0" w:after="0"/>
        <w:jc w:val="left"/>
        <w:rPr>
          <w:rFonts w:ascii="Calibri" w:hAnsi="Calibri" w:cs="Calibri"/>
          <w:color w:val="000000" w:themeColor="text1"/>
          <w:sz w:val="24"/>
        </w:rPr>
      </w:pPr>
      <w:r w:rsidRPr="009C4A8E">
        <w:rPr>
          <w:rFonts w:ascii="Calibri" w:hAnsi="Calibri" w:cs="Calibri"/>
          <w:b/>
          <w:color w:val="000000" w:themeColor="text1"/>
          <w:sz w:val="24"/>
        </w:rPr>
        <w:t>Conflict of interest:</w:t>
      </w:r>
      <w:r w:rsidRPr="009C4A8E">
        <w:rPr>
          <w:rFonts w:ascii="Calibri" w:hAnsi="Calibri" w:cs="Calibri"/>
          <w:color w:val="000000" w:themeColor="text1"/>
          <w:sz w:val="24"/>
        </w:rPr>
        <w:t xml:space="preserve"> </w:t>
      </w:r>
      <w:r w:rsidR="001C4DED" w:rsidRPr="009C4A8E">
        <w:rPr>
          <w:rFonts w:ascii="Calibri" w:hAnsi="Calibri" w:cs="Calibri"/>
          <w:color w:val="000000" w:themeColor="text1"/>
          <w:sz w:val="24"/>
        </w:rPr>
        <w:t>The authors declare no conflicts of interest.</w:t>
      </w:r>
    </w:p>
    <w:p w14:paraId="4D1AD1FF" w14:textId="39B599DE" w:rsidR="00273C22" w:rsidRPr="009C4A8E" w:rsidRDefault="00203336" w:rsidP="006012AD">
      <w:pPr>
        <w:spacing w:before="0" w:after="0"/>
        <w:jc w:val="left"/>
        <w:outlineLvl w:val="0"/>
        <w:rPr>
          <w:rFonts w:ascii="Calibri" w:hAnsi="Calibri" w:cs="Calibri"/>
          <w:color w:val="000000" w:themeColor="text1"/>
          <w:sz w:val="24"/>
        </w:rPr>
      </w:pPr>
      <w:r w:rsidRPr="009C4A8E">
        <w:rPr>
          <w:rFonts w:ascii="Calibri" w:hAnsi="Calibri" w:cs="Calibri"/>
          <w:b/>
          <w:color w:val="000000" w:themeColor="text1"/>
          <w:sz w:val="24"/>
        </w:rPr>
        <w:t xml:space="preserve">Running head: </w:t>
      </w:r>
      <w:r w:rsidRPr="009C4A8E">
        <w:rPr>
          <w:rFonts w:ascii="Calibri" w:hAnsi="Calibri" w:cs="Calibri"/>
          <w:bCs/>
          <w:color w:val="000000" w:themeColor="text1"/>
          <w:sz w:val="24"/>
        </w:rPr>
        <w:t xml:space="preserve"> </w:t>
      </w:r>
      <w:r w:rsidR="008712BA" w:rsidRPr="009C4A8E">
        <w:rPr>
          <w:rFonts w:ascii="Calibri" w:hAnsi="Calibri" w:cs="Calibri"/>
          <w:bCs/>
          <w:color w:val="000000" w:themeColor="text1"/>
          <w:sz w:val="24"/>
        </w:rPr>
        <w:t>Meaningful trials in visceral surgery</w:t>
      </w:r>
    </w:p>
    <w:p w14:paraId="3947190E" w14:textId="2C4FFB15" w:rsidR="00273C22" w:rsidRPr="009C4A8E" w:rsidRDefault="00273C22" w:rsidP="00996943">
      <w:pPr>
        <w:spacing w:before="0" w:after="0" w:line="480" w:lineRule="auto"/>
        <w:jc w:val="left"/>
        <w:rPr>
          <w:rFonts w:ascii="Calibri" w:hAnsi="Calibri" w:cs="Calibri"/>
          <w:color w:val="000000" w:themeColor="text1"/>
          <w:sz w:val="24"/>
        </w:rPr>
      </w:pPr>
      <w:r w:rsidRPr="009C4A8E">
        <w:rPr>
          <w:rFonts w:ascii="Calibri" w:hAnsi="Calibri" w:cs="Calibri"/>
          <w:b/>
          <w:bCs/>
          <w:color w:val="000000" w:themeColor="text1"/>
          <w:sz w:val="24"/>
        </w:rPr>
        <w:t xml:space="preserve">Keywords: </w:t>
      </w:r>
      <w:r w:rsidR="006012AD" w:rsidRPr="006012AD">
        <w:rPr>
          <w:rFonts w:ascii="Calibri" w:hAnsi="Calibri" w:cs="Calibri"/>
          <w:color w:val="000000" w:themeColor="text1"/>
          <w:sz w:val="24"/>
        </w:rPr>
        <w:t>Visceral surgery,</w:t>
      </w:r>
      <w:r w:rsidR="006012AD">
        <w:rPr>
          <w:rFonts w:ascii="Calibri" w:hAnsi="Calibri" w:cs="Calibri"/>
          <w:b/>
          <w:bCs/>
          <w:color w:val="000000" w:themeColor="text1"/>
          <w:sz w:val="24"/>
        </w:rPr>
        <w:t xml:space="preserve"> </w:t>
      </w:r>
      <w:r w:rsidR="006012AD" w:rsidRPr="006012AD">
        <w:rPr>
          <w:rFonts w:ascii="Calibri" w:hAnsi="Calibri" w:cs="Calibri"/>
          <w:color w:val="000000" w:themeColor="text1"/>
          <w:sz w:val="24"/>
        </w:rPr>
        <w:t>Randomized Controlled Trials,</w:t>
      </w:r>
      <w:r w:rsidR="006012AD">
        <w:rPr>
          <w:rFonts w:ascii="Calibri" w:hAnsi="Calibri" w:cs="Calibri"/>
          <w:b/>
          <w:bCs/>
          <w:color w:val="000000" w:themeColor="text1"/>
          <w:sz w:val="24"/>
        </w:rPr>
        <w:t xml:space="preserve"> </w:t>
      </w:r>
      <w:r w:rsidRPr="009C4A8E">
        <w:rPr>
          <w:rFonts w:ascii="Calibri" w:hAnsi="Calibri" w:cs="Calibri"/>
          <w:color w:val="000000" w:themeColor="text1"/>
          <w:sz w:val="24"/>
        </w:rPr>
        <w:t>Patient-centered research; Outcomes research, Clinical relevance, Minimal important difference</w:t>
      </w:r>
    </w:p>
    <w:p w14:paraId="1434ED47" w14:textId="77777777" w:rsidR="00273C22" w:rsidRPr="009C4A8E" w:rsidRDefault="00273C22" w:rsidP="006012AD">
      <w:pPr>
        <w:spacing w:before="0" w:after="0"/>
        <w:jc w:val="left"/>
        <w:outlineLvl w:val="0"/>
        <w:rPr>
          <w:rFonts w:ascii="Calibri" w:hAnsi="Calibri" w:cs="Calibri"/>
          <w:color w:val="000000" w:themeColor="text1"/>
          <w:sz w:val="24"/>
        </w:rPr>
      </w:pPr>
    </w:p>
    <w:p w14:paraId="5316E7AE" w14:textId="77777777" w:rsidR="008B6FB2" w:rsidRPr="009C4A8E" w:rsidRDefault="008B6FB2" w:rsidP="006012AD">
      <w:pPr>
        <w:spacing w:before="0" w:after="0"/>
        <w:jc w:val="left"/>
        <w:outlineLvl w:val="0"/>
        <w:rPr>
          <w:rFonts w:ascii="Calibri" w:hAnsi="Calibri" w:cs="Calibri"/>
          <w:color w:val="000000" w:themeColor="text1"/>
          <w:sz w:val="24"/>
        </w:rPr>
      </w:pPr>
    </w:p>
    <w:p w14:paraId="61D625B1" w14:textId="77777777" w:rsidR="008B6FB2" w:rsidRPr="009C4A8E" w:rsidRDefault="008B6FB2" w:rsidP="006012AD">
      <w:pPr>
        <w:spacing w:before="0" w:after="0" w:line="480" w:lineRule="auto"/>
        <w:jc w:val="left"/>
        <w:outlineLvl w:val="0"/>
        <w:rPr>
          <w:rFonts w:ascii="Calibri" w:hAnsi="Calibri" w:cs="Calibri"/>
          <w:bCs/>
          <w:color w:val="000000" w:themeColor="text1"/>
          <w:sz w:val="24"/>
        </w:rPr>
      </w:pPr>
    </w:p>
    <w:p w14:paraId="6B41AC8A" w14:textId="0432E311" w:rsidR="001C4DED" w:rsidRPr="009C4A8E" w:rsidRDefault="001C4DED" w:rsidP="006012AD">
      <w:pPr>
        <w:spacing w:before="0" w:after="0" w:line="480" w:lineRule="auto"/>
        <w:jc w:val="left"/>
        <w:outlineLvl w:val="0"/>
        <w:rPr>
          <w:rFonts w:ascii="Calibri" w:eastAsiaTheme="majorEastAsia" w:hAnsi="Calibri" w:cs="Calibri"/>
          <w:b/>
          <w:bCs/>
          <w:iCs/>
          <w:color w:val="000000" w:themeColor="text1"/>
          <w:kern w:val="0"/>
          <w:sz w:val="24"/>
          <w14:ligatures w14:val="none"/>
        </w:rPr>
      </w:pPr>
      <w:bookmarkStart w:id="18" w:name="_Toc398110525"/>
      <w:r w:rsidRPr="009C4A8E">
        <w:rPr>
          <w:rFonts w:ascii="Calibri" w:hAnsi="Calibri" w:cs="Calibri"/>
          <w:color w:val="000000" w:themeColor="text1"/>
          <w:sz w:val="24"/>
        </w:rPr>
        <w:br w:type="page"/>
      </w:r>
    </w:p>
    <w:p w14:paraId="632B95A0" w14:textId="715394DA" w:rsidR="00324894" w:rsidRPr="009C4A8E" w:rsidRDefault="00BD772A">
      <w:pPr>
        <w:pStyle w:val="Titre11"/>
        <w:spacing w:line="480" w:lineRule="auto"/>
        <w:jc w:val="left"/>
        <w:rPr>
          <w:rFonts w:ascii="Calibri" w:hAnsi="Calibri" w:cs="Calibri"/>
          <w:color w:val="000000" w:themeColor="text1"/>
          <w:sz w:val="24"/>
          <w:szCs w:val="24"/>
        </w:rPr>
        <w:pPrChange w:id="19" w:author="fariba abbassi" w:date="2026-02-06T11:54:00Z" w16du:dateUtc="2026-02-06T10:54:00Z">
          <w:pPr>
            <w:pStyle w:val="Titre11"/>
            <w:spacing w:line="480" w:lineRule="auto"/>
          </w:pPr>
        </w:pPrChange>
      </w:pPr>
      <w:commentRangeStart w:id="20"/>
      <w:r w:rsidRPr="009C4A8E">
        <w:rPr>
          <w:rFonts w:ascii="Calibri" w:hAnsi="Calibri" w:cs="Calibri"/>
          <w:color w:val="000000" w:themeColor="text1"/>
          <w:sz w:val="24"/>
          <w:szCs w:val="24"/>
        </w:rPr>
        <w:lastRenderedPageBreak/>
        <w:t>ABSTRACT</w:t>
      </w:r>
      <w:commentRangeEnd w:id="20"/>
      <w:r w:rsidR="00273C22" w:rsidRPr="009C4A8E">
        <w:rPr>
          <w:rStyle w:val="Kommentarzeichen"/>
          <w:rFonts w:eastAsiaTheme="minorHAnsi" w:cstheme="minorBidi"/>
          <w:b w:val="0"/>
          <w:bCs w:val="0"/>
          <w:iCs w:val="0"/>
          <w:color w:val="000000" w:themeColor="text1"/>
          <w:kern w:val="2"/>
          <w14:ligatures w14:val="standardContextual"/>
        </w:rPr>
        <w:commentReference w:id="20"/>
      </w:r>
      <w:r w:rsidR="001F415F">
        <w:rPr>
          <w:rFonts w:ascii="Calibri" w:hAnsi="Calibri" w:cs="Calibri"/>
          <w:color w:val="000000" w:themeColor="text1"/>
          <w:sz w:val="24"/>
          <w:szCs w:val="24"/>
        </w:rPr>
        <w:t xml:space="preserve"> </w:t>
      </w:r>
      <w:r w:rsidR="00E30B09" w:rsidRPr="00E30B09">
        <w:rPr>
          <w:rFonts w:ascii="Calibri" w:hAnsi="Calibri" w:cs="Calibri"/>
          <w:color w:val="000000" w:themeColor="text1"/>
          <w:sz w:val="24"/>
          <w:szCs w:val="24"/>
          <w:highlight w:val="yellow"/>
        </w:rPr>
        <w:t>DO NOT REVISE YET – TO BE UPDATED WITH MAIN STUDY RESULTS</w:t>
      </w:r>
    </w:p>
    <w:p w14:paraId="43275ECB" w14:textId="2D7FF16B" w:rsidR="00D96158" w:rsidRPr="009C4A8E" w:rsidRDefault="00324894">
      <w:pPr>
        <w:spacing w:line="480" w:lineRule="auto"/>
        <w:jc w:val="left"/>
        <w:rPr>
          <w:rFonts w:ascii="Calibri" w:hAnsi="Calibri" w:cs="Calibri"/>
          <w:color w:val="000000" w:themeColor="text1"/>
          <w:sz w:val="24"/>
        </w:rPr>
        <w:pPrChange w:id="21" w:author="fariba abbassi" w:date="2026-02-06T11:54:00Z" w16du:dateUtc="2026-02-06T10:54:00Z">
          <w:pPr>
            <w:spacing w:line="480" w:lineRule="auto"/>
          </w:pPr>
        </w:pPrChange>
      </w:pPr>
      <w:r w:rsidRPr="009C4A8E">
        <w:rPr>
          <w:rFonts w:ascii="Calibri" w:hAnsi="Calibri" w:cs="Calibri"/>
          <w:b/>
          <w:bCs/>
          <w:color w:val="000000" w:themeColor="text1"/>
          <w:sz w:val="24"/>
        </w:rPr>
        <w:t>Objective:</w:t>
      </w:r>
      <w:r w:rsidRPr="009C4A8E">
        <w:rPr>
          <w:rFonts w:ascii="Calibri" w:hAnsi="Calibri" w:cs="Calibri"/>
          <w:color w:val="000000" w:themeColor="text1"/>
          <w:sz w:val="24"/>
        </w:rPr>
        <w:t xml:space="preserve"> </w:t>
      </w:r>
      <w:r w:rsidR="00D96158" w:rsidRPr="009C4A8E">
        <w:rPr>
          <w:rFonts w:ascii="Calibri" w:hAnsi="Calibri" w:cs="Calibri"/>
          <w:color w:val="000000" w:themeColor="text1"/>
          <w:sz w:val="24"/>
        </w:rPr>
        <w:t xml:space="preserve">To examine the extent to which </w:t>
      </w:r>
      <w:r w:rsidR="005A035A" w:rsidRPr="009C4A8E">
        <w:rPr>
          <w:rFonts w:ascii="Calibri" w:hAnsi="Calibri" w:cs="Calibri"/>
          <w:color w:val="000000" w:themeColor="text1"/>
          <w:sz w:val="24"/>
        </w:rPr>
        <w:t>surgical randomized controlled trials (RCTs) incorporate core elements to inform clinical practice.</w:t>
      </w:r>
    </w:p>
    <w:p w14:paraId="321EF936" w14:textId="29BC439B" w:rsidR="00D96158" w:rsidRPr="009C4A8E" w:rsidRDefault="00D96158">
      <w:pPr>
        <w:spacing w:line="480" w:lineRule="auto"/>
        <w:jc w:val="left"/>
        <w:rPr>
          <w:rFonts w:ascii="Calibri" w:hAnsi="Calibri" w:cs="Calibri"/>
          <w:color w:val="000000" w:themeColor="text1"/>
          <w:sz w:val="24"/>
        </w:rPr>
        <w:pPrChange w:id="22" w:author="fariba abbassi" w:date="2026-02-06T11:54:00Z" w16du:dateUtc="2026-02-06T10:54:00Z">
          <w:pPr>
            <w:spacing w:line="480" w:lineRule="auto"/>
          </w:pPr>
        </w:pPrChange>
      </w:pPr>
      <w:r w:rsidRPr="009C4A8E">
        <w:rPr>
          <w:rFonts w:ascii="Calibri" w:hAnsi="Calibri" w:cs="Calibri"/>
          <w:b/>
          <w:bCs/>
          <w:color w:val="000000" w:themeColor="text1"/>
          <w:sz w:val="24"/>
        </w:rPr>
        <w:t>Summary Background Data:</w:t>
      </w:r>
      <w:r w:rsidRPr="009C4A8E">
        <w:rPr>
          <w:rFonts w:ascii="Calibri" w:hAnsi="Calibri" w:cs="Calibri"/>
          <w:color w:val="000000" w:themeColor="text1"/>
          <w:sz w:val="24"/>
        </w:rPr>
        <w:t xml:space="preserve"> Surgical</w:t>
      </w:r>
      <w:r w:rsidR="005A035A" w:rsidRPr="009C4A8E">
        <w:rPr>
          <w:rFonts w:ascii="Calibri" w:hAnsi="Calibri" w:cs="Calibri"/>
          <w:color w:val="000000" w:themeColor="text1"/>
          <w:sz w:val="24"/>
        </w:rPr>
        <w:t xml:space="preserve"> </w:t>
      </w:r>
      <w:r w:rsidRPr="009C4A8E">
        <w:rPr>
          <w:rFonts w:ascii="Calibri" w:hAnsi="Calibri" w:cs="Calibri"/>
          <w:color w:val="000000" w:themeColor="text1"/>
          <w:sz w:val="24"/>
        </w:rPr>
        <w:t xml:space="preserve">RCTs are often reported incompletely </w:t>
      </w:r>
      <w:r w:rsidR="005A035A" w:rsidRPr="009C4A8E">
        <w:rPr>
          <w:rFonts w:ascii="Calibri" w:hAnsi="Calibri" w:cs="Calibri"/>
          <w:color w:val="000000" w:themeColor="text1"/>
          <w:sz w:val="24"/>
        </w:rPr>
        <w:t>and fail to transmit clinically relevant results</w:t>
      </w:r>
      <w:r w:rsidRPr="009C4A8E">
        <w:rPr>
          <w:rFonts w:ascii="Calibri" w:hAnsi="Calibri" w:cs="Calibri"/>
          <w:color w:val="000000" w:themeColor="text1"/>
          <w:sz w:val="24"/>
        </w:rPr>
        <w:t>. We hypothesize that poor reporting may reflect a more fundamental problem, namely inadequate trial planning for informing clinical practice.</w:t>
      </w:r>
    </w:p>
    <w:p w14:paraId="7E84CF8C" w14:textId="0E9DB0B2" w:rsidR="00D96158" w:rsidRPr="009C4A8E" w:rsidRDefault="00D96158">
      <w:pPr>
        <w:spacing w:line="480" w:lineRule="auto"/>
        <w:jc w:val="left"/>
        <w:rPr>
          <w:rFonts w:ascii="Calibri" w:hAnsi="Calibri" w:cs="Calibri"/>
          <w:color w:val="000000" w:themeColor="text1"/>
          <w:sz w:val="24"/>
        </w:rPr>
        <w:pPrChange w:id="23" w:author="fariba abbassi" w:date="2026-02-06T11:54:00Z" w16du:dateUtc="2026-02-06T10:54:00Z">
          <w:pPr>
            <w:spacing w:line="480" w:lineRule="auto"/>
          </w:pPr>
        </w:pPrChange>
      </w:pPr>
      <w:r w:rsidRPr="009C4A8E">
        <w:rPr>
          <w:rFonts w:ascii="Calibri" w:hAnsi="Calibri" w:cs="Calibri"/>
          <w:b/>
          <w:bCs/>
          <w:color w:val="000000" w:themeColor="text1"/>
          <w:sz w:val="24"/>
        </w:rPr>
        <w:t>Methods:</w:t>
      </w:r>
      <w:r w:rsidRPr="009C4A8E">
        <w:rPr>
          <w:rFonts w:ascii="Calibri" w:hAnsi="Calibri" w:cs="Calibri"/>
          <w:color w:val="000000" w:themeColor="text1"/>
          <w:sz w:val="24"/>
        </w:rPr>
        <w:t xml:space="preserve"> We conducted a systematic literature search to identify </w:t>
      </w:r>
      <w:r w:rsidR="005A035A" w:rsidRPr="009C4A8E">
        <w:rPr>
          <w:rFonts w:ascii="Calibri" w:hAnsi="Calibri" w:cs="Calibri"/>
          <w:color w:val="000000" w:themeColor="text1"/>
          <w:sz w:val="24"/>
        </w:rPr>
        <w:t xml:space="preserve">surgical </w:t>
      </w:r>
      <w:r w:rsidRPr="009C4A8E">
        <w:rPr>
          <w:rFonts w:ascii="Calibri" w:hAnsi="Calibri" w:cs="Calibri"/>
          <w:color w:val="000000" w:themeColor="text1"/>
          <w:sz w:val="24"/>
        </w:rPr>
        <w:t xml:space="preserve">RCTs </w:t>
      </w:r>
      <w:r w:rsidR="005A035A" w:rsidRPr="009C4A8E">
        <w:rPr>
          <w:rFonts w:ascii="Calibri" w:hAnsi="Calibri" w:cs="Calibri"/>
          <w:color w:val="000000" w:themeColor="text1"/>
          <w:sz w:val="24"/>
        </w:rPr>
        <w:t>published in 2024. We consecutively screened records and full-text articles until we reached a total of 170 RCTs</w:t>
      </w:r>
      <w:r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Our</w:t>
      </w:r>
      <w:r w:rsidR="005A035A"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primary endpoint</w:t>
      </w:r>
      <w:r w:rsidR="005A035A" w:rsidRPr="009C4A8E">
        <w:rPr>
          <w:rFonts w:ascii="Calibri" w:hAnsi="Calibri" w:cs="Calibri"/>
          <w:color w:val="000000" w:themeColor="text1"/>
          <w:sz w:val="24"/>
        </w:rPr>
        <w:t xml:space="preserve"> was </w:t>
      </w:r>
      <w:r w:rsidR="00486AC9" w:rsidRPr="009C4A8E">
        <w:rPr>
          <w:rFonts w:ascii="Calibri" w:hAnsi="Calibri" w:cs="Calibri"/>
          <w:color w:val="000000" w:themeColor="text1"/>
          <w:sz w:val="24"/>
        </w:rPr>
        <w:t xml:space="preserve">a composite endpoint defined by (1) </w:t>
      </w:r>
      <w:r w:rsidR="007276AC" w:rsidRPr="009C4A8E">
        <w:rPr>
          <w:rFonts w:ascii="Calibri" w:hAnsi="Calibri" w:cs="Calibri"/>
          <w:color w:val="000000" w:themeColor="text1"/>
          <w:sz w:val="24"/>
        </w:rPr>
        <w:t xml:space="preserve">the report or </w:t>
      </w:r>
      <w:r w:rsidR="00486AC9" w:rsidRPr="009C4A8E">
        <w:rPr>
          <w:rFonts w:ascii="Calibri" w:hAnsi="Calibri" w:cs="Calibri"/>
          <w:color w:val="000000" w:themeColor="text1"/>
          <w:sz w:val="24"/>
        </w:rPr>
        <w:t xml:space="preserve">the </w:t>
      </w:r>
      <w:r w:rsidR="007276AC" w:rsidRPr="009C4A8E">
        <w:rPr>
          <w:rFonts w:ascii="Calibri" w:hAnsi="Calibri" w:cs="Calibri"/>
          <w:color w:val="000000" w:themeColor="text1"/>
          <w:sz w:val="24"/>
        </w:rPr>
        <w:t xml:space="preserve">design </w:t>
      </w:r>
      <w:r w:rsidR="00486AC9" w:rsidRPr="009C4A8E">
        <w:rPr>
          <w:rFonts w:ascii="Calibri" w:hAnsi="Calibri" w:cs="Calibri"/>
          <w:color w:val="000000" w:themeColor="text1"/>
          <w:sz w:val="24"/>
        </w:rPr>
        <w:t>description</w:t>
      </w:r>
      <w:r w:rsidR="007276AC" w:rsidRPr="009C4A8E">
        <w:rPr>
          <w:rFonts w:ascii="Calibri" w:hAnsi="Calibri" w:cs="Calibri"/>
          <w:color w:val="000000" w:themeColor="text1"/>
          <w:sz w:val="24"/>
        </w:rPr>
        <w:t xml:space="preserve"> of the trial aim</w:t>
      </w:r>
      <w:r w:rsidRPr="009C4A8E">
        <w:rPr>
          <w:rFonts w:ascii="Calibri" w:hAnsi="Calibri" w:cs="Calibri"/>
          <w:color w:val="000000" w:themeColor="text1"/>
          <w:sz w:val="24"/>
        </w:rPr>
        <w:t>,</w:t>
      </w:r>
      <w:r w:rsidR="00486AC9" w:rsidRPr="009C4A8E">
        <w:rPr>
          <w:rFonts w:ascii="Calibri" w:hAnsi="Calibri" w:cs="Calibri"/>
          <w:color w:val="000000" w:themeColor="text1"/>
          <w:sz w:val="24"/>
        </w:rPr>
        <w:t xml:space="preserve"> (2) the report of</w:t>
      </w:r>
      <w:r w:rsidR="005A035A" w:rsidRPr="009C4A8E">
        <w:rPr>
          <w:rFonts w:ascii="Calibri" w:hAnsi="Calibri" w:cs="Calibri"/>
          <w:color w:val="000000" w:themeColor="text1"/>
          <w:sz w:val="24"/>
        </w:rPr>
        <w:t xml:space="preserve"> primary </w:t>
      </w:r>
      <w:r w:rsidRPr="009C4A8E">
        <w:rPr>
          <w:rFonts w:ascii="Calibri" w:hAnsi="Calibri" w:cs="Calibri"/>
          <w:color w:val="000000" w:themeColor="text1"/>
          <w:sz w:val="24"/>
        </w:rPr>
        <w:t>endpoint</w:t>
      </w:r>
      <w:r w:rsidR="00486AC9" w:rsidRPr="009C4A8E">
        <w:rPr>
          <w:rFonts w:ascii="Calibri" w:hAnsi="Calibri" w:cs="Calibri"/>
          <w:color w:val="000000" w:themeColor="text1"/>
          <w:sz w:val="24"/>
        </w:rPr>
        <w:t>(</w:t>
      </w:r>
      <w:r w:rsidRPr="009C4A8E">
        <w:rPr>
          <w:rFonts w:ascii="Calibri" w:hAnsi="Calibri" w:cs="Calibri"/>
          <w:color w:val="000000" w:themeColor="text1"/>
          <w:sz w:val="24"/>
        </w:rPr>
        <w:t>s</w:t>
      </w:r>
      <w:r w:rsidR="00486AC9" w:rsidRPr="009C4A8E">
        <w:rPr>
          <w:rFonts w:ascii="Calibri" w:hAnsi="Calibri" w:cs="Calibri"/>
          <w:color w:val="000000" w:themeColor="text1"/>
          <w:sz w:val="24"/>
        </w:rPr>
        <w:t>)</w:t>
      </w:r>
      <w:r w:rsidRPr="009C4A8E">
        <w:rPr>
          <w:rFonts w:ascii="Calibri" w:hAnsi="Calibri" w:cs="Calibri"/>
          <w:color w:val="000000" w:themeColor="text1"/>
          <w:sz w:val="24"/>
        </w:rPr>
        <w:t xml:space="preserve">, </w:t>
      </w:r>
      <w:r w:rsidR="00523CC2" w:rsidRPr="009C4A8E">
        <w:rPr>
          <w:rFonts w:ascii="Calibri" w:hAnsi="Calibri" w:cs="Calibri"/>
          <w:color w:val="000000" w:themeColor="text1"/>
          <w:sz w:val="24"/>
        </w:rPr>
        <w:t xml:space="preserve">and </w:t>
      </w:r>
      <w:r w:rsidR="00486AC9" w:rsidRPr="009C4A8E">
        <w:rPr>
          <w:rFonts w:ascii="Calibri" w:hAnsi="Calibri" w:cs="Calibri"/>
          <w:color w:val="000000" w:themeColor="text1"/>
          <w:sz w:val="24"/>
        </w:rPr>
        <w:t xml:space="preserve">(3) the </w:t>
      </w:r>
      <w:r w:rsidR="005A035A" w:rsidRPr="009C4A8E">
        <w:rPr>
          <w:rFonts w:ascii="Calibri" w:hAnsi="Calibri" w:cs="Calibri"/>
          <w:color w:val="000000" w:themeColor="text1"/>
          <w:sz w:val="24"/>
        </w:rPr>
        <w:t xml:space="preserve">consideration of clinical relevance for </w:t>
      </w:r>
      <w:r w:rsidRPr="009C4A8E">
        <w:rPr>
          <w:rFonts w:ascii="Calibri" w:hAnsi="Calibri" w:cs="Calibri"/>
          <w:color w:val="000000" w:themeColor="text1"/>
          <w:sz w:val="24"/>
        </w:rPr>
        <w:t>sample size calculation</w:t>
      </w:r>
      <w:r w:rsidR="005A035A" w:rsidRPr="009C4A8E">
        <w:rPr>
          <w:rFonts w:ascii="Calibri" w:hAnsi="Calibri" w:cs="Calibri"/>
          <w:color w:val="000000" w:themeColor="text1"/>
          <w:sz w:val="24"/>
        </w:rPr>
        <w:t xml:space="preserve"> and </w:t>
      </w:r>
      <w:r w:rsidR="00486AC9" w:rsidRPr="009C4A8E">
        <w:rPr>
          <w:rFonts w:ascii="Calibri" w:hAnsi="Calibri" w:cs="Calibri"/>
          <w:color w:val="000000" w:themeColor="text1"/>
          <w:sz w:val="24"/>
        </w:rPr>
        <w:t>(4)</w:t>
      </w:r>
      <w:r w:rsidR="00523CC2" w:rsidRPr="009C4A8E">
        <w:rPr>
          <w:rFonts w:ascii="Calibri" w:hAnsi="Calibri" w:cs="Calibri"/>
          <w:color w:val="000000" w:themeColor="text1"/>
          <w:sz w:val="24"/>
        </w:rPr>
        <w:t xml:space="preserve"> for</w:t>
      </w:r>
      <w:r w:rsidR="00486AC9" w:rsidRPr="009C4A8E">
        <w:rPr>
          <w:rFonts w:ascii="Calibri" w:hAnsi="Calibri" w:cs="Calibri"/>
          <w:color w:val="000000" w:themeColor="text1"/>
          <w:sz w:val="24"/>
        </w:rPr>
        <w:t xml:space="preserve"> </w:t>
      </w:r>
      <w:r w:rsidR="005A035A" w:rsidRPr="009C4A8E">
        <w:rPr>
          <w:rFonts w:ascii="Calibri" w:hAnsi="Calibri" w:cs="Calibri"/>
          <w:color w:val="000000" w:themeColor="text1"/>
          <w:sz w:val="24"/>
        </w:rPr>
        <w:t>results interpretation</w:t>
      </w:r>
      <w:r w:rsidRPr="009C4A8E">
        <w:rPr>
          <w:rFonts w:ascii="Calibri" w:hAnsi="Calibri" w:cs="Calibri"/>
          <w:color w:val="000000" w:themeColor="text1"/>
          <w:sz w:val="24"/>
        </w:rPr>
        <w:t>.</w:t>
      </w:r>
      <w:r w:rsidR="00523CC2" w:rsidRPr="009C4A8E">
        <w:rPr>
          <w:rFonts w:ascii="Calibri" w:hAnsi="Calibri" w:cs="Calibri"/>
          <w:color w:val="000000" w:themeColor="text1"/>
          <w:sz w:val="24"/>
        </w:rPr>
        <w:t xml:space="preserve"> We systematically extracted data from published RCTs and their respective pre-trial documents in case of missing or discordant values.</w:t>
      </w:r>
      <w:r w:rsidR="0019617F" w:rsidRPr="009C4A8E">
        <w:rPr>
          <w:rFonts w:ascii="Calibri" w:hAnsi="Calibri" w:cs="Calibri"/>
          <w:color w:val="000000" w:themeColor="text1"/>
          <w:sz w:val="24"/>
        </w:rPr>
        <w:t xml:space="preserve"> </w:t>
      </w:r>
    </w:p>
    <w:p w14:paraId="481B37CD" w14:textId="7E2D5260" w:rsidR="00D96158" w:rsidRPr="009C4A8E" w:rsidRDefault="00D96158">
      <w:pPr>
        <w:spacing w:line="480" w:lineRule="auto"/>
        <w:jc w:val="left"/>
        <w:rPr>
          <w:rFonts w:ascii="Calibri" w:hAnsi="Calibri" w:cs="Calibri"/>
          <w:color w:val="000000" w:themeColor="text1"/>
          <w:sz w:val="24"/>
        </w:rPr>
        <w:pPrChange w:id="24" w:author="fariba abbassi" w:date="2026-02-06T11:54:00Z" w16du:dateUtc="2026-02-06T10:54:00Z">
          <w:pPr>
            <w:spacing w:line="480" w:lineRule="auto"/>
          </w:pPr>
        </w:pPrChange>
      </w:pPr>
      <w:r w:rsidRPr="009C4A8E">
        <w:rPr>
          <w:rFonts w:ascii="Calibri" w:hAnsi="Calibri" w:cs="Calibri"/>
          <w:b/>
          <w:bCs/>
          <w:color w:val="000000" w:themeColor="text1"/>
          <w:sz w:val="24"/>
        </w:rPr>
        <w:t>Results:</w:t>
      </w:r>
      <w:r w:rsidRPr="009C4A8E">
        <w:rPr>
          <w:rFonts w:ascii="Calibri" w:hAnsi="Calibri" w:cs="Calibri"/>
          <w:color w:val="000000" w:themeColor="text1"/>
          <w:sz w:val="24"/>
        </w:rPr>
        <w:t xml:space="preserve"> We identified</w:t>
      </w:r>
      <w:r w:rsidR="00523CC2" w:rsidRPr="009C4A8E">
        <w:rPr>
          <w:rFonts w:ascii="Calibri" w:hAnsi="Calibri" w:cs="Calibri"/>
          <w:color w:val="000000" w:themeColor="text1"/>
          <w:sz w:val="24"/>
        </w:rPr>
        <w:t xml:space="preserve"> 170 published RCTs; for XX, no p</w:t>
      </w:r>
      <w:r w:rsidRPr="009C4A8E">
        <w:rPr>
          <w:rFonts w:ascii="Calibri" w:hAnsi="Calibri" w:cs="Calibri"/>
          <w:color w:val="000000" w:themeColor="text1"/>
          <w:sz w:val="24"/>
        </w:rPr>
        <w:t xml:space="preserve">re-trial document </w:t>
      </w:r>
      <w:r w:rsidR="00523CC2" w:rsidRPr="009C4A8E">
        <w:rPr>
          <w:rFonts w:ascii="Calibri" w:hAnsi="Calibri" w:cs="Calibri"/>
          <w:color w:val="000000" w:themeColor="text1"/>
          <w:sz w:val="24"/>
        </w:rPr>
        <w:t>was</w:t>
      </w:r>
      <w:r w:rsidRPr="009C4A8E">
        <w:rPr>
          <w:rFonts w:ascii="Calibri" w:hAnsi="Calibri" w:cs="Calibri"/>
          <w:color w:val="000000" w:themeColor="text1"/>
          <w:sz w:val="24"/>
        </w:rPr>
        <w:t xml:space="preserve"> available</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 xml:space="preserve">Only X RCTs (XX%) fulfilled the four pre-defined criteria. XX did neither describe nor report the trial aim, XX (XX%) did not define specific primary endpoint(s), </w:t>
      </w:r>
      <w:r w:rsidR="00523CC2" w:rsidRPr="009C4A8E">
        <w:rPr>
          <w:rFonts w:ascii="Calibri" w:hAnsi="Calibri" w:cs="Calibri"/>
          <w:color w:val="000000" w:themeColor="text1"/>
          <w:sz w:val="24"/>
        </w:rPr>
        <w:t>XX</w:t>
      </w:r>
      <w:r w:rsidR="007276AC" w:rsidRPr="009C4A8E">
        <w:rPr>
          <w:rFonts w:ascii="Calibri" w:hAnsi="Calibri" w:cs="Calibri"/>
          <w:color w:val="000000" w:themeColor="text1"/>
          <w:sz w:val="24"/>
        </w:rPr>
        <w:t xml:space="preserve"> (%) did not</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incorporate clinical relevance in the sample size calculation, XX(%) did not integrate clinical relevance in the discussion of the results.</w:t>
      </w:r>
      <w:r w:rsidRPr="009C4A8E">
        <w:rPr>
          <w:rFonts w:ascii="Calibri" w:hAnsi="Calibri" w:cs="Calibri"/>
          <w:color w:val="000000" w:themeColor="text1"/>
          <w:sz w:val="24"/>
        </w:rPr>
        <w:t xml:space="preserve"> </w:t>
      </w:r>
    </w:p>
    <w:p w14:paraId="1A17FFC2" w14:textId="4DFA5C9D" w:rsidR="00324894" w:rsidRPr="009C4A8E" w:rsidRDefault="00D96158" w:rsidP="00996943">
      <w:pPr>
        <w:spacing w:before="0" w:after="0" w:line="480" w:lineRule="auto"/>
        <w:jc w:val="left"/>
        <w:rPr>
          <w:rFonts w:ascii="Calibri" w:hAnsi="Calibri" w:cs="Calibri"/>
          <w:color w:val="000000" w:themeColor="text1"/>
          <w:sz w:val="24"/>
        </w:rPr>
      </w:pPr>
      <w:r w:rsidRPr="009C4A8E">
        <w:rPr>
          <w:rFonts w:ascii="Calibri" w:hAnsi="Calibri" w:cs="Calibri"/>
          <w:b/>
          <w:color w:val="000000" w:themeColor="text1"/>
          <w:sz w:val="24"/>
        </w:rPr>
        <w:t>Conclusion:</w:t>
      </w:r>
      <w:r w:rsidRPr="009C4A8E">
        <w:rPr>
          <w:rFonts w:ascii="Calibri" w:hAnsi="Calibri" w:cs="Calibri"/>
          <w:color w:val="000000" w:themeColor="text1"/>
          <w:sz w:val="24"/>
        </w:rPr>
        <w:t xml:space="preserve"> </w:t>
      </w:r>
      <w:commentRangeStart w:id="25"/>
      <w:r w:rsidR="00AC6BBE" w:rsidRPr="009C4A8E">
        <w:rPr>
          <w:rFonts w:ascii="Calibri" w:hAnsi="Calibri" w:cs="Calibri"/>
          <w:color w:val="000000" w:themeColor="text1"/>
          <w:sz w:val="24"/>
        </w:rPr>
        <w:t>C</w:t>
      </w:r>
      <w:r w:rsidRPr="009C4A8E">
        <w:rPr>
          <w:rFonts w:ascii="Calibri" w:hAnsi="Calibri" w:cs="Calibri"/>
          <w:color w:val="000000" w:themeColor="text1"/>
          <w:sz w:val="24"/>
        </w:rPr>
        <w:t xml:space="preserve">linical </w:t>
      </w:r>
      <w:r w:rsidR="00AC6BBE" w:rsidRPr="009C4A8E">
        <w:rPr>
          <w:rFonts w:ascii="Calibri" w:hAnsi="Calibri" w:cs="Calibri"/>
          <w:color w:val="000000" w:themeColor="text1"/>
          <w:sz w:val="24"/>
        </w:rPr>
        <w:t>integration in trial planning and interpretation was</w:t>
      </w:r>
      <w:r w:rsidRPr="009C4A8E">
        <w:rPr>
          <w:rFonts w:ascii="Calibri" w:hAnsi="Calibri" w:cs="Calibri"/>
          <w:color w:val="000000" w:themeColor="text1"/>
          <w:sz w:val="24"/>
        </w:rPr>
        <w:t xml:space="preserve"> lacking</w:t>
      </w:r>
      <w:r w:rsidR="00AC6BBE" w:rsidRPr="009C4A8E">
        <w:rPr>
          <w:rFonts w:ascii="Calibri" w:hAnsi="Calibri" w:cs="Calibri"/>
          <w:color w:val="000000" w:themeColor="text1"/>
          <w:sz w:val="24"/>
        </w:rPr>
        <w:t xml:space="preserve"> in most published RCTs</w:t>
      </w:r>
      <w:r w:rsidRPr="009C4A8E">
        <w:rPr>
          <w:rFonts w:ascii="Calibri" w:hAnsi="Calibri" w:cs="Calibri"/>
          <w:color w:val="000000" w:themeColor="text1"/>
          <w:sz w:val="24"/>
        </w:rPr>
        <w:t xml:space="preserve">. More than </w:t>
      </w:r>
      <w:r w:rsidR="00AC6BBE" w:rsidRPr="009C4A8E">
        <w:rPr>
          <w:rFonts w:ascii="Calibri" w:hAnsi="Calibri" w:cs="Calibri"/>
          <w:color w:val="000000" w:themeColor="text1"/>
          <w:sz w:val="24"/>
        </w:rPr>
        <w:t>XX</w:t>
      </w:r>
      <w:r w:rsidR="004D2DEA" w:rsidRPr="009C4A8E">
        <w:rPr>
          <w:rFonts w:ascii="Calibri" w:hAnsi="Calibri" w:cs="Calibri"/>
          <w:color w:val="000000" w:themeColor="text1"/>
          <w:sz w:val="24"/>
        </w:rPr>
        <w:t>%</w:t>
      </w:r>
      <w:r w:rsidRPr="009C4A8E">
        <w:rPr>
          <w:rFonts w:ascii="Calibri" w:hAnsi="Calibri" w:cs="Calibri"/>
          <w:color w:val="000000" w:themeColor="text1"/>
          <w:sz w:val="24"/>
        </w:rPr>
        <w:t xml:space="preserve"> of trials failed to demonstrate superiority and might have offered more meaningful guidance to clinical practice if designed as non-inferiority trials. These </w:t>
      </w:r>
      <w:r w:rsidRPr="009C4A8E">
        <w:rPr>
          <w:rFonts w:ascii="Calibri" w:hAnsi="Calibri" w:cs="Calibri"/>
          <w:color w:val="000000" w:themeColor="text1"/>
          <w:sz w:val="24"/>
        </w:rPr>
        <w:lastRenderedPageBreak/>
        <w:t>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25"/>
      <w:r w:rsidR="004D2DEA" w:rsidRPr="009C4A8E">
        <w:rPr>
          <w:rStyle w:val="Kommentarzeichen"/>
          <w:rFonts w:ascii="Calibri" w:hAnsi="Calibri" w:cs="Calibri"/>
          <w:color w:val="000000" w:themeColor="text1"/>
          <w:sz w:val="24"/>
          <w:szCs w:val="24"/>
        </w:rPr>
        <w:commentReference w:id="25"/>
      </w:r>
      <w:r w:rsidRPr="009C4A8E">
        <w:rPr>
          <w:rFonts w:ascii="Calibri" w:hAnsi="Calibri" w:cs="Calibri"/>
          <w:color w:val="000000" w:themeColor="text1"/>
          <w:sz w:val="24"/>
        </w:rPr>
        <w:t>.</w:t>
      </w:r>
    </w:p>
    <w:p w14:paraId="66530784" w14:textId="77777777" w:rsidR="00500F53" w:rsidRPr="009C4A8E" w:rsidRDefault="00500F53" w:rsidP="00996943">
      <w:pPr>
        <w:spacing w:before="0" w:after="0" w:line="480" w:lineRule="auto"/>
        <w:jc w:val="left"/>
        <w:rPr>
          <w:rFonts w:ascii="Calibri" w:hAnsi="Calibri" w:cs="Calibri"/>
          <w:color w:val="000000" w:themeColor="text1"/>
          <w:sz w:val="24"/>
        </w:rPr>
      </w:pPr>
    </w:p>
    <w:p w14:paraId="499BDFFA" w14:textId="77777777" w:rsidR="00D7190A" w:rsidRPr="009C4A8E" w:rsidRDefault="00D7190A" w:rsidP="00996943">
      <w:pPr>
        <w:spacing w:before="0" w:after="0" w:line="480" w:lineRule="auto"/>
        <w:jc w:val="left"/>
        <w:rPr>
          <w:rFonts w:ascii="Calibri" w:hAnsi="Calibri" w:cs="Calibri"/>
          <w:color w:val="000000" w:themeColor="text1"/>
          <w:sz w:val="24"/>
        </w:rPr>
      </w:pPr>
    </w:p>
    <w:p w14:paraId="5705D888" w14:textId="77777777"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Abstract ≤ 250 w</w:t>
      </w:r>
    </w:p>
    <w:p w14:paraId="18424DD6" w14:textId="77E82B1A"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Intro to con</w:t>
      </w:r>
      <w:r w:rsidR="007A68E3" w:rsidRPr="009C4A8E">
        <w:rPr>
          <w:rFonts w:ascii="Calibri" w:hAnsi="Calibri" w:cs="Calibri"/>
          <w:color w:val="000000" w:themeColor="text1"/>
          <w:sz w:val="24"/>
        </w:rPr>
        <w:t>c</w:t>
      </w:r>
      <w:r w:rsidRPr="009C4A8E">
        <w:rPr>
          <w:rFonts w:ascii="Calibri" w:hAnsi="Calibri" w:cs="Calibri"/>
          <w:color w:val="000000" w:themeColor="text1"/>
          <w:sz w:val="24"/>
        </w:rPr>
        <w:t xml:space="preserve">lusion: ≤ 2600 words, </w:t>
      </w:r>
      <w:r w:rsidR="00E30B09">
        <w:rPr>
          <w:rFonts w:ascii="Calibri" w:hAnsi="Calibri" w:cs="Calibri"/>
          <w:color w:val="000000" w:themeColor="text1"/>
          <w:sz w:val="24"/>
        </w:rPr>
        <w:t xml:space="preserve">  </w:t>
      </w:r>
      <w:r w:rsidR="00E30B09" w:rsidRPr="00D568B5">
        <w:rPr>
          <w:rFonts w:ascii="Calibri" w:hAnsi="Calibri" w:cs="Calibri"/>
          <w:color w:val="000000" w:themeColor="text1"/>
          <w:sz w:val="24"/>
          <w:highlight w:val="yellow"/>
        </w:rPr>
        <w:t xml:space="preserve">WE ARE AT 1500 WORDS NOW BUT WILL STILL INCLUDE THE MAIN </w:t>
      </w:r>
      <w:r w:rsidR="00D568B5" w:rsidRPr="00D568B5">
        <w:rPr>
          <w:rFonts w:ascii="Calibri" w:hAnsi="Calibri" w:cs="Calibri"/>
          <w:color w:val="000000" w:themeColor="text1"/>
          <w:sz w:val="24"/>
          <w:highlight w:val="yellow"/>
        </w:rPr>
        <w:t xml:space="preserve">STUDY </w:t>
      </w:r>
      <w:r w:rsidR="00E30B09" w:rsidRPr="00D568B5">
        <w:rPr>
          <w:rFonts w:ascii="Calibri" w:hAnsi="Calibri" w:cs="Calibri"/>
          <w:color w:val="000000" w:themeColor="text1"/>
          <w:sz w:val="24"/>
          <w:highlight w:val="yellow"/>
        </w:rPr>
        <w:t>RESULT</w:t>
      </w:r>
      <w:r w:rsidR="00D568B5" w:rsidRPr="00D568B5">
        <w:rPr>
          <w:rFonts w:ascii="Calibri" w:hAnsi="Calibri" w:cs="Calibri"/>
          <w:color w:val="000000" w:themeColor="text1"/>
          <w:sz w:val="24"/>
          <w:highlight w:val="yellow"/>
        </w:rPr>
        <w:t>, SO A BIT MORE FOR DISCUSSION IS POSSIBLE</w:t>
      </w:r>
    </w:p>
    <w:p w14:paraId="33F09077" w14:textId="3E4C82CA" w:rsidR="00D7190A" w:rsidRPr="009C4A8E" w:rsidRDefault="00D7190A" w:rsidP="00996943">
      <w:pPr>
        <w:spacing w:before="0" w:after="0" w:line="480" w:lineRule="auto"/>
        <w:jc w:val="left"/>
        <w:rPr>
          <w:rFonts w:ascii="Calibri" w:hAnsi="Calibri" w:cs="Calibri"/>
          <w:b/>
          <w:bCs/>
          <w:color w:val="000000" w:themeColor="text1"/>
          <w:sz w:val="24"/>
        </w:rPr>
      </w:pPr>
      <w:r w:rsidRPr="009C4A8E">
        <w:rPr>
          <w:rFonts w:ascii="Calibri" w:hAnsi="Calibri" w:cs="Calibri"/>
          <w:color w:val="000000" w:themeColor="text1"/>
          <w:sz w:val="24"/>
        </w:rPr>
        <w:t>50 references maximum, 4 "inserts" (figures and/or tables). </w:t>
      </w:r>
    </w:p>
    <w:p w14:paraId="50CEC94E" w14:textId="77777777" w:rsidR="00A85A09" w:rsidRPr="009C4A8E" w:rsidRDefault="00A85A09" w:rsidP="00996943">
      <w:pPr>
        <w:spacing w:before="0" w:after="160" w:line="480" w:lineRule="auto"/>
        <w:jc w:val="left"/>
        <w:rPr>
          <w:rFonts w:ascii="Calibri" w:eastAsiaTheme="majorEastAsia" w:hAnsi="Calibri" w:cs="Calibri"/>
          <w:b/>
          <w:bCs/>
          <w:iCs/>
          <w:color w:val="000000" w:themeColor="text1"/>
          <w:kern w:val="0"/>
          <w:sz w:val="24"/>
          <w14:ligatures w14:val="none"/>
        </w:rPr>
      </w:pPr>
      <w:r w:rsidRPr="009C4A8E">
        <w:rPr>
          <w:rFonts w:ascii="Calibri" w:hAnsi="Calibri" w:cs="Calibri"/>
          <w:color w:val="000000" w:themeColor="text1"/>
          <w:sz w:val="24"/>
        </w:rPr>
        <w:br w:type="page"/>
      </w:r>
    </w:p>
    <w:p w14:paraId="21AB7F0E" w14:textId="56D8A8C1" w:rsidR="00203336" w:rsidRPr="006012AD" w:rsidRDefault="00203336" w:rsidP="006012AD">
      <w:pPr>
        <w:pStyle w:val="Titre11"/>
        <w:spacing w:line="480" w:lineRule="auto"/>
        <w:jc w:val="left"/>
        <w:rPr>
          <w:rFonts w:ascii="Calibri" w:hAnsi="Calibri" w:cs="Calibri"/>
          <w:color w:val="000000" w:themeColor="text1"/>
          <w:sz w:val="28"/>
          <w:szCs w:val="28"/>
        </w:rPr>
      </w:pPr>
      <w:r w:rsidRPr="006012AD">
        <w:rPr>
          <w:rFonts w:ascii="Calibri" w:hAnsi="Calibri" w:cs="Calibri"/>
          <w:color w:val="000000" w:themeColor="text1"/>
          <w:sz w:val="28"/>
          <w:szCs w:val="28"/>
        </w:rPr>
        <w:lastRenderedPageBreak/>
        <w:t>INTRODUCTION</w:t>
      </w:r>
      <w:bookmarkEnd w:id="18"/>
    </w:p>
    <w:p w14:paraId="0EDB53AB" w14:textId="77908943" w:rsidR="00626B74" w:rsidRPr="009C4A8E" w:rsidRDefault="00626B74" w:rsidP="006012AD">
      <w:pPr>
        <w:spacing w:line="480" w:lineRule="auto"/>
        <w:jc w:val="left"/>
        <w:rPr>
          <w:rFonts w:ascii="Calibri" w:eastAsia="Times New Roman" w:hAnsi="Calibri" w:cs="Calibri"/>
          <w:color w:val="000000" w:themeColor="text1"/>
          <w:kern w:val="0"/>
          <w:sz w:val="24"/>
          <w:lang w:eastAsia="de-DE"/>
          <w14:ligatures w14:val="none"/>
        </w:rPr>
      </w:pPr>
      <w:r w:rsidRPr="009C4A8E">
        <w:rPr>
          <w:rFonts w:ascii="Calibri" w:hAnsi="Calibri" w:cs="Calibri"/>
          <w:color w:val="000000" w:themeColor="text1"/>
          <w:sz w:val="24"/>
        </w:rPr>
        <w:t>Randomized controlled trials (RCTs) are considered the gold standard for generating surgical evidence</w:t>
      </w:r>
      <w:r w:rsidR="006012AD">
        <w:rPr>
          <w:rFonts w:ascii="Calibri" w:hAnsi="Calibri" w:cs="Calibri"/>
          <w:color w:val="000000" w:themeColor="text1"/>
          <w:sz w:val="24"/>
        </w:rPr>
        <w:t xml:space="preserve"> on treatments</w:t>
      </w:r>
      <w:r w:rsidRPr="009C4A8E">
        <w:rPr>
          <w:rFonts w:ascii="Calibri" w:hAnsi="Calibri" w:cs="Calibri"/>
          <w:color w:val="000000" w:themeColor="text1"/>
          <w:sz w:val="24"/>
        </w:rPr>
        <w:t>. However, surgical RCTs are frequently incompletely and inconsistently reported and often fail to place patients and patient-relevant outcomes at the center of their research</w:t>
      </w:r>
      <w:r w:rsidR="006746E2" w:rsidRPr="009C4A8E">
        <w:rPr>
          <w:rFonts w:ascii="Calibri" w:eastAsia="Times New Roman" w:hAnsi="Calibri" w:cs="Calibri"/>
          <w:color w:val="000000" w:themeColor="text1"/>
          <w:kern w:val="0"/>
          <w:sz w:val="24"/>
          <w:lang w:eastAsia="de-DE"/>
          <w14:ligatures w14:val="none"/>
        </w:rPr>
        <w:fldChar w:fldCharType="begin"/>
      </w:r>
      <w:r w:rsidR="006746E2" w:rsidRPr="009C4A8E">
        <w:rPr>
          <w:rFonts w:ascii="Calibri" w:eastAsia="Times New Roman" w:hAnsi="Calibri" w:cs="Calibri"/>
          <w:color w:val="000000" w:themeColor="text1"/>
          <w:kern w:val="0"/>
          <w:sz w:val="24"/>
          <w:lang w:eastAsia="de-DE"/>
          <w14:ligatures w14:val="none"/>
        </w:rPr>
        <w: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instrText>
      </w:r>
      <w:r w:rsidR="006746E2" w:rsidRPr="009C4A8E">
        <w:rPr>
          <w:rFonts w:ascii="Calibri" w:eastAsia="Times New Roman" w:hAnsi="Calibri" w:cs="Calibri"/>
          <w:color w:val="000000" w:themeColor="text1"/>
          <w:kern w:val="0"/>
          <w:sz w:val="24"/>
          <w:lang w:eastAsia="de-DE"/>
          <w14:ligatures w14:val="none"/>
        </w:rPr>
        <w:fldChar w:fldCharType="separate"/>
      </w:r>
      <w:r w:rsidR="006746E2" w:rsidRPr="009C4A8E">
        <w:rPr>
          <w:rFonts w:ascii="Calibri" w:eastAsia="Times New Roman" w:hAnsi="Calibri" w:cs="Calibri"/>
          <w:noProof/>
          <w:color w:val="000000" w:themeColor="text1"/>
          <w:kern w:val="0"/>
          <w:sz w:val="24"/>
          <w:vertAlign w:val="superscript"/>
          <w:lang w:eastAsia="de-DE"/>
          <w14:ligatures w14:val="none"/>
        </w:rPr>
        <w:t>1</w:t>
      </w:r>
      <w:r w:rsidR="006746E2" w:rsidRPr="009C4A8E">
        <w:rPr>
          <w:rFonts w:ascii="Calibri" w:eastAsia="Times New Roman" w:hAnsi="Calibri" w:cs="Calibri"/>
          <w:color w:val="000000" w:themeColor="text1"/>
          <w:kern w:val="0"/>
          <w:sz w:val="24"/>
          <w:lang w:eastAsia="de-DE"/>
          <w14:ligatures w14:val="none"/>
        </w:rPr>
        <w:fldChar w:fldCharType="end"/>
      </w:r>
      <w:r w:rsidR="00722096" w:rsidRPr="009C4A8E">
        <w:rPr>
          <w:rFonts w:ascii="Calibri" w:eastAsia="Times New Roman" w:hAnsi="Calibri" w:cs="Calibri"/>
          <w:color w:val="000000" w:themeColor="text1"/>
          <w:kern w:val="0"/>
          <w:sz w:val="24"/>
          <w:lang w:eastAsia="de-DE"/>
          <w14:ligatures w14:val="none"/>
        </w:rPr>
        <w:t>.</w:t>
      </w:r>
      <w:r w:rsidR="002B1355" w:rsidRPr="009C4A8E">
        <w:rPr>
          <w:rFonts w:ascii="Calibri" w:eastAsia="Times New Roman" w:hAnsi="Calibri" w:cs="Calibri"/>
          <w:color w:val="000000" w:themeColor="text1"/>
          <w:kern w:val="0"/>
          <w:sz w:val="24"/>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As a consequence, a substantial proportion of the surgical evidence base does not adequately inform patient-focused decision-making at the bedside.</w:t>
      </w:r>
      <w:r w:rsidR="00722096" w:rsidRPr="009C4A8E">
        <w:rPr>
          <w:rFonts w:ascii="Calibri" w:eastAsia="Times New Roman" w:hAnsi="Calibri" w:cs="Calibri"/>
          <w:color w:val="000000" w:themeColor="text1"/>
          <w:kern w:val="0"/>
          <w:sz w:val="24"/>
          <w:lang w:eastAsia="de-DE"/>
          <w14:ligatures w14:val="none"/>
        </w:rPr>
        <w:t xml:space="preserve"> The great effort surgical scientists put into the conduct of trials may not pay off.</w:t>
      </w:r>
    </w:p>
    <w:p w14:paraId="0F257069" w14:textId="707FFFA0" w:rsidR="00626B74" w:rsidRPr="009C4A8E" w:rsidRDefault="00626B74" w:rsidP="006012AD">
      <w:pPr>
        <w:spacing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The underlying cause of this problem is likely fundamental, namely inadequate trial planning. For surgical trials to meaningfully inform clinical practice, several conditions must be fulfilled </w:t>
      </w:r>
      <w:r w:rsidR="00D64B61" w:rsidRPr="009C4A8E">
        <w:rPr>
          <w:rFonts w:ascii="Calibri" w:eastAsia="Times New Roman" w:hAnsi="Calibri" w:cs="Calibri"/>
          <w:color w:val="000000" w:themeColor="text1"/>
          <w:kern w:val="0"/>
          <w:sz w:val="24"/>
          <w:lang w:eastAsia="de-DE"/>
          <w14:ligatures w14:val="none"/>
        </w:rPr>
        <w:t xml:space="preserve">already </w:t>
      </w:r>
      <w:r w:rsidRPr="009C4A8E">
        <w:rPr>
          <w:rFonts w:ascii="Calibri" w:eastAsia="Times New Roman" w:hAnsi="Calibri" w:cs="Calibri"/>
          <w:color w:val="000000" w:themeColor="text1"/>
          <w:kern w:val="0"/>
          <w:sz w:val="24"/>
          <w:lang w:eastAsia="de-DE"/>
          <w14:ligatures w14:val="none"/>
        </w:rPr>
        <w:t xml:space="preserve">at the planning stage. The most important include explicit specification of the </w:t>
      </w:r>
      <w:r w:rsidR="00D64B61" w:rsidRPr="009C4A8E">
        <w:rPr>
          <w:rFonts w:ascii="Calibri" w:eastAsia="Times New Roman" w:hAnsi="Calibri" w:cs="Calibri"/>
          <w:color w:val="000000" w:themeColor="text1"/>
          <w:kern w:val="0"/>
          <w:sz w:val="24"/>
          <w:lang w:eastAsia="de-DE"/>
          <w14:ligatures w14:val="none"/>
        </w:rPr>
        <w:t>hypothesis</w:t>
      </w:r>
      <w:r w:rsidRPr="009C4A8E">
        <w:rPr>
          <w:rFonts w:ascii="Calibri" w:eastAsia="Times New Roman" w:hAnsi="Calibri" w:cs="Calibri"/>
          <w:color w:val="000000" w:themeColor="text1"/>
          <w:kern w:val="0"/>
          <w:sz w:val="24"/>
          <w:lang w:eastAsia="de-DE"/>
          <w14:ligatures w14:val="none"/>
        </w:rPr>
        <w:t xml:space="preserve"> and the primary endpoint, selection of a study design aligned with that </w:t>
      </w:r>
      <w:r w:rsidR="00D64B61" w:rsidRPr="009C4A8E">
        <w:rPr>
          <w:rFonts w:ascii="Calibri" w:eastAsia="Times New Roman" w:hAnsi="Calibri" w:cs="Calibri"/>
          <w:color w:val="000000" w:themeColor="text1"/>
          <w:kern w:val="0"/>
          <w:sz w:val="24"/>
          <w:lang w:eastAsia="de-DE"/>
          <w14:ligatures w14:val="none"/>
        </w:rPr>
        <w:t>hypothesis</w:t>
      </w:r>
      <w:r w:rsidRPr="009C4A8E">
        <w:rPr>
          <w:rFonts w:ascii="Calibri" w:eastAsia="Times New Roman" w:hAnsi="Calibri" w:cs="Calibri"/>
          <w:color w:val="000000" w:themeColor="text1"/>
          <w:kern w:val="0"/>
          <w:sz w:val="24"/>
          <w:lang w:eastAsia="de-DE"/>
          <w14:ligatures w14:val="none"/>
        </w:rPr>
        <w:t>, determination of a clinically relevant effect size such as a minimal important difference (MID) to guide sample size calculations, and interpretation of results in terms of their clinical, rather than solely statistical, significance.</w:t>
      </w:r>
    </w:p>
    <w:p w14:paraId="6A8A35E7" w14:textId="77777777" w:rsidR="001A67F1" w:rsidRPr="009C4A8E" w:rsidRDefault="00626B74" w:rsidP="006012AD">
      <w:pPr>
        <w:spacing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r w:rsidR="00E24926" w:rsidRPr="009C4A8E">
        <w:rPr>
          <w:rFonts w:ascii="Calibri" w:eastAsia="Times New Roman" w:hAnsi="Calibri" w:cs="Calibri"/>
          <w:color w:val="000000" w:themeColor="text1"/>
          <w:kern w:val="0"/>
          <w:sz w:val="24"/>
          <w:lang w:eastAsia="de-DE"/>
          <w14:ligatures w14:val="none"/>
        </w:rPr>
        <w:t xml:space="preserve"> </w:t>
      </w:r>
    </w:p>
    <w:p w14:paraId="08C8B068" w14:textId="59E00782" w:rsidR="00DF15B0" w:rsidRPr="009C4A8E" w:rsidRDefault="001A67F1" w:rsidP="006012AD">
      <w:pPr>
        <w:spacing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Despite the central role of RCTs in shaping surgical practice, contemporary surgical trials have not been systematically evaluated with regard to these core elements across the full trajectory from trial conception to interpretation of results. </w:t>
      </w:r>
      <w:r w:rsidR="00005932" w:rsidRPr="009C4A8E">
        <w:rPr>
          <w:rFonts w:ascii="Calibri" w:eastAsia="Times New Roman" w:hAnsi="Calibri" w:cs="Calibri"/>
          <w:color w:val="000000" w:themeColor="text1"/>
          <w:kern w:val="0"/>
          <w:sz w:val="24"/>
          <w:lang w:eastAsia="de-DE"/>
          <w14:ligatures w14:val="none"/>
        </w:rPr>
        <w:t>Therefore, the</w:t>
      </w:r>
      <w:r w:rsidR="007E66FC" w:rsidRPr="009C4A8E" w:rsidDel="00DF15B0">
        <w:rPr>
          <w:rFonts w:ascii="Calibri" w:eastAsia="Times New Roman" w:hAnsi="Calibri" w:cs="Calibri"/>
          <w:color w:val="000000" w:themeColor="text1"/>
          <w:kern w:val="0"/>
          <w:sz w:val="24"/>
          <w:lang w:eastAsia="de-DE"/>
          <w14:ligatures w14:val="none"/>
        </w:rPr>
        <w:t xml:space="preserve"> </w:t>
      </w:r>
      <w:r w:rsidR="00DF15B0" w:rsidRPr="009C4A8E">
        <w:rPr>
          <w:rFonts w:ascii="Calibri" w:eastAsia="Times New Roman" w:hAnsi="Calibri" w:cs="Calibri"/>
          <w:color w:val="000000" w:themeColor="text1"/>
          <w:kern w:val="0"/>
          <w:sz w:val="24"/>
          <w:lang w:eastAsia="de-DE"/>
          <w14:ligatures w14:val="none"/>
        </w:rPr>
        <w:t>objective</w:t>
      </w:r>
      <w:r w:rsidR="00005932" w:rsidRPr="009C4A8E">
        <w:rPr>
          <w:rFonts w:ascii="Calibri" w:eastAsia="Times New Roman" w:hAnsi="Calibri" w:cs="Calibri"/>
          <w:color w:val="000000" w:themeColor="text1"/>
          <w:kern w:val="0"/>
          <w:sz w:val="24"/>
          <w:lang w:eastAsia="de-DE"/>
          <w14:ligatures w14:val="none"/>
        </w:rPr>
        <w:t xml:space="preserve"> of this study</w:t>
      </w:r>
      <w:r w:rsidR="00DF15B0" w:rsidRPr="009C4A8E">
        <w:rPr>
          <w:rFonts w:ascii="Calibri" w:eastAsia="Times New Roman" w:hAnsi="Calibri" w:cs="Calibri"/>
          <w:color w:val="000000" w:themeColor="text1"/>
          <w:kern w:val="0"/>
          <w:sz w:val="24"/>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 xml:space="preserve">was </w:t>
      </w:r>
      <w:r w:rsidR="00DF15B0" w:rsidRPr="009C4A8E">
        <w:rPr>
          <w:rFonts w:ascii="Calibri" w:eastAsia="Times New Roman" w:hAnsi="Calibri" w:cs="Calibri"/>
          <w:color w:val="000000" w:themeColor="text1"/>
          <w:kern w:val="0"/>
          <w:sz w:val="24"/>
          <w:lang w:eastAsia="de-DE"/>
          <w14:ligatures w14:val="none"/>
        </w:rPr>
        <w:t xml:space="preserve">to </w:t>
      </w:r>
      <w:r w:rsidR="00DF15B0" w:rsidRPr="009C4A8E">
        <w:rPr>
          <w:rFonts w:ascii="Calibri" w:eastAsia="Times New Roman" w:hAnsi="Calibri" w:cs="Calibri"/>
          <w:color w:val="000000" w:themeColor="text1"/>
          <w:kern w:val="0"/>
          <w:sz w:val="24"/>
          <w:lang w:eastAsia="de-DE"/>
          <w14:ligatures w14:val="none"/>
        </w:rPr>
        <w:lastRenderedPageBreak/>
        <w:t xml:space="preserve">assess to what extent </w:t>
      </w:r>
      <w:r w:rsidRPr="009C4A8E">
        <w:rPr>
          <w:rFonts w:ascii="Calibri" w:eastAsia="Times New Roman" w:hAnsi="Calibri" w:cs="Calibri"/>
          <w:color w:val="000000" w:themeColor="text1"/>
          <w:kern w:val="0"/>
          <w:sz w:val="24"/>
          <w:lang w:eastAsia="de-DE"/>
          <w14:ligatures w14:val="none"/>
        </w:rPr>
        <w:t>surgical RCTs were</w:t>
      </w:r>
      <w:r w:rsidR="00DF15B0" w:rsidRPr="009C4A8E">
        <w:rPr>
          <w:rFonts w:ascii="Calibri" w:eastAsia="Times New Roman" w:hAnsi="Calibri" w:cs="Calibri"/>
          <w:color w:val="000000" w:themeColor="text1"/>
          <w:kern w:val="0"/>
          <w:sz w:val="24"/>
          <w:lang w:eastAsia="de-DE"/>
          <w14:ligatures w14:val="none"/>
        </w:rPr>
        <w:t xml:space="preserve"> planned, reported, and interpreted in a manner that meaningfully informs clinical practice.</w:t>
      </w:r>
    </w:p>
    <w:p w14:paraId="2D147BFB" w14:textId="77777777" w:rsidR="00701AEC" w:rsidRPr="009C4A8E" w:rsidRDefault="00701AEC" w:rsidP="006012AD">
      <w:pPr>
        <w:spacing w:line="480" w:lineRule="auto"/>
        <w:jc w:val="left"/>
        <w:rPr>
          <w:rFonts w:ascii="Calibri" w:eastAsia="Times New Roman" w:hAnsi="Calibri" w:cs="Calibri"/>
          <w:color w:val="000000" w:themeColor="text1"/>
          <w:kern w:val="0"/>
          <w:sz w:val="24"/>
          <w:lang w:eastAsia="de-DE"/>
          <w14:ligatures w14:val="none"/>
        </w:rPr>
      </w:pPr>
    </w:p>
    <w:p w14:paraId="6A969434" w14:textId="77777777" w:rsidR="00203336" w:rsidRPr="009C4A8E" w:rsidRDefault="00203336" w:rsidP="00996943">
      <w:pPr>
        <w:spacing w:before="0" w:after="0" w:line="480" w:lineRule="auto"/>
        <w:jc w:val="left"/>
        <w:rPr>
          <w:rFonts w:ascii="Calibri" w:eastAsiaTheme="majorEastAsia" w:hAnsi="Calibri" w:cs="Calibri"/>
          <w:iCs/>
          <w:color w:val="000000" w:themeColor="text1"/>
          <w:kern w:val="0"/>
          <w:sz w:val="24"/>
          <w14:ligatures w14:val="none"/>
        </w:rPr>
      </w:pPr>
      <w:r w:rsidRPr="009C4A8E">
        <w:rPr>
          <w:rFonts w:ascii="Calibri" w:hAnsi="Calibri" w:cs="Calibri"/>
          <w:color w:val="000000" w:themeColor="text1"/>
          <w:sz w:val="24"/>
        </w:rPr>
        <w:br w:type="page"/>
      </w:r>
    </w:p>
    <w:p w14:paraId="2DC07D69" w14:textId="564B06CD" w:rsidR="00203336" w:rsidRPr="00EF7F01" w:rsidRDefault="00203336" w:rsidP="00EF7F01">
      <w:pPr>
        <w:pStyle w:val="Titre11"/>
        <w:spacing w:line="480" w:lineRule="auto"/>
        <w:jc w:val="left"/>
        <w:rPr>
          <w:rFonts w:ascii="Calibri" w:hAnsi="Calibri" w:cs="Calibri"/>
          <w:color w:val="000000" w:themeColor="text1"/>
          <w:sz w:val="28"/>
          <w:szCs w:val="28"/>
        </w:rPr>
      </w:pPr>
      <w:r w:rsidRPr="00EF7F01">
        <w:rPr>
          <w:rFonts w:ascii="Calibri" w:hAnsi="Calibri" w:cs="Calibri"/>
          <w:color w:val="000000" w:themeColor="text1"/>
          <w:sz w:val="28"/>
          <w:szCs w:val="28"/>
        </w:rPr>
        <w:lastRenderedPageBreak/>
        <w:t>MATERIALS AND METHODS</w:t>
      </w:r>
    </w:p>
    <w:p w14:paraId="6FD064F7" w14:textId="5A6A9814" w:rsidR="007A090A" w:rsidRPr="009C4A8E" w:rsidRDefault="007A090A" w:rsidP="00996943">
      <w:pPr>
        <w:pStyle w:val="berschrift3"/>
        <w:jc w:val="left"/>
      </w:pPr>
      <w:r w:rsidRPr="009C4A8E">
        <w:t>Study Design</w:t>
      </w:r>
    </w:p>
    <w:p w14:paraId="59BEBE6A" w14:textId="36E4BF64" w:rsidR="001A67F1" w:rsidRPr="009C4A8E" w:rsidRDefault="007A090A"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This meta-research study </w:t>
      </w:r>
      <w:r w:rsidR="001A67F1" w:rsidRPr="009C4A8E">
        <w:rPr>
          <w:rFonts w:ascii="Calibri" w:eastAsia="Times New Roman" w:hAnsi="Calibri" w:cs="Calibri"/>
          <w:color w:val="000000" w:themeColor="text1"/>
          <w:kern w:val="0"/>
          <w:sz w:val="24"/>
          <w:lang w:eastAsia="de-DE"/>
          <w14:ligatures w14:val="none"/>
        </w:rPr>
        <w:t xml:space="preserve">comprised </w:t>
      </w:r>
      <w:r w:rsidR="001647B5" w:rsidRPr="009C4A8E">
        <w:rPr>
          <w:rFonts w:ascii="Calibri" w:eastAsia="Times New Roman" w:hAnsi="Calibri" w:cs="Calibri"/>
          <w:color w:val="000000" w:themeColor="text1"/>
          <w:kern w:val="0"/>
          <w:sz w:val="24"/>
          <w:lang w:eastAsia="de-DE"/>
          <w14:ligatures w14:val="none"/>
        </w:rPr>
        <w:t xml:space="preserve">two </w:t>
      </w:r>
      <w:r w:rsidR="001A67F1" w:rsidRPr="009C4A8E">
        <w:rPr>
          <w:rFonts w:ascii="Calibri" w:eastAsia="Times New Roman" w:hAnsi="Calibri" w:cs="Calibri"/>
          <w:color w:val="000000" w:themeColor="text1"/>
          <w:kern w:val="0"/>
          <w:sz w:val="24"/>
          <w:lang w:eastAsia="de-DE"/>
          <w14:ligatures w14:val="none"/>
        </w:rPr>
        <w:t xml:space="preserve">sequential </w:t>
      </w:r>
      <w:r w:rsidR="00D26158" w:rsidRPr="009C4A8E">
        <w:rPr>
          <w:rFonts w:ascii="Calibri" w:eastAsia="Times New Roman" w:hAnsi="Calibri" w:cs="Calibri"/>
          <w:color w:val="000000" w:themeColor="text1"/>
          <w:kern w:val="0"/>
          <w:sz w:val="24"/>
          <w:lang w:eastAsia="de-DE"/>
          <w14:ligatures w14:val="none"/>
        </w:rPr>
        <w:t>assessments</w:t>
      </w:r>
      <w:r w:rsidR="001647B5" w:rsidRPr="009C4A8E">
        <w:rPr>
          <w:rFonts w:ascii="Calibri" w:eastAsia="Times New Roman" w:hAnsi="Calibri" w:cs="Calibri"/>
          <w:color w:val="000000" w:themeColor="text1"/>
          <w:kern w:val="0"/>
          <w:sz w:val="24"/>
          <w:lang w:eastAsia="de-DE"/>
          <w14:ligatures w14:val="none"/>
        </w:rPr>
        <w:t xml:space="preserve"> of </w:t>
      </w:r>
      <w:r w:rsidR="001A67F1" w:rsidRPr="009C4A8E">
        <w:rPr>
          <w:rFonts w:ascii="Calibri" w:eastAsia="Times New Roman" w:hAnsi="Calibri" w:cs="Calibri"/>
          <w:color w:val="000000" w:themeColor="text1"/>
          <w:kern w:val="0"/>
          <w:sz w:val="24"/>
          <w:lang w:eastAsia="de-DE"/>
          <w14:ligatures w14:val="none"/>
        </w:rPr>
        <w:t xml:space="preserve">surgical </w:t>
      </w:r>
      <w:r w:rsidR="001647B5" w:rsidRPr="009C4A8E">
        <w:rPr>
          <w:rFonts w:ascii="Calibri" w:eastAsia="Times New Roman" w:hAnsi="Calibri" w:cs="Calibri"/>
          <w:color w:val="000000" w:themeColor="text1"/>
          <w:kern w:val="0"/>
          <w:sz w:val="24"/>
          <w:lang w:eastAsia="de-DE"/>
          <w14:ligatures w14:val="none"/>
        </w:rPr>
        <w:t>RCTs</w:t>
      </w:r>
      <w:r w:rsidR="00D26158" w:rsidRPr="009C4A8E">
        <w:rPr>
          <w:rFonts w:ascii="Calibri" w:eastAsia="Times New Roman" w:hAnsi="Calibri" w:cs="Calibri"/>
          <w:color w:val="000000" w:themeColor="text1"/>
          <w:kern w:val="0"/>
          <w:sz w:val="24"/>
          <w:lang w:eastAsia="de-DE"/>
          <w14:ligatures w14:val="none"/>
        </w:rPr>
        <w:t xml:space="preserve">. </w:t>
      </w:r>
      <w:r w:rsidR="001A67F1" w:rsidRPr="009C4A8E">
        <w:rPr>
          <w:rFonts w:ascii="Calibri" w:eastAsia="Times New Roman" w:hAnsi="Calibri" w:cs="Calibri"/>
          <w:color w:val="000000" w:themeColor="text1"/>
          <w:kern w:val="0"/>
          <w:sz w:val="24"/>
          <w:lang w:eastAsia="de-DE"/>
          <w14:ligatures w14:val="none"/>
        </w:rPr>
        <w:t xml:space="preserve">First, we conducted a pilot study focusing on surgical RCTs that used the Comprehensive Complication Index (CCI®) as an outcome. </w:t>
      </w:r>
      <w:r w:rsidR="00BC67C7" w:rsidRPr="009C4A8E">
        <w:rPr>
          <w:rFonts w:ascii="Calibri" w:eastAsia="Times New Roman" w:hAnsi="Calibri" w:cs="Calibri"/>
          <w:color w:val="000000" w:themeColor="text1"/>
          <w:kern w:val="0"/>
          <w:sz w:val="24"/>
          <w:lang w:eastAsia="de-DE"/>
          <w14:ligatures w14:val="none"/>
        </w:rPr>
        <w:t xml:space="preserve">As the CCI® </w:t>
      </w:r>
      <w:r w:rsidR="001A67F1" w:rsidRPr="009C4A8E">
        <w:rPr>
          <w:rFonts w:ascii="Calibri" w:eastAsia="Times New Roman" w:hAnsi="Calibri" w:cs="Calibri"/>
          <w:color w:val="000000" w:themeColor="text1"/>
          <w:kern w:val="0"/>
          <w:sz w:val="24"/>
          <w:lang w:eastAsia="de-DE"/>
          <w14:ligatures w14:val="none"/>
        </w:rPr>
        <w:t xml:space="preserve">is a </w:t>
      </w:r>
      <w:r w:rsidR="00BC67C7" w:rsidRPr="009C4A8E">
        <w:rPr>
          <w:rFonts w:ascii="Calibri" w:eastAsia="Times New Roman" w:hAnsi="Calibri" w:cs="Calibri"/>
          <w:color w:val="000000" w:themeColor="text1"/>
          <w:kern w:val="0"/>
          <w:sz w:val="24"/>
          <w:lang w:eastAsia="de-DE"/>
          <w14:ligatures w14:val="none"/>
        </w:rPr>
        <w:t>validated</w:t>
      </w:r>
      <w:r w:rsidR="001A67F1" w:rsidRPr="009C4A8E">
        <w:rPr>
          <w:rFonts w:ascii="Calibri" w:eastAsia="Times New Roman" w:hAnsi="Calibri" w:cs="Calibri"/>
          <w:color w:val="000000" w:themeColor="text1"/>
          <w:kern w:val="0"/>
          <w:sz w:val="24"/>
          <w:lang w:eastAsia="de-DE"/>
          <w14:ligatures w14:val="none"/>
        </w:rPr>
        <w:t xml:space="preserve">, </w:t>
      </w:r>
      <w:r w:rsidR="00BC67C7" w:rsidRPr="009C4A8E">
        <w:rPr>
          <w:rFonts w:ascii="Calibri" w:eastAsia="Times New Roman" w:hAnsi="Calibri" w:cs="Calibri"/>
          <w:color w:val="000000" w:themeColor="text1"/>
          <w:kern w:val="0"/>
          <w:sz w:val="24"/>
          <w:lang w:eastAsia="de-DE"/>
          <w14:ligatures w14:val="none"/>
        </w:rPr>
        <w:t xml:space="preserve">patient-relevant measure of postoperative morbidity, </w:t>
      </w:r>
      <w:r w:rsidR="001A67F1" w:rsidRPr="009C4A8E">
        <w:rPr>
          <w:rFonts w:ascii="Calibri" w:eastAsia="Times New Roman" w:hAnsi="Calibri" w:cs="Calibri"/>
          <w:color w:val="000000" w:themeColor="text1"/>
          <w:kern w:val="0"/>
          <w:sz w:val="24"/>
          <w:lang w:eastAsia="de-DE"/>
          <w14:ligatures w14:val="none"/>
        </w:rPr>
        <w:t>trials using this endpoint were considered</w:t>
      </w:r>
      <w:r w:rsidR="00BC67C7" w:rsidRPr="009C4A8E">
        <w:rPr>
          <w:rFonts w:ascii="Calibri" w:eastAsia="Times New Roman" w:hAnsi="Calibri" w:cs="Calibri"/>
          <w:color w:val="000000" w:themeColor="text1"/>
          <w:kern w:val="0"/>
          <w:sz w:val="24"/>
          <w:lang w:eastAsia="de-DE"/>
          <w14:ligatures w14:val="none"/>
        </w:rPr>
        <w:t xml:space="preserve"> </w:t>
      </w:r>
      <w:r w:rsidR="001A67F1" w:rsidRPr="009C4A8E">
        <w:rPr>
          <w:rFonts w:ascii="Calibri" w:eastAsia="Times New Roman" w:hAnsi="Calibri" w:cs="Calibri"/>
          <w:color w:val="000000" w:themeColor="text1"/>
          <w:kern w:val="0"/>
          <w:sz w:val="24"/>
          <w:lang w:eastAsia="de-DE"/>
          <w14:ligatures w14:val="none"/>
        </w:rPr>
        <w:t>to</w:t>
      </w:r>
      <w:r w:rsidR="00BC67C7" w:rsidRPr="009C4A8E">
        <w:rPr>
          <w:rFonts w:ascii="Calibri" w:eastAsia="Times New Roman" w:hAnsi="Calibri" w:cs="Calibri"/>
          <w:color w:val="000000" w:themeColor="text1"/>
          <w:kern w:val="0"/>
          <w:sz w:val="24"/>
          <w:lang w:eastAsia="de-DE"/>
          <w14:ligatures w14:val="none"/>
        </w:rPr>
        <w:t xml:space="preserve"> have a </w:t>
      </w:r>
      <w:r w:rsidR="001A67F1" w:rsidRPr="009C4A8E">
        <w:rPr>
          <w:rFonts w:ascii="Calibri" w:eastAsia="Times New Roman" w:hAnsi="Calibri" w:cs="Calibri"/>
          <w:color w:val="000000" w:themeColor="text1"/>
          <w:kern w:val="0"/>
          <w:sz w:val="24"/>
          <w:lang w:eastAsia="de-DE"/>
          <w14:ligatures w14:val="none"/>
        </w:rPr>
        <w:t xml:space="preserve">high </w:t>
      </w:r>
      <w:r w:rsidR="00BC67C7" w:rsidRPr="009C4A8E">
        <w:rPr>
          <w:rFonts w:ascii="Calibri" w:eastAsia="Times New Roman" w:hAnsi="Calibri" w:cs="Calibri"/>
          <w:color w:val="000000" w:themeColor="text1"/>
          <w:kern w:val="0"/>
          <w:sz w:val="24"/>
          <w:lang w:eastAsia="de-DE"/>
          <w14:ligatures w14:val="none"/>
        </w:rPr>
        <w:t xml:space="preserve">potential to inform </w:t>
      </w:r>
      <w:r w:rsidR="001A67F1" w:rsidRPr="009C4A8E">
        <w:rPr>
          <w:rFonts w:ascii="Calibri" w:eastAsia="Times New Roman" w:hAnsi="Calibri" w:cs="Calibri"/>
          <w:color w:val="000000" w:themeColor="text1"/>
          <w:kern w:val="0"/>
          <w:sz w:val="24"/>
          <w:lang w:eastAsia="de-DE"/>
          <w14:ligatures w14:val="none"/>
        </w:rPr>
        <w:t xml:space="preserve">clinically </w:t>
      </w:r>
      <w:r w:rsidR="00BC67C7" w:rsidRPr="009C4A8E">
        <w:rPr>
          <w:rFonts w:ascii="Calibri" w:eastAsia="Times New Roman" w:hAnsi="Calibri" w:cs="Calibri"/>
          <w:color w:val="000000" w:themeColor="text1"/>
          <w:kern w:val="0"/>
          <w:sz w:val="24"/>
          <w:lang w:eastAsia="de-DE"/>
          <w14:ligatures w14:val="none"/>
        </w:rPr>
        <w:t>meaningful decision</w:t>
      </w:r>
      <w:r w:rsidR="001A67F1" w:rsidRPr="009C4A8E">
        <w:rPr>
          <w:rFonts w:ascii="Calibri" w:eastAsia="Times New Roman" w:hAnsi="Calibri" w:cs="Calibri"/>
          <w:color w:val="000000" w:themeColor="text1"/>
          <w:kern w:val="0"/>
          <w:sz w:val="24"/>
          <w:lang w:eastAsia="de-DE"/>
          <w14:ligatures w14:val="none"/>
        </w:rPr>
        <w:t>-</w:t>
      </w:r>
      <w:r w:rsidR="00BC67C7" w:rsidRPr="009C4A8E">
        <w:rPr>
          <w:rFonts w:ascii="Calibri" w:eastAsia="Times New Roman" w:hAnsi="Calibri" w:cs="Calibri"/>
          <w:color w:val="000000" w:themeColor="text1"/>
          <w:kern w:val="0"/>
          <w:sz w:val="24"/>
          <w:lang w:eastAsia="de-DE"/>
          <w14:ligatures w14:val="none"/>
        </w:rPr>
        <w:t>making.</w:t>
      </w:r>
      <w:r w:rsidR="007F5626" w:rsidRPr="009C4A8E">
        <w:rPr>
          <w:rFonts w:ascii="Calibri" w:eastAsia="Times New Roman" w:hAnsi="Calibri" w:cs="Calibri"/>
          <w:color w:val="000000" w:themeColor="text1"/>
          <w:kern w:val="0"/>
          <w:sz w:val="24"/>
          <w:lang w:eastAsia="de-DE"/>
          <w14:ligatures w14:val="none"/>
        </w:rPr>
        <w:t xml:space="preserve"> </w:t>
      </w:r>
      <w:r w:rsidR="001A67F1" w:rsidRPr="009C4A8E">
        <w:rPr>
          <w:rFonts w:ascii="Calibri" w:eastAsia="Times New Roman" w:hAnsi="Calibri" w:cs="Calibri"/>
          <w:color w:val="000000" w:themeColor="text1"/>
          <w:kern w:val="0"/>
          <w:sz w:val="24"/>
          <w:lang w:eastAsia="de-DE"/>
          <w14:ligatures w14:val="none"/>
        </w:rPr>
        <w:t>The pilot study was intended to explore whether core elements required for clinical relevance were adequately addressed even under these favorable conditions.</w:t>
      </w:r>
    </w:p>
    <w:p w14:paraId="04505AA5" w14:textId="04208979" w:rsidR="00CE4CC0" w:rsidRPr="009C4A8E" w:rsidRDefault="009F0B7C"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Since RCTs using the CCI</w:t>
      </w:r>
      <w:r w:rsidRPr="009C4A8E">
        <w:rPr>
          <w:rFonts w:ascii="Calibri" w:eastAsia="Times New Roman" w:hAnsi="Calibri" w:cs="Calibri"/>
          <w:color w:val="000000" w:themeColor="text1"/>
          <w:kern w:val="0"/>
          <w:sz w:val="24"/>
          <w:vertAlign w:val="superscript"/>
          <w:lang w:eastAsia="de-DE"/>
          <w14:ligatures w14:val="none"/>
        </w:rPr>
        <w:sym w:font="Symbol" w:char="F0D2"/>
      </w:r>
      <w:r w:rsidRPr="009C4A8E">
        <w:rPr>
          <w:rFonts w:ascii="Calibri" w:eastAsia="Times New Roman" w:hAnsi="Calibri" w:cs="Calibri"/>
          <w:color w:val="000000" w:themeColor="text1"/>
          <w:kern w:val="0"/>
          <w:sz w:val="24"/>
          <w:vertAlign w:val="superscript"/>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 xml:space="preserve">may overestimate </w:t>
      </w:r>
      <w:r w:rsidR="00552961" w:rsidRPr="009C4A8E">
        <w:rPr>
          <w:rFonts w:ascii="Calibri" w:eastAsia="Times New Roman" w:hAnsi="Calibri" w:cs="Calibri"/>
          <w:color w:val="000000" w:themeColor="text1"/>
          <w:kern w:val="0"/>
          <w:sz w:val="24"/>
          <w:lang w:eastAsia="de-DE"/>
          <w14:ligatures w14:val="none"/>
        </w:rPr>
        <w:t xml:space="preserve">the proportion of trials that are informative for clinical practice we </w:t>
      </w:r>
      <w:r w:rsidR="00F101C6" w:rsidRPr="009C4A8E">
        <w:rPr>
          <w:rFonts w:ascii="Calibri" w:eastAsia="Times New Roman" w:hAnsi="Calibri" w:cs="Calibri"/>
          <w:color w:val="000000" w:themeColor="text1"/>
          <w:kern w:val="0"/>
          <w:sz w:val="24"/>
          <w:lang w:eastAsia="de-DE"/>
          <w14:ligatures w14:val="none"/>
        </w:rPr>
        <w:t xml:space="preserve">conducted a second assessment of a consecutively published set of RCTs </w:t>
      </w:r>
      <w:r w:rsidR="00A70EA3" w:rsidRPr="009C4A8E">
        <w:rPr>
          <w:rFonts w:ascii="Calibri" w:eastAsia="Times New Roman" w:hAnsi="Calibri" w:cs="Calibri"/>
          <w:color w:val="000000" w:themeColor="text1"/>
          <w:kern w:val="0"/>
          <w:sz w:val="24"/>
          <w:lang w:eastAsia="de-DE"/>
          <w14:ligatures w14:val="none"/>
        </w:rPr>
        <w:t>without the restriction of using the CCI</w:t>
      </w:r>
      <w:r w:rsidR="00A70EA3" w:rsidRPr="009C4A8E">
        <w:rPr>
          <w:rFonts w:ascii="Calibri" w:eastAsia="Times New Roman" w:hAnsi="Calibri" w:cs="Calibri"/>
          <w:color w:val="000000" w:themeColor="text1"/>
          <w:kern w:val="0"/>
          <w:sz w:val="24"/>
          <w:vertAlign w:val="superscript"/>
          <w:lang w:eastAsia="de-DE"/>
          <w14:ligatures w14:val="none"/>
        </w:rPr>
        <w:sym w:font="Symbol" w:char="F0D2"/>
      </w:r>
      <w:r w:rsidR="00A70EA3" w:rsidRPr="009C4A8E">
        <w:rPr>
          <w:rFonts w:ascii="Calibri" w:eastAsia="Times New Roman" w:hAnsi="Calibri" w:cs="Calibri"/>
          <w:color w:val="000000" w:themeColor="text1"/>
          <w:kern w:val="0"/>
          <w:sz w:val="24"/>
          <w:lang w:eastAsia="de-DE"/>
          <w14:ligatures w14:val="none"/>
        </w:rPr>
        <w:t>. In this</w:t>
      </w:r>
      <w:r w:rsidR="00F822F3" w:rsidRPr="009C4A8E">
        <w:rPr>
          <w:rFonts w:ascii="Calibri" w:eastAsia="Times New Roman" w:hAnsi="Calibri" w:cs="Calibri"/>
          <w:color w:val="000000" w:themeColor="text1"/>
          <w:kern w:val="0"/>
          <w:sz w:val="24"/>
          <w:lang w:eastAsia="de-DE"/>
          <w14:ligatures w14:val="none"/>
        </w:rPr>
        <w:t xml:space="preserve"> </w:t>
      </w:r>
      <w:r w:rsidR="00CE4CC0" w:rsidRPr="009C4A8E">
        <w:rPr>
          <w:rFonts w:ascii="Calibri" w:eastAsia="Times New Roman" w:hAnsi="Calibri" w:cs="Calibri"/>
          <w:color w:val="000000" w:themeColor="text1"/>
          <w:kern w:val="0"/>
          <w:sz w:val="24"/>
          <w:lang w:eastAsia="de-DE"/>
          <w14:ligatures w14:val="none"/>
        </w:rPr>
        <w:t>second part of the study</w:t>
      </w:r>
      <w:r w:rsidR="00F822F3" w:rsidRPr="009C4A8E">
        <w:rPr>
          <w:rFonts w:ascii="Calibri" w:eastAsia="Times New Roman" w:hAnsi="Calibri" w:cs="Calibri"/>
          <w:color w:val="000000" w:themeColor="text1"/>
          <w:kern w:val="0"/>
          <w:sz w:val="24"/>
          <w:lang w:eastAsia="de-DE"/>
          <w14:ligatures w14:val="none"/>
        </w:rPr>
        <w:t xml:space="preserve">, we included </w:t>
      </w:r>
      <w:r w:rsidR="007A090A" w:rsidRPr="009C4A8E">
        <w:rPr>
          <w:rFonts w:ascii="Calibri" w:eastAsia="Times New Roman" w:hAnsi="Calibri" w:cs="Calibri"/>
          <w:color w:val="000000" w:themeColor="text1"/>
          <w:kern w:val="0"/>
          <w:sz w:val="24"/>
          <w:lang w:eastAsia="de-DE"/>
          <w14:ligatures w14:val="none"/>
        </w:rPr>
        <w:t xml:space="preserve">RCTs in the surgical field published consecutively in 2024, without language restrictions. </w:t>
      </w:r>
    </w:p>
    <w:p w14:paraId="7999A643" w14:textId="77777777" w:rsidR="00CE4CC0" w:rsidRPr="009C4A8E" w:rsidRDefault="0068378D"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For both studies e</w:t>
      </w:r>
      <w:r w:rsidR="007A090A" w:rsidRPr="009C4A8E">
        <w:rPr>
          <w:rFonts w:ascii="Calibri" w:eastAsia="Times New Roman" w:hAnsi="Calibri" w:cs="Calibri"/>
          <w:color w:val="000000" w:themeColor="text1"/>
          <w:kern w:val="0"/>
          <w:sz w:val="24"/>
          <w:lang w:eastAsia="de-DE"/>
          <w14:ligatures w14:val="none"/>
        </w:rPr>
        <w:t>ligible trials involve</w:t>
      </w:r>
      <w:r w:rsidR="00152696" w:rsidRPr="009C4A8E">
        <w:rPr>
          <w:rFonts w:ascii="Calibri" w:eastAsia="Times New Roman" w:hAnsi="Calibri" w:cs="Calibri"/>
          <w:color w:val="000000" w:themeColor="text1"/>
          <w:kern w:val="0"/>
          <w:sz w:val="24"/>
          <w:lang w:eastAsia="de-DE"/>
          <w14:ligatures w14:val="none"/>
        </w:rPr>
        <w:t>d</w:t>
      </w:r>
      <w:r w:rsidR="007A090A" w:rsidRPr="009C4A8E">
        <w:rPr>
          <w:rFonts w:ascii="Calibri" w:eastAsia="Times New Roman" w:hAnsi="Calibri" w:cs="Calibri"/>
          <w:color w:val="000000" w:themeColor="text1"/>
          <w:kern w:val="0"/>
          <w:sz w:val="24"/>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secondary or pooled analyses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and abstracts or conference proceedings without a full-text publication. </w:t>
      </w:r>
    </w:p>
    <w:p w14:paraId="01A3D82E" w14:textId="765F5EFC" w:rsidR="00D97661" w:rsidRPr="009C4A8E" w:rsidRDefault="00D97661" w:rsidP="00996943">
      <w:pPr>
        <w:spacing w:before="100" w:beforeAutospacing="1" w:after="100" w:afterAutospacing="1" w:line="480" w:lineRule="auto"/>
        <w:jc w:val="left"/>
        <w:rPr>
          <w:rFonts w:ascii="Calibri" w:eastAsia="Times New Roman" w:hAnsi="Calibri" w:cs="Calibri"/>
          <w:b/>
          <w:bCs/>
          <w:color w:val="000000" w:themeColor="text1"/>
          <w:kern w:val="0"/>
          <w:sz w:val="24"/>
          <w:lang w:eastAsia="de-DE"/>
          <w14:ligatures w14:val="none"/>
        </w:rPr>
      </w:pPr>
      <w:r w:rsidRPr="009C4A8E">
        <w:rPr>
          <w:rFonts w:ascii="Calibri" w:eastAsia="Times New Roman" w:hAnsi="Calibri" w:cs="Calibri"/>
          <w:b/>
          <w:bCs/>
          <w:color w:val="000000" w:themeColor="text1"/>
          <w:kern w:val="0"/>
          <w:sz w:val="24"/>
          <w:lang w:eastAsia="de-DE"/>
          <w14:ligatures w14:val="none"/>
        </w:rPr>
        <w:t xml:space="preserve">Pilot </w:t>
      </w:r>
      <w:r w:rsidR="00E335F1" w:rsidRPr="009C4A8E">
        <w:rPr>
          <w:rFonts w:ascii="Calibri" w:eastAsia="Times New Roman" w:hAnsi="Calibri" w:cs="Calibri"/>
          <w:b/>
          <w:bCs/>
          <w:color w:val="000000" w:themeColor="text1"/>
          <w:kern w:val="0"/>
          <w:sz w:val="24"/>
          <w:lang w:eastAsia="de-DE"/>
          <w14:ligatures w14:val="none"/>
        </w:rPr>
        <w:t>S</w:t>
      </w:r>
      <w:r w:rsidRPr="009C4A8E">
        <w:rPr>
          <w:rFonts w:ascii="Calibri" w:eastAsia="Times New Roman" w:hAnsi="Calibri" w:cs="Calibri"/>
          <w:b/>
          <w:bCs/>
          <w:color w:val="000000" w:themeColor="text1"/>
          <w:kern w:val="0"/>
          <w:sz w:val="24"/>
          <w:lang w:eastAsia="de-DE"/>
          <w14:ligatures w14:val="none"/>
        </w:rPr>
        <w:t>tudy</w:t>
      </w:r>
    </w:p>
    <w:p w14:paraId="5E6F2982" w14:textId="70F55FE2" w:rsidR="00E335F1" w:rsidRPr="009C4A8E" w:rsidRDefault="00CE4CC0"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lastRenderedPageBreak/>
        <w:t xml:space="preserve">For the pilot study, we performed a systematic literature search in Scopus to identify all </w:t>
      </w:r>
      <w:r w:rsidR="00E335F1" w:rsidRPr="009C4A8E">
        <w:rPr>
          <w:rFonts w:ascii="Calibri" w:eastAsia="Times New Roman" w:hAnsi="Calibri" w:cs="Calibri"/>
          <w:color w:val="000000" w:themeColor="text1"/>
          <w:kern w:val="0"/>
          <w:sz w:val="24"/>
          <w:lang w:eastAsia="de-DE"/>
          <w14:ligatures w14:val="none"/>
        </w:rPr>
        <w:t>RCTs</w:t>
      </w:r>
      <w:r w:rsidRPr="009C4A8E">
        <w:rPr>
          <w:rFonts w:ascii="Calibri" w:eastAsia="Times New Roman" w:hAnsi="Calibri" w:cs="Calibri"/>
          <w:color w:val="000000" w:themeColor="text1"/>
          <w:kern w:val="0"/>
          <w:sz w:val="24"/>
          <w:lang w:eastAsia="de-DE"/>
          <w14:ligatures w14:val="none"/>
        </w:rPr>
        <w:t xml:space="preserve"> using the CCI® as an endpoint.</w:t>
      </w:r>
      <w:r w:rsidR="00D97661" w:rsidRPr="009C4A8E">
        <w:rPr>
          <w:rFonts w:ascii="Calibri" w:eastAsia="Times New Roman" w:hAnsi="Calibri" w:cs="Calibri"/>
          <w:color w:val="000000" w:themeColor="text1"/>
          <w:kern w:val="0"/>
          <w:sz w:val="24"/>
          <w:lang w:eastAsia="de-DE"/>
          <w14:ligatures w14:val="none"/>
        </w:rPr>
        <w:t xml:space="preserve"> Titles and abstracts were screened independently by </w:t>
      </w:r>
      <w:del w:id="26" w:author="fariba abbassi" w:date="2026-02-06T14:27:00Z" w16du:dateUtc="2026-02-06T13:27:00Z">
        <w:r w:rsidR="00D97661" w:rsidRPr="009C4A8E" w:rsidDel="008806AE">
          <w:rPr>
            <w:rFonts w:ascii="Calibri" w:eastAsia="Times New Roman" w:hAnsi="Calibri" w:cs="Calibri"/>
            <w:color w:val="000000" w:themeColor="text1"/>
            <w:kern w:val="0"/>
            <w:sz w:val="24"/>
            <w:lang w:eastAsia="de-DE"/>
            <w14:ligatures w14:val="none"/>
          </w:rPr>
          <w:delText xml:space="preserve">two </w:delText>
        </w:r>
      </w:del>
      <w:ins w:id="27" w:author="fariba abbassi" w:date="2026-02-06T14:27:00Z" w16du:dateUtc="2026-02-06T13:27:00Z">
        <w:r w:rsidR="008806AE">
          <w:rPr>
            <w:rFonts w:ascii="Calibri" w:eastAsia="Times New Roman" w:hAnsi="Calibri" w:cs="Calibri"/>
            <w:color w:val="000000" w:themeColor="text1"/>
            <w:kern w:val="0"/>
            <w:sz w:val="24"/>
            <w:lang w:eastAsia="de-DE"/>
            <w14:ligatures w14:val="none"/>
          </w:rPr>
          <w:t>three</w:t>
        </w:r>
        <w:r w:rsidR="008806AE" w:rsidRPr="009C4A8E">
          <w:rPr>
            <w:rFonts w:ascii="Calibri" w:eastAsia="Times New Roman" w:hAnsi="Calibri" w:cs="Calibri"/>
            <w:color w:val="000000" w:themeColor="text1"/>
            <w:kern w:val="0"/>
            <w:sz w:val="24"/>
            <w:lang w:eastAsia="de-DE"/>
            <w14:ligatures w14:val="none"/>
          </w:rPr>
          <w:t xml:space="preserve"> </w:t>
        </w:r>
      </w:ins>
      <w:r w:rsidR="00D97661" w:rsidRPr="009C4A8E">
        <w:rPr>
          <w:rFonts w:ascii="Calibri" w:eastAsia="Times New Roman" w:hAnsi="Calibri" w:cs="Calibri"/>
          <w:color w:val="000000" w:themeColor="text1"/>
          <w:kern w:val="0"/>
          <w:sz w:val="24"/>
          <w:lang w:eastAsia="de-DE"/>
          <w14:ligatures w14:val="none"/>
        </w:rPr>
        <w:t>reviewers (FA</w:t>
      </w:r>
      <w:ins w:id="28" w:author="fariba abbassi" w:date="2026-02-06T14:27:00Z" w16du:dateUtc="2026-02-06T13:27:00Z">
        <w:r w:rsidR="008806AE">
          <w:rPr>
            <w:rFonts w:ascii="Calibri" w:eastAsia="Times New Roman" w:hAnsi="Calibri" w:cs="Calibri"/>
            <w:color w:val="000000" w:themeColor="text1"/>
            <w:kern w:val="0"/>
            <w:sz w:val="24"/>
            <w:lang w:eastAsia="de-DE"/>
            <w14:ligatures w14:val="none"/>
          </w:rPr>
          <w:t>, MP</w:t>
        </w:r>
      </w:ins>
      <w:r w:rsidR="00D97661" w:rsidRPr="009C4A8E">
        <w:rPr>
          <w:rFonts w:ascii="Calibri" w:eastAsia="Times New Roman" w:hAnsi="Calibri" w:cs="Calibri"/>
          <w:color w:val="000000" w:themeColor="text1"/>
          <w:kern w:val="0"/>
          <w:sz w:val="24"/>
          <w:lang w:eastAsia="de-DE"/>
          <w14:ligatures w14:val="none"/>
        </w:rPr>
        <w:t xml:space="preserve"> and JRR) using </w:t>
      </w:r>
      <w:r w:rsidR="00E335F1" w:rsidRPr="009C4A8E">
        <w:rPr>
          <w:rFonts w:ascii="Calibri" w:eastAsia="Times New Roman" w:hAnsi="Calibri" w:cs="Calibri"/>
          <w:color w:val="000000" w:themeColor="text1"/>
          <w:kern w:val="0"/>
          <w:lang w:eastAsia="de-DE"/>
          <w14:ligatures w14:val="none"/>
        </w:rPr>
        <w:t>CADIMA®</w:t>
      </w:r>
      <w:r w:rsidR="00D97661" w:rsidRPr="009C4A8E">
        <w:rPr>
          <w:rFonts w:ascii="Calibri" w:eastAsia="Times New Roman" w:hAnsi="Calibri" w:cs="Calibri"/>
          <w:color w:val="000000" w:themeColor="text1"/>
          <w:kern w:val="0"/>
          <w:sz w:val="24"/>
          <w:lang w:eastAsia="de-DE"/>
          <w14:ligatures w14:val="none"/>
        </w:rPr>
        <w:t>, with disagreements resolved by discussion or consultation with a third reviewer (M</w:t>
      </w:r>
      <w:ins w:id="29" w:author="fariba abbassi" w:date="2026-02-06T14:27:00Z" w16du:dateUtc="2026-02-06T13:27:00Z">
        <w:r w:rsidR="008806AE">
          <w:rPr>
            <w:rFonts w:ascii="Calibri" w:eastAsia="Times New Roman" w:hAnsi="Calibri" w:cs="Calibri"/>
            <w:color w:val="000000" w:themeColor="text1"/>
            <w:kern w:val="0"/>
            <w:sz w:val="24"/>
            <w:lang w:eastAsia="de-DE"/>
            <w14:ligatures w14:val="none"/>
          </w:rPr>
          <w:t>A</w:t>
        </w:r>
      </w:ins>
      <w:r w:rsidR="00D97661" w:rsidRPr="009C4A8E">
        <w:rPr>
          <w:rFonts w:ascii="Calibri" w:eastAsia="Times New Roman" w:hAnsi="Calibri" w:cs="Calibri"/>
          <w:color w:val="000000" w:themeColor="text1"/>
          <w:kern w:val="0"/>
          <w:sz w:val="24"/>
          <w:lang w:eastAsia="de-DE"/>
          <w14:ligatures w14:val="none"/>
        </w:rPr>
        <w:t>P). Data were extracted independently by the same two reviewers</w:t>
      </w:r>
      <w:r w:rsidR="00E335F1" w:rsidRPr="009C4A8E">
        <w:rPr>
          <w:rFonts w:ascii="Calibri" w:eastAsia="Times New Roman" w:hAnsi="Calibri" w:cs="Calibri"/>
          <w:color w:val="000000" w:themeColor="text1"/>
          <w:kern w:val="0"/>
          <w:sz w:val="24"/>
          <w:lang w:eastAsia="de-DE"/>
          <w14:ligatures w14:val="none"/>
        </w:rPr>
        <w:t xml:space="preserve"> (FA and JRR)</w:t>
      </w:r>
      <w:r w:rsidR="00D97661" w:rsidRPr="009C4A8E">
        <w:rPr>
          <w:rFonts w:ascii="Calibri" w:eastAsia="Times New Roman" w:hAnsi="Calibri" w:cs="Calibri"/>
          <w:color w:val="000000" w:themeColor="text1"/>
          <w:kern w:val="0"/>
          <w:sz w:val="24"/>
          <w:lang w:eastAsia="de-DE"/>
          <w14:ligatures w14:val="none"/>
        </w:rPr>
        <w:t xml:space="preserve">. </w:t>
      </w:r>
    </w:p>
    <w:p w14:paraId="3C18E557" w14:textId="360AFBEB" w:rsidR="00CE4CC0" w:rsidRPr="009C4A8E" w:rsidRDefault="00CE4CC0" w:rsidP="00996943">
      <w:pPr>
        <w:spacing w:before="100" w:beforeAutospacing="1" w:after="100" w:afterAutospacing="1" w:line="480" w:lineRule="auto"/>
        <w:jc w:val="left"/>
        <w:rPr>
          <w:rFonts w:ascii="Calibri" w:eastAsia="Times New Roman" w:hAnsi="Calibri" w:cs="Calibri"/>
          <w:color w:val="000000" w:themeColor="text1"/>
          <w:kern w:val="0"/>
          <w:lang w:eastAsia="de-DE"/>
          <w14:ligatures w14:val="none"/>
        </w:rPr>
      </w:pPr>
      <w:r w:rsidRPr="009C4A8E">
        <w:rPr>
          <w:rFonts w:ascii="Calibri" w:eastAsia="Times New Roman" w:hAnsi="Calibri" w:cs="Calibri"/>
          <w:color w:val="000000" w:themeColor="text1"/>
          <w:kern w:val="0"/>
          <w:sz w:val="24"/>
          <w:lang w:eastAsia="de-DE"/>
          <w14:ligatures w14:val="none"/>
        </w:rPr>
        <w:t>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 examined with regard to statistical significance of the primary endpoint and consideration of clinical relevance in the interpretation of results.</w:t>
      </w:r>
    </w:p>
    <w:p w14:paraId="48349921" w14:textId="413567A7" w:rsidR="00E335F1" w:rsidRPr="009C4A8E" w:rsidRDefault="00E335F1" w:rsidP="00996943">
      <w:pPr>
        <w:spacing w:before="100" w:beforeAutospacing="1" w:after="100" w:afterAutospacing="1" w:line="480" w:lineRule="auto"/>
        <w:jc w:val="left"/>
        <w:rPr>
          <w:rFonts w:ascii="Calibri" w:eastAsia="Times New Roman" w:hAnsi="Calibri" w:cs="Calibri"/>
          <w:b/>
          <w:bCs/>
          <w:color w:val="000000" w:themeColor="text1"/>
          <w:kern w:val="0"/>
          <w:sz w:val="24"/>
          <w:lang w:eastAsia="de-DE"/>
          <w14:ligatures w14:val="none"/>
        </w:rPr>
      </w:pPr>
      <w:r w:rsidRPr="009C4A8E">
        <w:rPr>
          <w:rFonts w:ascii="Calibri" w:eastAsia="Times New Roman" w:hAnsi="Calibri" w:cs="Calibri"/>
          <w:b/>
          <w:bCs/>
          <w:color w:val="000000" w:themeColor="text1"/>
          <w:kern w:val="0"/>
          <w:sz w:val="24"/>
          <w:lang w:eastAsia="de-DE"/>
          <w14:ligatures w14:val="none"/>
        </w:rPr>
        <w:t>Main Study</w:t>
      </w:r>
    </w:p>
    <w:p w14:paraId="22231F76" w14:textId="06F7D408" w:rsidR="00CE4CC0" w:rsidRPr="009C4A8E" w:rsidRDefault="00CE4CC0"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For the main study, trials were identified through the Cochrane Central Register of Controlled Trials (CENTRAL), using Cochrane’s Centralized Search Service, which integrates records from multiple bibliographic databases and trial registries. The study protocol for the main study was prospectively registered on the Open Science Framework (OSF).</w:t>
      </w:r>
    </w:p>
    <w:p w14:paraId="387AB813" w14:textId="7ED9B0DA" w:rsidR="00CE4CC0" w:rsidRPr="009C4A8E" w:rsidRDefault="00D97661"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Titles and abstracts were screened independently by two reviewers (JRR and JP) using </w:t>
      </w:r>
      <w:r w:rsidR="00CE4CC0" w:rsidRPr="009C4A8E">
        <w:rPr>
          <w:rFonts w:ascii="Calibri" w:eastAsia="Times New Roman" w:hAnsi="Calibri" w:cs="Calibri"/>
          <w:color w:val="000000" w:themeColor="text1"/>
          <w:kern w:val="0"/>
          <w:sz w:val="24"/>
          <w:lang w:eastAsia="de-DE"/>
          <w14:ligatures w14:val="none"/>
        </w:rPr>
        <w:t>Rayyan®. Disagreements were resolved by discussion or, if necessary, by consultation with a third reviewer</w:t>
      </w:r>
      <w:r w:rsidRPr="009C4A8E">
        <w:rPr>
          <w:rFonts w:ascii="Calibri" w:eastAsia="Times New Roman" w:hAnsi="Calibri" w:cs="Calibri"/>
          <w:color w:val="000000" w:themeColor="text1"/>
          <w:kern w:val="0"/>
          <w:sz w:val="24"/>
          <w:lang w:eastAsia="de-DE"/>
          <w14:ligatures w14:val="none"/>
        </w:rPr>
        <w:t xml:space="preserve"> (M</w:t>
      </w:r>
      <w:ins w:id="30" w:author="fariba abbassi" w:date="2026-02-06T14:27:00Z" w16du:dateUtc="2026-02-06T13:27:00Z">
        <w:r w:rsidR="008806AE">
          <w:rPr>
            <w:rFonts w:ascii="Calibri" w:eastAsia="Times New Roman" w:hAnsi="Calibri" w:cs="Calibri"/>
            <w:color w:val="000000" w:themeColor="text1"/>
            <w:kern w:val="0"/>
            <w:sz w:val="24"/>
            <w:lang w:eastAsia="de-DE"/>
            <w14:ligatures w14:val="none"/>
          </w:rPr>
          <w:t>A</w:t>
        </w:r>
      </w:ins>
      <w:r w:rsidRPr="009C4A8E">
        <w:rPr>
          <w:rFonts w:ascii="Calibri" w:eastAsia="Times New Roman" w:hAnsi="Calibri" w:cs="Calibri"/>
          <w:color w:val="000000" w:themeColor="text1"/>
          <w:kern w:val="0"/>
          <w:sz w:val="24"/>
          <w:lang w:eastAsia="de-DE"/>
          <w14:ligatures w14:val="none"/>
        </w:rPr>
        <w:t>P)</w:t>
      </w:r>
      <w:r w:rsidR="00CE4CC0" w:rsidRPr="009C4A8E">
        <w:rPr>
          <w:rFonts w:ascii="Calibri" w:eastAsia="Times New Roman" w:hAnsi="Calibri" w:cs="Calibri"/>
          <w:color w:val="000000" w:themeColor="text1"/>
          <w:kern w:val="0"/>
          <w:sz w:val="24"/>
          <w:lang w:eastAsia="de-DE"/>
          <w14:ligatures w14:val="none"/>
        </w:rPr>
        <w:t>. Data were extracted independently by two reviewers</w:t>
      </w:r>
      <w:r w:rsidRPr="009C4A8E">
        <w:rPr>
          <w:rFonts w:ascii="Calibri" w:eastAsia="Times New Roman" w:hAnsi="Calibri" w:cs="Calibri"/>
          <w:color w:val="000000" w:themeColor="text1"/>
          <w:kern w:val="0"/>
          <w:sz w:val="24"/>
          <w:lang w:eastAsia="de-DE"/>
          <w14:ligatures w14:val="none"/>
        </w:rPr>
        <w:t xml:space="preserve"> (JRR and FA)</w:t>
      </w:r>
      <w:r w:rsidR="00CE4CC0" w:rsidRPr="009C4A8E">
        <w:rPr>
          <w:rFonts w:ascii="Calibri" w:eastAsia="Times New Roman" w:hAnsi="Calibri" w:cs="Calibri"/>
          <w:color w:val="000000" w:themeColor="text1"/>
          <w:kern w:val="0"/>
          <w:sz w:val="24"/>
          <w:lang w:eastAsia="de-DE"/>
          <w14:ligatures w14:val="none"/>
        </w:rPr>
        <w:t xml:space="preserve"> from </w:t>
      </w:r>
      <w:r w:rsidR="00E335F1" w:rsidRPr="009C4A8E">
        <w:rPr>
          <w:rFonts w:ascii="Calibri" w:eastAsia="Times New Roman" w:hAnsi="Calibri" w:cs="Calibri"/>
          <w:color w:val="000000" w:themeColor="text1"/>
          <w:kern w:val="0"/>
          <w:sz w:val="24"/>
          <w:lang w:eastAsia="de-DE"/>
          <w14:ligatures w14:val="none"/>
        </w:rPr>
        <w:t>the</w:t>
      </w:r>
      <w:r w:rsidR="00CE4CC0" w:rsidRPr="009C4A8E">
        <w:rPr>
          <w:rFonts w:ascii="Calibri" w:eastAsia="Times New Roman" w:hAnsi="Calibri" w:cs="Calibri"/>
          <w:color w:val="000000" w:themeColor="text1"/>
          <w:kern w:val="0"/>
          <w:sz w:val="24"/>
          <w:lang w:eastAsia="de-DE"/>
          <w14:ligatures w14:val="none"/>
        </w:rPr>
        <w:t xml:space="preserve"> published RCT and corresponding pre-trial documentation, prioritizing published protocols</w:t>
      </w:r>
      <w:r w:rsidR="00E335F1" w:rsidRPr="009C4A8E">
        <w:rPr>
          <w:rFonts w:ascii="Calibri" w:eastAsia="Times New Roman" w:hAnsi="Calibri" w:cs="Calibri"/>
          <w:color w:val="000000" w:themeColor="text1"/>
          <w:kern w:val="0"/>
          <w:sz w:val="24"/>
          <w:lang w:eastAsia="de-DE"/>
          <w14:ligatures w14:val="none"/>
        </w:rPr>
        <w:t xml:space="preserve"> over</w:t>
      </w:r>
      <w:r w:rsidR="00CE4CC0" w:rsidRPr="009C4A8E">
        <w:rPr>
          <w:rFonts w:ascii="Calibri" w:eastAsia="Times New Roman" w:hAnsi="Calibri" w:cs="Calibri"/>
          <w:color w:val="000000" w:themeColor="text1"/>
          <w:kern w:val="0"/>
          <w:sz w:val="24"/>
          <w:lang w:eastAsia="de-DE"/>
          <w14:ligatures w14:val="none"/>
        </w:rPr>
        <w:t xml:space="preserve"> </w:t>
      </w:r>
      <w:r w:rsidR="00CE4CC0" w:rsidRPr="009C4A8E">
        <w:rPr>
          <w:rFonts w:ascii="Calibri" w:eastAsia="Times New Roman" w:hAnsi="Calibri" w:cs="Calibri"/>
          <w:color w:val="000000" w:themeColor="text1"/>
          <w:kern w:val="0"/>
          <w:sz w:val="24"/>
          <w:lang w:eastAsia="de-DE"/>
          <w14:ligatures w14:val="none"/>
        </w:rPr>
        <w:lastRenderedPageBreak/>
        <w:t>unpublished but available protocols</w:t>
      </w:r>
      <w:r w:rsidR="00E335F1" w:rsidRPr="009C4A8E">
        <w:rPr>
          <w:rFonts w:ascii="Calibri" w:eastAsia="Times New Roman" w:hAnsi="Calibri" w:cs="Calibri"/>
          <w:color w:val="000000" w:themeColor="text1"/>
          <w:kern w:val="0"/>
          <w:sz w:val="24"/>
          <w:lang w:eastAsia="de-DE"/>
          <w14:ligatures w14:val="none"/>
        </w:rPr>
        <w:t xml:space="preserve"> </w:t>
      </w:r>
      <w:r w:rsidR="00CE4CC0" w:rsidRPr="009C4A8E">
        <w:rPr>
          <w:rFonts w:ascii="Calibri" w:eastAsia="Times New Roman" w:hAnsi="Calibri" w:cs="Calibri"/>
          <w:color w:val="000000" w:themeColor="text1"/>
          <w:kern w:val="0"/>
          <w:sz w:val="24"/>
          <w:lang w:eastAsia="de-DE"/>
          <w14:ligatures w14:val="none"/>
        </w:rPr>
        <w:t xml:space="preserve">and trial registrations. When discrepancies between </w:t>
      </w:r>
      <w:r w:rsidR="00E335F1" w:rsidRPr="009C4A8E">
        <w:rPr>
          <w:rFonts w:ascii="Calibri" w:eastAsia="Times New Roman" w:hAnsi="Calibri" w:cs="Calibri"/>
          <w:color w:val="000000" w:themeColor="text1"/>
          <w:kern w:val="0"/>
          <w:sz w:val="24"/>
          <w:lang w:eastAsia="de-DE"/>
          <w14:ligatures w14:val="none"/>
        </w:rPr>
        <w:t>final publication and corresponding pre-trial documentation</w:t>
      </w:r>
      <w:r w:rsidR="00CE4CC0" w:rsidRPr="009C4A8E">
        <w:rPr>
          <w:rFonts w:ascii="Calibri" w:eastAsia="Times New Roman" w:hAnsi="Calibri" w:cs="Calibri"/>
          <w:color w:val="000000" w:themeColor="text1"/>
          <w:kern w:val="0"/>
          <w:sz w:val="24"/>
          <w:lang w:eastAsia="de-DE"/>
          <w14:ligatures w14:val="none"/>
        </w:rPr>
        <w:t xml:space="preserve"> occurred, data from the final publication were retained, and inconsistencies were documented.</w:t>
      </w:r>
    </w:p>
    <w:p w14:paraId="10EF2A1C" w14:textId="48DB8A86" w:rsidR="00E335F1" w:rsidRPr="009C4A8E" w:rsidRDefault="00E335F1"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We evaluated each RCT against five pre</w:t>
      </w:r>
      <w:r w:rsidR="007A090A" w:rsidRPr="009C4A8E">
        <w:rPr>
          <w:rFonts w:ascii="Calibri" w:eastAsia="Times New Roman" w:hAnsi="Calibri" w:cs="Calibri"/>
          <w:color w:val="000000" w:themeColor="text1"/>
          <w:kern w:val="0"/>
          <w:sz w:val="24"/>
          <w:lang w:eastAsia="de-DE"/>
          <w14:ligatures w14:val="none"/>
        </w:rPr>
        <w:t>defined characteristics reflecting the potential to meaningfully inform clinical practice</w:t>
      </w:r>
      <w:r w:rsidR="008B6FB2" w:rsidRPr="009C4A8E">
        <w:rPr>
          <w:rFonts w:ascii="Calibri" w:eastAsia="Times New Roman" w:hAnsi="Calibri" w:cs="Calibri"/>
          <w:color w:val="000000" w:themeColor="text1"/>
          <w:kern w:val="0"/>
          <w:sz w:val="24"/>
          <w:lang w:eastAsia="de-DE"/>
          <w14:ligatures w14:val="none"/>
        </w:rPr>
        <w:t xml:space="preserve"> </w:t>
      </w:r>
      <w:r w:rsidR="008B6FB2" w:rsidRPr="009C4A8E">
        <w:rPr>
          <w:rFonts w:ascii="Calibri" w:eastAsia="Times New Roman" w:hAnsi="Calibri" w:cs="Calibri"/>
          <w:b/>
          <w:bCs/>
          <w:color w:val="000000" w:themeColor="text1"/>
          <w:kern w:val="0"/>
          <w:sz w:val="24"/>
          <w:lang w:eastAsia="de-DE"/>
          <w14:ligatures w14:val="none"/>
        </w:rPr>
        <w:t>(Table 1)</w:t>
      </w:r>
      <w:r w:rsidR="00982CFC" w:rsidRPr="009C4A8E">
        <w:rPr>
          <w:rFonts w:ascii="Calibri" w:eastAsia="Times New Roman" w:hAnsi="Calibri" w:cs="Calibri"/>
          <w:color w:val="000000" w:themeColor="text1"/>
          <w:kern w:val="0"/>
          <w:sz w:val="24"/>
          <w:lang w:eastAsia="de-DE"/>
          <w14:ligatures w14:val="none"/>
        </w:rPr>
        <w:t xml:space="preserve">. </w:t>
      </w:r>
      <w:r w:rsidR="007A090A" w:rsidRPr="009C4A8E">
        <w:rPr>
          <w:rFonts w:ascii="Calibri" w:eastAsia="Times New Roman" w:hAnsi="Calibri" w:cs="Calibri"/>
          <w:color w:val="000000" w:themeColor="text1"/>
          <w:kern w:val="0"/>
          <w:sz w:val="24"/>
          <w:lang w:eastAsia="de-DE"/>
          <w14:ligatures w14:val="none"/>
        </w:rPr>
        <w:t xml:space="preserve">An RCT was classified as meaningfully informing clinical practice if it </w:t>
      </w:r>
      <w:r w:rsidRPr="009C4A8E">
        <w:rPr>
          <w:rFonts w:ascii="Calibri" w:eastAsia="Times New Roman" w:hAnsi="Calibri" w:cs="Calibri"/>
          <w:color w:val="000000" w:themeColor="text1"/>
          <w:kern w:val="0"/>
          <w:sz w:val="24"/>
          <w:lang w:eastAsia="de-DE"/>
          <w14:ligatures w14:val="none"/>
        </w:rPr>
        <w:t xml:space="preserve">reported on the primary outcome AND the </w:t>
      </w:r>
      <w:r w:rsidR="00982CFC" w:rsidRPr="009C4A8E">
        <w:rPr>
          <w:rFonts w:ascii="Calibri" w:eastAsia="Times New Roman" w:hAnsi="Calibri" w:cs="Calibri"/>
          <w:color w:val="000000" w:themeColor="text1"/>
          <w:kern w:val="0"/>
          <w:sz w:val="24"/>
          <w:lang w:eastAsia="de-DE"/>
          <w14:ligatures w14:val="none"/>
        </w:rPr>
        <w:t>hypothesis</w:t>
      </w:r>
      <w:r w:rsidRPr="009C4A8E">
        <w:rPr>
          <w:rFonts w:ascii="Calibri" w:eastAsia="Times New Roman" w:hAnsi="Calibri" w:cs="Calibri"/>
          <w:color w:val="000000" w:themeColor="text1"/>
          <w:kern w:val="0"/>
          <w:sz w:val="24"/>
          <w:lang w:eastAsia="de-DE"/>
          <w14:ligatures w14:val="none"/>
        </w:rPr>
        <w:t xml:space="preserve"> of the trial and/or the trial design AND a calculation of the sample size based on a clinically relevant effect AND the discussion of the clinical relevance of the results.</w:t>
      </w:r>
    </w:p>
    <w:p w14:paraId="4B6E1AB4" w14:textId="603D7649" w:rsidR="008B6FB2" w:rsidRPr="009C4A8E" w:rsidRDefault="008B6FB2" w:rsidP="00996943">
      <w:pPr>
        <w:pStyle w:val="berschrift3"/>
        <w:jc w:val="left"/>
      </w:pPr>
      <w:r w:rsidRPr="009C4A8E">
        <w:t xml:space="preserve">Sample </w:t>
      </w:r>
      <w:r w:rsidR="00982CFC" w:rsidRPr="009C4A8E">
        <w:t>S</w:t>
      </w:r>
      <w:r w:rsidRPr="009C4A8E">
        <w:t>ize</w:t>
      </w:r>
      <w:r w:rsidR="00982CFC" w:rsidRPr="009C4A8E">
        <w:t xml:space="preserve"> for the Main Study</w:t>
      </w:r>
    </w:p>
    <w:p w14:paraId="7B3829EF" w14:textId="0237E21F" w:rsidR="008B6FB2" w:rsidRPr="009C4A8E" w:rsidRDefault="008B6FB2"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hAnsi="Calibri" w:cs="Calibri"/>
          <w:color w:val="000000" w:themeColor="text1"/>
          <w:sz w:val="24"/>
        </w:rPr>
        <w:t xml:space="preserve">Based on our pilot study, 4.6% (4/87) fulfilled the criteria to meaningfully inform practice. We based the sample size calculation on precision and used the </w:t>
      </w:r>
      <w:proofErr w:type="spellStart"/>
      <w:r w:rsidRPr="009C4A8E">
        <w:rPr>
          <w:rFonts w:ascii="Calibri" w:hAnsi="Calibri" w:cs="Calibri"/>
          <w:color w:val="000000" w:themeColor="text1"/>
          <w:sz w:val="24"/>
        </w:rPr>
        <w:t>prec</w:t>
      </w:r>
      <w:proofErr w:type="spellEnd"/>
      <w:r w:rsidR="00273C22" w:rsidRPr="009C4A8E">
        <w:rPr>
          <w:rFonts w:ascii="Calibri" w:hAnsi="Calibri" w:cs="Calibri"/>
          <w:color w:val="000000" w:themeColor="text1"/>
          <w:sz w:val="24"/>
        </w:rPr>
        <w:t xml:space="preserve"> </w:t>
      </w:r>
      <w:r w:rsidRPr="009C4A8E">
        <w:rPr>
          <w:rFonts w:ascii="Calibri" w:hAnsi="Calibri" w:cs="Calibri"/>
          <w:color w:val="000000" w:themeColor="text1"/>
          <w:sz w:val="24"/>
        </w:rPr>
        <w:t>prop package</w:t>
      </w:r>
      <w:r w:rsidR="00273C22" w:rsidRPr="009C4A8E">
        <w:rPr>
          <w:rFonts w:ascii="Calibri" w:hAnsi="Calibri" w:cs="Calibri"/>
          <w:color w:val="000000" w:themeColor="text1"/>
          <w:sz w:val="24"/>
        </w:rPr>
        <w:t xml:space="preserve"> </w:t>
      </w:r>
      <w:commentRangeStart w:id="31"/>
      <w:r w:rsidRPr="009C4A8E">
        <w:rPr>
          <w:rFonts w:ascii="Calibri" w:hAnsi="Calibri" w:cs="Calibri"/>
          <w:color w:val="000000" w:themeColor="text1"/>
          <w:sz w:val="24"/>
        </w:rPr>
        <w:fldChar w:fldCharType="begin"/>
      </w:r>
      <w:r w:rsidRPr="009C4A8E">
        <w:rPr>
          <w:rFonts w:ascii="Calibri" w:hAnsi="Calibri" w:cs="Calibri"/>
          <w:color w:val="000000" w:themeColor="text1"/>
          <w:sz w:val="24"/>
        </w:rPr>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9C4A8E">
        <w:rPr>
          <w:rFonts w:ascii="Calibri" w:hAnsi="Calibri" w:cs="Calibri"/>
          <w:color w:val="000000" w:themeColor="text1"/>
          <w:sz w:val="24"/>
        </w:rPr>
        <w:fldChar w:fldCharType="separate"/>
      </w:r>
      <w:r w:rsidRPr="009C4A8E">
        <w:rPr>
          <w:rFonts w:ascii="Calibri" w:hAnsi="Calibri" w:cs="Calibri"/>
          <w:noProof/>
          <w:color w:val="000000" w:themeColor="text1"/>
          <w:sz w:val="24"/>
        </w:rPr>
        <w:t>[3]</w:t>
      </w:r>
      <w:r w:rsidRPr="009C4A8E">
        <w:rPr>
          <w:rFonts w:ascii="Calibri" w:hAnsi="Calibri" w:cs="Calibri"/>
          <w:color w:val="000000" w:themeColor="text1"/>
          <w:sz w:val="24"/>
        </w:rPr>
        <w:fldChar w:fldCharType="end"/>
      </w:r>
      <w:r w:rsidRPr="009C4A8E">
        <w:rPr>
          <w:rFonts w:ascii="Calibri" w:hAnsi="Calibri" w:cs="Calibri"/>
          <w:color w:val="000000" w:themeColor="text1"/>
          <w:sz w:val="24"/>
        </w:rPr>
        <w:t xml:space="preserve">. </w:t>
      </w:r>
      <w:commentRangeEnd w:id="31"/>
      <w:r w:rsidR="00B5205F" w:rsidRPr="009C4A8E">
        <w:rPr>
          <w:rStyle w:val="Kommentarzeichen"/>
        </w:rPr>
        <w:commentReference w:id="31"/>
      </w:r>
      <w:r w:rsidRPr="009C4A8E">
        <w:rPr>
          <w:rFonts w:ascii="Calibri" w:hAnsi="Calibri" w:cs="Calibri"/>
          <w:color w:val="000000" w:themeColor="text1"/>
          <w:sz w:val="24"/>
        </w:rPr>
        <w:t xml:space="preserve">Considering that 5.0% of trials would meet the criteria, with a prespecified 95% Confidence interval (CI) of </w:t>
      </w:r>
      <w:r w:rsidR="00307D8F" w:rsidRPr="009C4A8E">
        <w:rPr>
          <w:rFonts w:ascii="Calibri" w:hAnsi="Calibri" w:cs="Calibri"/>
          <w:color w:val="000000" w:themeColor="text1"/>
          <w:sz w:val="24"/>
        </w:rPr>
        <w:t>±</w:t>
      </w:r>
      <w:r w:rsidRPr="009C4A8E">
        <w:rPr>
          <w:rFonts w:ascii="Calibri" w:hAnsi="Calibri" w:cs="Calibri"/>
          <w:color w:val="000000" w:themeColor="text1"/>
          <w:sz w:val="24"/>
        </w:rPr>
        <w:t>7.0%, we obtained a sample of 161 (Wilson 95%CI of 2.6% to 9.6%).</w:t>
      </w:r>
    </w:p>
    <w:p w14:paraId="74171A40" w14:textId="77777777" w:rsidR="007A090A" w:rsidRPr="009C4A8E" w:rsidRDefault="007A090A" w:rsidP="00996943">
      <w:pPr>
        <w:pStyle w:val="berschrift3"/>
        <w:jc w:val="left"/>
      </w:pPr>
      <w:r w:rsidRPr="009C4A8E">
        <w:t>Statistical Analysis</w:t>
      </w:r>
    </w:p>
    <w:p w14:paraId="66800F23" w14:textId="7F80D807" w:rsidR="008B6FB2" w:rsidRPr="009C4A8E" w:rsidRDefault="008B6FB2" w:rsidP="00071BFD">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Analyses were descriptive. Categorical variables are summarized as counts and proportions, and continuous variables as means with 95% confidence intervals.</w:t>
      </w:r>
    </w:p>
    <w:p w14:paraId="7AA55A24" w14:textId="653ECA54" w:rsidR="00417956" w:rsidRPr="009C4A8E" w:rsidRDefault="008B6FB2" w:rsidP="00071BFD">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 xml:space="preserve">All statistical analyses and graphical representations were performed using the RStudio® statistical software package </w:t>
      </w:r>
      <w:r w:rsidR="00975452" w:rsidRPr="009C4A8E">
        <w:rPr>
          <w:rFonts w:ascii="Calibri" w:hAnsi="Calibri" w:cs="Calibri"/>
          <w:color w:val="000000" w:themeColor="text1"/>
          <w:sz w:val="24"/>
        </w:rPr>
        <w:t>(</w:t>
      </w:r>
      <w:r w:rsidRPr="009C4A8E">
        <w:rPr>
          <w:rFonts w:ascii="Calibri" w:hAnsi="Calibri" w:cs="Calibri"/>
          <w:color w:val="000000" w:themeColor="text1"/>
          <w:sz w:val="24"/>
        </w:rPr>
        <w:t>version 2026.01.0+392</w:t>
      </w:r>
      <w:r w:rsidR="00975452" w:rsidRPr="009C4A8E">
        <w:rPr>
          <w:rFonts w:ascii="Calibri" w:hAnsi="Calibri" w:cs="Calibri"/>
          <w:color w:val="000000" w:themeColor="text1"/>
          <w:sz w:val="24"/>
        </w:rPr>
        <w:t>)</w:t>
      </w:r>
      <w:r w:rsidR="00975452" w:rsidRPr="009C4A8E">
        <w:rPr>
          <w:rFonts w:ascii="Calibri" w:hAnsi="Calibri" w:cs="Calibri"/>
          <w:color w:val="000000" w:themeColor="text1"/>
          <w:sz w:val="24"/>
        </w:rPr>
        <w:fldChar w:fldCharType="begin"/>
      </w:r>
      <w:r w:rsidR="00975452" w:rsidRPr="009C4A8E">
        <w:rPr>
          <w:rFonts w:ascii="Calibri" w:hAnsi="Calibri" w:cs="Calibri"/>
          <w:color w:val="000000" w:themeColor="text1"/>
          <w:sz w:val="24"/>
        </w:rPr>
        <w:instrText xml:space="preserve"> ADDIN EN.CITE &lt;EndNote&gt;&lt;Cite&gt;&lt;Author&gt;R Core Team&lt;/Author&gt;&lt;Year&gt;2026&lt;/Year&gt;&lt;RecNum&gt;40282&lt;/RecNum&gt;&lt;DisplayText&gt;&lt;style face="superscript"&gt;2&lt;/style&gt;&lt;/DisplayText&gt;&lt;record&gt;&lt;rec-number&gt;40282&lt;/rec-number&gt;&lt;foreign-keys&gt;&lt;key app="EN" db-id="fw9fd0w9sdz5r9evrzivdtfx5eef2fxv0590" timestamp="1733474847"&gt;40282&lt;/key&gt;&lt;/foreign-keys&gt;&lt;ref-type name="Computer Program"&gt;9&lt;/ref-type&gt;&lt;contributors&gt;&lt;authors&gt;&lt;author&gt;R Core Team,&lt;/author&gt;&lt;/authors&gt;&lt;/contributors&gt;&lt;titles&gt;&lt;title&gt;R: A language and environment for statistical computing&lt;/title&gt;&lt;/titles&gt;&lt;dates&gt;&lt;year&gt;2026&lt;/year&gt;&lt;/dates&gt;&lt;pub-location&gt;Vienna, Austria&lt;/pub-location&gt;&lt;publisher&gt;R Foundation for Statistical Computing&lt;/publisher&gt;&lt;urls&gt;&lt;related-urls&gt;&lt;url&gt;https://www.R-project.org/&lt;/url&gt;&lt;/related-urls&gt;&lt;/urls&gt;&lt;/record&gt;&lt;/Cite&gt;&lt;/EndNote&gt;</w:instrText>
      </w:r>
      <w:r w:rsidR="00975452" w:rsidRPr="009C4A8E">
        <w:rPr>
          <w:rFonts w:ascii="Calibri" w:hAnsi="Calibri" w:cs="Calibri"/>
          <w:color w:val="000000" w:themeColor="text1"/>
          <w:sz w:val="24"/>
        </w:rPr>
        <w:fldChar w:fldCharType="separate"/>
      </w:r>
      <w:r w:rsidR="00975452" w:rsidRPr="009C4A8E">
        <w:rPr>
          <w:rFonts w:ascii="Calibri" w:hAnsi="Calibri" w:cs="Calibri"/>
          <w:noProof/>
          <w:color w:val="000000" w:themeColor="text1"/>
          <w:sz w:val="24"/>
          <w:vertAlign w:val="superscript"/>
        </w:rPr>
        <w:t>2</w:t>
      </w:r>
      <w:r w:rsidR="00975452" w:rsidRPr="009C4A8E">
        <w:rPr>
          <w:rFonts w:ascii="Calibri" w:hAnsi="Calibri" w:cs="Calibri"/>
          <w:color w:val="000000" w:themeColor="text1"/>
          <w:sz w:val="24"/>
        </w:rPr>
        <w:fldChar w:fldCharType="end"/>
      </w:r>
      <w:r w:rsidRPr="009C4A8E">
        <w:rPr>
          <w:rFonts w:ascii="Calibri" w:hAnsi="Calibri" w:cs="Calibri"/>
          <w:color w:val="000000" w:themeColor="text1"/>
          <w:sz w:val="24"/>
        </w:rPr>
        <w:t>.</w:t>
      </w:r>
    </w:p>
    <w:p w14:paraId="4347578A" w14:textId="52037476" w:rsidR="00203336" w:rsidRPr="009C4A8E" w:rsidRDefault="00203336" w:rsidP="00071BFD">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br w:type="page"/>
      </w:r>
    </w:p>
    <w:p w14:paraId="22F63196" w14:textId="46CC5890" w:rsidR="00203336" w:rsidRPr="00071BFD" w:rsidRDefault="00203336" w:rsidP="00071BFD">
      <w:pPr>
        <w:pStyle w:val="Titre11"/>
        <w:spacing w:line="480" w:lineRule="auto"/>
        <w:jc w:val="left"/>
        <w:rPr>
          <w:rFonts w:ascii="Calibri" w:hAnsi="Calibri" w:cs="Calibri"/>
          <w:color w:val="000000" w:themeColor="text1"/>
          <w:sz w:val="28"/>
          <w:szCs w:val="28"/>
        </w:rPr>
      </w:pPr>
      <w:r w:rsidRPr="00071BFD">
        <w:rPr>
          <w:rFonts w:ascii="Calibri" w:hAnsi="Calibri" w:cs="Calibri"/>
          <w:color w:val="000000" w:themeColor="text1"/>
          <w:sz w:val="28"/>
          <w:szCs w:val="28"/>
        </w:rPr>
        <w:lastRenderedPageBreak/>
        <w:t>RESULTS</w:t>
      </w:r>
    </w:p>
    <w:p w14:paraId="0A836A44" w14:textId="77777777" w:rsidR="009C4A8E" w:rsidRPr="009C4A8E" w:rsidRDefault="009C4A8E" w:rsidP="00996943">
      <w:pPr>
        <w:pStyle w:val="berschrift3"/>
        <w:jc w:val="left"/>
        <w:rPr>
          <w:sz w:val="27"/>
        </w:rPr>
      </w:pPr>
      <w:r w:rsidRPr="009C4A8E">
        <w:t>Study Selection</w:t>
      </w:r>
    </w:p>
    <w:p w14:paraId="6E90753D" w14:textId="00BFC3D7" w:rsidR="009C4A8E" w:rsidRPr="009C4A8E" w:rsidRDefault="009C4A8E" w:rsidP="00071BFD">
      <w:pPr>
        <w:pStyle w:val="StandardWeb"/>
        <w:spacing w:line="480" w:lineRule="auto"/>
        <w:jc w:val="left"/>
        <w:rPr>
          <w:rFonts w:ascii="Calibri" w:hAnsi="Calibri" w:cs="Calibri"/>
        </w:rPr>
      </w:pPr>
      <w:r w:rsidRPr="009C4A8E">
        <w:rPr>
          <w:rFonts w:ascii="Calibri" w:hAnsi="Calibri" w:cs="Calibri"/>
        </w:rPr>
        <w:t>In the pilot study, the systematic literature search identified 1,612 records citing the Comprehensive Complication Index (CCI®). After screening, 136 RCTs met the eligibility criteria, comprising 87 published RCTs and 49 ongoing trials.</w:t>
      </w:r>
    </w:p>
    <w:p w14:paraId="36EE8A64" w14:textId="77777777" w:rsidR="009C4A8E" w:rsidRPr="009C4A8E" w:rsidRDefault="009C4A8E" w:rsidP="00996943">
      <w:pPr>
        <w:pStyle w:val="berschrift3"/>
        <w:jc w:val="left"/>
      </w:pPr>
      <w:r w:rsidRPr="009C4A8E">
        <w:t>Pilot Study Results</w:t>
      </w:r>
    </w:p>
    <w:p w14:paraId="783FE116" w14:textId="3F8D9D02" w:rsidR="009C4A8E" w:rsidRPr="009C4A8E" w:rsidRDefault="009C4A8E" w:rsidP="00071BFD">
      <w:pPr>
        <w:pStyle w:val="StandardWeb"/>
        <w:spacing w:line="480" w:lineRule="auto"/>
        <w:jc w:val="left"/>
        <w:rPr>
          <w:rFonts w:ascii="Calibri" w:hAnsi="Calibri" w:cs="Calibri"/>
        </w:rPr>
      </w:pPr>
      <w:r w:rsidRPr="009C4A8E">
        <w:rPr>
          <w:rFonts w:ascii="Calibri" w:hAnsi="Calibri" w:cs="Calibri"/>
        </w:rPr>
        <w:t xml:space="preserve">Pre-trial documentation was available for 84 (98%) of the 87 published RCTs. In these pre-trial documents, a primary endpoint was defined in all 84 trials (100%), and a secondary endpoint was defined in 81 trials (96%). However, the study hypothesis for the primary endpoint was specified in only 23 pre-trial documents (27%), and the hypothesis for the secondary endpoint in only 3 documents (4%) </w:t>
      </w:r>
      <w:r w:rsidRPr="009C4A8E">
        <w:rPr>
          <w:rFonts w:ascii="Calibri" w:hAnsi="Calibri" w:cs="Calibri"/>
          <w:b/>
          <w:bCs/>
        </w:rPr>
        <w:t>(Table 2)</w:t>
      </w:r>
      <w:r w:rsidRPr="009C4A8E">
        <w:rPr>
          <w:rFonts w:ascii="Calibri" w:hAnsi="Calibri" w:cs="Calibri"/>
        </w:rPr>
        <w:t>.</w:t>
      </w:r>
    </w:p>
    <w:p w14:paraId="482A4DB2" w14:textId="151AC02B" w:rsidR="009C4A8E" w:rsidRPr="009C4A8E" w:rsidDel="008806AE" w:rsidRDefault="009C4A8E" w:rsidP="00071BFD">
      <w:pPr>
        <w:pStyle w:val="StandardWeb"/>
        <w:spacing w:line="480" w:lineRule="auto"/>
        <w:jc w:val="left"/>
        <w:rPr>
          <w:del w:id="32" w:author="fariba abbassi" w:date="2026-02-06T14:28:00Z" w16du:dateUtc="2026-02-06T13:28:00Z"/>
          <w:rFonts w:ascii="Calibri" w:hAnsi="Calibri" w:cs="Calibri"/>
        </w:rPr>
      </w:pPr>
    </w:p>
    <w:p w14:paraId="45AB0320" w14:textId="77777777" w:rsidR="009C4A8E" w:rsidRPr="009C4A8E" w:rsidRDefault="009C4A8E" w:rsidP="00071BFD">
      <w:pPr>
        <w:pStyle w:val="StandardWeb"/>
        <w:spacing w:line="480" w:lineRule="auto"/>
        <w:jc w:val="left"/>
        <w:rPr>
          <w:rFonts w:ascii="Calibri" w:hAnsi="Calibri" w:cs="Calibri"/>
        </w:rPr>
      </w:pPr>
      <w:r w:rsidRPr="009C4A8E">
        <w:rPr>
          <w:rFonts w:ascii="Calibri" w:hAnsi="Calibri" w:cs="Calibri"/>
        </w:rPr>
        <w:t xml:space="preserve">Among the 87 final publications, 20 trials (23%) specified a superiority </w:t>
      </w:r>
      <w:proofErr w:type="gramStart"/>
      <w:r w:rsidRPr="009C4A8E">
        <w:rPr>
          <w:rFonts w:ascii="Calibri" w:hAnsi="Calibri" w:cs="Calibri"/>
        </w:rPr>
        <w:t>design</w:t>
      </w:r>
      <w:proofErr w:type="gramEnd"/>
      <w:r w:rsidRPr="009C4A8E">
        <w:rPr>
          <w:rFonts w:ascii="Calibri" w:hAnsi="Calibri" w:cs="Calibri"/>
        </w:rPr>
        <w:t xml:space="preserve"> and 12 trials (14%) specified a non-inferiority design, whereas 55 trials did not report a study hypothesis at all. A sample size calculation was reported in 84 trials (98%). Statistical significance for the primary endpoint was achieved in 44 trials (51%); however, only 9 trials (10%) discussed whether the observed effect could be interpreted as clinically meaningful.</w:t>
      </w:r>
    </w:p>
    <w:p w14:paraId="737D1802" w14:textId="5DFE2BCB" w:rsidR="00203336" w:rsidRDefault="00203336" w:rsidP="00071BFD">
      <w:pPr>
        <w:spacing w:line="480" w:lineRule="auto"/>
        <w:jc w:val="left"/>
        <w:rPr>
          <w:rFonts w:ascii="Calibri" w:eastAsia="Arial" w:hAnsi="Calibri" w:cs="Calibri"/>
          <w:color w:val="000000" w:themeColor="text1"/>
          <w:sz w:val="24"/>
        </w:rPr>
      </w:pPr>
    </w:p>
    <w:p w14:paraId="66BC59F5" w14:textId="676D0A5E" w:rsidR="00071BFD" w:rsidRPr="009C4A8E" w:rsidRDefault="00071BFD" w:rsidP="00071BFD">
      <w:pPr>
        <w:pStyle w:val="berschrift3"/>
        <w:jc w:val="left"/>
      </w:pPr>
      <w:r>
        <w:t>Main</w:t>
      </w:r>
      <w:r w:rsidRPr="009C4A8E">
        <w:t xml:space="preserve"> Study Results</w:t>
      </w:r>
    </w:p>
    <w:p w14:paraId="323F91C0" w14:textId="77777777" w:rsidR="00071BFD" w:rsidRPr="009C4A8E" w:rsidRDefault="00071BFD" w:rsidP="00071BFD">
      <w:pPr>
        <w:spacing w:line="480" w:lineRule="auto"/>
        <w:jc w:val="left"/>
        <w:rPr>
          <w:rFonts w:ascii="Calibri" w:eastAsia="Arial" w:hAnsi="Calibri" w:cs="Calibri"/>
          <w:color w:val="000000" w:themeColor="text1"/>
          <w:sz w:val="24"/>
        </w:rPr>
      </w:pPr>
    </w:p>
    <w:p w14:paraId="2A094534" w14:textId="77777777" w:rsidR="00203336" w:rsidRPr="009C4A8E" w:rsidRDefault="00203336" w:rsidP="00071BFD">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br w:type="page"/>
      </w:r>
    </w:p>
    <w:p w14:paraId="40B0979C" w14:textId="707E43FE" w:rsidR="00203336" w:rsidRPr="00F65F97" w:rsidRDefault="00203336" w:rsidP="00F65F97">
      <w:pPr>
        <w:pStyle w:val="Titre11"/>
        <w:spacing w:line="480" w:lineRule="auto"/>
        <w:jc w:val="left"/>
        <w:rPr>
          <w:rFonts w:ascii="Calibri" w:hAnsi="Calibri" w:cs="Calibri"/>
          <w:color w:val="000000" w:themeColor="text1"/>
          <w:sz w:val="28"/>
          <w:szCs w:val="28"/>
        </w:rPr>
      </w:pPr>
      <w:r w:rsidRPr="00F65F97">
        <w:rPr>
          <w:rFonts w:ascii="Calibri" w:hAnsi="Calibri" w:cs="Calibri"/>
          <w:color w:val="000000" w:themeColor="text1"/>
          <w:sz w:val="28"/>
          <w:szCs w:val="28"/>
        </w:rPr>
        <w:lastRenderedPageBreak/>
        <w:t>DISCUSSION</w:t>
      </w:r>
    </w:p>
    <w:p w14:paraId="1D79061A" w14:textId="5712ADB4" w:rsidR="00546538" w:rsidRPr="00996943" w:rsidRDefault="00996943" w:rsidP="00546538">
      <w:pPr>
        <w:spacing w:before="0" w:after="160" w:line="480" w:lineRule="auto"/>
        <w:jc w:val="left"/>
        <w:rPr>
          <w:rFonts w:ascii="Calibri" w:hAnsi="Calibri" w:cs="Calibri"/>
          <w:color w:val="000000" w:themeColor="text1"/>
          <w:sz w:val="24"/>
        </w:rPr>
      </w:pPr>
      <w:r w:rsidRPr="00071BFD">
        <w:rPr>
          <w:rFonts w:ascii="Calibri" w:hAnsi="Calibri" w:cs="Calibri"/>
          <w:color w:val="000000" w:themeColor="text1"/>
          <w:sz w:val="24"/>
        </w:rPr>
        <w:t xml:space="preserve">This study suggests that many surgical </w:t>
      </w:r>
      <w:r w:rsidR="00071BFD">
        <w:rPr>
          <w:rFonts w:ascii="Calibri" w:hAnsi="Calibri" w:cs="Calibri"/>
          <w:color w:val="000000" w:themeColor="text1"/>
          <w:sz w:val="24"/>
        </w:rPr>
        <w:t>RCTs</w:t>
      </w:r>
      <w:r w:rsidRPr="00071BFD">
        <w:rPr>
          <w:rFonts w:ascii="Calibri" w:hAnsi="Calibri" w:cs="Calibri"/>
          <w:color w:val="000000" w:themeColor="text1"/>
          <w:sz w:val="24"/>
        </w:rPr>
        <w:t xml:space="preserve"> fail already at conception rather than at execution. In our study, which evaluated a total of 257 </w:t>
      </w:r>
      <w:r>
        <w:rPr>
          <w:rFonts w:ascii="Calibri" w:hAnsi="Calibri" w:cs="Calibri"/>
          <w:color w:val="000000" w:themeColor="text1"/>
          <w:sz w:val="24"/>
        </w:rPr>
        <w:t>RCTs</w:t>
      </w:r>
      <w:r w:rsidRPr="00071BFD">
        <w:rPr>
          <w:rFonts w:ascii="Calibri" w:hAnsi="Calibri" w:cs="Calibri"/>
          <w:color w:val="000000" w:themeColor="text1"/>
          <w:sz w:val="24"/>
        </w:rPr>
        <w:t xml:space="preserve">, substantial deficiencies were observed across all predefined criteria used to operationalize clinical relevance, including hypothesis specification, alignment of study design, definition of clinically relevant effect sizes, and interpretation of results from a patient perspective. </w:t>
      </w:r>
      <w:r w:rsidR="00546538" w:rsidRPr="00996943">
        <w:rPr>
          <w:rFonts w:ascii="Calibri" w:hAnsi="Calibri" w:cs="Calibri"/>
          <w:color w:val="000000" w:themeColor="text1"/>
          <w:sz w:val="24"/>
        </w:rPr>
        <w:t>Across both assessments, similar patterns emerged, indicating that deficiencies observed in the pilot study are unlikely to be unique to trials using a specific outcome measure.</w:t>
      </w:r>
    </w:p>
    <w:p w14:paraId="7D469F1D" w14:textId="4F6364DA" w:rsidR="00996943" w:rsidRPr="005561D3" w:rsidRDefault="00996943" w:rsidP="00996943">
      <w:pPr>
        <w:spacing w:before="0" w:after="160" w:line="480" w:lineRule="auto"/>
        <w:jc w:val="left"/>
        <w:rPr>
          <w:rFonts w:ascii="Calibri" w:hAnsi="Calibri" w:cs="Calibri"/>
          <w:color w:val="000000" w:themeColor="text1"/>
          <w:sz w:val="24"/>
        </w:rPr>
      </w:pPr>
      <w:r w:rsidRPr="00071BFD">
        <w:rPr>
          <w:rFonts w:ascii="Calibri" w:hAnsi="Calibri" w:cs="Calibri"/>
          <w:color w:val="000000" w:themeColor="text1"/>
          <w:sz w:val="24"/>
        </w:rPr>
        <w:t xml:space="preserve">The problem therefore already arises at the stage of formulating the research question. When the research question is misaligned with the clinical decision to be made, negative superiority results add little to clinical practice and consume substantial resources without </w:t>
      </w:r>
      <w:r>
        <w:rPr>
          <w:rFonts w:ascii="Calibri" w:hAnsi="Calibri" w:cs="Calibri"/>
          <w:color w:val="000000" w:themeColor="text1"/>
          <w:sz w:val="24"/>
        </w:rPr>
        <w:t>meaningful</w:t>
      </w:r>
      <w:r w:rsidRPr="00071BFD">
        <w:rPr>
          <w:rFonts w:ascii="Calibri" w:hAnsi="Calibri" w:cs="Calibri"/>
          <w:color w:val="000000" w:themeColor="text1"/>
          <w:sz w:val="24"/>
        </w:rPr>
        <w:t xml:space="preserve"> benefit. </w:t>
      </w:r>
      <w:r w:rsidRPr="005561D3">
        <w:rPr>
          <w:rFonts w:ascii="Calibri" w:hAnsi="Calibri" w:cs="Calibri"/>
          <w:color w:val="000000" w:themeColor="text1"/>
          <w:sz w:val="24"/>
        </w:rPr>
        <w:t>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3A94E51" w:rsidR="00EF5629" w:rsidRPr="005561D3" w:rsidRDefault="00EF5629" w:rsidP="00EF5629">
      <w:pPr>
        <w:spacing w:before="0" w:after="160" w:line="480" w:lineRule="auto"/>
        <w:jc w:val="left"/>
        <w:rPr>
          <w:rFonts w:ascii="Calibri" w:hAnsi="Calibri" w:cs="Calibri"/>
          <w:color w:val="000000" w:themeColor="text1"/>
          <w:sz w:val="24"/>
        </w:rPr>
      </w:pPr>
      <w:r w:rsidRPr="005561D3">
        <w:rPr>
          <w:rFonts w:ascii="Calibri" w:hAnsi="Calibri" w:cs="Calibri"/>
          <w:color w:val="000000" w:themeColor="text1"/>
          <w:sz w:val="24"/>
        </w:rPr>
        <w:t xml:space="preserve">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 For the CCI®, for </w:t>
      </w:r>
      <w:r w:rsidRPr="005561D3">
        <w:rPr>
          <w:rFonts w:ascii="Calibri" w:hAnsi="Calibri" w:cs="Calibri"/>
          <w:color w:val="000000" w:themeColor="text1"/>
          <w:sz w:val="24"/>
        </w:rPr>
        <w:lastRenderedPageBreak/>
        <w:t>example, an MID of 12 points has been proposed</w:t>
      </w:r>
      <w:r w:rsidRPr="005561D3">
        <w:rPr>
          <w:rFonts w:ascii="Calibri" w:hAnsi="Calibri" w:cs="Calibri"/>
          <w:color w:val="000000" w:themeColor="text1"/>
          <w:sz w:val="24"/>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561D3">
        <w:rPr>
          <w:rFonts w:ascii="Calibri" w:hAnsi="Calibri" w:cs="Calibri"/>
          <w:color w:val="000000" w:themeColor="text1"/>
          <w:sz w:val="24"/>
        </w:rPr>
        <w:instrText xml:space="preserve"> ADDIN EN.CITE </w:instrText>
      </w:r>
      <w:r w:rsidRPr="005561D3">
        <w:rPr>
          <w:rFonts w:ascii="Calibri" w:hAnsi="Calibri" w:cs="Calibri"/>
          <w:color w:val="000000" w:themeColor="text1"/>
          <w:sz w:val="24"/>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561D3">
        <w:rPr>
          <w:rFonts w:ascii="Calibri" w:hAnsi="Calibri" w:cs="Calibri"/>
          <w:color w:val="000000" w:themeColor="text1"/>
          <w:sz w:val="24"/>
        </w:rPr>
        <w:instrText xml:space="preserve"> ADDIN EN.CITE.DATA </w:instrText>
      </w:r>
      <w:r w:rsidRPr="005561D3">
        <w:rPr>
          <w:rFonts w:ascii="Calibri" w:hAnsi="Calibri" w:cs="Calibri"/>
          <w:color w:val="000000" w:themeColor="text1"/>
          <w:sz w:val="24"/>
        </w:rPr>
      </w:r>
      <w:r w:rsidRPr="005561D3">
        <w:rPr>
          <w:rFonts w:ascii="Calibri" w:hAnsi="Calibri" w:cs="Calibri"/>
          <w:color w:val="000000" w:themeColor="text1"/>
          <w:sz w:val="24"/>
        </w:rPr>
        <w:fldChar w:fldCharType="end"/>
      </w:r>
      <w:r w:rsidRPr="005561D3">
        <w:rPr>
          <w:rFonts w:ascii="Calibri" w:hAnsi="Calibri" w:cs="Calibri"/>
          <w:color w:val="000000" w:themeColor="text1"/>
          <w:sz w:val="24"/>
        </w:rPr>
      </w:r>
      <w:r w:rsidRPr="005561D3">
        <w:rPr>
          <w:rFonts w:ascii="Calibri" w:hAnsi="Calibri" w:cs="Calibri"/>
          <w:color w:val="000000" w:themeColor="text1"/>
          <w:sz w:val="24"/>
        </w:rPr>
        <w:fldChar w:fldCharType="separate"/>
      </w:r>
      <w:r w:rsidRPr="005561D3">
        <w:rPr>
          <w:rFonts w:ascii="Calibri" w:hAnsi="Calibri" w:cs="Calibri"/>
          <w:noProof/>
          <w:color w:val="000000" w:themeColor="text1"/>
          <w:sz w:val="24"/>
          <w:vertAlign w:val="superscript"/>
        </w:rPr>
        <w:t>3</w:t>
      </w:r>
      <w:r w:rsidRPr="005561D3">
        <w:rPr>
          <w:rFonts w:ascii="Calibri" w:hAnsi="Calibri" w:cs="Calibri"/>
          <w:color w:val="000000" w:themeColor="text1"/>
          <w:sz w:val="24"/>
        </w:rPr>
        <w:fldChar w:fldCharType="end"/>
      </w:r>
      <w:r w:rsidRPr="005561D3">
        <w:rPr>
          <w:rFonts w:ascii="Calibri" w:hAnsi="Calibri" w:cs="Calibri"/>
          <w:color w:val="000000" w:themeColor="text1"/>
          <w:sz w:val="24"/>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5561D3" w:rsidRDefault="00546538" w:rsidP="00546538">
      <w:pPr>
        <w:spacing w:before="0" w:after="160" w:line="480" w:lineRule="auto"/>
        <w:jc w:val="left"/>
        <w:rPr>
          <w:rFonts w:ascii="Calibri" w:hAnsi="Calibri" w:cs="Calibri"/>
          <w:color w:val="000000" w:themeColor="text1"/>
          <w:sz w:val="24"/>
        </w:rPr>
      </w:pPr>
      <w:r w:rsidRPr="005561D3">
        <w:rPr>
          <w:rFonts w:ascii="Calibri" w:hAnsi="Calibri" w:cs="Calibri"/>
          <w:color w:val="000000" w:themeColor="text1"/>
          <w:sz w:val="24"/>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23FFF78C" w14:textId="77777777" w:rsidR="00996943" w:rsidRPr="005561D3" w:rsidRDefault="00996943" w:rsidP="00996943">
      <w:pPr>
        <w:spacing w:before="0" w:after="160" w:line="480" w:lineRule="auto"/>
        <w:jc w:val="left"/>
        <w:rPr>
          <w:rFonts w:ascii="Calibri" w:hAnsi="Calibri" w:cs="Calibri"/>
          <w:color w:val="000000" w:themeColor="text1"/>
          <w:sz w:val="24"/>
        </w:rPr>
      </w:pPr>
      <w:r w:rsidRPr="005561D3">
        <w:rPr>
          <w:rFonts w:ascii="Calibri" w:hAnsi="Calibri" w:cs="Calibri"/>
          <w:color w:val="000000" w:themeColor="text1"/>
          <w:sz w:val="24"/>
        </w:rPr>
        <w:t>Taken together, these findings point to a broader, structural problem in surgical trial design that extends beyond individual studies or outcome measures and underscores the need to refocus surgical research on the decisions it is intended to inform.</w:t>
      </w:r>
    </w:p>
    <w:p w14:paraId="2C592F68" w14:textId="7739F426" w:rsidR="004C0351" w:rsidRDefault="004C0351">
      <w:pPr>
        <w:spacing w:before="0" w:after="160" w:line="278" w:lineRule="auto"/>
        <w:jc w:val="left"/>
        <w:rPr>
          <w:rFonts w:ascii="Calibri" w:hAnsi="Calibri" w:cs="Calibri"/>
          <w:color w:val="000000" w:themeColor="text1"/>
          <w:sz w:val="24"/>
        </w:rPr>
      </w:pPr>
      <w:r>
        <w:rPr>
          <w:rFonts w:ascii="Calibri" w:hAnsi="Calibri" w:cs="Calibri"/>
          <w:color w:val="000000" w:themeColor="text1"/>
          <w:sz w:val="24"/>
        </w:rPr>
        <w:br w:type="page"/>
      </w:r>
    </w:p>
    <w:p w14:paraId="2FD5FC7E" w14:textId="705A93BF" w:rsidR="00546538" w:rsidRPr="001F415F" w:rsidRDefault="00546538" w:rsidP="00546538">
      <w:pPr>
        <w:spacing w:before="0" w:after="160" w:line="480" w:lineRule="auto"/>
        <w:jc w:val="left"/>
        <w:rPr>
          <w:rFonts w:ascii="Calibri" w:hAnsi="Calibri" w:cs="Calibri"/>
          <w:b/>
          <w:bCs/>
          <w:color w:val="000000" w:themeColor="text1"/>
          <w:sz w:val="28"/>
          <w:szCs w:val="28"/>
        </w:rPr>
      </w:pPr>
      <w:r w:rsidRPr="001F415F">
        <w:rPr>
          <w:rFonts w:ascii="Calibri" w:hAnsi="Calibri" w:cs="Calibri"/>
          <w:b/>
          <w:bCs/>
          <w:color w:val="000000" w:themeColor="text1"/>
          <w:sz w:val="28"/>
          <w:szCs w:val="28"/>
        </w:rPr>
        <w:lastRenderedPageBreak/>
        <w:t>CONCLUSION</w:t>
      </w:r>
    </w:p>
    <w:p w14:paraId="00073448" w14:textId="5573651C" w:rsidR="00546538" w:rsidRPr="001F415F" w:rsidRDefault="00546538" w:rsidP="00546538">
      <w:pPr>
        <w:spacing w:before="0" w:after="160" w:line="480" w:lineRule="auto"/>
        <w:jc w:val="left"/>
        <w:rPr>
          <w:rFonts w:ascii="Calibri" w:hAnsi="Calibri" w:cs="Calibri"/>
          <w:color w:val="000000" w:themeColor="text1"/>
          <w:sz w:val="24"/>
        </w:rPr>
      </w:pPr>
      <w:r w:rsidRPr="001F415F">
        <w:rPr>
          <w:rFonts w:ascii="Calibri" w:hAnsi="Calibri" w:cs="Calibri"/>
          <w:color w:val="000000" w:themeColor="text1"/>
          <w:sz w:val="24"/>
        </w:rPr>
        <w:t>Many surgical RCTs should be questioned because they fail to inform patient-relevant decision-making. By prioritizing superiority where equivalence or non-inferiority would be clinically meaningful, trials risk missing the clinical point</w:t>
      </w:r>
      <w:r w:rsidR="001F415F">
        <w:rPr>
          <w:rFonts w:ascii="Calibri" w:hAnsi="Calibri" w:cs="Calibri"/>
          <w:color w:val="000000" w:themeColor="text1"/>
          <w:sz w:val="24"/>
        </w:rPr>
        <w:t xml:space="preserve"> of view</w:t>
      </w:r>
      <w:r w:rsidRPr="001F415F">
        <w:rPr>
          <w:rFonts w:ascii="Calibri" w:hAnsi="Calibri" w:cs="Calibri"/>
          <w:color w:val="000000" w:themeColor="text1"/>
          <w:sz w:val="24"/>
        </w:rPr>
        <w:t>. Surgical research must start with the decision to be made, define outcomes that truly matter to patients, and design and power trials accordingly.</w:t>
      </w:r>
    </w:p>
    <w:p w14:paraId="1CC0A1AD" w14:textId="77777777" w:rsidR="00546538" w:rsidRPr="00546538" w:rsidRDefault="00546538" w:rsidP="00546538">
      <w:pPr>
        <w:spacing w:before="0" w:after="160" w:line="480" w:lineRule="auto"/>
        <w:jc w:val="left"/>
        <w:rPr>
          <w:rFonts w:ascii="Calibri" w:hAnsi="Calibri" w:cs="Calibri"/>
          <w:color w:val="000000" w:themeColor="text1"/>
          <w:sz w:val="24"/>
        </w:rPr>
      </w:pPr>
    </w:p>
    <w:p w14:paraId="1CE57A88" w14:textId="77777777" w:rsidR="00226E35" w:rsidRPr="00996943" w:rsidRDefault="00226E35" w:rsidP="00996943">
      <w:pPr>
        <w:spacing w:before="0" w:after="160" w:line="480" w:lineRule="auto"/>
        <w:jc w:val="left"/>
        <w:rPr>
          <w:rFonts w:ascii="Calibri" w:hAnsi="Calibri" w:cs="Calibri"/>
          <w:color w:val="000000" w:themeColor="text1"/>
          <w:sz w:val="24"/>
        </w:rPr>
      </w:pPr>
    </w:p>
    <w:p w14:paraId="6D1D9B84" w14:textId="394B0091" w:rsidR="00203336" w:rsidRPr="009C4A8E" w:rsidRDefault="00203336" w:rsidP="00996943">
      <w:pPr>
        <w:spacing w:before="0" w:after="160" w:line="480" w:lineRule="auto"/>
        <w:jc w:val="left"/>
        <w:rPr>
          <w:rFonts w:ascii="Calibri" w:hAnsi="Calibri" w:cs="Calibri"/>
          <w:color w:val="000000" w:themeColor="text1"/>
          <w:sz w:val="24"/>
        </w:rPr>
      </w:pPr>
      <w:r w:rsidRPr="009C4A8E">
        <w:rPr>
          <w:rFonts w:ascii="Calibri" w:hAnsi="Calibri" w:cs="Calibri"/>
          <w:color w:val="000000" w:themeColor="text1"/>
          <w:sz w:val="24"/>
        </w:rPr>
        <w:br w:type="page"/>
      </w:r>
    </w:p>
    <w:p w14:paraId="1B8E691D" w14:textId="744FEACB" w:rsidR="00203336" w:rsidRPr="00FE58D2" w:rsidRDefault="00203336">
      <w:pPr>
        <w:pStyle w:val="Titre11"/>
        <w:spacing w:line="480" w:lineRule="auto"/>
        <w:jc w:val="left"/>
        <w:rPr>
          <w:rFonts w:ascii="Calibri" w:hAnsi="Calibri" w:cs="Calibri"/>
          <w:color w:val="000000" w:themeColor="text1"/>
          <w:sz w:val="28"/>
          <w:szCs w:val="28"/>
          <w:lang w:val="fr-CH"/>
          <w:rPrChange w:id="33" w:author="Milo Alan Puhan" w:date="2026-02-06T12:45:00Z" w16du:dateUtc="2026-02-06T11:45:00Z">
            <w:rPr>
              <w:rFonts w:ascii="Calibri" w:hAnsi="Calibri" w:cs="Calibri"/>
              <w:color w:val="000000" w:themeColor="text1"/>
              <w:sz w:val="24"/>
              <w:szCs w:val="24"/>
              <w:lang w:val="fr-CH"/>
            </w:rPr>
          </w:rPrChange>
        </w:rPr>
        <w:pPrChange w:id="34" w:author="fariba abbassi" w:date="2026-02-06T11:54:00Z" w16du:dateUtc="2026-02-06T10:54:00Z">
          <w:pPr>
            <w:pStyle w:val="Titre11"/>
            <w:spacing w:line="480" w:lineRule="auto"/>
          </w:pPr>
        </w:pPrChange>
      </w:pPr>
      <w:r w:rsidRPr="00FE58D2">
        <w:rPr>
          <w:rFonts w:ascii="Calibri" w:hAnsi="Calibri" w:cs="Calibri"/>
          <w:color w:val="000000" w:themeColor="text1"/>
          <w:sz w:val="28"/>
          <w:szCs w:val="28"/>
          <w:lang w:val="fr-CH"/>
          <w:rPrChange w:id="35" w:author="Milo Alan Puhan" w:date="2026-02-06T12:45:00Z" w16du:dateUtc="2026-02-06T11:45:00Z">
            <w:rPr>
              <w:rFonts w:ascii="Calibri" w:hAnsi="Calibri" w:cs="Calibri"/>
              <w:color w:val="000000" w:themeColor="text1"/>
              <w:sz w:val="24"/>
              <w:szCs w:val="24"/>
              <w:lang w:val="fr-CH"/>
            </w:rPr>
          </w:rPrChange>
        </w:rPr>
        <w:lastRenderedPageBreak/>
        <w:t>REFERENCES</w:t>
      </w:r>
    </w:p>
    <w:p w14:paraId="79AB2BF7" w14:textId="77777777" w:rsidR="00EF5629" w:rsidRPr="004C0351" w:rsidRDefault="00B5205F">
      <w:pPr>
        <w:pStyle w:val="EndNoteBibliography"/>
        <w:spacing w:after="0" w:line="480" w:lineRule="auto"/>
        <w:ind w:left="720" w:hanging="720"/>
        <w:rPr>
          <w:rFonts w:ascii="Calibri" w:hAnsi="Calibri" w:cs="Calibri"/>
          <w:noProof/>
          <w:sz w:val="24"/>
          <w:rPrChange w:id="36" w:author="fariba abbassi" w:date="2026-02-06T12:28:00Z" w16du:dateUtc="2026-02-06T11:28:00Z">
            <w:rPr>
              <w:noProof/>
            </w:rPr>
          </w:rPrChange>
        </w:rPr>
        <w:pPrChange w:id="37" w:author="fariba abbassi" w:date="2026-02-06T12:28:00Z" w16du:dateUtc="2026-02-06T11:28:00Z">
          <w:pPr>
            <w:pStyle w:val="EndNoteBibliography"/>
            <w:spacing w:after="0"/>
            <w:ind w:left="720" w:hanging="720"/>
          </w:pPr>
        </w:pPrChange>
      </w:pPr>
      <w:r w:rsidRPr="004C0351">
        <w:rPr>
          <w:rFonts w:ascii="Calibri" w:hAnsi="Calibri" w:cs="Calibri"/>
          <w:color w:val="000000" w:themeColor="text1"/>
          <w:sz w:val="24"/>
        </w:rPr>
        <w:fldChar w:fldCharType="begin"/>
      </w:r>
      <w:r w:rsidRPr="00FE58D2">
        <w:rPr>
          <w:rFonts w:ascii="Calibri" w:hAnsi="Calibri" w:cs="Calibri"/>
          <w:color w:val="000000" w:themeColor="text1"/>
          <w:sz w:val="24"/>
          <w:lang w:val="fr-CH"/>
        </w:rPr>
        <w:instrText xml:space="preserve"> ADDIN EN.REFLIST </w:instrText>
      </w:r>
      <w:r w:rsidRPr="004C0351">
        <w:rPr>
          <w:rFonts w:ascii="Calibri" w:hAnsi="Calibri" w:cs="Calibri"/>
          <w:color w:val="000000" w:themeColor="text1"/>
          <w:sz w:val="24"/>
        </w:rPr>
        <w:fldChar w:fldCharType="separate"/>
      </w:r>
      <w:r w:rsidR="00EF5629" w:rsidRPr="00FE58D2">
        <w:rPr>
          <w:rFonts w:ascii="Calibri" w:hAnsi="Calibri" w:cs="Calibri"/>
          <w:noProof/>
          <w:sz w:val="24"/>
          <w:lang w:val="fr-CH"/>
          <w:rPrChange w:id="38" w:author="Milo Alan Puhan" w:date="2026-02-06T12:45:00Z" w16du:dateUtc="2026-02-06T11:45:00Z">
            <w:rPr>
              <w:noProof/>
            </w:rPr>
          </w:rPrChange>
        </w:rPr>
        <w:t>1</w:t>
      </w:r>
      <w:r w:rsidR="00EF5629" w:rsidRPr="00FE58D2">
        <w:rPr>
          <w:rFonts w:ascii="Calibri" w:hAnsi="Calibri" w:cs="Calibri"/>
          <w:noProof/>
          <w:sz w:val="24"/>
          <w:lang w:val="fr-CH"/>
          <w:rPrChange w:id="39" w:author="Milo Alan Puhan" w:date="2026-02-06T12:45:00Z" w16du:dateUtc="2026-02-06T11:45:00Z">
            <w:rPr>
              <w:noProof/>
            </w:rPr>
          </w:rPrChange>
        </w:rPr>
        <w:tab/>
        <w:t xml:space="preserve">Abbassi F, Pfister M, Domenghino A et al. </w:t>
      </w:r>
      <w:r w:rsidR="00EF5629" w:rsidRPr="004C0351">
        <w:rPr>
          <w:rFonts w:ascii="Calibri" w:hAnsi="Calibri" w:cs="Calibri"/>
          <w:noProof/>
          <w:sz w:val="24"/>
          <w:rPrChange w:id="40" w:author="fariba abbassi" w:date="2026-02-06T12:28:00Z" w16du:dateUtc="2026-02-06T11:28:00Z">
            <w:rPr>
              <w:noProof/>
            </w:rPr>
          </w:rPrChange>
        </w:rPr>
        <w:t>Surgical Outcome Reporting. Moving from a Comic to a Tragic Opera? Annals of Surgery 2024: 10.1097/SLA.0000000000006226.</w:t>
      </w:r>
    </w:p>
    <w:p w14:paraId="227D6C55" w14:textId="77777777" w:rsidR="00EF5629" w:rsidRPr="004C0351" w:rsidRDefault="00EF5629">
      <w:pPr>
        <w:pStyle w:val="EndNoteBibliography"/>
        <w:spacing w:after="0" w:line="480" w:lineRule="auto"/>
        <w:ind w:left="720" w:hanging="720"/>
        <w:rPr>
          <w:rFonts w:ascii="Calibri" w:hAnsi="Calibri" w:cs="Calibri"/>
          <w:noProof/>
          <w:sz w:val="24"/>
          <w:rPrChange w:id="41" w:author="fariba abbassi" w:date="2026-02-06T12:28:00Z" w16du:dateUtc="2026-02-06T11:28:00Z">
            <w:rPr>
              <w:noProof/>
            </w:rPr>
          </w:rPrChange>
        </w:rPr>
        <w:pPrChange w:id="42" w:author="fariba abbassi" w:date="2026-02-06T12:28:00Z" w16du:dateUtc="2026-02-06T11:28:00Z">
          <w:pPr>
            <w:pStyle w:val="EndNoteBibliography"/>
            <w:spacing w:after="0"/>
            <w:ind w:left="720" w:hanging="720"/>
          </w:pPr>
        </w:pPrChange>
      </w:pPr>
      <w:r w:rsidRPr="004C0351">
        <w:rPr>
          <w:rFonts w:ascii="Calibri" w:hAnsi="Calibri" w:cs="Calibri"/>
          <w:noProof/>
          <w:sz w:val="24"/>
          <w:rPrChange w:id="43" w:author="fariba abbassi" w:date="2026-02-06T12:28:00Z" w16du:dateUtc="2026-02-06T11:28:00Z">
            <w:rPr>
              <w:noProof/>
            </w:rPr>
          </w:rPrChange>
        </w:rPr>
        <w:t>2</w:t>
      </w:r>
      <w:r w:rsidRPr="004C0351">
        <w:rPr>
          <w:rFonts w:ascii="Calibri" w:hAnsi="Calibri" w:cs="Calibri"/>
          <w:noProof/>
          <w:sz w:val="24"/>
          <w:rPrChange w:id="44" w:author="fariba abbassi" w:date="2026-02-06T12:28:00Z" w16du:dateUtc="2026-02-06T11:28:00Z">
            <w:rPr>
              <w:noProof/>
            </w:rPr>
          </w:rPrChange>
        </w:rPr>
        <w:tab/>
        <w:t>R Core Team. R: A language and environment for statistical computing. Vienna, Austria: R Foundation for Statistical Computing; 2026.</w:t>
      </w:r>
    </w:p>
    <w:p w14:paraId="3C2CA443" w14:textId="77777777" w:rsidR="00EF5629" w:rsidRPr="004C0351" w:rsidRDefault="00EF5629">
      <w:pPr>
        <w:pStyle w:val="EndNoteBibliography"/>
        <w:spacing w:line="480" w:lineRule="auto"/>
        <w:ind w:left="720" w:hanging="720"/>
        <w:rPr>
          <w:rFonts w:ascii="Calibri" w:hAnsi="Calibri" w:cs="Calibri"/>
          <w:noProof/>
          <w:sz w:val="24"/>
          <w:rPrChange w:id="45" w:author="fariba abbassi" w:date="2026-02-06T12:28:00Z" w16du:dateUtc="2026-02-06T11:28:00Z">
            <w:rPr>
              <w:noProof/>
            </w:rPr>
          </w:rPrChange>
        </w:rPr>
        <w:pPrChange w:id="46" w:author="fariba abbassi" w:date="2026-02-06T12:28:00Z" w16du:dateUtc="2026-02-06T11:28:00Z">
          <w:pPr>
            <w:pStyle w:val="EndNoteBibliography"/>
            <w:ind w:left="720" w:hanging="720"/>
          </w:pPr>
        </w:pPrChange>
      </w:pPr>
      <w:r w:rsidRPr="004C0351">
        <w:rPr>
          <w:rFonts w:ascii="Calibri" w:hAnsi="Calibri" w:cs="Calibri"/>
          <w:noProof/>
          <w:sz w:val="24"/>
          <w:rPrChange w:id="47" w:author="fariba abbassi" w:date="2026-02-06T12:28:00Z" w16du:dateUtc="2026-02-06T11:28:00Z">
            <w:rPr>
              <w:noProof/>
            </w:rPr>
          </w:rPrChange>
        </w:rPr>
        <w:t>3</w:t>
      </w:r>
      <w:r w:rsidRPr="004C0351">
        <w:rPr>
          <w:rFonts w:ascii="Calibri" w:hAnsi="Calibri" w:cs="Calibri"/>
          <w:noProof/>
          <w:sz w:val="24"/>
          <w:rPrChange w:id="48" w:author="fariba abbassi" w:date="2026-02-06T12:28:00Z" w16du:dateUtc="2026-02-06T11:28:00Z">
            <w:rPr>
              <w:noProof/>
            </w:rPr>
          </w:rPrChange>
        </w:rPr>
        <w:tab/>
        <w:t>Abbassi F, Pfister M, Braun J et al. Beyond P Values : Novel Minimal Important Difference of the Comprehensive Complication Index That Reflects a Meaningful Outcome for Patients Undergoing Major Abdominal Surgery. Ann Surg 2025; 282 (5): 670-677.</w:t>
      </w:r>
    </w:p>
    <w:p w14:paraId="33C7CA0F" w14:textId="7B7E6D1B" w:rsidR="00203336" w:rsidRPr="009C4A8E" w:rsidRDefault="00B5205F">
      <w:pPr>
        <w:pStyle w:val="Literaturverzeichnis"/>
        <w:spacing w:line="480" w:lineRule="auto"/>
        <w:jc w:val="left"/>
        <w:rPr>
          <w:rFonts w:ascii="Calibri" w:hAnsi="Calibri" w:cs="Calibri"/>
          <w:color w:val="000000" w:themeColor="text1"/>
          <w:sz w:val="24"/>
        </w:rPr>
        <w:pPrChange w:id="49" w:author="fariba abbassi" w:date="2026-02-06T12:28:00Z" w16du:dateUtc="2026-02-06T11:28:00Z">
          <w:pPr>
            <w:pStyle w:val="Literaturverzeichnis"/>
            <w:spacing w:line="480" w:lineRule="auto"/>
          </w:pPr>
        </w:pPrChange>
      </w:pPr>
      <w:r w:rsidRPr="004C0351">
        <w:rPr>
          <w:rFonts w:ascii="Calibri" w:hAnsi="Calibri" w:cs="Calibri"/>
          <w:color w:val="000000" w:themeColor="text1"/>
          <w:sz w:val="24"/>
        </w:rPr>
        <w:fldChar w:fldCharType="end"/>
      </w:r>
    </w:p>
    <w:p w14:paraId="1D50FA14" w14:textId="77777777" w:rsidR="00B5205F" w:rsidRPr="009C4A8E" w:rsidRDefault="00B5205F">
      <w:pPr>
        <w:jc w:val="left"/>
        <w:pPrChange w:id="50" w:author="fariba abbassi" w:date="2026-02-06T11:54:00Z" w16du:dateUtc="2026-02-06T10:54:00Z">
          <w:pPr/>
        </w:pPrChange>
      </w:pPr>
    </w:p>
    <w:p w14:paraId="242DD665" w14:textId="77777777" w:rsidR="00B5205F" w:rsidRPr="009C4A8E" w:rsidRDefault="00B5205F">
      <w:pPr>
        <w:jc w:val="left"/>
        <w:sectPr w:rsidR="00B5205F" w:rsidRPr="009C4A8E">
          <w:footerReference w:type="even" r:id="rId13"/>
          <w:footerReference w:type="default" r:id="rId14"/>
          <w:pgSz w:w="12240" w:h="15840"/>
          <w:pgMar w:top="1440" w:right="1440" w:bottom="1440" w:left="1440" w:header="720" w:footer="720" w:gutter="0"/>
          <w:cols w:space="720"/>
          <w:docGrid w:linePitch="360"/>
        </w:sectPr>
        <w:pPrChange w:id="51" w:author="fariba abbassi" w:date="2026-02-06T11:54:00Z" w16du:dateUtc="2026-02-06T10:54:00Z">
          <w:pPr/>
        </w:pPrChange>
      </w:pPr>
    </w:p>
    <w:p w14:paraId="1BA24E54" w14:textId="77777777" w:rsidR="00B5205F" w:rsidRPr="009C4A8E" w:rsidRDefault="00B5205F" w:rsidP="001F415F">
      <w:pPr>
        <w:jc w:val="left"/>
      </w:pPr>
    </w:p>
    <w:p w14:paraId="4DD86D87" w14:textId="0924A7B8" w:rsidR="004C0351" w:rsidRDefault="004439BE" w:rsidP="004C0351">
      <w:pPr>
        <w:pStyle w:val="Titre21"/>
      </w:pPr>
      <w:r w:rsidRPr="001F415F">
        <w:t>TABLES</w:t>
      </w:r>
    </w:p>
    <w:p w14:paraId="4345B545" w14:textId="77777777" w:rsidR="004C0351" w:rsidRPr="009C4A8E" w:rsidRDefault="004C0351" w:rsidP="001F415F">
      <w:pPr>
        <w:spacing w:line="240" w:lineRule="auto"/>
        <w:jc w:val="left"/>
        <w:rPr>
          <w:rFonts w:ascii="Calibri" w:hAnsi="Calibri" w:cs="Calibri"/>
          <w:b/>
          <w:bCs/>
          <w:color w:val="000000" w:themeColor="text1"/>
          <w:sz w:val="24"/>
        </w:rPr>
      </w:pPr>
      <w:r w:rsidRPr="009C4A8E">
        <w:rPr>
          <w:rFonts w:ascii="Calibri" w:hAnsi="Calibri" w:cs="Calibri"/>
          <w:b/>
          <w:bCs/>
          <w:color w:val="000000" w:themeColor="text1"/>
          <w:sz w:val="24"/>
        </w:rPr>
        <w:t>Table 1 Characteristics of randomized controlled trials meaningfully informing practice.</w:t>
      </w:r>
    </w:p>
    <w:tbl>
      <w:tblPr>
        <w:tblStyle w:val="Tabellenraster"/>
        <w:tblW w:w="0" w:type="auto"/>
        <w:tblLook w:val="04A0" w:firstRow="1" w:lastRow="0" w:firstColumn="1" w:lastColumn="0" w:noHBand="0" w:noVBand="1"/>
      </w:tblPr>
      <w:tblGrid>
        <w:gridCol w:w="9350"/>
      </w:tblGrid>
      <w:tr w:rsidR="004C0351" w:rsidRPr="009C4A8E" w14:paraId="3ED02571" w14:textId="77777777" w:rsidTr="00D56E54">
        <w:tc>
          <w:tcPr>
            <w:tcW w:w="9350" w:type="dxa"/>
          </w:tcPr>
          <w:p w14:paraId="6447FE31"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1. Specification of the hypothesis of the trial for the primary outcome (e.g., superiority, non-inferiority or equivalence)</w:t>
            </w:r>
          </w:p>
          <w:p w14:paraId="38EF8DB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2. Specification of the study design (e.g., superiority, non-inferiority or equivalence) that matches the study hypothesis</w:t>
            </w:r>
          </w:p>
          <w:p w14:paraId="591D9A19"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3. Specification of a primary endpoint</w:t>
            </w:r>
          </w:p>
          <w:p w14:paraId="5FAD9662"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 xml:space="preserve">4. Use of a MID, definition of a clinically relevant effect or definition of a Cohen’s </w:t>
            </w:r>
            <w:r w:rsidRPr="009C4A8E">
              <w:rPr>
                <w:rFonts w:ascii="Calibri" w:hAnsi="Calibri" w:cs="Calibri"/>
                <w:i/>
                <w:iCs/>
                <w:color w:val="000000" w:themeColor="text1"/>
                <w:sz w:val="24"/>
              </w:rPr>
              <w:t>d</w:t>
            </w:r>
            <w:r w:rsidRPr="009C4A8E">
              <w:rPr>
                <w:rFonts w:ascii="Calibri" w:hAnsi="Calibri" w:cs="Calibri"/>
                <w:color w:val="000000" w:themeColor="text1"/>
                <w:sz w:val="24"/>
              </w:rPr>
              <w:t xml:space="preserve"> target value to base sample size calculations upon</w:t>
            </w:r>
          </w:p>
          <w:p w14:paraId="216F1D9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5. Consideration of clinical relevance (e.g., through the MID) to discuss and interpret the results for the primary outcome</w:t>
            </w:r>
          </w:p>
        </w:tc>
      </w:tr>
    </w:tbl>
    <w:p w14:paraId="5239413B" w14:textId="77777777" w:rsidR="004C0351" w:rsidRDefault="004C0351" w:rsidP="004C0351">
      <w:pPr>
        <w:spacing w:line="480" w:lineRule="auto"/>
        <w:jc w:val="left"/>
        <w:rPr>
          <w:rFonts w:ascii="Calibri" w:hAnsi="Calibri" w:cs="Calibri"/>
          <w:color w:val="000000" w:themeColor="text1"/>
          <w:sz w:val="24"/>
        </w:rPr>
      </w:pPr>
    </w:p>
    <w:p w14:paraId="2467046F" w14:textId="77777777" w:rsidR="004C0351" w:rsidRDefault="004C0351" w:rsidP="004C0351">
      <w:pPr>
        <w:spacing w:line="480" w:lineRule="auto"/>
        <w:jc w:val="left"/>
        <w:rPr>
          <w:rFonts w:ascii="Calibri" w:hAnsi="Calibri" w:cs="Calibri"/>
          <w:color w:val="000000" w:themeColor="text1"/>
          <w:sz w:val="24"/>
        </w:rPr>
      </w:pPr>
    </w:p>
    <w:p w14:paraId="56E89801" w14:textId="77777777" w:rsidR="004C0351" w:rsidRDefault="004C0351" w:rsidP="004C0351">
      <w:pPr>
        <w:spacing w:line="480" w:lineRule="auto"/>
        <w:jc w:val="left"/>
        <w:rPr>
          <w:rFonts w:ascii="Calibri" w:hAnsi="Calibri" w:cs="Calibri"/>
          <w:color w:val="000000" w:themeColor="text1"/>
          <w:sz w:val="24"/>
        </w:rPr>
      </w:pPr>
    </w:p>
    <w:p w14:paraId="2C28E8F3" w14:textId="77777777" w:rsidR="004C0351" w:rsidRDefault="004C0351" w:rsidP="004C0351">
      <w:pPr>
        <w:spacing w:line="480" w:lineRule="auto"/>
        <w:jc w:val="left"/>
        <w:rPr>
          <w:rFonts w:ascii="Calibri" w:hAnsi="Calibri" w:cs="Calibri"/>
          <w:color w:val="000000" w:themeColor="text1"/>
          <w:sz w:val="24"/>
        </w:rPr>
      </w:pPr>
    </w:p>
    <w:p w14:paraId="4ACFE7E8" w14:textId="77777777" w:rsidR="004C0351" w:rsidRDefault="004C0351" w:rsidP="004C0351">
      <w:pPr>
        <w:spacing w:line="480" w:lineRule="auto"/>
        <w:jc w:val="left"/>
        <w:rPr>
          <w:rFonts w:ascii="Calibri" w:hAnsi="Calibri" w:cs="Calibri"/>
          <w:color w:val="000000" w:themeColor="text1"/>
          <w:sz w:val="24"/>
        </w:rPr>
      </w:pPr>
    </w:p>
    <w:p w14:paraId="00622979" w14:textId="77777777" w:rsidR="004C0351" w:rsidRPr="009C4A8E" w:rsidRDefault="004C0351" w:rsidP="004C0351">
      <w:pPr>
        <w:spacing w:line="480" w:lineRule="auto"/>
        <w:jc w:val="left"/>
        <w:rPr>
          <w:rFonts w:ascii="Calibri" w:hAnsi="Calibri" w:cs="Calibri"/>
          <w:color w:val="000000" w:themeColor="text1"/>
          <w:sz w:val="24"/>
        </w:rPr>
      </w:pPr>
    </w:p>
    <w:p w14:paraId="0313D748" w14:textId="77777777" w:rsidR="004C0351" w:rsidRPr="009C4A8E" w:rsidRDefault="004C0351" w:rsidP="004C0351">
      <w:pPr>
        <w:pStyle w:val="TableCaption"/>
        <w:keepNext/>
        <w:pBdr>
          <w:top w:val="none" w:sz="0" w:space="0" w:color="000000"/>
          <w:left w:val="none" w:sz="0" w:space="0" w:color="000000"/>
          <w:bottom w:val="none" w:sz="0" w:space="0" w:color="000000"/>
          <w:right w:val="none" w:sz="0" w:space="0" w:color="000000"/>
        </w:pBdr>
        <w:spacing w:before="60" w:after="60"/>
        <w:ind w:right="60" w:hanging="567"/>
        <w:jc w:val="left"/>
        <w:rPr>
          <w:rFonts w:ascii="Calibri" w:hAnsi="Calibri" w:cs="Calibri"/>
          <w:b w:val="0"/>
          <w:bCs/>
        </w:rPr>
      </w:pPr>
      <w:r w:rsidRPr="009C4A8E">
        <w:rPr>
          <w:rFonts w:ascii="Calibri" w:hAnsi="Calibri" w:cs="Calibri"/>
          <w:i w:val="0"/>
          <w:iCs/>
        </w:rPr>
        <w:lastRenderedPageBreak/>
        <w:t>Table 2</w:t>
      </w:r>
      <w:r w:rsidRPr="009C4A8E">
        <w:rPr>
          <w:rFonts w:ascii="Calibri" w:hAnsi="Calibri" w:cs="Calibri"/>
        </w:rPr>
        <w:t xml:space="preserve">. </w:t>
      </w:r>
      <w:r w:rsidRPr="009C4A8E">
        <w:rPr>
          <w:rFonts w:ascii="Calibri" w:hAnsi="Calibri" w:cs="Calibri"/>
          <w:b w:val="0"/>
          <w:bCs/>
          <w:i w:val="0"/>
          <w:iCs/>
        </w:rPr>
        <w:t>Information Provided in Pre-trial Documents of Published Randomized Controlled Trials</w:t>
      </w:r>
    </w:p>
    <w:tbl>
      <w:tblPr>
        <w:tblW w:w="10185" w:type="dxa"/>
        <w:jc w:val="center"/>
        <w:tblLayout w:type="fixed"/>
        <w:tblLook w:val="0420" w:firstRow="1" w:lastRow="0" w:firstColumn="0" w:lastColumn="0" w:noHBand="0" w:noVBand="1"/>
      </w:tblPr>
      <w:tblGrid>
        <w:gridCol w:w="3547"/>
        <w:gridCol w:w="2554"/>
        <w:gridCol w:w="2270"/>
        <w:gridCol w:w="1814"/>
      </w:tblGrid>
      <w:tr w:rsidR="004C0351" w:rsidRPr="009C4A8E" w14:paraId="3C6F9288" w14:textId="77777777" w:rsidTr="00D56E54">
        <w:trPr>
          <w:tblHeader/>
          <w:jc w:val="center"/>
        </w:trPr>
        <w:tc>
          <w:tcPr>
            <w:tcW w:w="354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3688D3" w14:textId="77777777" w:rsidR="004C0351" w:rsidRPr="009C4A8E" w:rsidRDefault="004C0351" w:rsidP="00D56E54">
            <w:pPr>
              <w:pStyle w:val="KeinLeerraum"/>
              <w:tabs>
                <w:tab w:val="left" w:pos="1134"/>
              </w:tabs>
              <w:spacing w:line="360" w:lineRule="auto"/>
              <w:jc w:val="left"/>
              <w:rPr>
                <w:rFonts w:ascii="Calibri" w:hAnsi="Calibri" w:cs="Calibri"/>
                <w:b/>
                <w:bCs/>
              </w:rPr>
            </w:pPr>
          </w:p>
        </w:tc>
        <w:tc>
          <w:tcPr>
            <w:tcW w:w="255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2BCBD0" w14:textId="77777777" w:rsidR="004C0351" w:rsidRPr="009C4A8E" w:rsidRDefault="004C0351" w:rsidP="00D56E54">
            <w:pPr>
              <w:pStyle w:val="KeinLeerraum"/>
              <w:spacing w:line="360" w:lineRule="auto"/>
              <w:jc w:val="left"/>
              <w:rPr>
                <w:rFonts w:ascii="Calibri" w:hAnsi="Calibri" w:cs="Calibri"/>
                <w:b/>
                <w:bCs/>
              </w:rPr>
            </w:pPr>
            <w:r w:rsidRPr="009C4A8E">
              <w:rPr>
                <w:rFonts w:ascii="Calibri" w:hAnsi="Calibri" w:cs="Calibri"/>
                <w:b/>
                <w:bCs/>
              </w:rPr>
              <w:t xml:space="preserve">Protocol published  </w:t>
            </w:r>
            <w:r w:rsidRPr="009C4A8E">
              <w:rPr>
                <w:rFonts w:ascii="Calibri" w:hAnsi="Calibri" w:cs="Calibri"/>
                <w:b/>
                <w:bCs/>
              </w:rPr>
              <w:br/>
              <w:t>N = 31</w:t>
            </w:r>
            <w:r w:rsidRPr="009C4A8E">
              <w:rPr>
                <w:rFonts w:ascii="Calibri" w:hAnsi="Calibri" w:cs="Calibri"/>
              </w:rPr>
              <w:t>, n(%)</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6CE2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 xml:space="preserve">Protocol unpublished  </w:t>
            </w:r>
            <w:r w:rsidRPr="009C4A8E">
              <w:rPr>
                <w:rFonts w:ascii="Calibri" w:hAnsi="Calibri" w:cs="Calibri"/>
                <w:b/>
                <w:bCs/>
              </w:rPr>
              <w:br/>
              <w:t>N = 8</w:t>
            </w:r>
            <w:r w:rsidRPr="009C4A8E">
              <w:rPr>
                <w:rFonts w:ascii="Calibri" w:hAnsi="Calibri" w:cs="Calibri"/>
              </w:rPr>
              <w:t>, n(%)</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8F244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Registry records</w:t>
            </w:r>
            <w:r w:rsidRPr="009C4A8E">
              <w:rPr>
                <w:rFonts w:ascii="Calibri" w:hAnsi="Calibri" w:cs="Calibri"/>
                <w:b/>
                <w:bCs/>
              </w:rPr>
              <w:br/>
              <w:t>N = 45</w:t>
            </w:r>
            <w:r w:rsidRPr="009C4A8E">
              <w:rPr>
                <w:rFonts w:ascii="Calibri" w:hAnsi="Calibri" w:cs="Calibri"/>
              </w:rPr>
              <w:t>, n(%)</w:t>
            </w:r>
          </w:p>
        </w:tc>
      </w:tr>
      <w:tr w:rsidR="004C0351" w:rsidRPr="009C4A8E" w14:paraId="72A13B56"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543F9"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Primary endpoint defined</w:t>
            </w:r>
          </w:p>
          <w:p w14:paraId="251D75C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Secondary endpoint defined</w:t>
            </w:r>
          </w:p>
          <w:p w14:paraId="763B663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 xml:space="preserve">Study aim for primary endpoint </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C7A6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p w14:paraId="427FE2E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1C2C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p w14:paraId="730AA2A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F211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p w14:paraId="31750DD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2AED96B5" w14:textId="77777777" w:rsidTr="00D56E54">
        <w:trPr>
          <w:trHeight w:val="414"/>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E3599"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B02E0"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10 (32%)</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A327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F49C3"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(4%)</w:t>
            </w:r>
          </w:p>
        </w:tc>
      </w:tr>
      <w:tr w:rsidR="004C0351" w:rsidRPr="009C4A8E" w14:paraId="2FC7C34F" w14:textId="77777777" w:rsidTr="00D56E54">
        <w:trPr>
          <w:trHeight w:val="180"/>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B6190"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AB9E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(19%)</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B0F5D"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935F6"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(2%)</w:t>
            </w:r>
          </w:p>
        </w:tc>
      </w:tr>
      <w:tr w:rsidR="004C0351" w:rsidRPr="009C4A8E" w14:paraId="72C5263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C763B"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088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15 (48%)</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84D7B"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15274"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35853425"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74840"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Study aim for secondary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B6AEE" w14:textId="77777777" w:rsidR="004C0351" w:rsidRPr="009C4A8E" w:rsidRDefault="004C0351" w:rsidP="00D56E54">
            <w:pPr>
              <w:pStyle w:val="KeinLeerraum"/>
              <w:spacing w:line="360" w:lineRule="auto"/>
              <w:jc w:val="left"/>
              <w:rPr>
                <w:rFonts w:ascii="Calibri" w:hAnsi="Calibri" w:cs="Calibri"/>
                <w:b/>
                <w:bCs/>
              </w:rPr>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228B1" w14:textId="77777777" w:rsidR="004C0351" w:rsidRPr="009C4A8E" w:rsidRDefault="004C0351" w:rsidP="00D56E54">
            <w:pPr>
              <w:pStyle w:val="KeinLeerraum"/>
              <w:spacing w:line="360" w:lineRule="auto"/>
              <w:jc w:val="left"/>
              <w:rPr>
                <w:rFonts w:ascii="Calibri" w:hAnsi="Calibri" w:cs="Calibri"/>
                <w:b/>
                <w:bCs/>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FEE48" w14:textId="77777777" w:rsidR="004C0351" w:rsidRPr="009C4A8E" w:rsidRDefault="004C0351" w:rsidP="00D56E54">
            <w:pPr>
              <w:pStyle w:val="KeinLeerraum"/>
              <w:spacing w:line="360" w:lineRule="auto"/>
              <w:jc w:val="left"/>
              <w:rPr>
                <w:rFonts w:ascii="Calibri" w:hAnsi="Calibri" w:cs="Calibri"/>
                <w:b/>
                <w:bCs/>
              </w:rPr>
            </w:pPr>
          </w:p>
        </w:tc>
      </w:tr>
      <w:tr w:rsidR="004C0351" w:rsidRPr="009C4A8E" w14:paraId="4667806D"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E502C"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694E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(6%)</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C4C5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9BCA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5150589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6B80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FBE7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B8D3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6301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080C38E9"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2ADF0"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Equivalence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77BF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(3%)</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ACFC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0D4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705A4D50"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FF55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5163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28 (90%)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28B4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7202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tc>
      </w:tr>
      <w:tr w:rsidR="004C0351" w:rsidRPr="009C4A8E" w14:paraId="436AED0F"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4F6A3"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Sample size calculation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6BFB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62DB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4BBF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(13%)</w:t>
            </w:r>
          </w:p>
        </w:tc>
      </w:tr>
    </w:tbl>
    <w:p w14:paraId="056E2E1F" w14:textId="77777777" w:rsidR="004C0351" w:rsidRDefault="004C0351" w:rsidP="004C0351"/>
    <w:p w14:paraId="2ABDE1BA" w14:textId="77777777" w:rsidR="004C0351" w:rsidRDefault="004C0351" w:rsidP="004C0351"/>
    <w:p w14:paraId="28EA1171" w14:textId="2F66FFA9" w:rsidR="004C0351" w:rsidRDefault="004C0351">
      <w:pPr>
        <w:spacing w:before="0" w:after="160" w:line="278" w:lineRule="auto"/>
        <w:jc w:val="left"/>
        <w:rPr>
          <w:ins w:id="52" w:author="fariba abbassi" w:date="2026-02-06T12:26:00Z" w16du:dateUtc="2026-02-06T11:26:00Z"/>
        </w:rPr>
      </w:pPr>
      <w:ins w:id="53" w:author="fariba abbassi" w:date="2026-02-06T12:26:00Z" w16du:dateUtc="2026-02-06T11:26:00Z">
        <w:r>
          <w:br w:type="page"/>
        </w:r>
      </w:ins>
    </w:p>
    <w:p w14:paraId="17E30E83" w14:textId="7AD67212" w:rsidR="00226E35" w:rsidRPr="00BF1B86" w:rsidRDefault="004C0351" w:rsidP="001F415F">
      <w:pPr>
        <w:pStyle w:val="Titre11"/>
        <w:spacing w:line="480" w:lineRule="auto"/>
        <w:jc w:val="left"/>
        <w:rPr>
          <w:szCs w:val="28"/>
        </w:rPr>
      </w:pPr>
      <w:ins w:id="54" w:author="fariba abbassi" w:date="2026-02-06T12:26:00Z" w16du:dateUtc="2026-02-06T11:26:00Z">
        <w:r w:rsidRPr="004C0351">
          <w:rPr>
            <w:rFonts w:ascii="Calibri" w:hAnsi="Calibri" w:cs="Calibri"/>
            <w:sz w:val="28"/>
            <w:szCs w:val="28"/>
            <w:rPrChange w:id="55" w:author="fariba abbassi" w:date="2026-02-06T12:30:00Z" w16du:dateUtc="2026-02-06T11:30:00Z">
              <w:rPr>
                <w:rFonts w:ascii="Calibri" w:hAnsi="Calibri" w:cs="Calibri"/>
                <w:iCs w:val="0"/>
                <w:color w:val="0A2F41" w:themeColor="accent1" w:themeShade="80"/>
                <w:sz w:val="28"/>
                <w:szCs w:val="30"/>
              </w:rPr>
            </w:rPrChange>
          </w:rPr>
          <w:lastRenderedPageBreak/>
          <w:t>FIGURES</w:t>
        </w:r>
      </w:ins>
    </w:p>
    <w:p w14:paraId="0C1FAE6C" w14:textId="34BB7E25" w:rsidR="00203336" w:rsidRPr="001F415F" w:rsidRDefault="00203336" w:rsidP="001F415F">
      <w:pPr>
        <w:pStyle w:val="Titre21"/>
        <w:rPr>
          <w:color w:val="000000" w:themeColor="text1"/>
          <w:sz w:val="24"/>
          <w:szCs w:val="24"/>
        </w:rPr>
      </w:pPr>
      <w:r w:rsidRPr="001F415F">
        <w:rPr>
          <w:color w:val="000000" w:themeColor="text1"/>
          <w:sz w:val="24"/>
          <w:szCs w:val="24"/>
        </w:rPr>
        <w:t xml:space="preserve">Figure 1: </w:t>
      </w:r>
      <w:r w:rsidR="00B602F3" w:rsidRPr="001F415F">
        <w:rPr>
          <w:noProof/>
          <w:color w:val="000000" w:themeColor="text1"/>
          <w:sz w:val="24"/>
          <w:szCs w:val="24"/>
        </w:rPr>
        <w:t>PRIMA</w:t>
      </w:r>
      <w:r w:rsidRPr="001F415F">
        <w:rPr>
          <w:noProof/>
          <w:color w:val="000000" w:themeColor="text1"/>
          <w:sz w:val="24"/>
          <w:szCs w:val="24"/>
        </w:rPr>
        <w:t xml:space="preserve"> Flow chart for </w:t>
      </w:r>
      <w:r w:rsidR="00B602F3" w:rsidRPr="001F415F">
        <w:rPr>
          <w:noProof/>
          <w:color w:val="000000" w:themeColor="text1"/>
          <w:sz w:val="24"/>
          <w:szCs w:val="24"/>
        </w:rPr>
        <w:t>study</w:t>
      </w:r>
      <w:r w:rsidRPr="001F415F">
        <w:rPr>
          <w:noProof/>
          <w:color w:val="000000" w:themeColor="text1"/>
          <w:sz w:val="24"/>
          <w:szCs w:val="24"/>
        </w:rPr>
        <w:t xml:space="preserve"> inclusion</w:t>
      </w:r>
    </w:p>
    <w:p w14:paraId="77E6D707" w14:textId="2D8F2D73" w:rsidR="00203336" w:rsidRPr="004C0351" w:rsidRDefault="00203336" w:rsidP="001F415F">
      <w:pPr>
        <w:spacing w:line="480" w:lineRule="auto"/>
        <w:jc w:val="left"/>
        <w:rPr>
          <w:rFonts w:ascii="Calibri" w:hAnsi="Calibri" w:cs="Calibri"/>
          <w:b/>
          <w:bCs/>
          <w:noProof/>
          <w:color w:val="000000" w:themeColor="text1"/>
          <w:sz w:val="24"/>
        </w:rPr>
      </w:pPr>
      <w:r w:rsidRPr="004C0351">
        <w:rPr>
          <w:rFonts w:ascii="Calibri" w:hAnsi="Calibri" w:cs="Calibri"/>
          <w:b/>
          <w:bCs/>
          <w:noProof/>
          <w:color w:val="000000" w:themeColor="text1"/>
          <w:sz w:val="24"/>
        </w:rPr>
        <w:t xml:space="preserve">Figure 1 – Flow chart for </w:t>
      </w:r>
      <w:r w:rsidR="00B602F3" w:rsidRPr="004C0351">
        <w:rPr>
          <w:rFonts w:ascii="Calibri" w:hAnsi="Calibri" w:cs="Calibri"/>
          <w:b/>
          <w:bCs/>
          <w:noProof/>
          <w:color w:val="000000" w:themeColor="text1"/>
          <w:sz w:val="24"/>
        </w:rPr>
        <w:t>study</w:t>
      </w:r>
      <w:r w:rsidRPr="004C0351">
        <w:rPr>
          <w:rFonts w:ascii="Calibri" w:hAnsi="Calibri" w:cs="Calibri"/>
          <w:b/>
          <w:bCs/>
          <w:noProof/>
          <w:color w:val="000000" w:themeColor="text1"/>
          <w:sz w:val="24"/>
        </w:rPr>
        <w:t xml:space="preserve"> inclusion. </w:t>
      </w:r>
    </w:p>
    <w:p w14:paraId="1B2CF949" w14:textId="77777777" w:rsidR="004C0351" w:rsidRPr="009C4A8E" w:rsidRDefault="004C0351" w:rsidP="001F415F">
      <w:pPr>
        <w:spacing w:line="480" w:lineRule="auto"/>
        <w:jc w:val="left"/>
        <w:rPr>
          <w:rFonts w:ascii="Calibri" w:hAnsi="Calibri" w:cs="Calibri"/>
          <w:color w:val="000000" w:themeColor="text1"/>
          <w:sz w:val="24"/>
        </w:rPr>
      </w:pPr>
    </w:p>
    <w:p w14:paraId="3C621983" w14:textId="7B3CADAC" w:rsidR="00B602F3" w:rsidRPr="009C4A8E" w:rsidRDefault="00B602F3" w:rsidP="004C0351">
      <w:pPr>
        <w:spacing w:before="0" w:after="160" w:line="480" w:lineRule="auto"/>
        <w:jc w:val="left"/>
        <w:rPr>
          <w:rFonts w:ascii="Calibri" w:hAnsi="Calibri" w:cs="Calibri"/>
          <w:color w:val="000000" w:themeColor="text1"/>
          <w:sz w:val="24"/>
        </w:rPr>
      </w:pPr>
    </w:p>
    <w:sectPr w:rsidR="00B602F3" w:rsidRPr="009C4A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fariba abbassi" w:date="2026-02-05T23:35:00Z" w:initials="fa">
    <w:p w14:paraId="325B2B09" w14:textId="572E2320" w:rsidR="00273C22" w:rsidRDefault="00273C22" w:rsidP="00273C22">
      <w:pPr>
        <w:jc w:val="left"/>
      </w:pPr>
      <w:r>
        <w:rPr>
          <w:rStyle w:val="Kommentarzeichen"/>
        </w:rPr>
        <w:annotationRef/>
      </w:r>
      <w:r>
        <w:rPr>
          <w:sz w:val="20"/>
          <w:szCs w:val="20"/>
        </w:rPr>
        <w:t>Noch nicht überarbeitet</w:t>
      </w:r>
    </w:p>
  </w:comment>
  <w:comment w:id="25" w:author="Joana Rodrigues Ribeiro" w:date="2026-02-02T17:37:00Z" w:initials="JRR">
    <w:p w14:paraId="18BFC6F5" w14:textId="59CAC240" w:rsidR="004D2DEA" w:rsidRDefault="004D2DEA" w:rsidP="004D2DEA">
      <w:pPr>
        <w:jc w:val="left"/>
      </w:pPr>
      <w:r>
        <w:rPr>
          <w:rStyle w:val="Kommentarzeichen"/>
        </w:rPr>
        <w:annotationRef/>
      </w:r>
      <w:r>
        <w:rPr>
          <w:sz w:val="20"/>
          <w:szCs w:val="20"/>
        </w:rPr>
        <w:t>adapt depending on results</w:t>
      </w:r>
    </w:p>
  </w:comment>
  <w:comment w:id="31" w:author="fariba abbassi" w:date="2026-02-06T09:44:00Z" w:initials="fa">
    <w:p w14:paraId="4A1AF573" w14:textId="77777777" w:rsidR="009C4A8E" w:rsidRDefault="00B5205F" w:rsidP="009C4A8E">
      <w:pPr>
        <w:jc w:val="left"/>
      </w:pPr>
      <w:r>
        <w:rPr>
          <w:rStyle w:val="Kommentarzeichen"/>
        </w:rPr>
        <w:annotationRef/>
      </w:r>
      <w:r w:rsidR="009C4A8E">
        <w:rPr>
          <w:sz w:val="20"/>
          <w:szCs w:val="20"/>
        </w:rPr>
        <w:t>@ Joana: I cant find this citation, is it really correct?</w:t>
      </w:r>
    </w:p>
    <w:p w14:paraId="471D617F" w14:textId="77777777" w:rsidR="009C4A8E" w:rsidRDefault="009C4A8E" w:rsidP="009C4A8E">
      <w:pPr>
        <w:jc w:val="left"/>
      </w:pPr>
      <w:r>
        <w:rPr>
          <w:sz w:val="20"/>
          <w:szCs w:val="20"/>
        </w:rPr>
        <w:t xml:space="preserve">3]        Jaeschke A, Haller B, Egger M. presize: Sample size and precision for clinical trials (R package) 2025.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B2B09" w15:done="0"/>
  <w15:commentEx w15:paraId="18BFC6F5" w15:done="0"/>
  <w15:commentEx w15:paraId="471D61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6DD9E" w16cex:dateUtc="2026-02-05T22:35:00Z"/>
  <w16cex:commentExtensible w16cex:durableId="09A57C8C" w16cex:dateUtc="2026-02-02T16:37:00Z"/>
  <w16cex:commentExtensible w16cex:durableId="4B32AC2A" w16cex:dateUtc="2026-02-06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B2B09" w16cid:durableId="0926DD9E"/>
  <w16cid:commentId w16cid:paraId="18BFC6F5" w16cid:durableId="09A57C8C"/>
  <w16cid:commentId w16cid:paraId="471D617F" w16cid:durableId="4B32AC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4490" w14:textId="77777777" w:rsidR="00F26E51" w:rsidRDefault="00F26E51" w:rsidP="001C4DED">
      <w:pPr>
        <w:spacing w:before="0" w:after="0" w:line="240" w:lineRule="auto"/>
      </w:pPr>
      <w:r>
        <w:separator/>
      </w:r>
    </w:p>
  </w:endnote>
  <w:endnote w:type="continuationSeparator" w:id="0">
    <w:p w14:paraId="74EAC26E" w14:textId="77777777" w:rsidR="00F26E51" w:rsidRDefault="00F26E51"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19CA" w14:textId="77777777" w:rsidR="00F26E51" w:rsidRDefault="00F26E51" w:rsidP="001C4DED">
      <w:pPr>
        <w:spacing w:before="0" w:after="0" w:line="240" w:lineRule="auto"/>
      </w:pPr>
      <w:r>
        <w:separator/>
      </w:r>
    </w:p>
  </w:footnote>
  <w:footnote w:type="continuationSeparator" w:id="0">
    <w:p w14:paraId="7613B7C5" w14:textId="77777777" w:rsidR="00F26E51" w:rsidRDefault="00F26E51" w:rsidP="001C4D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36pt;height:36pt;visibility:visible;mso-wrap-style:squar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5932"/>
    <w:rsid w:val="00026620"/>
    <w:rsid w:val="00055CBB"/>
    <w:rsid w:val="00071BFD"/>
    <w:rsid w:val="00083604"/>
    <w:rsid w:val="000969D6"/>
    <w:rsid w:val="000B3C56"/>
    <w:rsid w:val="00120E3F"/>
    <w:rsid w:val="0012510D"/>
    <w:rsid w:val="0013071D"/>
    <w:rsid w:val="001362E5"/>
    <w:rsid w:val="0013683F"/>
    <w:rsid w:val="00152696"/>
    <w:rsid w:val="001537F4"/>
    <w:rsid w:val="001647B5"/>
    <w:rsid w:val="0019617F"/>
    <w:rsid w:val="001A1612"/>
    <w:rsid w:val="001A65A2"/>
    <w:rsid w:val="001A67F1"/>
    <w:rsid w:val="001B0DA3"/>
    <w:rsid w:val="001B53D1"/>
    <w:rsid w:val="001C46CE"/>
    <w:rsid w:val="001C4DED"/>
    <w:rsid w:val="001D046B"/>
    <w:rsid w:val="001F1AC4"/>
    <w:rsid w:val="001F415F"/>
    <w:rsid w:val="00203336"/>
    <w:rsid w:val="00214BAE"/>
    <w:rsid w:val="002158E3"/>
    <w:rsid w:val="00225F17"/>
    <w:rsid w:val="00226E35"/>
    <w:rsid w:val="00244FBB"/>
    <w:rsid w:val="00273C22"/>
    <w:rsid w:val="00282C73"/>
    <w:rsid w:val="00287B93"/>
    <w:rsid w:val="002A2ACB"/>
    <w:rsid w:val="002A61FC"/>
    <w:rsid w:val="002B1355"/>
    <w:rsid w:val="002B4D60"/>
    <w:rsid w:val="002D5E8F"/>
    <w:rsid w:val="00307D8F"/>
    <w:rsid w:val="00312822"/>
    <w:rsid w:val="00316F2B"/>
    <w:rsid w:val="00323F60"/>
    <w:rsid w:val="00324894"/>
    <w:rsid w:val="003545D0"/>
    <w:rsid w:val="00365E5C"/>
    <w:rsid w:val="003751DE"/>
    <w:rsid w:val="00383716"/>
    <w:rsid w:val="003B4729"/>
    <w:rsid w:val="00417956"/>
    <w:rsid w:val="00420C80"/>
    <w:rsid w:val="00425AA2"/>
    <w:rsid w:val="00432805"/>
    <w:rsid w:val="004439BE"/>
    <w:rsid w:val="004572E0"/>
    <w:rsid w:val="00464261"/>
    <w:rsid w:val="004753FE"/>
    <w:rsid w:val="00486AC9"/>
    <w:rsid w:val="004C0351"/>
    <w:rsid w:val="004D2DEA"/>
    <w:rsid w:val="00500F53"/>
    <w:rsid w:val="005149CC"/>
    <w:rsid w:val="00523CC2"/>
    <w:rsid w:val="00533803"/>
    <w:rsid w:val="00546538"/>
    <w:rsid w:val="005523A3"/>
    <w:rsid w:val="00552961"/>
    <w:rsid w:val="005561D3"/>
    <w:rsid w:val="00557D54"/>
    <w:rsid w:val="00562125"/>
    <w:rsid w:val="005645D1"/>
    <w:rsid w:val="005720E9"/>
    <w:rsid w:val="0059269F"/>
    <w:rsid w:val="005A035A"/>
    <w:rsid w:val="006012AD"/>
    <w:rsid w:val="0060466C"/>
    <w:rsid w:val="00613906"/>
    <w:rsid w:val="00626B31"/>
    <w:rsid w:val="00626B74"/>
    <w:rsid w:val="00665276"/>
    <w:rsid w:val="006746E2"/>
    <w:rsid w:val="0067610B"/>
    <w:rsid w:val="0068378D"/>
    <w:rsid w:val="006C0A60"/>
    <w:rsid w:val="006C7F02"/>
    <w:rsid w:val="006D3C03"/>
    <w:rsid w:val="006D7A87"/>
    <w:rsid w:val="006F6E6E"/>
    <w:rsid w:val="00701AEC"/>
    <w:rsid w:val="00722096"/>
    <w:rsid w:val="007276AC"/>
    <w:rsid w:val="00733990"/>
    <w:rsid w:val="00750BCE"/>
    <w:rsid w:val="00761B86"/>
    <w:rsid w:val="0076522E"/>
    <w:rsid w:val="0077592A"/>
    <w:rsid w:val="007875CE"/>
    <w:rsid w:val="00791803"/>
    <w:rsid w:val="007A090A"/>
    <w:rsid w:val="007A68E3"/>
    <w:rsid w:val="007C3051"/>
    <w:rsid w:val="007C754C"/>
    <w:rsid w:val="007D57AA"/>
    <w:rsid w:val="007D7AC6"/>
    <w:rsid w:val="007E66FC"/>
    <w:rsid w:val="007F5626"/>
    <w:rsid w:val="00804D5D"/>
    <w:rsid w:val="0084194C"/>
    <w:rsid w:val="00845299"/>
    <w:rsid w:val="00862FBB"/>
    <w:rsid w:val="008712BA"/>
    <w:rsid w:val="00875787"/>
    <w:rsid w:val="008806AE"/>
    <w:rsid w:val="008A74C3"/>
    <w:rsid w:val="008B6FB2"/>
    <w:rsid w:val="008F6184"/>
    <w:rsid w:val="00903D52"/>
    <w:rsid w:val="00906A04"/>
    <w:rsid w:val="009106AB"/>
    <w:rsid w:val="0094154C"/>
    <w:rsid w:val="0095600D"/>
    <w:rsid w:val="00965D16"/>
    <w:rsid w:val="00970AA3"/>
    <w:rsid w:val="00975452"/>
    <w:rsid w:val="00982CFC"/>
    <w:rsid w:val="00996943"/>
    <w:rsid w:val="00997D9D"/>
    <w:rsid w:val="009C4A8E"/>
    <w:rsid w:val="009D7A71"/>
    <w:rsid w:val="009E11B6"/>
    <w:rsid w:val="009E184A"/>
    <w:rsid w:val="009F0B7C"/>
    <w:rsid w:val="00A06C86"/>
    <w:rsid w:val="00A2749C"/>
    <w:rsid w:val="00A56960"/>
    <w:rsid w:val="00A602EE"/>
    <w:rsid w:val="00A65F5F"/>
    <w:rsid w:val="00A70EA3"/>
    <w:rsid w:val="00A772E9"/>
    <w:rsid w:val="00A779DF"/>
    <w:rsid w:val="00A85A09"/>
    <w:rsid w:val="00AC6BBE"/>
    <w:rsid w:val="00AE42A4"/>
    <w:rsid w:val="00B01AC2"/>
    <w:rsid w:val="00B153B9"/>
    <w:rsid w:val="00B2033B"/>
    <w:rsid w:val="00B225F3"/>
    <w:rsid w:val="00B423B4"/>
    <w:rsid w:val="00B454C0"/>
    <w:rsid w:val="00B5185F"/>
    <w:rsid w:val="00B5205F"/>
    <w:rsid w:val="00B602F3"/>
    <w:rsid w:val="00B711BE"/>
    <w:rsid w:val="00B74790"/>
    <w:rsid w:val="00BA2E70"/>
    <w:rsid w:val="00BB295E"/>
    <w:rsid w:val="00BB2B93"/>
    <w:rsid w:val="00BB5B1F"/>
    <w:rsid w:val="00BC67C7"/>
    <w:rsid w:val="00BD164A"/>
    <w:rsid w:val="00BD772A"/>
    <w:rsid w:val="00BF1B86"/>
    <w:rsid w:val="00BF4E7B"/>
    <w:rsid w:val="00C12617"/>
    <w:rsid w:val="00C5245F"/>
    <w:rsid w:val="00C5252B"/>
    <w:rsid w:val="00C61C1A"/>
    <w:rsid w:val="00C6791A"/>
    <w:rsid w:val="00C800E0"/>
    <w:rsid w:val="00CA6A36"/>
    <w:rsid w:val="00CA78D5"/>
    <w:rsid w:val="00CB19BC"/>
    <w:rsid w:val="00CC1F4A"/>
    <w:rsid w:val="00CC7087"/>
    <w:rsid w:val="00CD4293"/>
    <w:rsid w:val="00CE4CC0"/>
    <w:rsid w:val="00CF3DA9"/>
    <w:rsid w:val="00D26158"/>
    <w:rsid w:val="00D31DF3"/>
    <w:rsid w:val="00D34704"/>
    <w:rsid w:val="00D42FB5"/>
    <w:rsid w:val="00D568B5"/>
    <w:rsid w:val="00D64B61"/>
    <w:rsid w:val="00D7190A"/>
    <w:rsid w:val="00D81AB4"/>
    <w:rsid w:val="00D93D28"/>
    <w:rsid w:val="00D96158"/>
    <w:rsid w:val="00D96EE4"/>
    <w:rsid w:val="00D97661"/>
    <w:rsid w:val="00DA0D49"/>
    <w:rsid w:val="00DE737F"/>
    <w:rsid w:val="00DF032D"/>
    <w:rsid w:val="00DF15B0"/>
    <w:rsid w:val="00E04B22"/>
    <w:rsid w:val="00E24926"/>
    <w:rsid w:val="00E30B09"/>
    <w:rsid w:val="00E335F1"/>
    <w:rsid w:val="00E92A9D"/>
    <w:rsid w:val="00EB62DB"/>
    <w:rsid w:val="00EB64AC"/>
    <w:rsid w:val="00EE7A12"/>
    <w:rsid w:val="00EF5629"/>
    <w:rsid w:val="00EF7F01"/>
    <w:rsid w:val="00F011A5"/>
    <w:rsid w:val="00F101C6"/>
    <w:rsid w:val="00F26E51"/>
    <w:rsid w:val="00F65F97"/>
    <w:rsid w:val="00F709D4"/>
    <w:rsid w:val="00F822F3"/>
    <w:rsid w:val="00F854F9"/>
    <w:rsid w:val="00F9275A"/>
    <w:rsid w:val="00FA1AC0"/>
    <w:rsid w:val="00FA1F21"/>
    <w:rsid w:val="00FE43CF"/>
    <w:rsid w:val="00FE58D2"/>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E8F"/>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9C4A8E"/>
    <w:pPr>
      <w:keepNext/>
      <w:keepLines/>
      <w:spacing w:after="160" w:line="480" w:lineRule="auto"/>
      <w:outlineLvl w:val="2"/>
    </w:pPr>
    <w:rPr>
      <w:rFonts w:ascii="Calibri" w:eastAsiaTheme="majorEastAsia" w:hAnsi="Calibri" w:cs="Calibri"/>
      <w:b/>
      <w:bCs/>
      <w:color w:val="000000" w:themeColor="text1"/>
      <w:kern w:val="0"/>
      <w:sz w:val="24"/>
      <w14:ligatures w14:val="none"/>
    </w:rPr>
  </w:style>
  <w:style w:type="paragraph" w:styleId="berschrift4">
    <w:name w:val="heading 4"/>
    <w:basedOn w:val="Standard"/>
    <w:next w:val="Standard"/>
    <w:link w:val="berschrift4Zchn"/>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9C4A8E"/>
    <w:rPr>
      <w:rFonts w:ascii="Calibri" w:eastAsiaTheme="majorEastAsia" w:hAnsi="Calibri" w:cs="Calibri"/>
      <w:b/>
      <w:bCs/>
      <w:color w:val="000000" w:themeColor="tex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Absatz-Standardschriftar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berschrift2"/>
    <w:next w:val="Standard"/>
    <w:link w:val="Titre21Char"/>
    <w:autoRedefine/>
    <w:qFormat/>
    <w:rsid w:val="004C0351"/>
    <w:pPr>
      <w:spacing w:before="240" w:after="240" w:line="240" w:lineRule="auto"/>
      <w:jc w:val="both"/>
    </w:pPr>
    <w:rPr>
      <w:rFonts w:ascii="Calibri" w:hAnsi="Calibri" w:cs="Calibri"/>
      <w:b/>
      <w:bCs/>
      <w:color w:val="0A2F41" w:themeColor="accent1" w:themeShade="80"/>
      <w:szCs w:val="30"/>
    </w:rPr>
  </w:style>
  <w:style w:type="character" w:customStyle="1" w:styleId="Titre21Char">
    <w:name w:val="Titre 2.1 Char"/>
    <w:basedOn w:val="Absatz-Standardschriftart"/>
    <w:link w:val="Titre21"/>
    <w:rsid w:val="004C0351"/>
    <w:rPr>
      <w:rFonts w:ascii="Calibri" w:eastAsiaTheme="majorEastAsia" w:hAnsi="Calibri" w:cs="Calibri"/>
      <w:b/>
      <w:bCs/>
      <w:color w:val="0A2F41" w:themeColor="accent1" w:themeShade="80"/>
      <w:kern w:val="0"/>
      <w:sz w:val="28"/>
      <w:szCs w:val="30"/>
      <w14:ligatures w14:val="none"/>
    </w:rPr>
  </w:style>
  <w:style w:type="paragraph" w:styleId="Literaturverzeichnis">
    <w:name w:val="Bibliography"/>
    <w:basedOn w:val="Standard"/>
    <w:next w:val="Standard"/>
    <w:uiPriority w:val="37"/>
    <w:unhideWhenUsed/>
    <w:rsid w:val="00203336"/>
    <w:pPr>
      <w:tabs>
        <w:tab w:val="left" w:pos="380"/>
      </w:tabs>
      <w:spacing w:after="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jc w:val="left"/>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 w:type="paragraph" w:customStyle="1" w:styleId="TableCaption">
    <w:name w:val="Table Caption"/>
    <w:basedOn w:val="Standard"/>
    <w:qFormat/>
    <w:rsid w:val="009C4A8E"/>
    <w:pPr>
      <w:spacing w:before="0" w:after="0" w:line="240" w:lineRule="auto"/>
      <w:jc w:val="center"/>
    </w:pPr>
    <w:rPr>
      <w:rFonts w:asciiTheme="minorHAnsi" w:eastAsiaTheme="minorEastAsia" w:hAnsiTheme="minorHAnsi"/>
      <w:b/>
      <w: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2745</Words>
  <Characters>17295</Characters>
  <Application>Microsoft Office Word</Application>
  <DocSecurity>0</DocSecurity>
  <Lines>144</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16</cp:revision>
  <dcterms:created xsi:type="dcterms:W3CDTF">2026-02-06T11:45:00Z</dcterms:created>
  <dcterms:modified xsi:type="dcterms:W3CDTF">2026-02-06T13:29:00Z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