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24AF" w:rsidR="002405D7" w:rsidP="32D09366" w:rsidRDefault="002B29D4" w14:paraId="7E45937E" w14:textId="701FA35D">
      <w:pPr>
        <w:spacing w:after="0"/>
        <w:rPr>
          <w:rFonts w:ascii="Arial" w:hAnsi="Arial" w:eastAsia="Arial" w:cs="Arial"/>
          <w:highlight w:val="yellow"/>
          <w:lang w:val="fr-CH"/>
        </w:rPr>
      </w:pPr>
      <w:r w:rsidRPr="32D09366" w:rsidR="002B29D4">
        <w:rPr>
          <w:rFonts w:ascii="Arial" w:hAnsi="Arial" w:eastAsia="Arial" w:cs="Arial"/>
          <w:highlight w:val="yellow"/>
          <w:lang w:val="fr-CH"/>
        </w:rPr>
        <w:t>XXX</w:t>
      </w:r>
      <w:r w:rsidRPr="32D09366" w:rsidR="002405D7">
        <w:rPr>
          <w:rFonts w:ascii="Arial" w:hAnsi="Arial" w:eastAsia="Arial" w:cs="Arial"/>
          <w:highlight w:val="yellow"/>
          <w:lang w:val="fr-CH"/>
        </w:rPr>
        <w:t>, MD</w:t>
      </w:r>
    </w:p>
    <w:p w:rsidRPr="007924AF" w:rsidR="002405D7" w:rsidP="32D09366" w:rsidRDefault="002B29D4" w14:paraId="4E384946" w14:textId="376202AD">
      <w:pPr>
        <w:spacing w:after="0"/>
        <w:rPr>
          <w:rFonts w:ascii="Arial" w:hAnsi="Arial" w:eastAsia="Arial" w:cs="Arial"/>
          <w:highlight w:val="yellow"/>
          <w:lang w:val="fr-CH"/>
        </w:rPr>
      </w:pPr>
      <w:r w:rsidRPr="32D09366" w:rsidR="002B29D4">
        <w:rPr>
          <w:rFonts w:ascii="Arial" w:hAnsi="Arial" w:eastAsia="Arial" w:cs="Arial"/>
          <w:highlight w:val="yellow"/>
          <w:lang w:val="fr-CH"/>
        </w:rPr>
        <w:t>XXX</w:t>
      </w:r>
      <w:r w:rsidRPr="32D09366" w:rsidR="002405D7">
        <w:rPr>
          <w:rFonts w:ascii="Arial" w:hAnsi="Arial" w:eastAsia="Arial" w:cs="Arial"/>
          <w:highlight w:val="yellow"/>
          <w:lang w:val="fr-CH"/>
        </w:rPr>
        <w:t xml:space="preserve"> </w:t>
      </w:r>
      <w:r w:rsidRPr="32D09366" w:rsidR="002B29D4">
        <w:rPr>
          <w:rFonts w:ascii="Arial" w:hAnsi="Arial" w:eastAsia="Arial" w:cs="Arial"/>
          <w:highlight w:val="yellow"/>
          <w:lang w:val="fr-CH"/>
        </w:rPr>
        <w:t>X</w:t>
      </w:r>
    </w:p>
    <w:p w:rsidRPr="007924AF" w:rsidR="002405D7" w:rsidP="32D09366" w:rsidRDefault="002B29D4" w14:paraId="605FF00C" w14:textId="61D1FBCF">
      <w:pPr>
        <w:spacing w:after="0"/>
        <w:rPr>
          <w:rFonts w:ascii="Arial" w:hAnsi="Arial" w:eastAsia="Arial" w:cs="Arial"/>
          <w:highlight w:val="yellow"/>
          <w:lang w:val="fr-CH"/>
        </w:rPr>
      </w:pPr>
      <w:r w:rsidRPr="32D09366" w:rsidR="002B29D4">
        <w:rPr>
          <w:rFonts w:ascii="Arial" w:hAnsi="Arial" w:eastAsia="Arial" w:cs="Arial"/>
          <w:highlight w:val="yellow"/>
          <w:lang w:val="fr-CH"/>
        </w:rPr>
        <w:t>XXX</w:t>
      </w:r>
      <w:r w:rsidRPr="32D09366" w:rsidR="002405D7">
        <w:rPr>
          <w:rFonts w:ascii="Arial" w:hAnsi="Arial" w:eastAsia="Arial" w:cs="Arial"/>
          <w:highlight w:val="yellow"/>
          <w:lang w:val="fr-CH"/>
        </w:rPr>
        <w:t xml:space="preserve"> Zurich – </w:t>
      </w:r>
      <w:r w:rsidRPr="32D09366" w:rsidR="002405D7">
        <w:rPr>
          <w:rFonts w:ascii="Arial" w:hAnsi="Arial" w:eastAsia="Arial" w:cs="Arial"/>
          <w:highlight w:val="yellow"/>
          <w:lang w:val="fr-CH"/>
        </w:rPr>
        <w:t>Switzerland</w:t>
      </w:r>
    </w:p>
    <w:p w:rsidRPr="007924AF" w:rsidR="002405D7" w:rsidP="32D09366" w:rsidRDefault="002405D7" w14:paraId="5B88F298" w14:textId="6D29C05F">
      <w:pPr>
        <w:spacing w:after="0"/>
        <w:rPr>
          <w:rFonts w:ascii="Arial" w:hAnsi="Arial" w:eastAsia="Arial" w:cs="Arial"/>
          <w:lang w:val="de-CH"/>
        </w:rPr>
      </w:pPr>
      <w:r w:rsidRPr="32D09366" w:rsidR="002405D7">
        <w:rPr>
          <w:rFonts w:ascii="Arial" w:hAnsi="Arial" w:eastAsia="Arial" w:cs="Arial"/>
          <w:highlight w:val="yellow"/>
          <w:lang w:val="de-CH"/>
        </w:rPr>
        <w:t>E-mail</w:t>
      </w:r>
      <w:r w:rsidRPr="32D09366" w:rsidR="002405D7">
        <w:rPr>
          <w:rFonts w:ascii="Arial" w:hAnsi="Arial" w:eastAsia="Arial" w:cs="Arial"/>
          <w:highlight w:val="yellow"/>
          <w:lang w:val="de-CH"/>
        </w:rPr>
        <w:t xml:space="preserve">: </w:t>
      </w:r>
      <w:r w:rsidRPr="32D09366" w:rsidR="002B29D4">
        <w:rPr>
          <w:rFonts w:ascii="Arial" w:hAnsi="Arial" w:eastAsia="Arial" w:cs="Arial"/>
          <w:highlight w:val="yellow"/>
        </w:rPr>
        <w:t>XXXX</w:t>
      </w:r>
      <w:r w:rsidRPr="32D09366" w:rsidR="002405D7">
        <w:rPr>
          <w:rFonts w:ascii="Arial" w:hAnsi="Arial" w:eastAsia="Arial" w:cs="Arial"/>
          <w:highlight w:val="yellow"/>
        </w:rPr>
        <w:t>@uzh.ch</w:t>
      </w:r>
    </w:p>
    <w:p w:rsidRPr="007924AF" w:rsidR="002405D7" w:rsidP="32D09366" w:rsidRDefault="002405D7" w14:paraId="2FCFA330" w14:textId="77777777">
      <w:pPr>
        <w:rPr>
          <w:rFonts w:ascii="Arial" w:hAnsi="Arial" w:eastAsia="Arial" w:cs="Arial"/>
        </w:rPr>
      </w:pPr>
    </w:p>
    <w:p w:rsidRPr="007924AF" w:rsidR="002405D7" w:rsidP="32D09366" w:rsidRDefault="002405D7" w14:paraId="4BB4267A" w14:textId="576C844E">
      <w:pPr>
        <w:spacing w:after="0"/>
        <w:rPr>
          <w:rFonts w:ascii="Arial" w:hAnsi="Arial" w:eastAsia="Arial" w:cs="Arial"/>
        </w:rPr>
      </w:pPr>
      <w:r w:rsidRPr="32D09366" w:rsidR="002405D7">
        <w:rPr>
          <w:rFonts w:ascii="Arial" w:hAnsi="Arial" w:eastAsia="Arial" w:cs="Arial"/>
        </w:rPr>
        <w:t>Dr. XXXXXX, MD</w:t>
      </w:r>
    </w:p>
    <w:p w:rsidRPr="00AC0A69" w:rsidR="002405D7" w:rsidP="32D09366" w:rsidRDefault="002405D7" w14:paraId="61388C2F" w14:textId="1B478949">
      <w:pPr>
        <w:rPr>
          <w:rFonts w:ascii="Arial" w:hAnsi="Arial" w:eastAsia="Arial" w:cs="Arial"/>
          <w:i w:val="1"/>
          <w:iCs w:val="1"/>
        </w:rPr>
      </w:pPr>
      <w:r w:rsidRPr="32D09366" w:rsidR="002405D7">
        <w:rPr>
          <w:rFonts w:ascii="Arial" w:hAnsi="Arial" w:eastAsia="Arial" w:cs="Arial"/>
          <w:i w:val="1"/>
          <w:iCs w:val="1"/>
        </w:rPr>
        <w:t>Editor-in-Chief, Annals of Surgery</w:t>
      </w:r>
    </w:p>
    <w:p w:rsidRPr="007924AF" w:rsidR="002405D7" w:rsidP="32D09366" w:rsidRDefault="002405D7" w14:paraId="5166C3C3" w14:textId="77777777">
      <w:pPr>
        <w:rPr>
          <w:rFonts w:ascii="Arial" w:hAnsi="Arial" w:eastAsia="Arial" w:cs="Arial"/>
        </w:rPr>
      </w:pPr>
    </w:p>
    <w:p w:rsidRPr="007924AF" w:rsidR="002405D7" w:rsidP="32D09366" w:rsidRDefault="007924AF" w14:paraId="6E70DDC3" w14:textId="05997206">
      <w:pPr>
        <w:rPr>
          <w:rFonts w:ascii="Arial" w:hAnsi="Arial" w:eastAsia="Arial" w:cs="Arial"/>
        </w:rPr>
      </w:pPr>
      <w:r w:rsidRPr="32D09366" w:rsidR="007924AF">
        <w:rPr>
          <w:rFonts w:ascii="Arial" w:hAnsi="Arial" w:eastAsia="Arial" w:cs="Arial"/>
        </w:rPr>
        <w:t>April</w:t>
      </w:r>
      <w:r w:rsidRPr="32D09366" w:rsidR="002405D7">
        <w:rPr>
          <w:rFonts w:ascii="Arial" w:hAnsi="Arial" w:eastAsia="Arial" w:cs="Arial"/>
        </w:rPr>
        <w:t xml:space="preserve"> 1</w:t>
      </w:r>
      <w:r w:rsidRPr="32D09366" w:rsidR="007924AF">
        <w:rPr>
          <w:rFonts w:ascii="Arial" w:hAnsi="Arial" w:eastAsia="Arial" w:cs="Arial"/>
        </w:rPr>
        <w:t>3</w:t>
      </w:r>
      <w:r w:rsidRPr="32D09366" w:rsidR="007924AF">
        <w:rPr>
          <w:rFonts w:ascii="Arial" w:hAnsi="Arial" w:eastAsia="Arial" w:cs="Arial"/>
          <w:vertAlign w:val="superscript"/>
        </w:rPr>
        <w:t>rd</w:t>
      </w:r>
      <w:r w:rsidRPr="32D09366" w:rsidR="002405D7">
        <w:rPr>
          <w:rFonts w:ascii="Arial" w:hAnsi="Arial" w:eastAsia="Arial" w:cs="Arial"/>
        </w:rPr>
        <w:t>, 2026</w:t>
      </w:r>
    </w:p>
    <w:p w:rsidRPr="007924AF" w:rsidR="002405D7" w:rsidP="32D09366" w:rsidRDefault="002405D7" w14:paraId="7AF87E71" w14:textId="77777777">
      <w:pPr>
        <w:rPr>
          <w:rFonts w:ascii="Arial" w:hAnsi="Arial" w:eastAsia="Arial" w:cs="Arial"/>
        </w:rPr>
      </w:pPr>
    </w:p>
    <w:p w:rsidRPr="007924AF" w:rsidR="007924AF" w:rsidP="32D09366" w:rsidRDefault="007924AF" w14:paraId="63990F38" w14:textId="77777777">
      <w:pPr>
        <w:pStyle w:val="s5"/>
        <w:spacing w:before="60" w:beforeAutospacing="off" w:after="90" w:afterAutospacing="off"/>
        <w:rPr>
          <w:rFonts w:ascii="Arial" w:hAnsi="Arial" w:eastAsia="Arial" w:cs="Arial"/>
          <w:color w:val="000000"/>
        </w:rPr>
      </w:pPr>
      <w:r w:rsidRPr="32D09366" w:rsidR="007924AF">
        <w:rPr>
          <w:rStyle w:val="s6"/>
          <w:rFonts w:ascii="Arial" w:hAnsi="Arial" w:eastAsia="Arial" w:cs="Arial"/>
          <w:b w:val="1"/>
          <w:bCs w:val="1"/>
          <w:color w:val="000000" w:themeColor="text1" w:themeTint="FF" w:themeShade="FF"/>
        </w:rPr>
        <w:t>Revised</w:t>
      </w:r>
      <w:r w:rsidRPr="32D09366" w:rsidR="007924AF">
        <w:rPr>
          <w:rStyle w:val="apple-converted-space"/>
          <w:rFonts w:ascii="Arial" w:hAnsi="Arial" w:eastAsia="Arial" w:cs="Arial"/>
          <w:b w:val="1"/>
          <w:bCs w:val="1"/>
          <w:color w:val="000000" w:themeColor="text1" w:themeTint="FF" w:themeShade="FF"/>
        </w:rPr>
        <w:t> </w:t>
      </w:r>
      <w:r w:rsidRPr="32D09366" w:rsidR="007924AF">
        <w:rPr>
          <w:rStyle w:val="s6"/>
          <w:rFonts w:ascii="Arial" w:hAnsi="Arial" w:eastAsia="Arial" w:cs="Arial"/>
          <w:b w:val="1"/>
          <w:bCs w:val="1"/>
          <w:color w:val="000000" w:themeColor="text1" w:themeTint="FF" w:themeShade="FF"/>
        </w:rPr>
        <w:t>manuscript submission</w:t>
      </w:r>
    </w:p>
    <w:p w:rsidRPr="007924AF" w:rsidR="007924AF" w:rsidP="32D09366" w:rsidRDefault="007924AF" w14:paraId="01E9BA07" w14:textId="03675609">
      <w:pPr>
        <w:pStyle w:val="s5"/>
        <w:spacing w:before="60" w:beforeAutospacing="off" w:after="90" w:afterAutospacing="off"/>
        <w:rPr>
          <w:rFonts w:ascii="Arial" w:hAnsi="Arial" w:eastAsia="Arial" w:cs="Arial"/>
          <w:color w:val="000000"/>
        </w:rPr>
      </w:pPr>
      <w:r w:rsidRPr="32D09366" w:rsidR="007924AF">
        <w:rPr>
          <w:rStyle w:val="s6"/>
          <w:rFonts w:ascii="Arial" w:hAnsi="Arial" w:eastAsia="Arial" w:cs="Arial"/>
          <w:b w:val="1"/>
          <w:bCs w:val="1"/>
          <w:color w:val="000000" w:themeColor="text1" w:themeTint="FF" w:themeShade="FF"/>
        </w:rPr>
        <w:t>Manuscript title: Getting to the Root of the Problem: Surgical Randomized Controlled Trials Are Poorly Designed Preventing Conclusive Decision Making</w:t>
      </w:r>
    </w:p>
    <w:p w:rsidRPr="007924AF" w:rsidR="002405D7" w:rsidP="32D09366" w:rsidRDefault="002405D7" w14:paraId="65AB9DD7" w14:textId="77777777">
      <w:pPr>
        <w:rPr>
          <w:rFonts w:ascii="Arial" w:hAnsi="Arial" w:eastAsia="Arial" w:cs="Arial"/>
        </w:rPr>
      </w:pPr>
    </w:p>
    <w:p w:rsidRPr="007924AF" w:rsidR="002405D7" w:rsidP="32D09366" w:rsidRDefault="002405D7" w14:paraId="03D33F10" w14:textId="199443D9">
      <w:pPr>
        <w:rPr>
          <w:rFonts w:ascii="Arial" w:hAnsi="Arial" w:eastAsia="Arial" w:cs="Arial"/>
        </w:rPr>
      </w:pPr>
      <w:r w:rsidRPr="32D09366" w:rsidR="7FD64747">
        <w:rPr>
          <w:rFonts w:ascii="Arial" w:hAnsi="Arial" w:eastAsia="Arial" w:cs="Arial"/>
        </w:rPr>
        <w:t xml:space="preserve">Dear </w:t>
      </w:r>
      <w:r w:rsidRPr="32D09366" w:rsidR="5A6980F3">
        <w:rPr>
          <w:rFonts w:ascii="Arial" w:hAnsi="Arial" w:eastAsia="Arial" w:cs="Arial"/>
        </w:rPr>
        <w:t>Editors, dear Antonio, dear Dieter</w:t>
      </w:r>
      <w:r w:rsidRPr="32D09366" w:rsidR="7FD64747">
        <w:rPr>
          <w:rFonts w:ascii="Arial" w:hAnsi="Arial" w:eastAsia="Arial" w:cs="Arial"/>
        </w:rPr>
        <w:t xml:space="preserve">, </w:t>
      </w:r>
    </w:p>
    <w:p w:rsidRPr="007924AF" w:rsidR="002405D7" w:rsidP="32D09366" w:rsidRDefault="002405D7" w14:paraId="5A270940" w14:textId="77777777">
      <w:pPr>
        <w:rPr>
          <w:rFonts w:ascii="Arial" w:hAnsi="Arial" w:eastAsia="Arial" w:cs="Arial"/>
        </w:rPr>
      </w:pPr>
    </w:p>
    <w:p w:rsidRPr="007924AF" w:rsidR="002405D7" w:rsidP="32D09366" w:rsidRDefault="007924AF" w14:paraId="269ABE2F" w14:textId="67A01131">
      <w:pPr>
        <w:jc w:val="both"/>
        <w:rPr>
          <w:rFonts w:ascii="Arial" w:hAnsi="Arial" w:eastAsia="Arial" w:cs="Arial"/>
        </w:rPr>
      </w:pPr>
      <w:r w:rsidRPr="32D09366" w:rsidR="53E1DFAD">
        <w:rPr>
          <w:rFonts w:ascii="Arial" w:hAnsi="Arial" w:eastAsia="Arial" w:cs="Arial"/>
        </w:rPr>
        <w:t xml:space="preserve">We would like to thank you </w:t>
      </w:r>
      <w:r w:rsidRPr="32D09366" w:rsidR="7172E8D6">
        <w:rPr>
          <w:rFonts w:ascii="Arial" w:hAnsi="Arial" w:eastAsia="Arial" w:cs="Arial"/>
        </w:rPr>
        <w:t xml:space="preserve">so much </w:t>
      </w:r>
      <w:r w:rsidRPr="32D09366" w:rsidR="53E1DFAD">
        <w:rPr>
          <w:rFonts w:ascii="Arial" w:hAnsi="Arial" w:eastAsia="Arial" w:cs="Arial"/>
        </w:rPr>
        <w:t xml:space="preserve">and the reviewers for your thoughtful and constructive comments on our manuscript. We have carefully revised the manuscript </w:t>
      </w:r>
      <w:r w:rsidRPr="32D09366" w:rsidR="53E1DFAD">
        <w:rPr>
          <w:rFonts w:ascii="Arial" w:hAnsi="Arial" w:eastAsia="Arial" w:cs="Arial"/>
        </w:rPr>
        <w:t>in accordance with</w:t>
      </w:r>
      <w:r w:rsidRPr="32D09366" w:rsidR="53E1DFAD">
        <w:rPr>
          <w:rFonts w:ascii="Arial" w:hAnsi="Arial" w:eastAsia="Arial" w:cs="Arial"/>
        </w:rPr>
        <w:t xml:space="preserve"> all suggestions and are pleased to resubmit our revised version entitled</w:t>
      </w:r>
      <w:r w:rsidRPr="32D09366" w:rsidR="7FD64747">
        <w:rPr>
          <w:rFonts w:ascii="Arial" w:hAnsi="Arial" w:eastAsia="Arial" w:cs="Arial"/>
        </w:rPr>
        <w:t xml:space="preserve"> </w:t>
      </w:r>
      <w:r w:rsidRPr="32D09366" w:rsidR="7FD64747">
        <w:rPr>
          <w:rFonts w:ascii="Arial" w:hAnsi="Arial" w:eastAsia="Arial" w:cs="Arial"/>
          <w:i w:val="1"/>
          <w:iCs w:val="1"/>
        </w:rPr>
        <w:t>“Getting to the Root of the Problem: Surgical Randomized Controlled Trials Are Poorly Designed Preventing Conclusive Decision Making”</w:t>
      </w:r>
      <w:r w:rsidRPr="32D09366" w:rsidR="7FD64747">
        <w:rPr>
          <w:rFonts w:ascii="Arial" w:hAnsi="Arial" w:eastAsia="Arial" w:cs="Arial"/>
        </w:rPr>
        <w:t xml:space="preserve"> for consideration in </w:t>
      </w:r>
      <w:r w:rsidRPr="32D09366" w:rsidR="7FD64747">
        <w:rPr>
          <w:rFonts w:ascii="Arial" w:hAnsi="Arial" w:eastAsia="Arial" w:cs="Arial"/>
          <w:i w:val="1"/>
          <w:iCs w:val="1"/>
        </w:rPr>
        <w:t>Annals of Surgery</w:t>
      </w:r>
      <w:r w:rsidRPr="32D09366" w:rsidR="7FD64747">
        <w:rPr>
          <w:rFonts w:ascii="Arial" w:hAnsi="Arial" w:eastAsia="Arial" w:cs="Arial"/>
        </w:rPr>
        <w:t>.</w:t>
      </w:r>
    </w:p>
    <w:p w:rsidR="002D2F6C" w:rsidP="32D09366" w:rsidRDefault="007924AF" w14:paraId="023743DB" w14:textId="3FCC5F33">
      <w:pPr>
        <w:pStyle w:val="s5"/>
        <w:spacing w:before="60" w:beforeAutospacing="off" w:after="90" w:afterAutospacing="off"/>
        <w:rPr>
          <w:rStyle w:val="s2"/>
          <w:rFonts w:ascii="Arial" w:hAnsi="Arial" w:eastAsia="Arial" w:cs="Arial"/>
          <w:color w:val="000000"/>
        </w:rPr>
      </w:pPr>
      <w:r w:rsidRPr="32D09366" w:rsidR="007924AF">
        <w:rPr>
          <w:rStyle w:val="s2"/>
          <w:rFonts w:ascii="Arial" w:hAnsi="Arial" w:eastAsia="Arial" w:cs="Arial"/>
          <w:color w:val="000000" w:themeColor="text1" w:themeTint="FF" w:themeShade="FF"/>
        </w:rPr>
        <w:t xml:space="preserve">We thank </w:t>
      </w:r>
      <w:r w:rsidRPr="32D09366" w:rsidR="0034742A">
        <w:rPr>
          <w:rStyle w:val="s2"/>
          <w:rFonts w:ascii="Arial" w:hAnsi="Arial" w:eastAsia="Arial" w:cs="Arial"/>
          <w:color w:val="000000" w:themeColor="text1" w:themeTint="FF" w:themeShade="FF"/>
        </w:rPr>
        <w:t xml:space="preserve">the </w:t>
      </w:r>
      <w:r w:rsidRPr="32D09366" w:rsidR="007924AF">
        <w:rPr>
          <w:rStyle w:val="s2"/>
          <w:rFonts w:ascii="Arial" w:hAnsi="Arial" w:eastAsia="Arial" w:cs="Arial"/>
          <w:color w:val="000000" w:themeColor="text1" w:themeTint="FF" w:themeShade="FF"/>
        </w:rPr>
        <w:t>reviewer</w:t>
      </w:r>
      <w:r w:rsidRPr="32D09366" w:rsidR="0034742A">
        <w:rPr>
          <w:rStyle w:val="s2"/>
          <w:rFonts w:ascii="Arial" w:hAnsi="Arial" w:eastAsia="Arial" w:cs="Arial"/>
          <w:color w:val="000000" w:themeColor="text1" w:themeTint="FF" w:themeShade="FF"/>
        </w:rPr>
        <w:t>s</w:t>
      </w:r>
      <w:r w:rsidRPr="32D09366" w:rsidR="007924AF">
        <w:rPr>
          <w:rStyle w:val="s2"/>
          <w:rFonts w:ascii="Arial" w:hAnsi="Arial" w:eastAsia="Arial" w:cs="Arial"/>
          <w:color w:val="000000" w:themeColor="text1" w:themeTint="FF" w:themeShade="FF"/>
        </w:rPr>
        <w:t xml:space="preserve"> for their constructive comments and thoughtful suggestions, which have allowed us to </w:t>
      </w:r>
      <w:r w:rsidRPr="32D09366" w:rsidR="007924AF">
        <w:rPr>
          <w:rStyle w:val="s2"/>
          <w:rFonts w:ascii="Arial" w:hAnsi="Arial" w:eastAsia="Arial" w:cs="Arial"/>
          <w:color w:val="000000" w:themeColor="text1" w:themeTint="FF" w:themeShade="FF"/>
        </w:rPr>
        <w:t>identify</w:t>
      </w:r>
      <w:r w:rsidRPr="32D09366" w:rsidR="007924AF">
        <w:rPr>
          <w:rStyle w:val="s2"/>
          <w:rFonts w:ascii="Arial" w:hAnsi="Arial" w:eastAsia="Arial" w:cs="Arial"/>
          <w:color w:val="000000" w:themeColor="text1" w:themeTint="FF" w:themeShade="FF"/>
        </w:rPr>
        <w:t xml:space="preserve"> </w:t>
      </w:r>
      <w:r w:rsidRPr="32D09366" w:rsidR="007924AF">
        <w:rPr>
          <w:rStyle w:val="s2"/>
          <w:rFonts w:ascii="Arial" w:hAnsi="Arial" w:eastAsia="Arial" w:cs="Arial"/>
          <w:color w:val="000000" w:themeColor="text1" w:themeTint="FF" w:themeShade="FF"/>
        </w:rPr>
        <w:t>important elements</w:t>
      </w:r>
      <w:r w:rsidRPr="32D09366" w:rsidR="007924AF">
        <w:rPr>
          <w:rStyle w:val="s2"/>
          <w:rFonts w:ascii="Arial" w:hAnsi="Arial" w:eastAsia="Arial" w:cs="Arial"/>
          <w:color w:val="000000" w:themeColor="text1" w:themeTint="FF" w:themeShade="FF"/>
        </w:rPr>
        <w:t xml:space="preserve"> requiring clarification and refinement. </w:t>
      </w:r>
      <w:r w:rsidRPr="32D09366" w:rsidR="0034742A">
        <w:rPr>
          <w:rStyle w:val="s2"/>
          <w:rFonts w:ascii="Arial" w:hAnsi="Arial" w:eastAsia="Arial" w:cs="Arial"/>
          <w:color w:val="000000" w:themeColor="text1" w:themeTint="FF" w:themeShade="FF"/>
        </w:rPr>
        <w:t>T</w:t>
      </w:r>
      <w:r w:rsidRPr="32D09366" w:rsidR="007924AF">
        <w:rPr>
          <w:rStyle w:val="s2"/>
          <w:rFonts w:ascii="Arial" w:hAnsi="Arial" w:eastAsia="Arial" w:cs="Arial"/>
          <w:color w:val="000000" w:themeColor="text1" w:themeTint="FF" w:themeShade="FF"/>
        </w:rPr>
        <w:t xml:space="preserve">he </w:t>
      </w:r>
      <w:r w:rsidRPr="32D09366" w:rsidR="0034742A">
        <w:rPr>
          <w:rStyle w:val="s2"/>
          <w:rFonts w:ascii="Arial" w:hAnsi="Arial" w:eastAsia="Arial" w:cs="Arial"/>
          <w:color w:val="000000" w:themeColor="text1" w:themeTint="FF" w:themeShade="FF"/>
        </w:rPr>
        <w:t>reviews have</w:t>
      </w:r>
      <w:r w:rsidRPr="32D09366" w:rsidR="007924AF">
        <w:rPr>
          <w:rStyle w:val="s2"/>
          <w:rFonts w:ascii="Arial" w:hAnsi="Arial" w:eastAsia="Arial" w:cs="Arial"/>
          <w:color w:val="000000" w:themeColor="text1" w:themeTint="FF" w:themeShade="FF"/>
        </w:rPr>
        <w:t xml:space="preserve"> helped us </w:t>
      </w:r>
      <w:r w:rsidRPr="32D09366" w:rsidR="0034742A">
        <w:rPr>
          <w:rStyle w:val="s2"/>
          <w:rFonts w:ascii="Arial" w:hAnsi="Arial" w:eastAsia="Arial" w:cs="Arial"/>
          <w:color w:val="000000" w:themeColor="text1" w:themeTint="FF" w:themeShade="FF"/>
        </w:rPr>
        <w:t xml:space="preserve">to </w:t>
      </w:r>
      <w:r w:rsidRPr="32D09366" w:rsidR="007924AF">
        <w:rPr>
          <w:rStyle w:val="s2"/>
          <w:rFonts w:ascii="Arial" w:hAnsi="Arial" w:eastAsia="Arial" w:cs="Arial"/>
          <w:color w:val="000000" w:themeColor="text1" w:themeTint="FF" w:themeShade="FF"/>
        </w:rPr>
        <w:t>substantially improve</w:t>
      </w:r>
      <w:r w:rsidRPr="32D09366" w:rsidR="007924AF">
        <w:rPr>
          <w:rStyle w:val="s2"/>
          <w:rFonts w:ascii="Arial" w:hAnsi="Arial" w:eastAsia="Arial" w:cs="Arial"/>
          <w:color w:val="000000" w:themeColor="text1" w:themeTint="FF" w:themeShade="FF"/>
        </w:rPr>
        <w:t xml:space="preserve"> the precision, relevance, and overall quality of our </w:t>
      </w:r>
      <w:r w:rsidRPr="32D09366" w:rsidR="007924AF">
        <w:rPr>
          <w:rStyle w:val="s2"/>
          <w:rFonts w:ascii="Arial" w:hAnsi="Arial" w:eastAsia="Arial" w:cs="Arial"/>
          <w:color w:val="000000" w:themeColor="text1" w:themeTint="FF" w:themeShade="FF"/>
        </w:rPr>
        <w:t>manuscript</w:t>
      </w:r>
      <w:r w:rsidRPr="32D09366" w:rsidR="007924AF">
        <w:rPr>
          <w:rStyle w:val="s2"/>
          <w:rFonts w:ascii="Arial" w:hAnsi="Arial" w:eastAsia="Arial" w:cs="Arial"/>
          <w:color w:val="000000" w:themeColor="text1" w:themeTint="FF" w:themeShade="FF"/>
        </w:rPr>
        <w:t>.</w:t>
      </w:r>
      <w:r w:rsidRPr="32D09366" w:rsidR="007924AF">
        <w:rPr>
          <w:rStyle w:val="s2"/>
          <w:rFonts w:ascii="Arial" w:hAnsi="Arial" w:eastAsia="Arial" w:cs="Arial"/>
          <w:color w:val="000000" w:themeColor="text1" w:themeTint="FF" w:themeShade="FF"/>
        </w:rPr>
        <w:t xml:space="preserve"> We </w:t>
      </w:r>
      <w:r w:rsidRPr="32D09366" w:rsidR="007924AF">
        <w:rPr>
          <w:rStyle w:val="s2"/>
          <w:rFonts w:ascii="Arial" w:hAnsi="Arial" w:eastAsia="Arial" w:cs="Arial"/>
          <w:color w:val="000000" w:themeColor="text1" w:themeTint="FF" w:themeShade="FF"/>
        </w:rPr>
        <w:t xml:space="preserve">truly </w:t>
      </w:r>
      <w:r w:rsidRPr="32D09366" w:rsidR="002D2F6C">
        <w:rPr>
          <w:rStyle w:val="s2"/>
          <w:rFonts w:ascii="Arial" w:hAnsi="Arial" w:eastAsia="Arial" w:cs="Arial"/>
          <w:color w:val="000000" w:themeColor="text1" w:themeTint="FF" w:themeShade="FF"/>
        </w:rPr>
        <w:t>believe</w:t>
      </w:r>
      <w:r w:rsidRPr="32D09366" w:rsidR="002D2F6C">
        <w:rPr>
          <w:rStyle w:val="s2"/>
          <w:rFonts w:ascii="Arial" w:hAnsi="Arial" w:eastAsia="Arial" w:cs="Arial"/>
          <w:color w:val="000000" w:themeColor="text1" w:themeTint="FF" w:themeShade="FF"/>
        </w:rPr>
        <w:t xml:space="preserve"> that it </w:t>
      </w:r>
      <w:r w:rsidRPr="32D09366" w:rsidR="002D2F6C">
        <w:rPr>
          <w:rStyle w:val="s2"/>
          <w:rFonts w:ascii="Arial" w:hAnsi="Arial" w:eastAsia="Arial" w:cs="Arial"/>
          <w:color w:val="000000" w:themeColor="text1" w:themeTint="FF" w:themeShade="FF"/>
        </w:rPr>
        <w:t>it</w:t>
      </w:r>
      <w:r w:rsidRPr="32D09366" w:rsidR="002D2F6C">
        <w:rPr>
          <w:rStyle w:val="s2"/>
          <w:rFonts w:ascii="Arial" w:hAnsi="Arial" w:eastAsia="Arial" w:cs="Arial"/>
          <w:color w:val="000000" w:themeColor="text1" w:themeTint="FF" w:themeShade="FF"/>
        </w:rPr>
        <w:t xml:space="preserve"> now more able to serve as </w:t>
      </w:r>
      <w:r w:rsidRPr="32D09366" w:rsidR="002D2F6C">
        <w:rPr>
          <w:rFonts w:ascii="Arial" w:hAnsi="Arial" w:eastAsia="Arial" w:cs="Arial"/>
        </w:rPr>
        <w:t>a valuable reference for both clinicians and researchers in the field of surgery</w:t>
      </w:r>
      <w:r w:rsidRPr="32D09366" w:rsidR="002D2F6C">
        <w:rPr>
          <w:rFonts w:ascii="Arial" w:hAnsi="Arial" w:eastAsia="Arial" w:cs="Arial"/>
        </w:rPr>
        <w:t xml:space="preserve"> to meaningfully inform</w:t>
      </w:r>
      <w:r w:rsidRPr="32D09366" w:rsidR="007924AF">
        <w:rPr>
          <w:rStyle w:val="s2"/>
          <w:rFonts w:ascii="Arial" w:hAnsi="Arial" w:eastAsia="Arial" w:cs="Arial"/>
          <w:color w:val="000000" w:themeColor="text1" w:themeTint="FF" w:themeShade="FF"/>
        </w:rPr>
        <w:t xml:space="preserve"> </w:t>
      </w:r>
      <w:r w:rsidRPr="32D09366" w:rsidR="002D2F6C">
        <w:rPr>
          <w:rStyle w:val="s2"/>
          <w:rFonts w:ascii="Arial" w:hAnsi="Arial" w:eastAsia="Arial" w:cs="Arial"/>
          <w:color w:val="000000" w:themeColor="text1" w:themeTint="FF" w:themeShade="FF"/>
        </w:rPr>
        <w:t>clinical practice.</w:t>
      </w:r>
    </w:p>
    <w:p w:rsidR="007924AF" w:rsidP="32D09366" w:rsidRDefault="007924AF" w14:paraId="3C8937C2" w14:textId="1EBB4FAD">
      <w:pPr>
        <w:pStyle w:val="s5"/>
        <w:spacing w:before="60" w:beforeAutospacing="off" w:after="90" w:afterAutospacing="off"/>
        <w:rPr>
          <w:rStyle w:val="s2"/>
          <w:rFonts w:ascii="Arial" w:hAnsi="Arial" w:eastAsia="Arial" w:cs="Arial"/>
          <w:color w:val="000000"/>
        </w:rPr>
      </w:pPr>
      <w:r w:rsidRPr="32D09366" w:rsidR="53E1DFAD">
        <w:rPr>
          <w:rStyle w:val="s2"/>
          <w:rFonts w:ascii="Arial" w:hAnsi="Arial" w:eastAsia="Arial" w:cs="Arial"/>
          <w:color w:val="000000" w:themeColor="text1" w:themeTint="FF" w:themeShade="FF"/>
        </w:rPr>
        <w:t xml:space="preserve">A detailed point-by-point response </w:t>
      </w:r>
      <w:r w:rsidRPr="32D09366" w:rsidR="53E1DFAD">
        <w:rPr>
          <w:rStyle w:val="s2"/>
          <w:rFonts w:ascii="Arial" w:hAnsi="Arial" w:eastAsia="Arial" w:cs="Arial"/>
          <w:color w:val="000000" w:themeColor="text1" w:themeTint="FF" w:themeShade="FF"/>
        </w:rPr>
        <w:t>to</w:t>
      </w:r>
      <w:r w:rsidRPr="32D09366" w:rsidR="77CF9F87">
        <w:rPr>
          <w:rStyle w:val="s2"/>
          <w:rFonts w:ascii="Arial" w:hAnsi="Arial" w:eastAsia="Arial" w:cs="Arial"/>
          <w:color w:val="000000" w:themeColor="text1" w:themeTint="FF" w:themeShade="FF"/>
        </w:rPr>
        <w:t>each</w:t>
      </w:r>
      <w:r w:rsidRPr="32D09366" w:rsidR="53E1DFAD">
        <w:rPr>
          <w:rStyle w:val="s2"/>
          <w:rFonts w:ascii="Arial" w:hAnsi="Arial" w:eastAsia="Arial" w:cs="Arial"/>
          <w:color w:val="000000" w:themeColor="text1" w:themeTint="FF" w:themeShade="FF"/>
        </w:rPr>
        <w:t xml:space="preserve"> reviewer </w:t>
      </w:r>
      <w:r w:rsidRPr="32D09366" w:rsidR="28AF3DC4">
        <w:rPr>
          <w:rStyle w:val="s2"/>
          <w:rFonts w:ascii="Arial" w:hAnsi="Arial" w:eastAsia="Arial" w:cs="Arial"/>
          <w:color w:val="000000" w:themeColor="text1" w:themeTint="FF" w:themeShade="FF"/>
        </w:rPr>
        <w:t>‘s</w:t>
      </w:r>
      <w:r w:rsidRPr="32D09366" w:rsidR="4F745D0F">
        <w:rPr>
          <w:rStyle w:val="s2"/>
          <w:rFonts w:ascii="Arial" w:hAnsi="Arial" w:eastAsia="Arial" w:cs="Arial"/>
          <w:color w:val="000000" w:themeColor="text1" w:themeTint="FF" w:themeShade="FF"/>
        </w:rPr>
        <w:t xml:space="preserve"> </w:t>
      </w:r>
      <w:r w:rsidRPr="32D09366" w:rsidR="53E1DFAD">
        <w:rPr>
          <w:rStyle w:val="s2"/>
          <w:rFonts w:ascii="Arial" w:hAnsi="Arial" w:eastAsia="Arial" w:cs="Arial"/>
          <w:color w:val="000000" w:themeColor="text1" w:themeTint="FF" w:themeShade="FF"/>
        </w:rPr>
        <w:t xml:space="preserve">comments </w:t>
      </w:r>
      <w:r w:rsidRPr="32D09366" w:rsidR="53E1DFAD">
        <w:rPr>
          <w:rStyle w:val="s2"/>
          <w:rFonts w:ascii="Arial" w:hAnsi="Arial" w:eastAsia="Arial" w:cs="Arial"/>
          <w:color w:val="000000" w:themeColor="text1" w:themeTint="FF" w:themeShade="FF"/>
        </w:rPr>
        <w:t>is</w:t>
      </w:r>
      <w:r w:rsidRPr="32D09366" w:rsidR="53E1DFAD">
        <w:rPr>
          <w:rStyle w:val="s2"/>
          <w:rFonts w:ascii="Arial" w:hAnsi="Arial" w:eastAsia="Arial" w:cs="Arial"/>
          <w:color w:val="000000" w:themeColor="text1" w:themeTint="FF" w:themeShade="FF"/>
        </w:rPr>
        <w:t xml:space="preserve"> provided on the following pages. All corresponding revisions have been incorporated into the manuscript and are </w:t>
      </w:r>
      <w:r w:rsidRPr="32D09366" w:rsidR="53E1DFAD">
        <w:rPr>
          <w:rStyle w:val="s2"/>
          <w:rFonts w:ascii="Arial" w:hAnsi="Arial" w:eastAsia="Arial" w:cs="Arial"/>
          <w:color w:val="000000" w:themeColor="text1" w:themeTint="FF" w:themeShade="FF"/>
        </w:rPr>
        <w:t>marked in</w:t>
      </w:r>
      <w:r w:rsidRPr="32D09366" w:rsidR="53E1DFAD">
        <w:rPr>
          <w:rStyle w:val="apple-converted-space"/>
          <w:rFonts w:ascii="Arial" w:hAnsi="Arial" w:eastAsia="Arial" w:cs="Arial"/>
          <w:color w:val="000000" w:themeColor="text1" w:themeTint="FF" w:themeShade="FF"/>
        </w:rPr>
        <w:t> </w:t>
      </w:r>
      <w:r w:rsidRPr="32D09366" w:rsidR="53E1DFAD">
        <w:rPr>
          <w:rStyle w:val="s6"/>
          <w:rFonts w:ascii="Arial" w:hAnsi="Arial" w:eastAsia="Arial" w:cs="Arial"/>
          <w:b w:val="1"/>
          <w:bCs w:val="1"/>
          <w:color w:val="000000" w:themeColor="text1" w:themeTint="FF" w:themeShade="FF"/>
        </w:rPr>
        <w:t>bold</w:t>
      </w:r>
      <w:r w:rsidRPr="32D09366" w:rsidR="53E1DFAD">
        <w:rPr>
          <w:rStyle w:val="apple-converted-space"/>
          <w:rFonts w:ascii="Arial" w:hAnsi="Arial" w:eastAsia="Arial" w:cs="Arial"/>
          <w:color w:val="000000" w:themeColor="text1" w:themeTint="FF" w:themeShade="FF"/>
        </w:rPr>
        <w:t> </w:t>
      </w:r>
      <w:r w:rsidRPr="32D09366" w:rsidR="53E1DFAD">
        <w:rPr>
          <w:rStyle w:val="s6"/>
          <w:rFonts w:ascii="Arial" w:hAnsi="Arial" w:eastAsia="Arial" w:cs="Arial"/>
          <w:b w:val="1"/>
          <w:bCs w:val="1"/>
          <w:color w:val="000000" w:themeColor="text1" w:themeTint="FF" w:themeShade="FF"/>
        </w:rPr>
        <w:t>and</w:t>
      </w:r>
      <w:r w:rsidRPr="32D09366" w:rsidR="53E1DFAD">
        <w:rPr>
          <w:rStyle w:val="apple-converted-space"/>
          <w:rFonts w:ascii="Arial" w:hAnsi="Arial" w:eastAsia="Arial" w:cs="Arial"/>
          <w:color w:val="000000" w:themeColor="text1" w:themeTint="FF" w:themeShade="FF"/>
        </w:rPr>
        <w:t> </w:t>
      </w:r>
      <w:r w:rsidRPr="32D09366" w:rsidR="53E1DFAD">
        <w:rPr>
          <w:rStyle w:val="s6"/>
          <w:rFonts w:ascii="Arial" w:hAnsi="Arial" w:eastAsia="Arial" w:cs="Arial"/>
          <w:b w:val="1"/>
          <w:bCs w:val="1"/>
          <w:color w:val="000000" w:themeColor="text1" w:themeTint="FF" w:themeShade="FF"/>
        </w:rPr>
        <w:t>italic</w:t>
      </w:r>
      <w:r w:rsidRPr="32D09366" w:rsidR="53E1DFAD">
        <w:rPr>
          <w:rStyle w:val="apple-converted-space"/>
          <w:rFonts w:ascii="Arial" w:hAnsi="Arial" w:eastAsia="Arial" w:cs="Arial"/>
          <w:color w:val="000000" w:themeColor="text1" w:themeTint="FF" w:themeShade="FF"/>
        </w:rPr>
        <w:t> </w:t>
      </w:r>
      <w:r w:rsidRPr="32D09366" w:rsidR="53E1DFAD">
        <w:rPr>
          <w:rStyle w:val="s6"/>
          <w:rFonts w:ascii="Arial" w:hAnsi="Arial" w:eastAsia="Arial" w:cs="Arial"/>
          <w:b w:val="1"/>
          <w:bCs w:val="1"/>
          <w:color w:val="000000" w:themeColor="text1" w:themeTint="FF" w:themeShade="FF"/>
        </w:rPr>
        <w:t>font</w:t>
      </w:r>
      <w:r w:rsidRPr="32D09366" w:rsidR="53E1DFAD">
        <w:rPr>
          <w:rStyle w:val="apple-converted-space"/>
          <w:rFonts w:ascii="Arial" w:hAnsi="Arial" w:eastAsia="Arial" w:cs="Arial"/>
          <w:color w:val="000000" w:themeColor="text1" w:themeTint="FF" w:themeShade="FF"/>
        </w:rPr>
        <w:t> </w:t>
      </w:r>
      <w:r w:rsidRPr="32D09366" w:rsidR="53E1DFAD">
        <w:rPr>
          <w:rStyle w:val="s6"/>
          <w:rFonts w:ascii="Arial" w:hAnsi="Arial" w:eastAsia="Arial" w:cs="Arial"/>
          <w:b w:val="1"/>
          <w:bCs w:val="1"/>
          <w:color w:val="000000" w:themeColor="text1" w:themeTint="FF" w:themeShade="FF"/>
        </w:rPr>
        <w:t>with yellow</w:t>
      </w:r>
      <w:r w:rsidRPr="32D09366" w:rsidR="53E1DFAD">
        <w:rPr>
          <w:rStyle w:val="apple-converted-space"/>
          <w:rFonts w:ascii="Arial" w:hAnsi="Arial" w:eastAsia="Arial" w:cs="Arial"/>
          <w:color w:val="000000" w:themeColor="text1" w:themeTint="FF" w:themeShade="FF"/>
        </w:rPr>
        <w:t> </w:t>
      </w:r>
      <w:r w:rsidRPr="32D09366" w:rsidR="53E1DFAD">
        <w:rPr>
          <w:rStyle w:val="s6"/>
          <w:rFonts w:ascii="Arial" w:hAnsi="Arial" w:eastAsia="Arial" w:cs="Arial"/>
          <w:b w:val="1"/>
          <w:bCs w:val="1"/>
          <w:color w:val="000000" w:themeColor="text1" w:themeTint="FF" w:themeShade="FF"/>
        </w:rPr>
        <w:t>highlighting</w:t>
      </w:r>
      <w:r w:rsidRPr="32D09366" w:rsidR="53E1DFAD">
        <w:rPr>
          <w:rStyle w:val="apple-converted-space"/>
          <w:rFonts w:ascii="Arial" w:hAnsi="Arial" w:eastAsia="Arial" w:cs="Arial"/>
          <w:color w:val="000000" w:themeColor="text1" w:themeTint="FF" w:themeShade="FF"/>
        </w:rPr>
        <w:t> </w:t>
      </w:r>
      <w:r w:rsidRPr="32D09366" w:rsidR="53E1DFAD">
        <w:rPr>
          <w:rStyle w:val="s2"/>
          <w:rFonts w:ascii="Arial" w:hAnsi="Arial" w:eastAsia="Arial" w:cs="Arial"/>
          <w:color w:val="000000" w:themeColor="text1" w:themeTint="FF" w:themeShade="FF"/>
        </w:rPr>
        <w:t>for ease of reference.</w:t>
      </w:r>
    </w:p>
    <w:p w:rsidR="007924AF" w:rsidP="32D09366" w:rsidRDefault="007924AF" w14:paraId="2BB86FCC" w14:textId="77777777">
      <w:pPr>
        <w:pStyle w:val="s5"/>
        <w:spacing w:before="60" w:beforeAutospacing="off" w:after="90" w:afterAutospacing="off"/>
        <w:rPr>
          <w:rStyle w:val="s2"/>
          <w:rFonts w:ascii="Arial" w:hAnsi="Arial" w:eastAsia="Arial" w:cs="Arial"/>
          <w:color w:val="000000"/>
        </w:rPr>
      </w:pPr>
    </w:p>
    <w:p w:rsidRPr="007924AF" w:rsidR="007924AF" w:rsidP="32D09366" w:rsidRDefault="007924AF" w14:paraId="772CF4CD" w14:textId="3933F21E">
      <w:pPr>
        <w:pStyle w:val="s5"/>
        <w:spacing w:before="60" w:beforeAutospacing="off" w:after="90" w:afterAutospacing="off"/>
        <w:rPr>
          <w:rFonts w:ascii="Arial" w:hAnsi="Arial" w:eastAsia="Arial" w:cs="Arial"/>
          <w:color w:val="000000"/>
        </w:rPr>
      </w:pPr>
      <w:r w:rsidRPr="32D09366" w:rsidR="007924AF">
        <w:rPr>
          <w:rStyle w:val="s2"/>
          <w:rFonts w:ascii="Arial" w:hAnsi="Arial" w:eastAsia="Arial" w:cs="Arial"/>
          <w:color w:val="000000" w:themeColor="text1" w:themeTint="FF" w:themeShade="FF"/>
        </w:rPr>
        <w:t>We confirm that this</w:t>
      </w:r>
      <w:r w:rsidRPr="32D09366" w:rsidR="007924AF">
        <w:rPr>
          <w:rStyle w:val="apple-converted-space"/>
          <w:rFonts w:ascii="Arial" w:hAnsi="Arial" w:eastAsia="Arial" w:cs="Arial"/>
          <w:color w:val="000000" w:themeColor="text1" w:themeTint="FF" w:themeShade="FF"/>
        </w:rPr>
        <w:t> </w:t>
      </w:r>
      <w:r w:rsidRPr="32D09366" w:rsidR="007924AF">
        <w:rPr>
          <w:rStyle w:val="s2"/>
          <w:rFonts w:ascii="Arial" w:hAnsi="Arial" w:eastAsia="Arial" w:cs="Arial"/>
          <w:color w:val="000000" w:themeColor="text1" w:themeTint="FF" w:themeShade="FF"/>
        </w:rPr>
        <w:t xml:space="preserve">manuscript is original, has not been published previously, and is not under consideration elsewhere. All authors have reviewed and approved the </w:t>
      </w:r>
      <w:r w:rsidRPr="32D09366" w:rsidR="007924AF">
        <w:rPr>
          <w:rStyle w:val="s2"/>
          <w:rFonts w:ascii="Arial" w:hAnsi="Arial" w:eastAsia="Arial" w:cs="Arial"/>
          <w:color w:val="000000" w:themeColor="text1" w:themeTint="FF" w:themeShade="FF"/>
        </w:rPr>
        <w:t>final version</w:t>
      </w:r>
      <w:r w:rsidRPr="32D09366" w:rsidR="007924AF">
        <w:rPr>
          <w:rStyle w:val="s2"/>
          <w:rFonts w:ascii="Arial" w:hAnsi="Arial" w:eastAsia="Arial" w:cs="Arial"/>
          <w:color w:val="000000" w:themeColor="text1" w:themeTint="FF" w:themeShade="FF"/>
        </w:rPr>
        <w:t>.</w:t>
      </w:r>
    </w:p>
    <w:p w:rsidRPr="007924AF" w:rsidR="007924AF" w:rsidP="32D09366" w:rsidRDefault="007924AF" w14:paraId="12B848D2" w14:textId="77777777">
      <w:pPr>
        <w:pStyle w:val="s3"/>
        <w:spacing w:before="0" w:beforeAutospacing="off" w:after="0" w:afterAutospacing="off"/>
        <w:rPr>
          <w:rFonts w:ascii="Arial" w:hAnsi="Arial" w:eastAsia="Arial" w:cs="Arial"/>
          <w:color w:val="000000"/>
        </w:rPr>
      </w:pPr>
      <w:r w:rsidRPr="32D09366" w:rsidR="007924AF">
        <w:rPr>
          <w:rFonts w:ascii="Arial" w:hAnsi="Arial" w:eastAsia="Arial" w:cs="Arial"/>
          <w:color w:val="000000" w:themeColor="text1" w:themeTint="FF" w:themeShade="FF"/>
        </w:rPr>
        <w:t> </w:t>
      </w:r>
    </w:p>
    <w:p w:rsidRPr="007924AF" w:rsidR="007924AF" w:rsidP="32D09366" w:rsidRDefault="007924AF" w14:paraId="42CE6CCA" w14:textId="77777777">
      <w:pPr>
        <w:pStyle w:val="s3"/>
        <w:spacing w:before="0" w:beforeAutospacing="off" w:after="0" w:afterAutospacing="off"/>
        <w:rPr>
          <w:rFonts w:ascii="Arial" w:hAnsi="Arial" w:eastAsia="Arial" w:cs="Arial"/>
          <w:color w:val="000000"/>
        </w:rPr>
      </w:pPr>
      <w:r w:rsidRPr="32D09366" w:rsidR="007924AF">
        <w:rPr>
          <w:rStyle w:val="s2"/>
          <w:rFonts w:ascii="Arial" w:hAnsi="Arial" w:eastAsia="Arial" w:cs="Arial"/>
          <w:color w:val="000000" w:themeColor="text1" w:themeTint="FF" w:themeShade="FF"/>
        </w:rPr>
        <w:t>We thank you for considering our</w:t>
      </w:r>
      <w:r w:rsidRPr="32D09366" w:rsidR="007924AF">
        <w:rPr>
          <w:rStyle w:val="apple-converted-space"/>
          <w:rFonts w:ascii="Arial" w:hAnsi="Arial" w:eastAsia="Arial" w:cs="Arial"/>
          <w:color w:val="000000" w:themeColor="text1" w:themeTint="FF" w:themeShade="FF"/>
        </w:rPr>
        <w:t> </w:t>
      </w:r>
      <w:r w:rsidRPr="32D09366" w:rsidR="007924AF">
        <w:rPr>
          <w:rStyle w:val="s2"/>
          <w:rFonts w:ascii="Arial" w:hAnsi="Arial" w:eastAsia="Arial" w:cs="Arial"/>
          <w:color w:val="000000" w:themeColor="text1" w:themeTint="FF" w:themeShade="FF"/>
        </w:rPr>
        <w:t>revised</w:t>
      </w:r>
      <w:r w:rsidRPr="32D09366" w:rsidR="007924AF">
        <w:rPr>
          <w:rStyle w:val="apple-converted-space"/>
          <w:rFonts w:ascii="Arial" w:hAnsi="Arial" w:eastAsia="Arial" w:cs="Arial"/>
          <w:color w:val="000000" w:themeColor="text1" w:themeTint="FF" w:themeShade="FF"/>
        </w:rPr>
        <w:t> </w:t>
      </w:r>
      <w:r w:rsidRPr="32D09366" w:rsidR="007924AF">
        <w:rPr>
          <w:rStyle w:val="s2"/>
          <w:rFonts w:ascii="Arial" w:hAnsi="Arial" w:eastAsia="Arial" w:cs="Arial"/>
          <w:color w:val="000000" w:themeColor="text1" w:themeTint="FF" w:themeShade="FF"/>
        </w:rPr>
        <w:t>work and look forward to the opportunity to contribute to your journal.</w:t>
      </w:r>
    </w:p>
    <w:p w:rsidRPr="007924AF" w:rsidR="007924AF" w:rsidP="32D09366" w:rsidRDefault="007924AF" w14:paraId="04306CAF" w14:textId="77777777">
      <w:pPr>
        <w:pStyle w:val="s3"/>
        <w:spacing w:before="0" w:beforeAutospacing="off" w:after="0" w:afterAutospacing="off"/>
        <w:rPr>
          <w:rFonts w:ascii="Arial" w:hAnsi="Arial" w:eastAsia="Arial" w:cs="Arial"/>
          <w:color w:val="000000"/>
        </w:rPr>
      </w:pPr>
      <w:r w:rsidRPr="32D09366" w:rsidR="007924AF">
        <w:rPr>
          <w:rFonts w:ascii="Arial" w:hAnsi="Arial" w:eastAsia="Arial" w:cs="Arial"/>
          <w:color w:val="000000" w:themeColor="text1" w:themeTint="FF" w:themeShade="FF"/>
        </w:rPr>
        <w:t> </w:t>
      </w:r>
    </w:p>
    <w:p w:rsidR="002D2F6C" w:rsidP="32D09366" w:rsidRDefault="002D2F6C" w14:paraId="459CFB02" w14:textId="77777777">
      <w:pPr>
        <w:pStyle w:val="s3"/>
        <w:spacing w:before="0" w:beforeAutospacing="off" w:after="0" w:afterAutospacing="off"/>
        <w:rPr>
          <w:rStyle w:val="s2"/>
          <w:rFonts w:ascii="Arial" w:hAnsi="Arial" w:eastAsia="Arial" w:cs="Arial"/>
          <w:color w:val="000000"/>
        </w:rPr>
      </w:pPr>
    </w:p>
    <w:p w:rsidRPr="007924AF" w:rsidR="007924AF" w:rsidP="32D09366" w:rsidRDefault="007924AF" w14:paraId="50C62D3F" w14:textId="1D32EC39">
      <w:pPr>
        <w:pStyle w:val="s3"/>
        <w:spacing w:before="0" w:beforeAutospacing="off" w:after="0" w:afterAutospacing="off"/>
        <w:rPr>
          <w:rFonts w:ascii="Arial" w:hAnsi="Arial" w:eastAsia="Arial" w:cs="Arial"/>
          <w:color w:val="000000"/>
        </w:rPr>
      </w:pPr>
      <w:r w:rsidRPr="32D09366" w:rsidR="007924AF">
        <w:rPr>
          <w:rStyle w:val="s2"/>
          <w:rFonts w:ascii="Arial" w:hAnsi="Arial" w:eastAsia="Arial" w:cs="Arial"/>
          <w:color w:val="000000" w:themeColor="text1" w:themeTint="FF" w:themeShade="FF"/>
        </w:rPr>
        <w:t>Sincerely,</w:t>
      </w:r>
    </w:p>
    <w:p w:rsidRPr="007924AF" w:rsidR="007924AF" w:rsidP="32D09366" w:rsidRDefault="007924AF" w14:paraId="5DC2A227" w14:textId="77777777">
      <w:pPr>
        <w:pStyle w:val="s3"/>
        <w:spacing w:before="0" w:beforeAutospacing="off" w:after="0" w:afterAutospacing="off"/>
        <w:rPr>
          <w:rFonts w:ascii="Arial" w:hAnsi="Arial" w:eastAsia="Arial" w:cs="Arial"/>
          <w:color w:val="000000"/>
        </w:rPr>
      </w:pPr>
      <w:r w:rsidRPr="32D09366" w:rsidR="53E1DFAD">
        <w:rPr>
          <w:rFonts w:ascii="Arial" w:hAnsi="Arial" w:eastAsia="Arial" w:cs="Arial"/>
          <w:color w:val="000000" w:themeColor="text1" w:themeTint="FF" w:themeShade="FF"/>
        </w:rPr>
        <w:t> </w:t>
      </w:r>
    </w:p>
    <w:p w:rsidR="1826440F" w:rsidP="32D09366" w:rsidRDefault="1826440F" w14:paraId="0FA4729E" w14:textId="2286EC5C">
      <w:pPr>
        <w:pStyle w:val="s3"/>
        <w:spacing w:before="0" w:beforeAutospacing="off" w:after="0" w:afterAutospacing="off"/>
        <w:rPr>
          <w:rFonts w:ascii="Arial" w:hAnsi="Arial" w:eastAsia="Arial" w:cs="Arial"/>
          <w:color w:val="000000" w:themeColor="text1" w:themeTint="FF" w:themeShade="FF"/>
        </w:rPr>
      </w:pPr>
    </w:p>
    <w:p w:rsidRPr="007924AF" w:rsidR="007924AF" w:rsidP="32D09366" w:rsidRDefault="007924AF" w14:paraId="0ED38AF6" w14:textId="06F9F7FD">
      <w:pPr>
        <w:pStyle w:val="s3"/>
        <w:spacing w:before="0" w:beforeAutospacing="off" w:after="0" w:afterAutospacing="off"/>
        <w:rPr>
          <w:rFonts w:ascii="Arial" w:hAnsi="Arial" w:eastAsia="Arial" w:cs="Arial"/>
          <w:color w:val="000000"/>
          <w:lang w:val="pt-BR"/>
        </w:rPr>
      </w:pPr>
      <w:r w:rsidRPr="32D09366" w:rsidR="53E1DFAD">
        <w:rPr>
          <w:rStyle w:val="s2"/>
          <w:rFonts w:ascii="Arial" w:hAnsi="Arial" w:eastAsia="Arial" w:cs="Arial"/>
          <w:color w:val="000000" w:themeColor="text1" w:themeTint="FF" w:themeShade="FF"/>
          <w:lang w:val="pt-BR"/>
        </w:rPr>
        <w:t>Joana Rodrigues Ribeiro</w:t>
      </w:r>
      <w:r w:rsidRPr="32D09366" w:rsidR="71B1688A">
        <w:rPr>
          <w:rStyle w:val="s2"/>
          <w:rFonts w:ascii="Arial" w:hAnsi="Arial" w:eastAsia="Arial" w:cs="Arial"/>
          <w:color w:val="000000" w:themeColor="text1" w:themeTint="FF" w:themeShade="FF"/>
          <w:lang w:val="pt-BR"/>
        </w:rPr>
        <w:t xml:space="preserve">, Milo </w:t>
      </w:r>
      <w:r w:rsidRPr="32D09366" w:rsidR="71B1688A">
        <w:rPr>
          <w:rStyle w:val="s2"/>
          <w:rFonts w:ascii="Arial" w:hAnsi="Arial" w:eastAsia="Arial" w:cs="Arial"/>
          <w:color w:val="000000" w:themeColor="text1" w:themeTint="FF" w:themeShade="FF"/>
          <w:lang w:val="pt-BR"/>
        </w:rPr>
        <w:t>Puhan</w:t>
      </w:r>
      <w:r w:rsidRPr="32D09366" w:rsidR="71B1688A">
        <w:rPr>
          <w:rStyle w:val="s2"/>
          <w:rFonts w:ascii="Arial" w:hAnsi="Arial" w:eastAsia="Arial" w:cs="Arial"/>
          <w:color w:val="000000" w:themeColor="text1" w:themeTint="FF" w:themeShade="FF"/>
          <w:lang w:val="pt-BR"/>
        </w:rPr>
        <w:t xml:space="preserve">, </w:t>
      </w:r>
      <w:r w:rsidRPr="32D09366" w:rsidR="71B1688A">
        <w:rPr>
          <w:rStyle w:val="s2"/>
          <w:rFonts w:ascii="Arial" w:hAnsi="Arial" w:eastAsia="Arial" w:cs="Arial"/>
          <w:color w:val="000000" w:themeColor="text1" w:themeTint="FF" w:themeShade="FF"/>
          <w:lang w:val="pt-BR"/>
        </w:rPr>
        <w:t>Pierre-A</w:t>
      </w:r>
      <w:r w:rsidRPr="32D09366" w:rsidR="71B1688A">
        <w:rPr>
          <w:rStyle w:val="s2"/>
          <w:rFonts w:ascii="Arial" w:hAnsi="Arial" w:eastAsia="Arial" w:cs="Arial"/>
          <w:color w:val="000000" w:themeColor="text1" w:themeTint="FF" w:themeShade="FF"/>
          <w:lang w:val="pt-BR"/>
        </w:rPr>
        <w:t xml:space="preserve">. </w:t>
      </w:r>
      <w:r w:rsidRPr="32D09366" w:rsidR="71B1688A">
        <w:rPr>
          <w:rStyle w:val="s2"/>
          <w:rFonts w:ascii="Arial" w:hAnsi="Arial" w:eastAsia="Arial" w:cs="Arial"/>
          <w:color w:val="000000" w:themeColor="text1" w:themeTint="FF" w:themeShade="FF"/>
          <w:lang w:val="pt-BR"/>
        </w:rPr>
        <w:t>Clavien</w:t>
      </w:r>
    </w:p>
    <w:p w:rsidRPr="007924AF" w:rsidR="002405D7" w:rsidP="32D09366" w:rsidRDefault="002405D7" w14:paraId="60645E0E" w14:textId="2FB9030A">
      <w:pPr>
        <w:pStyle w:val="Normal"/>
        <w:spacing w:after="0"/>
        <w:rPr>
          <w:rFonts w:ascii="Arial" w:hAnsi="Arial" w:eastAsia="Arial" w:cs="Arial"/>
        </w:rPr>
      </w:pPr>
    </w:p>
    <w:p w:rsidRPr="007924AF" w:rsidR="004A54D3" w:rsidP="32D09366" w:rsidRDefault="004A54D3" w14:paraId="73CAEA28" w14:textId="77777777">
      <w:pPr>
        <w:spacing w:after="0"/>
        <w:rPr>
          <w:rFonts w:ascii="Arial" w:hAnsi="Arial" w:eastAsia="Arial" w:cs="Arial"/>
        </w:rPr>
      </w:pPr>
    </w:p>
    <w:p w:rsidRPr="007924AF" w:rsidR="007924AF" w:rsidP="32D09366" w:rsidRDefault="007924AF" w14:paraId="6F1D7B2D" w14:textId="77777777">
      <w:pPr>
        <w:rPr>
          <w:rFonts w:ascii="Arial" w:hAnsi="Arial" w:eastAsia="Arial" w:cs="Arial"/>
        </w:rPr>
        <w:sectPr w:rsidRPr="007924AF" w:rsidR="007924AF" w:rsidSect="002405D7">
          <w:pgSz w:w="12240" w:h="15840" w:orient="portrait" w:code="1"/>
          <w:pgMar w:top="1276" w:right="720" w:bottom="1080" w:left="1080" w:header="274" w:footer="274" w:gutter="0"/>
          <w:cols w:space="720"/>
          <w:docGrid w:linePitch="360"/>
        </w:sectPr>
      </w:pPr>
    </w:p>
    <w:p w:rsidR="0034742A" w:rsidP="32D09366" w:rsidRDefault="0034742A" w14:paraId="34F33C64" w14:textId="4B73E616">
      <w:pPr>
        <w:pStyle w:val="Titre21"/>
        <w:rPr>
          <w:rFonts w:ascii="Arial" w:hAnsi="Arial" w:eastAsia="Arial" w:cs="Arial"/>
          <w:sz w:val="22"/>
          <w:szCs w:val="22"/>
        </w:rPr>
      </w:pPr>
      <w:r w:rsidRPr="32D09366" w:rsidR="4CE56980">
        <w:rPr>
          <w:rFonts w:ascii="Arial" w:hAnsi="Arial" w:eastAsia="Arial" w:cs="Arial"/>
          <w:sz w:val="22"/>
          <w:szCs w:val="22"/>
        </w:rPr>
        <w:t>Author Response to Reviewers</w:t>
      </w:r>
    </w:p>
    <w:p w:rsidRPr="007924AF" w:rsidR="007924AF" w:rsidP="32D09366" w:rsidRDefault="00074DE4" w14:paraId="1E542E2E" w14:textId="48FE2502">
      <w:pPr>
        <w:pStyle w:val="Titre21"/>
        <w:rPr>
          <w:rFonts w:ascii="Arial" w:hAnsi="Arial" w:eastAsia="Arial" w:cs="Arial"/>
          <w:sz w:val="22"/>
          <w:szCs w:val="22"/>
        </w:rPr>
      </w:pPr>
      <w:r w:rsidRPr="32D09366" w:rsidR="56CB9B6C">
        <w:rPr>
          <w:rFonts w:ascii="Arial" w:hAnsi="Arial" w:eastAsia="Arial" w:cs="Arial"/>
          <w:sz w:val="22"/>
          <w:szCs w:val="22"/>
        </w:rPr>
        <w:t>EMID:</w:t>
      </w:r>
      <w:r w:rsidRPr="32D09366" w:rsidR="56CB9B6C">
        <w:rPr>
          <w:rFonts w:ascii="Arial" w:hAnsi="Arial" w:eastAsia="Arial" w:cs="Arial"/>
          <w:sz w:val="22"/>
          <w:szCs w:val="22"/>
        </w:rPr>
        <w:t xml:space="preserve"> </w:t>
      </w:r>
      <w:r w:rsidRPr="32D09366" w:rsidR="56CB9B6C">
        <w:rPr>
          <w:rFonts w:ascii="Arial" w:hAnsi="Arial" w:eastAsia="Arial" w:cs="Arial"/>
          <w:sz w:val="22"/>
          <w:szCs w:val="22"/>
        </w:rPr>
        <w:t>fba19632c10a2a9c</w:t>
      </w:r>
    </w:p>
    <w:p w:rsidRPr="007924AF" w:rsidR="007924AF" w:rsidP="32D09366" w:rsidRDefault="007924AF" w14:paraId="24069FA2" w14:textId="0B670CA4">
      <w:pPr>
        <w:rPr>
          <w:rFonts w:ascii="Arial" w:hAnsi="Arial" w:eastAsia="Arial" w:cs="Arial"/>
          <w:sz w:val="22"/>
          <w:szCs w:val="22"/>
        </w:rPr>
      </w:pPr>
      <w:r w:rsidRPr="32D09366" w:rsidR="53E1DFAD">
        <w:rPr>
          <w:rFonts w:ascii="Arial" w:hAnsi="Arial" w:eastAsia="Arial" w:cs="Arial"/>
          <w:sz w:val="22"/>
          <w:szCs w:val="22"/>
        </w:rPr>
        <w:t xml:space="preserve">Please find below our detailed, point-by-point responses to the </w:t>
      </w:r>
      <w:r w:rsidRPr="32D09366" w:rsidR="53E1DFAD">
        <w:rPr>
          <w:rFonts w:ascii="Arial" w:hAnsi="Arial" w:eastAsia="Arial" w:cs="Arial"/>
          <w:sz w:val="22"/>
          <w:szCs w:val="22"/>
        </w:rPr>
        <w:t>reviewers’</w:t>
      </w:r>
      <w:r w:rsidRPr="32D09366" w:rsidR="53E1DFAD">
        <w:rPr>
          <w:rFonts w:ascii="Arial" w:hAnsi="Arial" w:eastAsia="Arial" w:cs="Arial"/>
          <w:sz w:val="22"/>
          <w:szCs w:val="22"/>
        </w:rPr>
        <w:t>comments</w:t>
      </w:r>
      <w:r w:rsidRPr="32D09366" w:rsidR="53E1DFAD">
        <w:rPr>
          <w:rFonts w:ascii="Arial" w:hAnsi="Arial" w:eastAsia="Arial" w:cs="Arial"/>
          <w:sz w:val="22"/>
          <w:szCs w:val="22"/>
        </w:rPr>
        <w:t xml:space="preserve"> and suggestions:</w:t>
      </w:r>
    </w:p>
    <w:p w:rsidR="1826440F" w:rsidP="32D09366" w:rsidRDefault="1826440F" w14:paraId="502E1721" w14:textId="02F781A4">
      <w:pPr>
        <w:rPr>
          <w:rFonts w:ascii="Arial" w:hAnsi="Arial" w:eastAsia="Arial" w:cs="Arial"/>
          <w:b w:val="1"/>
          <w:bCs w:val="1"/>
          <w:sz w:val="22"/>
          <w:szCs w:val="22"/>
        </w:rPr>
      </w:pPr>
    </w:p>
    <w:p w:rsidRPr="00AC0A69" w:rsidR="007924AF" w:rsidP="32D09366" w:rsidRDefault="007924AF" w14:paraId="46F9FA7C" w14:textId="1A1D8382">
      <w:pPr>
        <w:rPr>
          <w:rFonts w:ascii="Arial" w:hAnsi="Arial" w:eastAsia="Arial" w:cs="Arial"/>
          <w:b w:val="1"/>
          <w:bCs w:val="1"/>
          <w:sz w:val="22"/>
          <w:szCs w:val="22"/>
        </w:rPr>
      </w:pPr>
      <w:r w:rsidRPr="32D09366" w:rsidR="53E1DFAD">
        <w:rPr>
          <w:rFonts w:ascii="Arial" w:hAnsi="Arial" w:eastAsia="Arial" w:cs="Arial"/>
          <w:b w:val="1"/>
          <w:bCs w:val="1"/>
          <w:sz w:val="22"/>
          <w:szCs w:val="22"/>
        </w:rPr>
        <w:t>Reviewer 1</w:t>
      </w:r>
    </w:p>
    <w:p w:rsidRPr="007924AF" w:rsidR="007924AF" w:rsidP="32D09366" w:rsidRDefault="007924AF" w14:paraId="23755A70" w14:textId="400104F9">
      <w:pPr>
        <w:rPr>
          <w:rFonts w:ascii="Arial" w:hAnsi="Arial" w:eastAsia="Arial" w:cs="Arial"/>
          <w:sz w:val="22"/>
          <w:szCs w:val="22"/>
        </w:rPr>
      </w:pPr>
      <w:r w:rsidRPr="32D09366" w:rsidR="53E1DFAD">
        <w:rPr>
          <w:rFonts w:ascii="Arial" w:hAnsi="Arial" w:eastAsia="Arial" w:cs="Arial"/>
          <w:sz w:val="22"/>
          <w:szCs w:val="22"/>
        </w:rPr>
        <w:t xml:space="preserve">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w:t>
      </w:r>
      <w:r w:rsidRPr="32D09366" w:rsidR="53E1DFAD">
        <w:rPr>
          <w:rFonts w:ascii="Arial" w:hAnsi="Arial" w:eastAsia="Arial" w:cs="Arial"/>
          <w:sz w:val="22"/>
          <w:szCs w:val="22"/>
        </w:rPr>
        <w:t>a very small</w:t>
      </w:r>
      <w:r w:rsidRPr="32D09366" w:rsidR="53E1DFAD">
        <w:rPr>
          <w:rFonts w:ascii="Arial" w:hAnsi="Arial" w:eastAsia="Arial" w:cs="Arial"/>
          <w:sz w:val="22"/>
          <w:szCs w:val="22"/>
        </w:rPr>
        <w:t xml:space="preserve"> proportion met predefined criteria </w:t>
      </w:r>
      <w:r w:rsidRPr="32D09366" w:rsidR="53E1DFAD">
        <w:rPr>
          <w:rFonts w:ascii="Arial" w:hAnsi="Arial" w:eastAsia="Arial" w:cs="Arial"/>
          <w:sz w:val="22"/>
          <w:szCs w:val="22"/>
        </w:rPr>
        <w:t>required</w:t>
      </w:r>
      <w:r w:rsidRPr="32D09366" w:rsidR="53E1DFAD">
        <w:rPr>
          <w:rFonts w:ascii="Arial" w:hAnsi="Arial" w:eastAsia="Arial" w:cs="Arial"/>
          <w:sz w:val="22"/>
          <w:szCs w:val="22"/>
        </w:rPr>
        <w:t xml:space="preserve"> to inform clinical practice meaningfully. The study concludes that deficiencies in surgical trials arise primarily during the conceptualization and planning phases rather than during reporting alone.</w:t>
      </w:r>
    </w:p>
    <w:p w:rsidRPr="007924AF" w:rsidR="007924AF" w:rsidP="32D09366" w:rsidRDefault="007924AF" w14:paraId="681B41CB" w14:textId="77777777">
      <w:pPr>
        <w:rPr>
          <w:rFonts w:ascii="Arial" w:hAnsi="Arial" w:eastAsia="Arial" w:cs="Arial"/>
          <w:sz w:val="22"/>
          <w:szCs w:val="22"/>
        </w:rPr>
      </w:pPr>
      <w:r w:rsidRPr="32D09366" w:rsidR="53E1DFAD">
        <w:rPr>
          <w:rFonts w:ascii="Arial" w:hAnsi="Arial" w:eastAsia="Arial" w:cs="Arial"/>
          <w:sz w:val="22"/>
          <w:szCs w:val="22"/>
        </w:rPr>
        <w:t>Strengths</w:t>
      </w:r>
    </w:p>
    <w:p w:rsidRPr="007924AF" w:rsidR="007924AF" w:rsidP="32D09366" w:rsidRDefault="007924AF" w14:paraId="78B7F10B" w14:textId="77777777">
      <w:pPr>
        <w:rPr>
          <w:rFonts w:ascii="Arial" w:hAnsi="Arial" w:eastAsia="Arial" w:cs="Arial"/>
          <w:sz w:val="22"/>
          <w:szCs w:val="22"/>
        </w:rPr>
      </w:pPr>
      <w:r w:rsidRPr="32D09366" w:rsidR="53E1DFAD">
        <w:rPr>
          <w:rFonts w:ascii="Arial" w:hAnsi="Arial" w:eastAsia="Arial" w:cs="Arial"/>
          <w:sz w:val="22"/>
          <w:szCs w:val="22"/>
        </w:rPr>
        <w:t>Highly relevant research question</w:t>
      </w:r>
    </w:p>
    <w:p w:rsidRPr="007924AF" w:rsidR="007924AF" w:rsidP="32D09366" w:rsidRDefault="007924AF" w14:paraId="43A72D34" w14:textId="77777777">
      <w:pPr>
        <w:rPr>
          <w:rFonts w:ascii="Arial" w:hAnsi="Arial" w:eastAsia="Arial" w:cs="Arial"/>
          <w:sz w:val="22"/>
          <w:szCs w:val="22"/>
        </w:rPr>
      </w:pPr>
      <w:r w:rsidRPr="32D09366" w:rsidR="53E1DFAD">
        <w:rPr>
          <w:rFonts w:ascii="Arial" w:hAnsi="Arial" w:eastAsia="Arial" w:cs="Arial"/>
          <w:sz w:val="22"/>
          <w:szCs w:val="22"/>
        </w:rPr>
        <w:t xml:space="preserve">The study addresses a fundamental problem in surgical evidence generation: the gap between statistical outcomes and clinically meaningful decision-making. This issue is central to evidence-based surgery and trial </w:t>
      </w:r>
      <w:r w:rsidRPr="32D09366" w:rsidR="53E1DFAD">
        <w:rPr>
          <w:rFonts w:ascii="Arial" w:hAnsi="Arial" w:eastAsia="Arial" w:cs="Arial"/>
          <w:sz w:val="22"/>
          <w:szCs w:val="22"/>
        </w:rPr>
        <w:t>methodology</w:t>
      </w:r>
      <w:r w:rsidRPr="32D09366" w:rsidR="53E1DFAD">
        <w:rPr>
          <w:rFonts w:ascii="Arial" w:hAnsi="Arial" w:eastAsia="Arial" w:cs="Arial"/>
          <w:sz w:val="22"/>
          <w:szCs w:val="22"/>
        </w:rPr>
        <w:t>.</w:t>
      </w:r>
    </w:p>
    <w:p w:rsidRPr="007924AF" w:rsidR="007924AF" w:rsidP="32D09366" w:rsidRDefault="007924AF" w14:paraId="7F7E079E" w14:textId="77777777">
      <w:pPr>
        <w:rPr>
          <w:rFonts w:ascii="Arial" w:hAnsi="Arial" w:eastAsia="Arial" w:cs="Arial"/>
          <w:sz w:val="22"/>
          <w:szCs w:val="22"/>
        </w:rPr>
      </w:pPr>
      <w:r w:rsidRPr="32D09366" w:rsidR="53E1DFAD">
        <w:rPr>
          <w:rFonts w:ascii="Arial" w:hAnsi="Arial" w:eastAsia="Arial" w:cs="Arial"/>
          <w:sz w:val="22"/>
          <w:szCs w:val="22"/>
        </w:rPr>
        <w:t>Novel evaluation framework</w:t>
      </w:r>
    </w:p>
    <w:p w:rsidRPr="007924AF" w:rsidR="007924AF" w:rsidP="32D09366" w:rsidRDefault="007924AF" w14:paraId="20F72F89" w14:textId="77777777">
      <w:pPr>
        <w:rPr>
          <w:rFonts w:ascii="Arial" w:hAnsi="Arial" w:eastAsia="Arial" w:cs="Arial"/>
          <w:sz w:val="22"/>
          <w:szCs w:val="22"/>
        </w:rPr>
      </w:pPr>
      <w:r w:rsidRPr="32D09366" w:rsidR="53E1DFAD">
        <w:rPr>
          <w:rFonts w:ascii="Arial" w:hAnsi="Arial" w:eastAsia="Arial" w:cs="Arial"/>
          <w:sz w:val="22"/>
          <w:szCs w:val="22"/>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rsidRPr="007924AF" w:rsidR="007924AF" w:rsidP="32D09366" w:rsidRDefault="007924AF" w14:paraId="45E76D44" w14:textId="77777777">
      <w:pPr>
        <w:rPr>
          <w:rFonts w:ascii="Arial" w:hAnsi="Arial" w:eastAsia="Arial" w:cs="Arial"/>
          <w:sz w:val="22"/>
          <w:szCs w:val="22"/>
        </w:rPr>
      </w:pPr>
      <w:r w:rsidRPr="32D09366" w:rsidR="53E1DFAD">
        <w:rPr>
          <w:rFonts w:ascii="Arial" w:hAnsi="Arial" w:eastAsia="Arial" w:cs="Arial"/>
          <w:sz w:val="22"/>
          <w:szCs w:val="22"/>
        </w:rPr>
        <w:t>This framework provides an innovative lens through which to evaluate trial design quality.</w:t>
      </w:r>
    </w:p>
    <w:p w:rsidR="007924AF" w:rsidP="32D09366" w:rsidRDefault="007924AF" w14:paraId="6D502421" w14:textId="73A3DE4E">
      <w:pPr>
        <w:rPr>
          <w:rFonts w:ascii="Arial" w:hAnsi="Arial" w:eastAsia="Arial" w:cs="Arial"/>
          <w:sz w:val="22"/>
          <w:szCs w:val="22"/>
        </w:rPr>
      </w:pPr>
    </w:p>
    <w:p w:rsidRPr="00C1103A" w:rsidR="007924AF" w:rsidP="32D09366" w:rsidRDefault="00627057" w14:paraId="0489AC2A" w14:textId="693B3B0C">
      <w:pPr>
        <w:rPr>
          <w:rFonts w:ascii="Arial" w:hAnsi="Arial" w:eastAsia="Arial" w:cs="Arial"/>
          <w:i w:val="1"/>
          <w:iCs w:val="1"/>
          <w:color w:val="0F4761" w:themeColor="accent1" w:themeShade="BF"/>
          <w:sz w:val="22"/>
          <w:szCs w:val="22"/>
        </w:rPr>
      </w:pPr>
      <w:r w:rsidRPr="32D09366" w:rsidR="13C5E9A2">
        <w:rPr>
          <w:rFonts w:ascii="Arial" w:hAnsi="Arial" w:eastAsia="Arial" w:cs="Arial"/>
          <w:i w:val="1"/>
          <w:iCs w:val="1"/>
          <w:color w:val="0F4761" w:themeColor="accent1" w:themeTint="FF" w:themeShade="BF"/>
          <w:sz w:val="22"/>
          <w:szCs w:val="22"/>
          <w:u w:val="single"/>
        </w:rPr>
        <w:t>Our reply</w:t>
      </w:r>
      <w:r w:rsidRPr="32D09366" w:rsidR="53E1DFAD">
        <w:rPr>
          <w:rFonts w:ascii="Arial" w:hAnsi="Arial" w:eastAsia="Arial" w:cs="Arial"/>
          <w:i w:val="1"/>
          <w:iCs w:val="1"/>
          <w:color w:val="0F4761" w:themeColor="accent1" w:themeTint="FF" w:themeShade="BF"/>
          <w:sz w:val="22"/>
          <w:szCs w:val="22"/>
        </w:rPr>
        <w:t xml:space="preserve">: We thank the reviewer for </w:t>
      </w:r>
      <w:r w:rsidRPr="32D09366" w:rsidR="0BD4CCC2">
        <w:rPr>
          <w:rFonts w:ascii="Arial" w:hAnsi="Arial" w:eastAsia="Arial" w:cs="Arial"/>
          <w:i w:val="1"/>
          <w:iCs w:val="1"/>
          <w:color w:val="0F4761" w:themeColor="accent1" w:themeTint="FF" w:themeShade="BF"/>
          <w:sz w:val="22"/>
          <w:szCs w:val="22"/>
        </w:rPr>
        <w:t xml:space="preserve">the </w:t>
      </w:r>
      <w:r w:rsidRPr="32D09366" w:rsidR="0673A7ED">
        <w:rPr>
          <w:rFonts w:ascii="Arial" w:hAnsi="Arial" w:eastAsia="Arial" w:cs="Arial"/>
          <w:i w:val="1"/>
          <w:iCs w:val="1"/>
          <w:color w:val="0F4761" w:themeColor="accent1" w:themeTint="FF" w:themeShade="BF"/>
          <w:sz w:val="22"/>
          <w:szCs w:val="22"/>
        </w:rPr>
        <w:t xml:space="preserve">highly </w:t>
      </w:r>
      <w:r w:rsidRPr="32D09366" w:rsidR="53E1DFAD">
        <w:rPr>
          <w:rFonts w:ascii="Arial" w:hAnsi="Arial" w:eastAsia="Arial" w:cs="Arial"/>
          <w:i w:val="1"/>
          <w:iCs w:val="1"/>
          <w:color w:val="0F4761" w:themeColor="accent1" w:themeTint="FF" w:themeShade="BF"/>
          <w:sz w:val="22"/>
          <w:szCs w:val="22"/>
        </w:rPr>
        <w:t>positive feedback.</w:t>
      </w:r>
    </w:p>
    <w:p w:rsidRPr="007924AF" w:rsidR="007924AF" w:rsidP="32D09366" w:rsidRDefault="007924AF" w14:paraId="6E59B9F0" w14:textId="77777777">
      <w:pPr>
        <w:rPr>
          <w:rFonts w:ascii="Arial" w:hAnsi="Arial" w:eastAsia="Arial" w:cs="Arial"/>
          <w:sz w:val="22"/>
          <w:szCs w:val="22"/>
        </w:rPr>
      </w:pPr>
    </w:p>
    <w:p w:rsidRPr="007924AF" w:rsidR="007924AF" w:rsidP="32D09366" w:rsidRDefault="007924AF" w14:paraId="4980443F" w14:textId="1D2D3E5F">
      <w:pPr>
        <w:rPr>
          <w:rFonts w:ascii="Arial" w:hAnsi="Arial" w:eastAsia="Arial" w:cs="Arial"/>
          <w:b w:val="1"/>
          <w:bCs w:val="1"/>
          <w:sz w:val="22"/>
          <w:szCs w:val="22"/>
        </w:rPr>
      </w:pPr>
      <w:r w:rsidRPr="32D09366" w:rsidR="6F2FF355">
        <w:rPr>
          <w:rFonts w:ascii="Arial" w:hAnsi="Arial" w:eastAsia="Arial" w:cs="Arial"/>
          <w:b w:val="1"/>
          <w:bCs w:val="1"/>
          <w:sz w:val="22"/>
          <w:szCs w:val="22"/>
        </w:rPr>
        <w:t>Remark</w:t>
      </w:r>
      <w:r w:rsidRPr="32D09366" w:rsidR="6F2FF355">
        <w:rPr>
          <w:rFonts w:ascii="Arial" w:hAnsi="Arial" w:eastAsia="Arial" w:cs="Arial"/>
          <w:b w:val="1"/>
          <w:bCs w:val="1"/>
          <w:sz w:val="22"/>
          <w:szCs w:val="22"/>
        </w:rPr>
        <w:t xml:space="preserve"> 1: </w:t>
      </w:r>
    </w:p>
    <w:p w:rsidRPr="007924AF" w:rsidR="007924AF" w:rsidP="32D09366" w:rsidRDefault="007924AF" w14:paraId="6F15BE12" w14:textId="0C1098F2">
      <w:pPr>
        <w:rPr>
          <w:rFonts w:ascii="Arial" w:hAnsi="Arial" w:eastAsia="Arial" w:cs="Arial"/>
          <w:sz w:val="22"/>
          <w:szCs w:val="22"/>
        </w:rPr>
      </w:pPr>
      <w:r w:rsidRPr="32D09366" w:rsidR="53E1DFAD">
        <w:rPr>
          <w:rFonts w:ascii="Arial" w:hAnsi="Arial" w:eastAsia="Arial" w:cs="Arial"/>
          <w:sz w:val="22"/>
          <w:szCs w:val="22"/>
        </w:rPr>
        <w:t>I would like the authors to reply to the following comments:</w:t>
      </w:r>
    </w:p>
    <w:p w:rsidRPr="007924AF" w:rsidR="007924AF" w:rsidP="32D09366" w:rsidRDefault="007924AF" w14:paraId="3029AEC7" w14:textId="77777777">
      <w:pPr>
        <w:rPr>
          <w:rFonts w:ascii="Arial" w:hAnsi="Arial" w:eastAsia="Arial" w:cs="Arial"/>
          <w:sz w:val="22"/>
          <w:szCs w:val="22"/>
        </w:rPr>
      </w:pPr>
      <w:r w:rsidRPr="32D09366" w:rsidR="53E1DFAD">
        <w:rPr>
          <w:rFonts w:ascii="Arial" w:hAnsi="Arial" w:eastAsia="Arial" w:cs="Arial"/>
          <w:sz w:val="22"/>
          <w:szCs w:val="22"/>
        </w:rPr>
        <w:t xml:space="preserve">- mini abstract: this statement is </w:t>
      </w:r>
      <w:r w:rsidRPr="32D09366" w:rsidR="53E1DFAD">
        <w:rPr>
          <w:rFonts w:ascii="Arial" w:hAnsi="Arial" w:eastAsia="Arial" w:cs="Arial"/>
          <w:sz w:val="22"/>
          <w:szCs w:val="22"/>
        </w:rPr>
        <w:t>very strong</w:t>
      </w:r>
      <w:r w:rsidRPr="32D09366" w:rsidR="53E1DFAD">
        <w:rPr>
          <w:rFonts w:ascii="Arial" w:hAnsi="Arial" w:eastAsia="Arial" w:cs="Arial"/>
          <w:sz w:val="22"/>
          <w:szCs w:val="22"/>
        </w:rPr>
        <w:t xml:space="preserve"> given the study design. Consider softening the wording</w:t>
      </w:r>
    </w:p>
    <w:p w:rsidRPr="007924AF" w:rsidR="007924AF" w:rsidP="32D09366" w:rsidRDefault="007924AF" w14:paraId="4A22D3E5" w14:textId="77777777">
      <w:pPr>
        <w:rPr>
          <w:rFonts w:ascii="Arial" w:hAnsi="Arial" w:eastAsia="Arial" w:cs="Arial"/>
          <w:sz w:val="22"/>
          <w:szCs w:val="22"/>
        </w:rPr>
      </w:pPr>
      <w:r w:rsidRPr="32D09366" w:rsidR="53E1DFAD">
        <w:rPr>
          <w:rFonts w:ascii="Arial" w:hAnsi="Arial" w:eastAsia="Arial" w:cs="Arial"/>
          <w:sz w:val="22"/>
          <w:szCs w:val="22"/>
        </w:rPr>
        <w:t>- conclusion of abstract: The conclusion may be too definitive given the sampling approach. Consider tempering the statement.</w:t>
      </w:r>
    </w:p>
    <w:p w:rsidRPr="007924AF" w:rsidR="007924AF" w:rsidP="32D09366" w:rsidRDefault="007924AF" w14:paraId="3527DC99" w14:textId="77777777">
      <w:pPr>
        <w:rPr>
          <w:rFonts w:ascii="Arial" w:hAnsi="Arial" w:eastAsia="Arial" w:cs="Arial"/>
          <w:sz w:val="22"/>
          <w:szCs w:val="22"/>
        </w:rPr>
      </w:pPr>
    </w:p>
    <w:p w:rsidR="007924AF" w:rsidP="32D09366" w:rsidRDefault="007924AF" w14:paraId="55469C58" w14:textId="23868093">
      <w:pPr>
        <w:rPr>
          <w:rFonts w:ascii="Arial" w:hAnsi="Arial" w:eastAsia="Arial" w:cs="Arial"/>
          <w:i w:val="1"/>
          <w:iCs w:val="1"/>
          <w:color w:val="0F4761" w:themeColor="accent1" w:themeShade="BF"/>
          <w:sz w:val="22"/>
          <w:szCs w:val="22"/>
        </w:rPr>
      </w:pPr>
      <w:r w:rsidRPr="32D09366" w:rsidR="0E7FB7AF">
        <w:rPr>
          <w:rFonts w:ascii="Arial" w:hAnsi="Arial" w:eastAsia="Arial" w:cs="Arial"/>
          <w:i w:val="1"/>
          <w:iCs w:val="1"/>
          <w:color w:val="0F4761" w:themeColor="accent1" w:themeTint="FF" w:themeShade="BF"/>
          <w:sz w:val="22"/>
          <w:szCs w:val="22"/>
        </w:rPr>
        <w:t>Our reply:</w:t>
      </w:r>
      <w:r w:rsidRPr="32D09366" w:rsidR="53E1DFAD">
        <w:rPr>
          <w:rFonts w:ascii="Arial" w:hAnsi="Arial" w:eastAsia="Arial" w:cs="Arial"/>
          <w:i w:val="1"/>
          <w:iCs w:val="1"/>
          <w:color w:val="0F4761" w:themeColor="accent1" w:themeTint="FF" w:themeShade="BF"/>
          <w:sz w:val="22"/>
          <w:szCs w:val="22"/>
        </w:rPr>
        <w:t xml:space="preserve"> We thank the reviewer for</w:t>
      </w:r>
      <w:r w:rsidRPr="32D09366" w:rsidR="3F6359BD">
        <w:rPr>
          <w:rFonts w:ascii="Arial" w:hAnsi="Arial" w:eastAsia="Arial" w:cs="Arial"/>
          <w:i w:val="1"/>
          <w:iCs w:val="1"/>
          <w:color w:val="0F4761" w:themeColor="accent1" w:themeTint="FF" w:themeShade="BF"/>
          <w:sz w:val="22"/>
          <w:szCs w:val="22"/>
        </w:rPr>
        <w:t xml:space="preserve"> the</w:t>
      </w:r>
      <w:r w:rsidRPr="32D09366" w:rsidR="53E1DFAD">
        <w:rPr>
          <w:rFonts w:ascii="Arial" w:hAnsi="Arial" w:eastAsia="Arial" w:cs="Arial"/>
          <w:i w:val="1"/>
          <w:iCs w:val="1"/>
          <w:color w:val="0F4761" w:themeColor="accent1" w:themeTint="FF" w:themeShade="BF"/>
          <w:sz w:val="22"/>
          <w:szCs w:val="22"/>
        </w:rPr>
        <w:t xml:space="preserve"> suggestions</w:t>
      </w:r>
      <w:r w:rsidRPr="32D09366" w:rsidR="764C490E">
        <w:rPr>
          <w:rFonts w:ascii="Arial" w:hAnsi="Arial" w:eastAsia="Arial" w:cs="Arial"/>
          <w:i w:val="1"/>
          <w:iCs w:val="1"/>
          <w:color w:val="0F4761" w:themeColor="accent1" w:themeTint="FF" w:themeShade="BF"/>
          <w:sz w:val="22"/>
          <w:szCs w:val="22"/>
        </w:rPr>
        <w:t xml:space="preserve"> and </w:t>
      </w:r>
      <w:r w:rsidRPr="32D09366" w:rsidR="17B786E2">
        <w:rPr>
          <w:rFonts w:ascii="Arial" w:hAnsi="Arial" w:eastAsia="Arial" w:cs="Arial"/>
          <w:i w:val="1"/>
          <w:iCs w:val="1"/>
          <w:color w:val="0F4761" w:themeColor="accent1" w:themeTint="FF" w:themeShade="BF"/>
          <w:sz w:val="22"/>
          <w:szCs w:val="22"/>
        </w:rPr>
        <w:t>consequently</w:t>
      </w:r>
      <w:r w:rsidRPr="32D09366" w:rsidR="17B786E2">
        <w:rPr>
          <w:rFonts w:ascii="Arial" w:hAnsi="Arial" w:eastAsia="Arial" w:cs="Arial"/>
          <w:i w:val="1"/>
          <w:iCs w:val="1"/>
          <w:color w:val="0F4761" w:themeColor="accent1" w:themeTint="FF" w:themeShade="BF"/>
          <w:sz w:val="22"/>
          <w:szCs w:val="22"/>
        </w:rPr>
        <w:t xml:space="preserve"> </w:t>
      </w:r>
      <w:r w:rsidRPr="32D09366" w:rsidR="764C490E">
        <w:rPr>
          <w:rFonts w:ascii="Arial" w:hAnsi="Arial" w:eastAsia="Arial" w:cs="Arial"/>
          <w:i w:val="1"/>
          <w:iCs w:val="1"/>
          <w:color w:val="0F4761" w:themeColor="accent1" w:themeTint="FF" w:themeShade="BF"/>
          <w:sz w:val="22"/>
          <w:szCs w:val="22"/>
        </w:rPr>
        <w:t>softened</w:t>
      </w:r>
      <w:r w:rsidRPr="32D09366" w:rsidR="764C490E">
        <w:rPr>
          <w:rFonts w:ascii="Arial" w:hAnsi="Arial" w:eastAsia="Arial" w:cs="Arial"/>
          <w:i w:val="1"/>
          <w:iCs w:val="1"/>
          <w:color w:val="0F4761" w:themeColor="accent1" w:themeTint="FF" w:themeShade="BF"/>
          <w:sz w:val="22"/>
          <w:szCs w:val="22"/>
        </w:rPr>
        <w:t xml:space="preserve"> the statements</w:t>
      </w:r>
      <w:r w:rsidRPr="32D09366" w:rsidR="53E1DFAD">
        <w:rPr>
          <w:rFonts w:ascii="Arial" w:hAnsi="Arial" w:eastAsia="Arial" w:cs="Arial"/>
          <w:i w:val="1"/>
          <w:iCs w:val="1"/>
          <w:color w:val="0F4761" w:themeColor="accent1" w:themeTint="FF" w:themeShade="BF"/>
          <w:sz w:val="22"/>
          <w:szCs w:val="22"/>
        </w:rPr>
        <w:t>,</w:t>
      </w:r>
      <w:r w:rsidRPr="32D09366" w:rsidR="53E1DFAD">
        <w:rPr>
          <w:rFonts w:ascii="Arial" w:hAnsi="Arial" w:eastAsia="Arial" w:cs="Arial"/>
          <w:i w:val="1"/>
          <w:iCs w:val="1"/>
          <w:color w:val="0F4761" w:themeColor="accent1" w:themeTint="FF" w:themeShade="BF"/>
          <w:sz w:val="22"/>
          <w:szCs w:val="22"/>
        </w:rPr>
        <w:t xml:space="preserve"> in the revised mini</w:t>
      </w:r>
      <w:r w:rsidRPr="32D09366" w:rsidR="328FD125">
        <w:rPr>
          <w:rFonts w:ascii="Arial" w:hAnsi="Arial" w:eastAsia="Arial" w:cs="Arial"/>
          <w:i w:val="1"/>
          <w:iCs w:val="1"/>
          <w:color w:val="0F4761" w:themeColor="accent1" w:themeTint="FF" w:themeShade="BF"/>
          <w:sz w:val="22"/>
          <w:szCs w:val="22"/>
        </w:rPr>
        <w:t xml:space="preserve"> </w:t>
      </w:r>
      <w:r w:rsidRPr="32D09366" w:rsidR="53E1DFAD">
        <w:rPr>
          <w:rFonts w:ascii="Arial" w:hAnsi="Arial" w:eastAsia="Arial" w:cs="Arial"/>
          <w:i w:val="1"/>
          <w:iCs w:val="1"/>
          <w:color w:val="0F4761" w:themeColor="accent1" w:themeTint="FF" w:themeShade="BF"/>
          <w:sz w:val="22"/>
          <w:szCs w:val="22"/>
        </w:rPr>
        <w:t>abstract and abstract, as follows.</w:t>
      </w:r>
    </w:p>
    <w:p w:rsidR="0086529C" w:rsidP="32D09366" w:rsidRDefault="0086529C" w14:paraId="4A4370F7" w14:textId="77777777">
      <w:pPr>
        <w:rPr>
          <w:rFonts w:ascii="Arial" w:hAnsi="Arial" w:eastAsia="Arial" w:cs="Arial"/>
          <w:i w:val="1"/>
          <w:iCs w:val="1"/>
          <w:color w:val="0F4761" w:themeColor="accent1" w:themeShade="BF"/>
          <w:sz w:val="22"/>
          <w:szCs w:val="22"/>
        </w:rPr>
      </w:pPr>
    </w:p>
    <w:p w:rsidRPr="00CA1B8F" w:rsidR="00CA1B8F" w:rsidP="32D09366" w:rsidRDefault="00CA1B8F" w14:paraId="6D300EEB" w14:textId="5A4006DE">
      <w:pPr>
        <w:rPr>
          <w:rFonts w:ascii="Arial" w:hAnsi="Arial" w:eastAsia="Arial" w:cs="Arial"/>
          <w:i w:val="1"/>
          <w:iCs w:val="1"/>
          <w:color w:val="0F4761" w:themeColor="accent1" w:themeShade="BF"/>
          <w:sz w:val="22"/>
          <w:szCs w:val="22"/>
        </w:rPr>
      </w:pPr>
      <w:r w:rsidRPr="32D09366" w:rsidR="328FD125">
        <w:rPr>
          <w:rFonts w:ascii="Arial" w:hAnsi="Arial" w:eastAsia="Arial" w:cs="Arial"/>
          <w:i w:val="1"/>
          <w:iCs w:val="1"/>
          <w:color w:val="0F4761" w:themeColor="accent1" w:themeTint="FF" w:themeShade="BF"/>
          <w:sz w:val="22"/>
          <w:szCs w:val="22"/>
        </w:rPr>
        <w:t>Extracted from</w:t>
      </w:r>
      <w:r w:rsidRPr="32D09366" w:rsidR="328FD125">
        <w:rPr>
          <w:rFonts w:ascii="Arial" w:hAnsi="Arial" w:eastAsia="Arial" w:cs="Arial"/>
          <w:i w:val="1"/>
          <w:iCs w:val="1"/>
          <w:color w:val="0F4761" w:themeColor="accent1" w:themeTint="FF" w:themeShade="BF"/>
          <w:sz w:val="22"/>
          <w:szCs w:val="22"/>
        </w:rPr>
        <w:t xml:space="preserve"> </w:t>
      </w:r>
      <w:r w:rsidRPr="32D09366" w:rsidR="328FD125">
        <w:rPr>
          <w:rFonts w:ascii="Arial" w:hAnsi="Arial" w:eastAsia="Arial" w:cs="Arial"/>
          <w:b w:val="1"/>
          <w:bCs w:val="1"/>
          <w:i w:val="1"/>
          <w:iCs w:val="1"/>
          <w:color w:val="0F4761" w:themeColor="accent1" w:themeTint="FF" w:themeShade="BF"/>
          <w:sz w:val="22"/>
          <w:szCs w:val="22"/>
        </w:rPr>
        <w:t>Mini Abstract</w:t>
      </w:r>
      <w:r w:rsidRPr="32D09366" w:rsidR="328FD125">
        <w:rPr>
          <w:rFonts w:ascii="Arial" w:hAnsi="Arial" w:eastAsia="Arial" w:cs="Arial"/>
          <w:i w:val="1"/>
          <w:iCs w:val="1"/>
          <w:color w:val="0F4761" w:themeColor="accent1" w:themeTint="FF" w:themeShade="BF"/>
          <w:sz w:val="22"/>
          <w:szCs w:val="22"/>
        </w:rPr>
        <w:t>:</w:t>
      </w:r>
    </w:p>
    <w:p w:rsidR="0040020F" w:rsidP="32D09366" w:rsidRDefault="0040020F" w14:paraId="167E6A4B" w14:textId="77777777">
      <w:pPr>
        <w:rPr>
          <w:rFonts w:ascii="Arial" w:hAnsi="Arial" w:eastAsia="Arial" w:cs="Arial"/>
          <w:color w:val="000000" w:themeColor="text1"/>
          <w:sz w:val="22"/>
          <w:szCs w:val="22"/>
          <w:lang w:eastAsia="de-DE"/>
        </w:rPr>
      </w:pPr>
    </w:p>
    <w:p w:rsidRPr="00C1103A" w:rsidR="00CA1B8F" w:rsidP="32D09366" w:rsidRDefault="00CA1B8F" w14:paraId="580E33AA" w14:textId="4493E2E3">
      <w:pPr>
        <w:rPr>
          <w:rFonts w:ascii="Arial" w:hAnsi="Arial" w:eastAsia="Arial" w:cs="Arial"/>
          <w:i w:val="1"/>
          <w:iCs w:val="1"/>
          <w:color w:val="0F4761" w:themeColor="accent1" w:themeShade="BF"/>
          <w:sz w:val="22"/>
          <w:szCs w:val="22"/>
        </w:rPr>
      </w:pPr>
      <w:r w:rsidRPr="32D09366" w:rsidR="328FD125">
        <w:rPr>
          <w:rFonts w:ascii="Arial" w:hAnsi="Arial" w:eastAsia="Arial" w:cs="Arial"/>
          <w:color w:val="000000" w:themeColor="text1" w:themeTint="FF" w:themeShade="FF"/>
          <w:sz w:val="22"/>
          <w:szCs w:val="22"/>
          <w:lang w:eastAsia="de-DE"/>
        </w:rPr>
        <w:t xml:space="preserve">Most contemporary </w:t>
      </w:r>
      <w:r w:rsidRPr="32D09366" w:rsidR="328FD125">
        <w:rPr>
          <w:rFonts w:ascii="Arial" w:hAnsi="Arial" w:eastAsia="Arial" w:cs="Arial"/>
          <w:color w:val="000000" w:themeColor="text1" w:themeTint="FF" w:themeShade="FF"/>
          <w:sz w:val="22"/>
          <w:szCs w:val="22"/>
          <w:lang w:eastAsia="de-DE"/>
        </w:rPr>
        <w:t xml:space="preserve">surgical </w:t>
      </w:r>
      <w:r w:rsidRPr="32D09366" w:rsidR="328FD125">
        <w:rPr>
          <w:rFonts w:ascii="Arial" w:hAnsi="Arial" w:eastAsia="Arial" w:cs="Arial"/>
          <w:color w:val="000000" w:themeColor="text1" w:themeTint="FF" w:themeShade="FF"/>
          <w:sz w:val="22"/>
          <w:szCs w:val="22"/>
          <w:lang w:eastAsia="de-DE"/>
        </w:rPr>
        <w:t>randomized controlled trials</w:t>
      </w:r>
      <w:r w:rsidRPr="32D09366" w:rsidR="328FD125">
        <w:rPr>
          <w:rFonts w:ascii="Arial" w:hAnsi="Arial" w:eastAsia="Arial" w:cs="Arial"/>
          <w:color w:val="000000" w:themeColor="text1" w:themeTint="FF" w:themeShade="FF"/>
          <w:sz w:val="22"/>
          <w:szCs w:val="22"/>
          <w:lang w:eastAsia="de-DE"/>
        </w:rPr>
        <w:t xml:space="preserve"> </w:t>
      </w:r>
      <w:r w:rsidRPr="32D09366" w:rsidR="328FD125">
        <w:rPr>
          <w:rFonts w:ascii="Arial" w:hAnsi="Arial" w:eastAsia="Arial" w:cs="Arial"/>
          <w:b w:val="1"/>
          <w:bCs w:val="1"/>
          <w:i w:val="1"/>
          <w:iCs w:val="1"/>
          <w:color w:val="000000" w:themeColor="text1" w:themeTint="FF" w:themeShade="FF"/>
          <w:sz w:val="22"/>
          <w:szCs w:val="22"/>
          <w:highlight w:val="yellow"/>
          <w:lang w:eastAsia="de-DE"/>
        </w:rPr>
        <w:t xml:space="preserve">could </w:t>
      </w:r>
      <w:r w:rsidRPr="32D09366" w:rsidR="328FD125">
        <w:rPr>
          <w:rFonts w:ascii="Arial" w:hAnsi="Arial" w:eastAsia="Arial" w:cs="Arial"/>
          <w:b w:val="1"/>
          <w:bCs w:val="1"/>
          <w:i w:val="1"/>
          <w:iCs w:val="1"/>
          <w:color w:val="000000" w:themeColor="text1" w:themeTint="FF" w:themeShade="FF"/>
          <w:sz w:val="22"/>
          <w:szCs w:val="22"/>
          <w:highlight w:val="yellow"/>
          <w:lang w:eastAsia="de-DE"/>
        </w:rPr>
        <w:t>benefit</w:t>
      </w:r>
      <w:r w:rsidRPr="32D09366" w:rsidR="328FD125">
        <w:rPr>
          <w:rFonts w:ascii="Arial" w:hAnsi="Arial" w:eastAsia="Arial" w:cs="Arial"/>
          <w:b w:val="1"/>
          <w:bCs w:val="1"/>
          <w:i w:val="1"/>
          <w:iCs w:val="1"/>
          <w:color w:val="000000" w:themeColor="text1" w:themeTint="FF" w:themeShade="FF"/>
          <w:sz w:val="22"/>
          <w:szCs w:val="22"/>
          <w:highlight w:val="yellow"/>
          <w:lang w:eastAsia="de-DE"/>
        </w:rPr>
        <w:t xml:space="preserve"> from</w:t>
      </w:r>
      <w:r w:rsidRPr="32D09366" w:rsidR="328FD125">
        <w:rPr>
          <w:rFonts w:ascii="Arial" w:hAnsi="Arial" w:eastAsia="Arial" w:cs="Arial"/>
          <w:b w:val="1"/>
          <w:bCs w:val="1"/>
          <w:i w:val="1"/>
          <w:iCs w:val="1"/>
          <w:color w:val="000000" w:themeColor="text1" w:themeTint="FF" w:themeShade="FF"/>
          <w:sz w:val="22"/>
          <w:szCs w:val="22"/>
          <w:highlight w:val="yellow"/>
        </w:rPr>
        <w:t xml:space="preserve"> </w:t>
      </w:r>
      <w:r w:rsidRPr="32D09366" w:rsidR="328FD125">
        <w:rPr>
          <w:rFonts w:ascii="Arial" w:hAnsi="Arial" w:eastAsia="Arial" w:cs="Arial"/>
          <w:b w:val="1"/>
          <w:bCs w:val="1"/>
          <w:i w:val="1"/>
          <w:iCs w:val="1"/>
          <w:color w:val="000000" w:themeColor="text1" w:themeTint="FF" w:themeShade="FF"/>
          <w:sz w:val="22"/>
          <w:szCs w:val="22"/>
          <w:highlight w:val="yellow"/>
        </w:rPr>
        <w:t>improve</w:t>
      </w:r>
      <w:r w:rsidRPr="32D09366" w:rsidR="000CDFE4">
        <w:rPr>
          <w:rFonts w:ascii="Arial" w:hAnsi="Arial" w:eastAsia="Arial" w:cs="Arial"/>
          <w:b w:val="1"/>
          <w:bCs w:val="1"/>
          <w:i w:val="1"/>
          <w:iCs w:val="1"/>
          <w:color w:val="000000" w:themeColor="text1" w:themeTint="FF" w:themeShade="FF"/>
          <w:sz w:val="22"/>
          <w:szCs w:val="22"/>
          <w:highlight w:val="yellow"/>
        </w:rPr>
        <w:t>d</w:t>
      </w:r>
      <w:r w:rsidRPr="32D09366" w:rsidR="328FD125">
        <w:rPr>
          <w:rFonts w:ascii="Arial" w:hAnsi="Arial" w:eastAsia="Arial" w:cs="Arial"/>
          <w:b w:val="1"/>
          <w:bCs w:val="1"/>
          <w:i w:val="1"/>
          <w:iCs w:val="1"/>
          <w:color w:val="000000" w:themeColor="text1" w:themeTint="FF" w:themeShade="FF"/>
          <w:sz w:val="22"/>
          <w:szCs w:val="22"/>
          <w:highlight w:val="yellow"/>
        </w:rPr>
        <w:t xml:space="preserve"> </w:t>
      </w:r>
      <w:r w:rsidRPr="32D09366" w:rsidR="328FD125">
        <w:rPr>
          <w:rFonts w:ascii="Arial" w:hAnsi="Arial" w:eastAsia="Arial" w:cs="Arial"/>
          <w:b w:val="1"/>
          <w:bCs w:val="1"/>
          <w:i w:val="1"/>
          <w:iCs w:val="1"/>
          <w:color w:val="000000" w:themeColor="text1" w:themeTint="FF" w:themeShade="FF"/>
          <w:sz w:val="22"/>
          <w:szCs w:val="22"/>
          <w:highlight w:val="yellow"/>
        </w:rPr>
        <w:t>planning and design to better</w:t>
      </w:r>
      <w:r w:rsidRPr="32D09366" w:rsidR="328FD125">
        <w:rPr>
          <w:rFonts w:ascii="Arial" w:hAnsi="Arial" w:eastAsia="Arial" w:cs="Arial"/>
          <w:b w:val="1"/>
          <w:bCs w:val="1"/>
          <w:i w:val="1"/>
          <w:iCs w:val="1"/>
          <w:color w:val="000000" w:themeColor="text1" w:themeTint="FF" w:themeShade="FF"/>
          <w:sz w:val="22"/>
          <w:szCs w:val="22"/>
        </w:rPr>
        <w:t xml:space="preserve"> </w:t>
      </w:r>
      <w:r w:rsidRPr="32D09366" w:rsidR="328FD125">
        <w:rPr>
          <w:rFonts w:ascii="Arial" w:hAnsi="Arial" w:eastAsia="Arial" w:cs="Arial"/>
          <w:color w:val="000000" w:themeColor="text1" w:themeTint="FF" w:themeShade="FF"/>
          <w:sz w:val="22"/>
          <w:szCs w:val="22"/>
        </w:rPr>
        <w:t xml:space="preserve">inform </w:t>
      </w:r>
      <w:r w:rsidRPr="32D09366" w:rsidR="328FD125">
        <w:rPr>
          <w:rFonts w:ascii="Arial" w:hAnsi="Arial" w:eastAsia="Arial" w:cs="Arial"/>
          <w:color w:val="000000" w:themeColor="text1" w:themeTint="FF" w:themeShade="FF"/>
          <w:sz w:val="22"/>
          <w:szCs w:val="22"/>
        </w:rPr>
        <w:t>patient</w:t>
      </w:r>
      <w:r w:rsidRPr="32D09366" w:rsidR="328FD125">
        <w:rPr>
          <w:rFonts w:ascii="Arial" w:hAnsi="Arial" w:eastAsia="Arial" w:cs="Arial"/>
          <w:color w:val="000000" w:themeColor="text1" w:themeTint="FF" w:themeShade="FF"/>
          <w:sz w:val="22"/>
          <w:szCs w:val="22"/>
        </w:rPr>
        <w:t>-</w:t>
      </w:r>
      <w:r w:rsidRPr="32D09366" w:rsidR="328FD125">
        <w:rPr>
          <w:rFonts w:ascii="Arial" w:hAnsi="Arial" w:eastAsia="Arial" w:cs="Arial"/>
          <w:color w:val="000000" w:themeColor="text1" w:themeTint="FF" w:themeShade="FF"/>
          <w:sz w:val="22"/>
          <w:szCs w:val="22"/>
        </w:rPr>
        <w:t xml:space="preserve">relevant </w:t>
      </w:r>
      <w:r w:rsidRPr="32D09366" w:rsidR="328FD125">
        <w:rPr>
          <w:rFonts w:ascii="Arial" w:hAnsi="Arial" w:eastAsia="Arial" w:cs="Arial"/>
          <w:color w:val="000000" w:themeColor="text1" w:themeTint="FF" w:themeShade="FF"/>
          <w:sz w:val="22"/>
          <w:szCs w:val="22"/>
        </w:rPr>
        <w:t>clinical decision-making</w:t>
      </w:r>
      <w:r w:rsidRPr="32D09366" w:rsidR="328FD125">
        <w:rPr>
          <w:rFonts w:ascii="Arial" w:hAnsi="Arial" w:eastAsia="Arial" w:cs="Arial"/>
          <w:color w:val="000000" w:themeColor="text1" w:themeTint="FF" w:themeShade="FF"/>
          <w:sz w:val="22"/>
          <w:szCs w:val="22"/>
        </w:rPr>
        <w:t>.</w:t>
      </w:r>
      <w:r w:rsidRPr="32D09366" w:rsidR="328FD125">
        <w:rPr>
          <w:rFonts w:ascii="Arial" w:hAnsi="Arial" w:eastAsia="Arial" w:cs="Arial"/>
          <w:color w:val="000000" w:themeColor="text1" w:themeTint="FF" w:themeShade="FF"/>
          <w:sz w:val="22"/>
          <w:szCs w:val="22"/>
        </w:rPr>
        <w:t xml:space="preserve"> </w:t>
      </w:r>
      <w:r w:rsidRPr="32D09366" w:rsidR="328FD125">
        <w:rPr>
          <w:rFonts w:ascii="Arial" w:hAnsi="Arial" w:eastAsia="Arial" w:cs="Arial"/>
          <w:color w:val="000000" w:themeColor="text1" w:themeTint="FF" w:themeShade="FF"/>
          <w:sz w:val="22"/>
          <w:szCs w:val="22"/>
        </w:rPr>
        <w:t xml:space="preserve"> </w:t>
      </w:r>
    </w:p>
    <w:p w:rsidR="007924AF" w:rsidP="32D09366" w:rsidRDefault="007924AF" w14:paraId="10E8AFBE" w14:textId="77777777">
      <w:pPr>
        <w:rPr>
          <w:rFonts w:ascii="Arial" w:hAnsi="Arial" w:eastAsia="Arial" w:cs="Arial"/>
          <w:i w:val="1"/>
          <w:iCs w:val="1"/>
          <w:color w:val="0F4761" w:themeColor="accent1" w:themeShade="BF"/>
          <w:sz w:val="22"/>
          <w:szCs w:val="22"/>
        </w:rPr>
      </w:pPr>
    </w:p>
    <w:p w:rsidR="0040020F" w:rsidP="32D09366" w:rsidRDefault="0040020F" w14:paraId="30709D41" w14:textId="77777777">
      <w:pPr>
        <w:rPr>
          <w:rFonts w:ascii="Arial" w:hAnsi="Arial" w:eastAsia="Arial" w:cs="Arial"/>
          <w:i w:val="1"/>
          <w:iCs w:val="1"/>
          <w:color w:val="0F4761" w:themeColor="accent1" w:themeShade="BF"/>
          <w:sz w:val="22"/>
          <w:szCs w:val="22"/>
        </w:rPr>
      </w:pPr>
    </w:p>
    <w:p w:rsidR="0040020F" w:rsidP="32D09366" w:rsidRDefault="0040020F" w14:paraId="1779B436" w14:textId="77777777">
      <w:pPr>
        <w:rPr>
          <w:rFonts w:ascii="Arial" w:hAnsi="Arial" w:eastAsia="Arial" w:cs="Arial"/>
          <w:i w:val="1"/>
          <w:iCs w:val="1"/>
          <w:color w:val="0F4761" w:themeColor="accent1" w:themeShade="BF"/>
          <w:sz w:val="22"/>
          <w:szCs w:val="22"/>
        </w:rPr>
      </w:pPr>
    </w:p>
    <w:p w:rsidR="0040020F" w:rsidP="32D09366" w:rsidRDefault="0040020F" w14:paraId="1DF2E938" w14:textId="77777777">
      <w:pPr>
        <w:rPr>
          <w:rFonts w:ascii="Arial" w:hAnsi="Arial" w:eastAsia="Arial" w:cs="Arial"/>
          <w:i w:val="1"/>
          <w:iCs w:val="1"/>
          <w:color w:val="0F4761" w:themeColor="accent1" w:themeShade="BF"/>
          <w:sz w:val="22"/>
          <w:szCs w:val="22"/>
        </w:rPr>
      </w:pPr>
    </w:p>
    <w:p w:rsidRPr="00CA1B8F" w:rsidR="00CA1B8F" w:rsidP="32D09366" w:rsidRDefault="00CA1B8F" w14:paraId="14547660" w14:textId="33033AC8">
      <w:pPr>
        <w:rPr>
          <w:rFonts w:ascii="Arial" w:hAnsi="Arial" w:eastAsia="Arial" w:cs="Arial"/>
          <w:i w:val="1"/>
          <w:iCs w:val="1"/>
          <w:color w:val="0F4761" w:themeColor="accent1" w:themeShade="BF"/>
          <w:sz w:val="22"/>
          <w:szCs w:val="22"/>
        </w:rPr>
      </w:pPr>
      <w:r w:rsidRPr="32D09366" w:rsidR="328FD125">
        <w:rPr>
          <w:rFonts w:ascii="Arial" w:hAnsi="Arial" w:eastAsia="Arial" w:cs="Arial"/>
          <w:i w:val="1"/>
          <w:iCs w:val="1"/>
          <w:color w:val="0F4761" w:themeColor="accent1" w:themeTint="FF" w:themeShade="BF"/>
          <w:sz w:val="22"/>
          <w:szCs w:val="22"/>
        </w:rPr>
        <w:t>Extracted from</w:t>
      </w:r>
      <w:r w:rsidRPr="32D09366" w:rsidR="328FD125">
        <w:rPr>
          <w:rFonts w:ascii="Arial" w:hAnsi="Arial" w:eastAsia="Arial" w:cs="Arial"/>
          <w:i w:val="1"/>
          <w:iCs w:val="1"/>
          <w:color w:val="0F4761" w:themeColor="accent1" w:themeTint="FF" w:themeShade="BF"/>
          <w:sz w:val="22"/>
          <w:szCs w:val="22"/>
        </w:rPr>
        <w:t xml:space="preserve"> </w:t>
      </w:r>
      <w:r w:rsidRPr="32D09366" w:rsidR="328FD125">
        <w:rPr>
          <w:rFonts w:ascii="Arial" w:hAnsi="Arial" w:eastAsia="Arial" w:cs="Arial"/>
          <w:b w:val="1"/>
          <w:bCs w:val="1"/>
          <w:i w:val="1"/>
          <w:iCs w:val="1"/>
          <w:color w:val="0F4761" w:themeColor="accent1" w:themeTint="FF" w:themeShade="BF"/>
          <w:sz w:val="22"/>
          <w:szCs w:val="22"/>
        </w:rPr>
        <w:t>Abstract</w:t>
      </w:r>
      <w:r w:rsidRPr="32D09366" w:rsidR="328FD125">
        <w:rPr>
          <w:rFonts w:ascii="Arial" w:hAnsi="Arial" w:eastAsia="Arial" w:cs="Arial"/>
          <w:i w:val="1"/>
          <w:iCs w:val="1"/>
          <w:color w:val="0F4761" w:themeColor="accent1" w:themeTint="FF" w:themeShade="BF"/>
          <w:sz w:val="22"/>
          <w:szCs w:val="22"/>
        </w:rPr>
        <w:t>:</w:t>
      </w:r>
    </w:p>
    <w:p w:rsidR="0040020F" w:rsidP="32D09366" w:rsidRDefault="0040020F" w14:paraId="159062C7" w14:textId="77777777">
      <w:pPr>
        <w:rPr>
          <w:rFonts w:ascii="Arial" w:hAnsi="Arial" w:eastAsia="Arial" w:cs="Arial"/>
          <w:b w:val="1"/>
          <w:bCs w:val="1"/>
          <w:sz w:val="22"/>
          <w:szCs w:val="22"/>
        </w:rPr>
      </w:pPr>
    </w:p>
    <w:p w:rsidRPr="0040020F" w:rsidR="000A4C6F" w:rsidP="32D09366" w:rsidRDefault="000A4C6F" w14:paraId="67F86003" w14:textId="47938BBF">
      <w:pPr>
        <w:rPr>
          <w:rFonts w:ascii="Arial" w:hAnsi="Arial" w:eastAsia="Arial" w:cs="Arial"/>
          <w:b w:val="1"/>
          <w:bCs w:val="1"/>
          <w:i w:val="1"/>
          <w:iCs w:val="1"/>
          <w:sz w:val="22"/>
          <w:szCs w:val="22"/>
        </w:rPr>
      </w:pPr>
      <w:r w:rsidRPr="32D09366" w:rsidR="3D833431">
        <w:rPr>
          <w:rFonts w:ascii="Arial" w:hAnsi="Arial" w:eastAsia="Arial" w:cs="Arial"/>
          <w:b w:val="1"/>
          <w:bCs w:val="1"/>
          <w:sz w:val="22"/>
          <w:szCs w:val="22"/>
        </w:rPr>
        <w:t>Conclusion</w:t>
      </w:r>
      <w:r w:rsidRPr="32D09366" w:rsidR="3D833431">
        <w:rPr>
          <w:rFonts w:ascii="Arial" w:hAnsi="Arial" w:eastAsia="Arial" w:cs="Arial"/>
          <w:sz w:val="22"/>
          <w:szCs w:val="22"/>
        </w:rPr>
        <w:t xml:space="preserve">: </w:t>
      </w:r>
      <w:r w:rsidRPr="32D09366" w:rsidR="3D833431">
        <w:rPr>
          <w:rFonts w:ascii="Arial" w:hAnsi="Arial" w:eastAsia="Arial" w:cs="Arial"/>
          <w:b w:val="1"/>
          <w:bCs w:val="1"/>
          <w:i w:val="1"/>
          <w:iCs w:val="1"/>
          <w:sz w:val="22"/>
          <w:szCs w:val="22"/>
          <w:highlight w:val="yellow"/>
        </w:rPr>
        <w:t xml:space="preserve">Our results </w:t>
      </w:r>
      <w:r w:rsidRPr="32D09366" w:rsidR="2448566D">
        <w:rPr>
          <w:rFonts w:ascii="Arial" w:hAnsi="Arial" w:eastAsia="Arial" w:cs="Arial"/>
          <w:b w:val="1"/>
          <w:bCs w:val="1"/>
          <w:i w:val="1"/>
          <w:iCs w:val="1"/>
          <w:sz w:val="22"/>
          <w:szCs w:val="22"/>
          <w:highlight w:val="yellow"/>
        </w:rPr>
        <w:t xml:space="preserve">raise </w:t>
      </w:r>
      <w:r w:rsidRPr="32D09366" w:rsidR="3D833431">
        <w:rPr>
          <w:rFonts w:ascii="Arial" w:hAnsi="Arial" w:eastAsia="Arial" w:cs="Arial"/>
          <w:b w:val="1"/>
          <w:bCs w:val="1"/>
          <w:i w:val="1"/>
          <w:iCs w:val="1"/>
          <w:sz w:val="22"/>
          <w:szCs w:val="22"/>
          <w:highlight w:val="yellow"/>
        </w:rPr>
        <w:t xml:space="preserve">concerns </w:t>
      </w:r>
      <w:r w:rsidRPr="32D09366" w:rsidR="01223E5E">
        <w:rPr>
          <w:rFonts w:ascii="Arial" w:hAnsi="Arial" w:eastAsia="Arial" w:cs="Arial"/>
          <w:b w:val="1"/>
          <w:bCs w:val="1"/>
          <w:i w:val="1"/>
          <w:iCs w:val="1"/>
          <w:sz w:val="22"/>
          <w:szCs w:val="22"/>
          <w:highlight w:val="yellow"/>
        </w:rPr>
        <w:t xml:space="preserve">about </w:t>
      </w:r>
      <w:r w:rsidRPr="32D09366" w:rsidR="3D833431">
        <w:rPr>
          <w:rFonts w:ascii="Arial" w:hAnsi="Arial" w:eastAsia="Arial" w:cs="Arial"/>
          <w:b w:val="1"/>
          <w:bCs w:val="1"/>
          <w:i w:val="1"/>
          <w:iCs w:val="1"/>
          <w:sz w:val="22"/>
          <w:szCs w:val="22"/>
          <w:highlight w:val="yellow"/>
        </w:rPr>
        <w:t xml:space="preserve">the </w:t>
      </w:r>
      <w:r w:rsidRPr="32D09366" w:rsidR="49AD7A96">
        <w:rPr>
          <w:rFonts w:ascii="Arial" w:hAnsi="Arial" w:eastAsia="Arial" w:cs="Arial"/>
          <w:b w:val="1"/>
          <w:bCs w:val="1"/>
          <w:i w:val="1"/>
          <w:iCs w:val="1"/>
          <w:sz w:val="22"/>
          <w:szCs w:val="22"/>
          <w:highlight w:val="yellow"/>
        </w:rPr>
        <w:t xml:space="preserve">potential </w:t>
      </w:r>
      <w:r w:rsidRPr="32D09366" w:rsidR="3D833431">
        <w:rPr>
          <w:rFonts w:ascii="Arial" w:hAnsi="Arial" w:eastAsia="Arial" w:cs="Arial"/>
          <w:b w:val="1"/>
          <w:bCs w:val="1"/>
          <w:i w:val="1"/>
          <w:iCs w:val="1"/>
          <w:sz w:val="22"/>
          <w:szCs w:val="22"/>
          <w:highlight w:val="yellow"/>
        </w:rPr>
        <w:t>of surgical RCTs to inform clinical decision-making.</w:t>
      </w:r>
    </w:p>
    <w:p w:rsidRPr="0040020F" w:rsidR="00CA1B8F" w:rsidP="32D09366" w:rsidRDefault="00CA1B8F" w14:paraId="04FA607E" w14:textId="77777777">
      <w:pPr>
        <w:rPr>
          <w:rFonts w:ascii="Arial" w:hAnsi="Arial" w:eastAsia="Arial" w:cs="Arial"/>
          <w:b w:val="1"/>
          <w:bCs w:val="1"/>
          <w:i w:val="1"/>
          <w:iCs w:val="1"/>
          <w:sz w:val="22"/>
          <w:szCs w:val="22"/>
        </w:rPr>
      </w:pPr>
    </w:p>
    <w:p w:rsidRPr="007924AF" w:rsidR="007924AF" w:rsidP="32D09366" w:rsidRDefault="007924AF" w14:paraId="69580342" w14:textId="071082A0">
      <w:pPr>
        <w:rPr>
          <w:rFonts w:ascii="Arial" w:hAnsi="Arial" w:eastAsia="Arial" w:cs="Arial"/>
          <w:sz w:val="22"/>
          <w:szCs w:val="22"/>
        </w:rPr>
      </w:pPr>
      <w:r w:rsidRPr="32D09366" w:rsidR="2B3EBB53">
        <w:rPr>
          <w:rFonts w:ascii="Arial" w:hAnsi="Arial" w:eastAsia="Arial" w:cs="Arial"/>
          <w:b w:val="1"/>
          <w:bCs w:val="1"/>
          <w:sz w:val="22"/>
          <w:szCs w:val="22"/>
        </w:rPr>
        <w:t>Remark 2:</w:t>
      </w:r>
    </w:p>
    <w:p w:rsidRPr="007924AF" w:rsidR="007924AF" w:rsidP="32D09366" w:rsidRDefault="007924AF" w14:paraId="49AAC259" w14:textId="6CD8849A">
      <w:pPr>
        <w:rPr>
          <w:rFonts w:ascii="Arial" w:hAnsi="Arial" w:eastAsia="Arial" w:cs="Arial"/>
          <w:sz w:val="22"/>
          <w:szCs w:val="22"/>
        </w:rPr>
      </w:pPr>
      <w:r w:rsidRPr="32D09366" w:rsidR="53E1DFAD">
        <w:rPr>
          <w:rFonts w:ascii="Arial" w:hAnsi="Arial" w:eastAsia="Arial" w:cs="Arial"/>
          <w:sz w:val="22"/>
          <w:szCs w:val="22"/>
        </w:rPr>
        <w:t xml:space="preserve"> </w:t>
      </w:r>
      <w:r w:rsidRPr="32D09366" w:rsidR="53E1DFAD">
        <w:rPr>
          <w:rFonts w:ascii="Arial" w:hAnsi="Arial" w:eastAsia="Arial" w:cs="Arial"/>
          <w:sz w:val="22"/>
          <w:szCs w:val="22"/>
        </w:rPr>
        <w:t>the</w:t>
      </w:r>
      <w:r w:rsidRPr="32D09366" w:rsidR="53E1DFAD">
        <w:rPr>
          <w:rFonts w:ascii="Arial" w:hAnsi="Arial" w:eastAsia="Arial" w:cs="Arial"/>
          <w:sz w:val="22"/>
          <w:szCs w:val="22"/>
        </w:rPr>
        <w:t xml:space="preserve"> composite definition of meaningfully informing clinical practice is crucial to this manuscript. And as mentioned</w:t>
      </w:r>
      <w:r w:rsidRPr="32D09366" w:rsidR="53E1DFAD">
        <w:rPr>
          <w:rFonts w:ascii="Arial" w:hAnsi="Arial" w:eastAsia="Arial" w:cs="Arial"/>
          <w:sz w:val="22"/>
          <w:szCs w:val="22"/>
        </w:rPr>
        <w:t xml:space="preserve"> also</w:t>
      </w:r>
      <w:r w:rsidRPr="32D09366" w:rsidR="53E1DFAD">
        <w:rPr>
          <w:rFonts w:ascii="Arial" w:hAnsi="Arial" w:eastAsia="Arial" w:cs="Arial"/>
          <w:sz w:val="22"/>
          <w:szCs w:val="22"/>
        </w:rPr>
        <w:t xml:space="preserve"> one of its strengths. The definition would </w:t>
      </w:r>
      <w:r w:rsidRPr="32D09366" w:rsidR="53E1DFAD">
        <w:rPr>
          <w:rFonts w:ascii="Arial" w:hAnsi="Arial" w:eastAsia="Arial" w:cs="Arial"/>
          <w:sz w:val="22"/>
          <w:szCs w:val="22"/>
        </w:rPr>
        <w:t>benefit</w:t>
      </w:r>
      <w:r w:rsidRPr="32D09366" w:rsidR="53E1DFAD">
        <w:rPr>
          <w:rFonts w:ascii="Arial" w:hAnsi="Arial" w:eastAsia="Arial" w:cs="Arial"/>
          <w:sz w:val="22"/>
          <w:szCs w:val="22"/>
        </w:rPr>
        <w:t xml:space="preserve"> from a clear </w:t>
      </w:r>
      <w:r w:rsidRPr="32D09366" w:rsidR="53E1DFAD">
        <w:rPr>
          <w:rFonts w:ascii="Arial" w:hAnsi="Arial" w:eastAsia="Arial" w:cs="Arial"/>
          <w:sz w:val="22"/>
          <w:szCs w:val="22"/>
        </w:rPr>
        <w:t>description</w:t>
      </w:r>
      <w:r w:rsidRPr="32D09366" w:rsidR="53E1DFAD">
        <w:rPr>
          <w:rFonts w:ascii="Arial" w:hAnsi="Arial" w:eastAsia="Arial" w:cs="Arial"/>
          <w:sz w:val="22"/>
          <w:szCs w:val="22"/>
        </w:rPr>
        <w:t xml:space="preserve"> how MID </w:t>
      </w:r>
      <w:r w:rsidRPr="32D09366" w:rsidR="53E1DFAD">
        <w:rPr>
          <w:rFonts w:ascii="Arial" w:hAnsi="Arial" w:eastAsia="Arial" w:cs="Arial"/>
          <w:sz w:val="22"/>
          <w:szCs w:val="22"/>
        </w:rPr>
        <w:t>are</w:t>
      </w:r>
      <w:r w:rsidRPr="32D09366" w:rsidR="53E1DFAD">
        <w:rPr>
          <w:rFonts w:ascii="Arial" w:hAnsi="Arial" w:eastAsia="Arial" w:cs="Arial"/>
          <w:sz w:val="22"/>
          <w:szCs w:val="22"/>
        </w:rPr>
        <w:t xml:space="preserve"> defined. How should these be formed: Delphi methods for treating physicians and focus groups for </w:t>
      </w:r>
      <w:r w:rsidRPr="32D09366" w:rsidR="53E1DFAD">
        <w:rPr>
          <w:rFonts w:ascii="Arial" w:hAnsi="Arial" w:eastAsia="Arial" w:cs="Arial"/>
          <w:sz w:val="22"/>
          <w:szCs w:val="22"/>
        </w:rPr>
        <w:t>patients ?</w:t>
      </w:r>
      <w:r w:rsidRPr="32D09366" w:rsidR="53E1DFAD">
        <w:rPr>
          <w:rFonts w:ascii="Arial" w:hAnsi="Arial" w:eastAsia="Arial" w:cs="Arial"/>
          <w:sz w:val="22"/>
          <w:szCs w:val="22"/>
        </w:rPr>
        <w:t xml:space="preserve"> This is the crux for future designs. These outcomes need to be properly defined and </w:t>
      </w:r>
      <w:r w:rsidRPr="32D09366" w:rsidR="53E1DFAD">
        <w:rPr>
          <w:rFonts w:ascii="Arial" w:hAnsi="Arial" w:eastAsia="Arial" w:cs="Arial"/>
          <w:sz w:val="22"/>
          <w:szCs w:val="22"/>
        </w:rPr>
        <w:t>validated</w:t>
      </w:r>
      <w:r w:rsidRPr="32D09366" w:rsidR="53E1DFAD">
        <w:rPr>
          <w:rFonts w:ascii="Arial" w:hAnsi="Arial" w:eastAsia="Arial" w:cs="Arial"/>
          <w:sz w:val="22"/>
          <w:szCs w:val="22"/>
        </w:rPr>
        <w:t xml:space="preserve">. Please comment and comment on </w:t>
      </w:r>
      <w:r w:rsidRPr="32D09366" w:rsidR="53E1DFAD">
        <w:rPr>
          <w:rFonts w:ascii="Arial" w:hAnsi="Arial" w:eastAsia="Arial" w:cs="Arial"/>
          <w:sz w:val="22"/>
          <w:szCs w:val="22"/>
        </w:rPr>
        <w:t>in</w:t>
      </w:r>
      <w:r w:rsidRPr="32D09366" w:rsidR="53E1DFAD">
        <w:rPr>
          <w:rFonts w:ascii="Arial" w:hAnsi="Arial" w:eastAsia="Arial" w:cs="Arial"/>
          <w:sz w:val="22"/>
          <w:szCs w:val="22"/>
        </w:rPr>
        <w:t xml:space="preserve"> discussion.</w:t>
      </w:r>
    </w:p>
    <w:p w:rsidRPr="007924AF" w:rsidR="007924AF" w:rsidP="32D09366" w:rsidRDefault="007924AF" w14:paraId="36EE9E42" w14:textId="77777777">
      <w:pPr>
        <w:rPr>
          <w:rFonts w:ascii="Arial" w:hAnsi="Arial" w:eastAsia="Arial" w:cs="Arial"/>
          <w:sz w:val="22"/>
          <w:szCs w:val="22"/>
        </w:rPr>
      </w:pPr>
    </w:p>
    <w:p w:rsidR="00CC34A8" w:rsidP="32D09366" w:rsidRDefault="00AC0A69" w14:paraId="55B2CCFB" w14:textId="19F09AB9">
      <w:pPr>
        <w:rPr>
          <w:rFonts w:ascii="Arial" w:hAnsi="Arial" w:eastAsia="Arial" w:cs="Arial"/>
          <w:i w:val="1"/>
          <w:iCs w:val="1"/>
          <w:color w:val="0F4761" w:themeColor="accent1" w:themeShade="BF"/>
          <w:sz w:val="22"/>
          <w:szCs w:val="22"/>
        </w:rPr>
      </w:pPr>
      <w:r w:rsidRPr="32D09366" w:rsidR="1B8502A8">
        <w:rPr>
          <w:rFonts w:ascii="Arial" w:hAnsi="Arial" w:eastAsia="Arial" w:cs="Arial"/>
          <w:i w:val="1"/>
          <w:iCs w:val="1"/>
          <w:color w:val="0F4761" w:themeColor="accent1" w:themeTint="FF" w:themeShade="BF"/>
          <w:sz w:val="22"/>
          <w:szCs w:val="22"/>
          <w:u w:val="single"/>
        </w:rPr>
        <w:t>Our reply</w:t>
      </w:r>
      <w:r w:rsidRPr="32D09366" w:rsidR="7628A886">
        <w:rPr>
          <w:rFonts w:ascii="Arial" w:hAnsi="Arial" w:eastAsia="Arial" w:cs="Arial"/>
          <w:i w:val="1"/>
          <w:iCs w:val="1"/>
          <w:color w:val="0F4761" w:themeColor="accent1" w:themeTint="FF" w:themeShade="BF"/>
          <w:sz w:val="22"/>
          <w:szCs w:val="22"/>
        </w:rPr>
        <w:t xml:space="preserve">: We thank the reviewer for </w:t>
      </w:r>
      <w:r w:rsidRPr="32D09366" w:rsidR="1BC87C9B">
        <w:rPr>
          <w:rFonts w:ascii="Arial" w:hAnsi="Arial" w:eastAsia="Arial" w:cs="Arial"/>
          <w:i w:val="1"/>
          <w:iCs w:val="1"/>
          <w:color w:val="0F4761" w:themeColor="accent1" w:themeTint="FF" w:themeShade="BF"/>
          <w:sz w:val="22"/>
          <w:szCs w:val="22"/>
        </w:rPr>
        <w:t>highlighting</w:t>
      </w:r>
      <w:r w:rsidRPr="32D09366" w:rsidR="4818424A">
        <w:rPr>
          <w:rFonts w:ascii="Arial" w:hAnsi="Arial" w:eastAsia="Arial" w:cs="Arial"/>
          <w:i w:val="1"/>
          <w:iCs w:val="1"/>
          <w:color w:val="0F4761" w:themeColor="accent1" w:themeTint="FF" w:themeShade="BF"/>
          <w:sz w:val="22"/>
          <w:szCs w:val="22"/>
        </w:rPr>
        <w:t xml:space="preserve"> </w:t>
      </w:r>
      <w:r w:rsidRPr="32D09366" w:rsidR="1BC87C9B">
        <w:rPr>
          <w:rFonts w:ascii="Arial" w:hAnsi="Arial" w:eastAsia="Arial" w:cs="Arial"/>
          <w:i w:val="1"/>
          <w:iCs w:val="1"/>
          <w:color w:val="0F4761" w:themeColor="accent1" w:themeTint="FF" w:themeShade="BF"/>
          <w:sz w:val="22"/>
          <w:szCs w:val="22"/>
        </w:rPr>
        <w:t xml:space="preserve">the strength of </w:t>
      </w:r>
      <w:r w:rsidRPr="32D09366" w:rsidR="4818424A">
        <w:rPr>
          <w:rFonts w:ascii="Arial" w:hAnsi="Arial" w:eastAsia="Arial" w:cs="Arial"/>
          <w:i w:val="1"/>
          <w:iCs w:val="1"/>
          <w:color w:val="0F4761" w:themeColor="accent1" w:themeTint="FF" w:themeShade="BF"/>
          <w:sz w:val="22"/>
          <w:szCs w:val="22"/>
        </w:rPr>
        <w:t xml:space="preserve">our </w:t>
      </w:r>
      <w:r w:rsidRPr="32D09366" w:rsidR="1BC87C9B">
        <w:rPr>
          <w:rFonts w:ascii="Arial" w:hAnsi="Arial" w:eastAsia="Arial" w:cs="Arial"/>
          <w:i w:val="1"/>
          <w:iCs w:val="1"/>
          <w:color w:val="0F4761" w:themeColor="accent1" w:themeTint="FF" w:themeShade="BF"/>
          <w:sz w:val="22"/>
          <w:szCs w:val="22"/>
        </w:rPr>
        <w:t xml:space="preserve">original definition. </w:t>
      </w:r>
      <w:r w:rsidRPr="32D09366" w:rsidR="5458237E">
        <w:rPr>
          <w:rFonts w:ascii="Arial" w:hAnsi="Arial" w:eastAsia="Arial" w:cs="Arial"/>
          <w:i w:val="1"/>
          <w:iCs w:val="1"/>
          <w:color w:val="0F4761" w:themeColor="accent1" w:themeTint="FF" w:themeShade="BF"/>
          <w:sz w:val="22"/>
          <w:szCs w:val="22"/>
        </w:rPr>
        <w:t>Because understanding the latter</w:t>
      </w:r>
      <w:r w:rsidRPr="32D09366" w:rsidR="1BC87C9B">
        <w:rPr>
          <w:rFonts w:ascii="Arial" w:hAnsi="Arial" w:eastAsia="Arial" w:cs="Arial"/>
          <w:i w:val="1"/>
          <w:iCs w:val="1"/>
          <w:color w:val="0F4761" w:themeColor="accent1" w:themeTint="FF" w:themeShade="BF"/>
          <w:sz w:val="22"/>
          <w:szCs w:val="22"/>
        </w:rPr>
        <w:t xml:space="preserve"> </w:t>
      </w:r>
      <w:r w:rsidRPr="32D09366" w:rsidR="5458237E">
        <w:rPr>
          <w:rFonts w:ascii="Arial" w:hAnsi="Arial" w:eastAsia="Arial" w:cs="Arial"/>
          <w:i w:val="1"/>
          <w:iCs w:val="1"/>
          <w:color w:val="0F4761" w:themeColor="accent1" w:themeTint="FF" w:themeShade="BF"/>
          <w:sz w:val="22"/>
          <w:szCs w:val="22"/>
        </w:rPr>
        <w:t>relies</w:t>
      </w:r>
      <w:r w:rsidRPr="32D09366" w:rsidR="1BC87C9B">
        <w:rPr>
          <w:rFonts w:ascii="Arial" w:hAnsi="Arial" w:eastAsia="Arial" w:cs="Arial"/>
          <w:i w:val="1"/>
          <w:iCs w:val="1"/>
          <w:color w:val="0F4761" w:themeColor="accent1" w:themeTint="FF" w:themeShade="BF"/>
          <w:sz w:val="22"/>
          <w:szCs w:val="22"/>
        </w:rPr>
        <w:t xml:space="preserve"> on the MID concept, we </w:t>
      </w:r>
      <w:r w:rsidRPr="32D09366" w:rsidR="5458237E">
        <w:rPr>
          <w:rFonts w:ascii="Arial" w:hAnsi="Arial" w:eastAsia="Arial" w:cs="Arial"/>
          <w:i w:val="1"/>
          <w:iCs w:val="1"/>
          <w:color w:val="0F4761" w:themeColor="accent1" w:themeTint="FF" w:themeShade="BF"/>
          <w:sz w:val="22"/>
          <w:szCs w:val="22"/>
        </w:rPr>
        <w:t xml:space="preserve">have </w:t>
      </w:r>
      <w:r w:rsidRPr="32D09366" w:rsidR="1BC87C9B">
        <w:rPr>
          <w:rFonts w:ascii="Arial" w:hAnsi="Arial" w:eastAsia="Arial" w:cs="Arial"/>
          <w:i w:val="1"/>
          <w:iCs w:val="1"/>
          <w:color w:val="0F4761" w:themeColor="accent1" w:themeTint="FF" w:themeShade="BF"/>
          <w:sz w:val="22"/>
          <w:szCs w:val="22"/>
        </w:rPr>
        <w:t xml:space="preserve">added in </w:t>
      </w:r>
      <w:r w:rsidRPr="32D09366" w:rsidR="1BC87C9B">
        <w:rPr>
          <w:rFonts w:ascii="Arial" w:hAnsi="Arial" w:eastAsia="Arial" w:cs="Arial"/>
          <w:b w:val="1"/>
          <w:bCs w:val="1"/>
          <w:i w:val="1"/>
          <w:iCs w:val="1"/>
          <w:color w:val="0F4761" w:themeColor="accent1" w:themeTint="FF" w:themeShade="BF"/>
          <w:sz w:val="22"/>
          <w:szCs w:val="22"/>
        </w:rPr>
        <w:t>Methods</w:t>
      </w:r>
      <w:r w:rsidRPr="32D09366" w:rsidR="1BC87C9B">
        <w:rPr>
          <w:rFonts w:ascii="Arial" w:hAnsi="Arial" w:eastAsia="Arial" w:cs="Arial"/>
          <w:i w:val="1"/>
          <w:iCs w:val="1"/>
          <w:color w:val="0F4761" w:themeColor="accent1" w:themeTint="FF" w:themeShade="BF"/>
          <w:sz w:val="22"/>
          <w:szCs w:val="22"/>
        </w:rPr>
        <w:t xml:space="preserve"> section a</w:t>
      </w:r>
      <w:r w:rsidRPr="32D09366" w:rsidR="780ED5D5">
        <w:rPr>
          <w:rFonts w:ascii="Arial" w:hAnsi="Arial" w:eastAsia="Arial" w:cs="Arial"/>
          <w:i w:val="1"/>
          <w:iCs w:val="1"/>
          <w:color w:val="0F4761" w:themeColor="accent1" w:themeTint="FF" w:themeShade="BF"/>
          <w:sz w:val="22"/>
          <w:szCs w:val="22"/>
        </w:rPr>
        <w:t xml:space="preserve"> dedicated</w:t>
      </w:r>
      <w:r w:rsidRPr="32D09366" w:rsidR="741417FB">
        <w:rPr>
          <w:rFonts w:ascii="Arial" w:hAnsi="Arial" w:eastAsia="Arial" w:cs="Arial"/>
          <w:i w:val="1"/>
          <w:iCs w:val="1"/>
          <w:color w:val="0F4761" w:themeColor="accent1" w:themeTint="FF" w:themeShade="BF"/>
          <w:sz w:val="22"/>
          <w:szCs w:val="22"/>
        </w:rPr>
        <w:t xml:space="preserve"> subsection </w:t>
      </w:r>
      <w:r w:rsidRPr="32D09366" w:rsidR="73633498">
        <w:rPr>
          <w:rFonts w:ascii="Arial" w:hAnsi="Arial" w:eastAsia="Arial" w:cs="Arial"/>
          <w:b w:val="1"/>
          <w:bCs w:val="1"/>
          <w:i w:val="1"/>
          <w:iCs w:val="1"/>
          <w:color w:val="0F4761" w:themeColor="accent1" w:themeTint="FF" w:themeShade="BF"/>
          <w:sz w:val="22"/>
          <w:szCs w:val="22"/>
        </w:rPr>
        <w:t xml:space="preserve">Minimal </w:t>
      </w:r>
      <w:r w:rsidRPr="32D09366" w:rsidR="73633498">
        <w:rPr>
          <w:rFonts w:ascii="Arial" w:hAnsi="Arial" w:eastAsia="Arial" w:cs="Arial"/>
          <w:b w:val="1"/>
          <w:bCs w:val="1"/>
          <w:i w:val="1"/>
          <w:iCs w:val="1"/>
          <w:color w:val="0F4761" w:themeColor="accent1" w:themeTint="FF" w:themeShade="BF"/>
          <w:sz w:val="22"/>
          <w:szCs w:val="22"/>
        </w:rPr>
        <w:t>important difference</w:t>
      </w:r>
      <w:r w:rsidRPr="32D09366" w:rsidR="73633498">
        <w:rPr>
          <w:rFonts w:ascii="Arial" w:hAnsi="Arial" w:eastAsia="Arial" w:cs="Arial"/>
          <w:b w:val="1"/>
          <w:bCs w:val="1"/>
          <w:i w:val="1"/>
          <w:iCs w:val="1"/>
          <w:color w:val="0F4761" w:themeColor="accent1" w:themeTint="FF" w:themeShade="BF"/>
          <w:sz w:val="22"/>
          <w:szCs w:val="22"/>
        </w:rPr>
        <w:t xml:space="preserve"> (MI</w:t>
      </w:r>
      <w:r w:rsidRPr="32D09366" w:rsidR="5458237E">
        <w:rPr>
          <w:rFonts w:ascii="Arial" w:hAnsi="Arial" w:eastAsia="Arial" w:cs="Arial"/>
          <w:b w:val="1"/>
          <w:bCs w:val="1"/>
          <w:i w:val="1"/>
          <w:iCs w:val="1"/>
          <w:color w:val="0F4761" w:themeColor="accent1" w:themeTint="FF" w:themeShade="BF"/>
          <w:sz w:val="22"/>
          <w:szCs w:val="22"/>
        </w:rPr>
        <w:t>D</w:t>
      </w:r>
      <w:r w:rsidRPr="32D09366" w:rsidR="73633498">
        <w:rPr>
          <w:rFonts w:ascii="Arial" w:hAnsi="Arial" w:eastAsia="Arial" w:cs="Arial"/>
          <w:b w:val="1"/>
          <w:bCs w:val="1"/>
          <w:i w:val="1"/>
          <w:iCs w:val="1"/>
          <w:color w:val="0F4761" w:themeColor="accent1" w:themeTint="FF" w:themeShade="BF"/>
          <w:sz w:val="22"/>
          <w:szCs w:val="22"/>
        </w:rPr>
        <w:t>) definition</w:t>
      </w:r>
      <w:r w:rsidRPr="32D09366" w:rsidR="741417FB">
        <w:rPr>
          <w:rFonts w:ascii="Arial" w:hAnsi="Arial" w:eastAsia="Arial" w:cs="Arial"/>
          <w:i w:val="1"/>
          <w:iCs w:val="1"/>
          <w:color w:val="0F4761" w:themeColor="accent1" w:themeTint="FF" w:themeShade="BF"/>
          <w:sz w:val="22"/>
          <w:szCs w:val="22"/>
        </w:rPr>
        <w:t xml:space="preserve">. </w:t>
      </w:r>
      <w:r w:rsidRPr="32D09366" w:rsidR="73633498">
        <w:rPr>
          <w:rFonts w:ascii="Arial" w:hAnsi="Arial" w:eastAsia="Arial" w:cs="Arial"/>
          <w:i w:val="1"/>
          <w:iCs w:val="1"/>
          <w:color w:val="0F4761" w:themeColor="accent1" w:themeTint="FF" w:themeShade="BF"/>
          <w:sz w:val="22"/>
          <w:szCs w:val="22"/>
        </w:rPr>
        <w:t xml:space="preserve">We also ensured that </w:t>
      </w:r>
      <w:r w:rsidRPr="32D09366" w:rsidR="780ED5D5">
        <w:rPr>
          <w:rFonts w:ascii="Arial" w:hAnsi="Arial" w:eastAsia="Arial" w:cs="Arial"/>
          <w:i w:val="1"/>
          <w:iCs w:val="1"/>
          <w:color w:val="0F4761" w:themeColor="accent1" w:themeTint="FF" w:themeShade="BF"/>
          <w:sz w:val="22"/>
          <w:szCs w:val="22"/>
        </w:rPr>
        <w:t>the</w:t>
      </w:r>
      <w:r w:rsidRPr="32D09366" w:rsidR="45FD93BE">
        <w:rPr>
          <w:rFonts w:ascii="Arial" w:hAnsi="Arial" w:eastAsia="Arial" w:cs="Arial"/>
          <w:i w:val="1"/>
          <w:iCs w:val="1"/>
          <w:color w:val="0F4761" w:themeColor="accent1" w:themeTint="FF" w:themeShade="BF"/>
          <w:sz w:val="22"/>
          <w:szCs w:val="22"/>
        </w:rPr>
        <w:t xml:space="preserve">re </w:t>
      </w:r>
      <w:r w:rsidRPr="32D09366" w:rsidR="0934A9F6">
        <w:rPr>
          <w:rFonts w:ascii="Arial" w:hAnsi="Arial" w:eastAsia="Arial" w:cs="Arial"/>
          <w:i w:val="1"/>
          <w:iCs w:val="1"/>
          <w:color w:val="0F4761" w:themeColor="accent1" w:themeTint="FF" w:themeShade="BF"/>
          <w:sz w:val="22"/>
          <w:szCs w:val="22"/>
        </w:rPr>
        <w:t xml:space="preserve">are </w:t>
      </w:r>
      <w:r w:rsidRPr="32D09366" w:rsidR="780ED5D5">
        <w:rPr>
          <w:rFonts w:ascii="Arial" w:hAnsi="Arial" w:eastAsia="Arial" w:cs="Arial"/>
          <w:i w:val="1"/>
          <w:iCs w:val="1"/>
          <w:color w:val="0F4761" w:themeColor="accent1" w:themeTint="FF" w:themeShade="BF"/>
          <w:sz w:val="22"/>
          <w:szCs w:val="22"/>
        </w:rPr>
        <w:t>no redundant</w:t>
      </w:r>
      <w:r w:rsidRPr="32D09366" w:rsidR="73633498">
        <w:rPr>
          <w:rFonts w:ascii="Arial" w:hAnsi="Arial" w:eastAsia="Arial" w:cs="Arial"/>
          <w:i w:val="1"/>
          <w:iCs w:val="1"/>
          <w:color w:val="0F4761" w:themeColor="accent1" w:themeTint="FF" w:themeShade="BF"/>
          <w:sz w:val="22"/>
          <w:szCs w:val="22"/>
        </w:rPr>
        <w:t xml:space="preserve"> elements </w:t>
      </w:r>
      <w:r w:rsidRPr="32D09366" w:rsidR="780ED5D5">
        <w:rPr>
          <w:rFonts w:ascii="Arial" w:hAnsi="Arial" w:eastAsia="Arial" w:cs="Arial"/>
          <w:i w:val="1"/>
          <w:iCs w:val="1"/>
          <w:color w:val="0F4761" w:themeColor="accent1" w:themeTint="FF" w:themeShade="BF"/>
          <w:sz w:val="22"/>
          <w:szCs w:val="22"/>
        </w:rPr>
        <w:t>between</w:t>
      </w:r>
      <w:r w:rsidRPr="32D09366" w:rsidR="73633498">
        <w:rPr>
          <w:rFonts w:ascii="Arial" w:hAnsi="Arial" w:eastAsia="Arial" w:cs="Arial"/>
          <w:i w:val="1"/>
          <w:iCs w:val="1"/>
          <w:color w:val="0F4761" w:themeColor="accent1" w:themeTint="FF" w:themeShade="BF"/>
          <w:sz w:val="22"/>
          <w:szCs w:val="22"/>
        </w:rPr>
        <w:t xml:space="preserve"> </w:t>
      </w:r>
      <w:r w:rsidRPr="32D09366" w:rsidR="780ED5D5">
        <w:rPr>
          <w:rFonts w:ascii="Arial" w:hAnsi="Arial" w:eastAsia="Arial" w:cs="Arial"/>
          <w:i w:val="1"/>
          <w:iCs w:val="1"/>
          <w:color w:val="0F4761" w:themeColor="accent1" w:themeTint="FF" w:themeShade="BF"/>
          <w:sz w:val="22"/>
          <w:szCs w:val="22"/>
        </w:rPr>
        <w:t xml:space="preserve">the </w:t>
      </w:r>
      <w:r w:rsidRPr="32D09366" w:rsidR="780ED5D5">
        <w:rPr>
          <w:rFonts w:ascii="Arial" w:hAnsi="Arial" w:eastAsia="Arial" w:cs="Arial"/>
          <w:b w:val="1"/>
          <w:bCs w:val="1"/>
          <w:i w:val="1"/>
          <w:iCs w:val="1"/>
          <w:color w:val="0F4761" w:themeColor="accent1" w:themeTint="FF" w:themeShade="BF"/>
          <w:sz w:val="22"/>
          <w:szCs w:val="22"/>
        </w:rPr>
        <w:t>Methods</w:t>
      </w:r>
      <w:r w:rsidRPr="32D09366" w:rsidR="780ED5D5">
        <w:rPr>
          <w:rFonts w:ascii="Arial" w:hAnsi="Arial" w:eastAsia="Arial" w:cs="Arial"/>
          <w:i w:val="1"/>
          <w:iCs w:val="1"/>
          <w:color w:val="0F4761" w:themeColor="accent1" w:themeTint="FF" w:themeShade="BF"/>
          <w:sz w:val="22"/>
          <w:szCs w:val="22"/>
        </w:rPr>
        <w:t xml:space="preserve"> and the</w:t>
      </w:r>
      <w:r w:rsidRPr="32D09366" w:rsidR="73633498">
        <w:rPr>
          <w:rFonts w:ascii="Arial" w:hAnsi="Arial" w:eastAsia="Arial" w:cs="Arial"/>
          <w:i w:val="1"/>
          <w:iCs w:val="1"/>
          <w:color w:val="0F4761" w:themeColor="accent1" w:themeTint="FF" w:themeShade="BF"/>
          <w:sz w:val="22"/>
          <w:szCs w:val="22"/>
        </w:rPr>
        <w:t xml:space="preserve"> </w:t>
      </w:r>
      <w:r w:rsidRPr="32D09366" w:rsidR="73633498">
        <w:rPr>
          <w:rFonts w:ascii="Arial" w:hAnsi="Arial" w:eastAsia="Arial" w:cs="Arial"/>
          <w:b w:val="1"/>
          <w:bCs w:val="1"/>
          <w:i w:val="1"/>
          <w:iCs w:val="1"/>
          <w:color w:val="0F4761" w:themeColor="accent1" w:themeTint="FF" w:themeShade="BF"/>
          <w:sz w:val="22"/>
          <w:szCs w:val="22"/>
        </w:rPr>
        <w:t>Discussion</w:t>
      </w:r>
      <w:r w:rsidRPr="32D09366" w:rsidR="73633498">
        <w:rPr>
          <w:rFonts w:ascii="Arial" w:hAnsi="Arial" w:eastAsia="Arial" w:cs="Arial"/>
          <w:i w:val="1"/>
          <w:iCs w:val="1"/>
          <w:color w:val="0F4761" w:themeColor="accent1" w:themeTint="FF" w:themeShade="BF"/>
          <w:sz w:val="22"/>
          <w:szCs w:val="22"/>
        </w:rPr>
        <w:t xml:space="preserve"> section</w:t>
      </w:r>
      <w:r w:rsidRPr="32D09366" w:rsidR="780ED5D5">
        <w:rPr>
          <w:rFonts w:ascii="Arial" w:hAnsi="Arial" w:eastAsia="Arial" w:cs="Arial"/>
          <w:i w:val="1"/>
          <w:iCs w:val="1"/>
          <w:color w:val="0F4761" w:themeColor="accent1" w:themeTint="FF" w:themeShade="BF"/>
          <w:sz w:val="22"/>
          <w:szCs w:val="22"/>
        </w:rPr>
        <w:t>s</w:t>
      </w:r>
      <w:r w:rsidRPr="32D09366" w:rsidR="5458237E">
        <w:rPr>
          <w:rFonts w:ascii="Arial" w:hAnsi="Arial" w:eastAsia="Arial" w:cs="Arial"/>
          <w:i w:val="1"/>
          <w:iCs w:val="1"/>
          <w:color w:val="0F4761" w:themeColor="accent1" w:themeTint="FF" w:themeShade="BF"/>
          <w:sz w:val="22"/>
          <w:szCs w:val="22"/>
        </w:rPr>
        <w:t>.</w:t>
      </w:r>
    </w:p>
    <w:p w:rsidRPr="009B1510" w:rsidR="0086529C" w:rsidP="32D09366" w:rsidRDefault="0086529C" w14:paraId="3DCFB2F4" w14:textId="77777777">
      <w:pPr>
        <w:rPr>
          <w:rFonts w:ascii="Arial" w:hAnsi="Arial" w:eastAsia="Arial" w:cs="Arial"/>
          <w:i w:val="1"/>
          <w:iCs w:val="1"/>
          <w:color w:val="0F4761" w:themeColor="accent1" w:themeShade="BF"/>
          <w:sz w:val="22"/>
          <w:szCs w:val="22"/>
        </w:rPr>
      </w:pPr>
    </w:p>
    <w:p w:rsidRPr="00CA1B8F" w:rsidR="00225A79" w:rsidP="32D09366" w:rsidRDefault="00225A79" w14:paraId="34C8DD85" w14:textId="22EEE638">
      <w:pPr>
        <w:rPr>
          <w:rFonts w:ascii="Arial" w:hAnsi="Arial" w:eastAsia="Arial" w:cs="Arial"/>
          <w:i w:val="1"/>
          <w:iCs w:val="1"/>
          <w:color w:val="0F4761" w:themeColor="accent1" w:themeShade="BF"/>
          <w:sz w:val="22"/>
          <w:szCs w:val="22"/>
        </w:rPr>
      </w:pPr>
      <w:r w:rsidRPr="32D09366" w:rsidR="1BC87C9B">
        <w:rPr>
          <w:rFonts w:ascii="Arial" w:hAnsi="Arial" w:eastAsia="Arial" w:cs="Arial"/>
          <w:i w:val="1"/>
          <w:iCs w:val="1"/>
          <w:color w:val="0F4761" w:themeColor="accent1" w:themeTint="FF" w:themeShade="BF"/>
          <w:sz w:val="22"/>
          <w:szCs w:val="22"/>
        </w:rPr>
        <w:t>Extracted from</w:t>
      </w:r>
      <w:r w:rsidRPr="32D09366" w:rsidR="1BC87C9B">
        <w:rPr>
          <w:rFonts w:ascii="Arial" w:hAnsi="Arial" w:eastAsia="Arial" w:cs="Arial"/>
          <w:i w:val="1"/>
          <w:iCs w:val="1"/>
          <w:color w:val="0F4761" w:themeColor="accent1" w:themeTint="FF" w:themeShade="BF"/>
          <w:sz w:val="22"/>
          <w:szCs w:val="22"/>
        </w:rPr>
        <w:t xml:space="preserve"> </w:t>
      </w:r>
      <w:r w:rsidRPr="32D09366" w:rsidR="1BC87C9B">
        <w:rPr>
          <w:rFonts w:ascii="Arial" w:hAnsi="Arial" w:eastAsia="Arial" w:cs="Arial"/>
          <w:b w:val="1"/>
          <w:bCs w:val="1"/>
          <w:i w:val="1"/>
          <w:iCs w:val="1"/>
          <w:color w:val="0F4761" w:themeColor="accent1" w:themeTint="FF" w:themeShade="BF"/>
          <w:sz w:val="22"/>
          <w:szCs w:val="22"/>
        </w:rPr>
        <w:t>Methods</w:t>
      </w:r>
      <w:r w:rsidRPr="32D09366" w:rsidR="4A516525">
        <w:rPr>
          <w:rFonts w:ascii="Arial" w:hAnsi="Arial" w:eastAsia="Arial" w:cs="Arial"/>
          <w:b w:val="1"/>
          <w:bCs w:val="1"/>
          <w:i w:val="1"/>
          <w:iCs w:val="1"/>
          <w:color w:val="0F4761" w:themeColor="accent1" w:themeTint="FF" w:themeShade="BF"/>
          <w:sz w:val="22"/>
          <w:szCs w:val="22"/>
        </w:rPr>
        <w:t xml:space="preserve"> (page)</w:t>
      </w:r>
      <w:r w:rsidRPr="32D09366" w:rsidR="1BC87C9B">
        <w:rPr>
          <w:rFonts w:ascii="Arial" w:hAnsi="Arial" w:eastAsia="Arial" w:cs="Arial"/>
          <w:i w:val="1"/>
          <w:iCs w:val="1"/>
          <w:color w:val="0F4761" w:themeColor="accent1" w:themeTint="FF" w:themeShade="BF"/>
          <w:sz w:val="22"/>
          <w:szCs w:val="22"/>
        </w:rPr>
        <w:t>:</w:t>
      </w:r>
    </w:p>
    <w:p w:rsidRPr="00123610" w:rsidR="00123610" w:rsidP="32D09366" w:rsidRDefault="00123610" w14:paraId="2E659662" w14:textId="77777777">
      <w:pPr>
        <w:textAlignment w:val="baseline"/>
        <w:rPr>
          <w:rFonts w:ascii="Arial" w:hAnsi="Arial" w:eastAsia="Arial" w:cs="Arial"/>
          <w:b w:val="1"/>
          <w:bCs w:val="1"/>
          <w:i w:val="1"/>
          <w:iCs w:val="1"/>
          <w:color w:val="0F4761" w:themeColor="accent1" w:themeShade="BF"/>
          <w:sz w:val="22"/>
          <w:szCs w:val="22"/>
          <w:bdr w:val="none" w:color="auto" w:sz="0" w:space="0" w:frame="1"/>
        </w:rPr>
      </w:pPr>
      <w:r w:rsidRPr="32D09366" w:rsidR="4F51EE88">
        <w:rPr>
          <w:rFonts w:ascii="Arial" w:hAnsi="Arial" w:eastAsia="Arial" w:cs="Arial"/>
          <w:b w:val="1"/>
          <w:bCs w:val="1"/>
          <w:i w:val="1"/>
          <w:iCs w:val="1"/>
          <w:color w:val="0F4761" w:themeColor="accent1" w:themeShade="BF"/>
          <w:sz w:val="22"/>
          <w:szCs w:val="22"/>
          <w:highlight w:val="yellow"/>
          <w:bdr w:val="none" w:color="auto" w:sz="0" w:space="0" w:frame="1"/>
        </w:rPr>
        <w:t>blablbabla</w:t>
      </w:r>
    </w:p>
    <w:p w:rsidR="00AC0A69" w:rsidP="32D09366" w:rsidRDefault="00AC0A69" w14:paraId="31FFE72A" w14:textId="434FF765">
      <w:pPr>
        <w:rPr>
          <w:rFonts w:ascii="Arial" w:hAnsi="Arial" w:eastAsia="Arial" w:cs="Arial"/>
          <w:i w:val="1"/>
          <w:iCs w:val="1"/>
          <w:color w:val="0F4761" w:themeColor="accent1" w:themeShade="BF"/>
          <w:sz w:val="22"/>
          <w:szCs w:val="22"/>
        </w:rPr>
      </w:pPr>
    </w:p>
    <w:p w:rsidR="0086529C" w:rsidP="32D09366" w:rsidRDefault="0086529C" w14:paraId="1E8FB723" w14:textId="77777777">
      <w:pPr>
        <w:rPr>
          <w:rFonts w:ascii="Arial" w:hAnsi="Arial" w:eastAsia="Arial" w:cs="Arial"/>
          <w:i w:val="1"/>
          <w:iCs w:val="1"/>
          <w:color w:val="0F4761" w:themeColor="accent1" w:themeShade="BF"/>
          <w:sz w:val="22"/>
          <w:szCs w:val="22"/>
        </w:rPr>
      </w:pPr>
    </w:p>
    <w:p w:rsidRPr="00CA1B8F" w:rsidR="00045226" w:rsidP="32D09366" w:rsidRDefault="00045226" w14:paraId="4AD07FBB" w14:textId="55E0D639">
      <w:pPr>
        <w:rPr>
          <w:rFonts w:ascii="Arial" w:hAnsi="Arial" w:eastAsia="Arial" w:cs="Arial"/>
          <w:i w:val="1"/>
          <w:iCs w:val="1"/>
          <w:color w:val="0F4761" w:themeColor="accent1" w:themeShade="BF"/>
          <w:sz w:val="22"/>
          <w:szCs w:val="22"/>
        </w:rPr>
      </w:pPr>
      <w:r w:rsidRPr="32D09366" w:rsidR="67D6347F">
        <w:rPr>
          <w:rFonts w:ascii="Arial" w:hAnsi="Arial" w:eastAsia="Arial" w:cs="Arial"/>
          <w:i w:val="1"/>
          <w:iCs w:val="1"/>
          <w:color w:val="0F4761" w:themeColor="accent1" w:themeTint="FF" w:themeShade="BF"/>
          <w:sz w:val="22"/>
          <w:szCs w:val="22"/>
        </w:rPr>
        <w:t>Extracted from</w:t>
      </w:r>
      <w:r w:rsidRPr="32D09366" w:rsidR="67D6347F">
        <w:rPr>
          <w:rFonts w:ascii="Arial" w:hAnsi="Arial" w:eastAsia="Arial" w:cs="Arial"/>
          <w:i w:val="1"/>
          <w:iCs w:val="1"/>
          <w:color w:val="0F4761" w:themeColor="accent1" w:themeTint="FF" w:themeShade="BF"/>
          <w:sz w:val="22"/>
          <w:szCs w:val="22"/>
        </w:rPr>
        <w:t xml:space="preserve"> </w:t>
      </w:r>
      <w:r w:rsidRPr="32D09366" w:rsidR="67D6347F">
        <w:rPr>
          <w:rFonts w:ascii="Arial" w:hAnsi="Arial" w:eastAsia="Arial" w:cs="Arial"/>
          <w:b w:val="1"/>
          <w:bCs w:val="1"/>
          <w:i w:val="1"/>
          <w:iCs w:val="1"/>
          <w:color w:val="0F4761" w:themeColor="accent1" w:themeTint="FF" w:themeShade="BF"/>
          <w:sz w:val="22"/>
          <w:szCs w:val="22"/>
        </w:rPr>
        <w:t>Discussion</w:t>
      </w:r>
      <w:r w:rsidRPr="32D09366" w:rsidR="4A516525">
        <w:rPr>
          <w:rFonts w:ascii="Arial" w:hAnsi="Arial" w:eastAsia="Arial" w:cs="Arial"/>
          <w:b w:val="1"/>
          <w:bCs w:val="1"/>
          <w:i w:val="1"/>
          <w:iCs w:val="1"/>
          <w:color w:val="0F4761" w:themeColor="accent1" w:themeTint="FF" w:themeShade="BF"/>
          <w:sz w:val="22"/>
          <w:szCs w:val="22"/>
        </w:rPr>
        <w:t xml:space="preserve"> (page)</w:t>
      </w:r>
      <w:r w:rsidRPr="32D09366" w:rsidR="67D6347F">
        <w:rPr>
          <w:rFonts w:ascii="Arial" w:hAnsi="Arial" w:eastAsia="Arial" w:cs="Arial"/>
          <w:i w:val="1"/>
          <w:iCs w:val="1"/>
          <w:color w:val="0F4761" w:themeColor="accent1" w:themeTint="FF" w:themeShade="BF"/>
          <w:sz w:val="22"/>
          <w:szCs w:val="22"/>
        </w:rPr>
        <w:t>:</w:t>
      </w:r>
    </w:p>
    <w:p w:rsidRPr="00123610" w:rsidR="00123610" w:rsidP="32D09366" w:rsidRDefault="00123610" w14:paraId="0A46E953" w14:textId="77777777">
      <w:pPr>
        <w:textAlignment w:val="baseline"/>
        <w:rPr>
          <w:rFonts w:ascii="Arial" w:hAnsi="Arial" w:eastAsia="Arial" w:cs="Arial"/>
          <w:b w:val="1"/>
          <w:bCs w:val="1"/>
          <w:i w:val="1"/>
          <w:iCs w:val="1"/>
          <w:color w:val="0F4761" w:themeColor="accent1" w:themeShade="BF"/>
          <w:sz w:val="22"/>
          <w:szCs w:val="22"/>
          <w:bdr w:val="none" w:color="auto" w:sz="0" w:space="0" w:frame="1"/>
        </w:rPr>
      </w:pPr>
      <w:r w:rsidRPr="32D09366" w:rsidR="4F51EE88">
        <w:rPr>
          <w:rFonts w:ascii="Arial" w:hAnsi="Arial" w:eastAsia="Arial" w:cs="Arial"/>
          <w:b w:val="1"/>
          <w:bCs w:val="1"/>
          <w:i w:val="1"/>
          <w:iCs w:val="1"/>
          <w:color w:val="0F4761" w:themeColor="accent1" w:themeShade="BF"/>
          <w:sz w:val="22"/>
          <w:szCs w:val="22"/>
          <w:highlight w:val="yellow"/>
          <w:bdr w:val="none" w:color="auto" w:sz="0" w:space="0" w:frame="1"/>
        </w:rPr>
        <w:t>blablbabla</w:t>
      </w:r>
    </w:p>
    <w:p w:rsidRPr="009B1510" w:rsidR="00045226" w:rsidP="32D09366" w:rsidRDefault="00045226" w14:paraId="5B724BBD" w14:textId="77777777">
      <w:pPr>
        <w:rPr>
          <w:rFonts w:ascii="Arial" w:hAnsi="Arial" w:eastAsia="Arial" w:cs="Arial"/>
          <w:i w:val="1"/>
          <w:iCs w:val="1"/>
          <w:color w:val="0F4761" w:themeColor="accent1" w:themeShade="BF"/>
          <w:sz w:val="22"/>
          <w:szCs w:val="22"/>
        </w:rPr>
      </w:pPr>
    </w:p>
    <w:p w:rsidRPr="007924AF" w:rsidR="007924AF" w:rsidP="32D09366" w:rsidRDefault="007924AF" w14:paraId="4B0730F1" w14:textId="4648FA28">
      <w:pPr>
        <w:pStyle w:val="Normal"/>
        <w:rPr>
          <w:rFonts w:ascii="Arial" w:hAnsi="Arial" w:eastAsia="Arial" w:cs="Arial"/>
          <w:b w:val="1"/>
          <w:bCs w:val="1"/>
        </w:rPr>
      </w:pPr>
      <w:r w:rsidRPr="32D09366" w:rsidR="3FED36C2">
        <w:rPr>
          <w:rFonts w:ascii="Arial" w:hAnsi="Arial" w:eastAsia="Arial" w:cs="Arial"/>
          <w:b w:val="1"/>
          <w:bCs w:val="1"/>
        </w:rPr>
        <w:t xml:space="preserve">Remark </w:t>
      </w:r>
      <w:r w:rsidRPr="32D09366" w:rsidR="4159283E">
        <w:rPr>
          <w:rFonts w:ascii="Arial" w:hAnsi="Arial" w:eastAsia="Arial" w:cs="Arial"/>
          <w:b w:val="1"/>
          <w:bCs w:val="1"/>
        </w:rPr>
        <w:t>3</w:t>
      </w:r>
      <w:r w:rsidRPr="32D09366" w:rsidR="66C1D9C1">
        <w:rPr>
          <w:rFonts w:ascii="Arial" w:hAnsi="Arial" w:eastAsia="Arial" w:cs="Arial"/>
          <w:b w:val="1"/>
          <w:bCs w:val="1"/>
        </w:rPr>
        <w:t>:</w:t>
      </w:r>
    </w:p>
    <w:p w:rsidRPr="007924AF" w:rsidR="007924AF" w:rsidP="32D09366" w:rsidRDefault="007924AF" w14:paraId="23A71E39" w14:textId="04884827">
      <w:pPr>
        <w:pStyle w:val="Normal"/>
        <w:rPr>
          <w:rFonts w:ascii="Arial" w:hAnsi="Arial" w:eastAsia="Arial" w:cs="Arial"/>
          <w:sz w:val="22"/>
          <w:szCs w:val="22"/>
        </w:rPr>
      </w:pPr>
      <w:r w:rsidRPr="32D09366" w:rsidR="53E1DFAD">
        <w:rPr>
          <w:rFonts w:ascii="Arial" w:hAnsi="Arial" w:eastAsia="Arial" w:cs="Arial"/>
          <w:sz w:val="22"/>
          <w:szCs w:val="22"/>
        </w:rPr>
        <w:t xml:space="preserve">The authors report that 19,393 RCT records from 2024 were </w:t>
      </w:r>
      <w:r w:rsidRPr="32D09366" w:rsidR="53E1DFAD">
        <w:rPr>
          <w:rFonts w:ascii="Arial" w:hAnsi="Arial" w:eastAsia="Arial" w:cs="Arial"/>
          <w:sz w:val="22"/>
          <w:szCs w:val="22"/>
        </w:rPr>
        <w:t>identified</w:t>
      </w:r>
      <w:r w:rsidRPr="32D09366" w:rsidR="53E1DFAD">
        <w:rPr>
          <w:rFonts w:ascii="Arial" w:hAnsi="Arial" w:eastAsia="Arial" w:cs="Arial"/>
          <w:sz w:val="22"/>
          <w:szCs w:val="22"/>
        </w:rPr>
        <w:t>. But only 554 records were screened, resulting in 167 included RCTs</w:t>
      </w:r>
    </w:p>
    <w:p w:rsidRPr="007924AF" w:rsidR="007924AF" w:rsidP="32D09366" w:rsidRDefault="007924AF" w14:paraId="5D3F2D06" w14:textId="77777777">
      <w:pPr>
        <w:rPr>
          <w:rFonts w:ascii="Arial" w:hAnsi="Arial" w:eastAsia="Arial" w:cs="Arial"/>
          <w:sz w:val="22"/>
          <w:szCs w:val="22"/>
        </w:rPr>
      </w:pPr>
      <w:r w:rsidRPr="32D09366" w:rsidR="53E1DFAD">
        <w:rPr>
          <w:rFonts w:ascii="Arial" w:hAnsi="Arial" w:eastAsia="Arial" w:cs="Arial"/>
          <w:sz w:val="22"/>
          <w:szCs w:val="22"/>
        </w:rPr>
        <w:t xml:space="preserve">However, the manuscript provides no clear justification for why this subset was selected, nor does it </w:t>
      </w:r>
      <w:r w:rsidRPr="32D09366" w:rsidR="53E1DFAD">
        <w:rPr>
          <w:rFonts w:ascii="Arial" w:hAnsi="Arial" w:eastAsia="Arial" w:cs="Arial"/>
          <w:sz w:val="22"/>
          <w:szCs w:val="22"/>
        </w:rPr>
        <w:t>demonstrate</w:t>
      </w:r>
      <w:r w:rsidRPr="32D09366" w:rsidR="53E1DFAD">
        <w:rPr>
          <w:rFonts w:ascii="Arial" w:hAnsi="Arial" w:eastAsia="Arial" w:cs="Arial"/>
          <w:sz w:val="22"/>
          <w:szCs w:val="22"/>
        </w:rPr>
        <w:t xml:space="preserve"> that the final sample is representative of the overall surgical RCT literature. Was the sample randomly selected? Were records screened in chronological order? Could selection bias have influenced which studies were included? </w:t>
      </w:r>
      <w:r w:rsidRPr="32D09366" w:rsidR="53E1DFAD">
        <w:rPr>
          <w:rFonts w:ascii="Arial" w:hAnsi="Arial" w:eastAsia="Arial" w:cs="Arial"/>
          <w:sz w:val="22"/>
          <w:szCs w:val="22"/>
        </w:rPr>
        <w:t>Final conclusion</w:t>
      </w:r>
      <w:r w:rsidRPr="32D09366" w:rsidR="53E1DFAD">
        <w:rPr>
          <w:rFonts w:ascii="Arial" w:hAnsi="Arial" w:eastAsia="Arial" w:cs="Arial"/>
          <w:sz w:val="22"/>
          <w:szCs w:val="22"/>
        </w:rPr>
        <w:t xml:space="preserve"> should reflect this methodological flaw and be </w:t>
      </w:r>
      <w:r w:rsidRPr="32D09366" w:rsidR="53E1DFAD">
        <w:rPr>
          <w:rFonts w:ascii="Arial" w:hAnsi="Arial" w:eastAsia="Arial" w:cs="Arial"/>
          <w:sz w:val="22"/>
          <w:szCs w:val="22"/>
        </w:rPr>
        <w:t>somewhat less</w:t>
      </w:r>
      <w:r w:rsidRPr="32D09366" w:rsidR="53E1DFAD">
        <w:rPr>
          <w:rFonts w:ascii="Arial" w:hAnsi="Arial" w:eastAsia="Arial" w:cs="Arial"/>
          <w:sz w:val="22"/>
          <w:szCs w:val="22"/>
        </w:rPr>
        <w:t xml:space="preserve"> strong</w:t>
      </w:r>
    </w:p>
    <w:p w:rsidRPr="007924AF" w:rsidR="00AC0A69" w:rsidP="32D09366" w:rsidRDefault="00AC0A69" w14:paraId="41540DED" w14:textId="77777777">
      <w:pPr>
        <w:rPr>
          <w:rFonts w:ascii="Arial" w:hAnsi="Arial" w:eastAsia="Arial" w:cs="Arial"/>
          <w:sz w:val="22"/>
          <w:szCs w:val="22"/>
        </w:rPr>
      </w:pPr>
    </w:p>
    <w:p w:rsidR="00B61043" w:rsidP="32D09366" w:rsidRDefault="00B61043" w14:paraId="5111C7BB" w14:textId="50BFA451">
      <w:pPr>
        <w:pStyle w:val="Normal"/>
        <w:suppressLineNumbers w:val="0"/>
        <w:spacing w:before="0" w:beforeAutospacing="off" w:after="120" w:afterAutospacing="off" w:line="240" w:lineRule="auto"/>
        <w:ind w:left="0" w:right="0"/>
        <w:jc w:val="left"/>
        <w:rPr>
          <w:rFonts w:ascii="Arial" w:hAnsi="Arial" w:eastAsia="Arial" w:cs="Arial"/>
          <w:i w:val="1"/>
          <w:iCs w:val="1"/>
          <w:color w:val="0F4761" w:themeColor="accent1" w:themeShade="BF"/>
          <w:sz w:val="22"/>
          <w:szCs w:val="22"/>
        </w:rPr>
      </w:pPr>
      <w:r w:rsidRPr="32D09366" w:rsidR="3E1F1791">
        <w:rPr>
          <w:rFonts w:ascii="Arial" w:hAnsi="Arial" w:eastAsia="Arial" w:cs="Arial"/>
          <w:i w:val="1"/>
          <w:iCs w:val="1"/>
          <w:color w:val="0F4761" w:themeColor="accent1" w:themeTint="FF" w:themeShade="BF"/>
          <w:sz w:val="22"/>
          <w:szCs w:val="22"/>
          <w:u w:val="single"/>
        </w:rPr>
        <w:t>Our reply</w:t>
      </w:r>
      <w:r w:rsidRPr="32D09366" w:rsidR="7628A886">
        <w:rPr>
          <w:rFonts w:ascii="Arial" w:hAnsi="Arial" w:eastAsia="Arial" w:cs="Arial"/>
          <w:i w:val="1"/>
          <w:iCs w:val="1"/>
          <w:color w:val="0F4761" w:themeColor="accent1" w:themeTint="FF" w:themeShade="BF"/>
          <w:sz w:val="22"/>
          <w:szCs w:val="22"/>
        </w:rPr>
        <w:t xml:space="preserve">: We thank the reviewer for pointing out a lack </w:t>
      </w:r>
      <w:r w:rsidRPr="32D09366" w:rsidR="5458237E">
        <w:rPr>
          <w:rFonts w:ascii="Arial" w:hAnsi="Arial" w:eastAsia="Arial" w:cs="Arial"/>
          <w:i w:val="1"/>
          <w:iCs w:val="1"/>
          <w:color w:val="0F4761" w:themeColor="accent1" w:themeTint="FF" w:themeShade="BF"/>
          <w:sz w:val="22"/>
          <w:szCs w:val="22"/>
        </w:rPr>
        <w:t>of</w:t>
      </w:r>
      <w:r w:rsidRPr="32D09366" w:rsidR="7628A886">
        <w:rPr>
          <w:rFonts w:ascii="Arial" w:hAnsi="Arial" w:eastAsia="Arial" w:cs="Arial"/>
          <w:i w:val="1"/>
          <w:iCs w:val="1"/>
          <w:color w:val="0F4761" w:themeColor="accent1" w:themeTint="FF" w:themeShade="BF"/>
          <w:sz w:val="22"/>
          <w:szCs w:val="22"/>
        </w:rPr>
        <w:t xml:space="preserve"> clarity concerning the</w:t>
      </w:r>
      <w:r w:rsidRPr="32D09366" w:rsidR="7469A75C">
        <w:rPr>
          <w:rFonts w:ascii="Arial" w:hAnsi="Arial" w:eastAsia="Arial" w:cs="Arial"/>
          <w:i w:val="1"/>
          <w:iCs w:val="1"/>
          <w:color w:val="0F4761" w:themeColor="accent1" w:themeTint="FF" w:themeShade="BF"/>
          <w:sz w:val="22"/>
          <w:szCs w:val="22"/>
        </w:rPr>
        <w:t xml:space="preserve"> main phase</w:t>
      </w:r>
      <w:r w:rsidRPr="32D09366" w:rsidR="7628A886">
        <w:rPr>
          <w:rFonts w:ascii="Arial" w:hAnsi="Arial" w:eastAsia="Arial" w:cs="Arial"/>
          <w:i w:val="1"/>
          <w:iCs w:val="1"/>
          <w:color w:val="0F4761" w:themeColor="accent1" w:themeTint="FF" w:themeShade="BF"/>
          <w:sz w:val="22"/>
          <w:szCs w:val="22"/>
        </w:rPr>
        <w:t xml:space="preserve"> selection process, which we had initially not detailed for word sparing purposes</w:t>
      </w:r>
      <w:r w:rsidRPr="32D09366" w:rsidR="6EFBAF5C">
        <w:rPr>
          <w:rFonts w:ascii="Arial" w:hAnsi="Arial" w:eastAsia="Arial" w:cs="Arial"/>
          <w:i w:val="1"/>
          <w:iCs w:val="1"/>
          <w:color w:val="0F4761" w:themeColor="accent1" w:themeTint="FF" w:themeShade="BF"/>
          <w:sz w:val="22"/>
          <w:szCs w:val="22"/>
        </w:rPr>
        <w:t>.</w:t>
      </w:r>
      <w:r w:rsidRPr="32D09366" w:rsidR="7628A886">
        <w:rPr>
          <w:rFonts w:ascii="Arial" w:hAnsi="Arial" w:eastAsia="Arial" w:cs="Arial"/>
          <w:i w:val="1"/>
          <w:iCs w:val="1"/>
          <w:color w:val="0F4761" w:themeColor="accent1" w:themeTint="FF" w:themeShade="BF"/>
          <w:sz w:val="22"/>
          <w:szCs w:val="22"/>
        </w:rPr>
        <w:t xml:space="preserve"> </w:t>
      </w:r>
      <w:r w:rsidRPr="32D09366" w:rsidR="5458237E">
        <w:rPr>
          <w:rFonts w:ascii="Arial" w:hAnsi="Arial" w:eastAsia="Arial" w:cs="Arial"/>
          <w:i w:val="1"/>
          <w:iCs w:val="1"/>
          <w:color w:val="0F4761" w:themeColor="accent1" w:themeTint="FF" w:themeShade="BF"/>
          <w:sz w:val="22"/>
          <w:szCs w:val="22"/>
        </w:rPr>
        <w:t>To enhance</w:t>
      </w:r>
      <w:r w:rsidRPr="32D09366" w:rsidR="5B6F8ADC">
        <w:rPr>
          <w:rFonts w:ascii="Arial" w:hAnsi="Arial" w:eastAsia="Arial" w:cs="Arial"/>
          <w:i w:val="1"/>
          <w:iCs w:val="1"/>
          <w:color w:val="0F4761" w:themeColor="accent1" w:themeTint="FF" w:themeShade="BF"/>
          <w:sz w:val="22"/>
          <w:szCs w:val="22"/>
        </w:rPr>
        <w:t xml:space="preserve"> transparen</w:t>
      </w:r>
      <w:r w:rsidRPr="32D09366" w:rsidR="5458237E">
        <w:rPr>
          <w:rFonts w:ascii="Arial" w:hAnsi="Arial" w:eastAsia="Arial" w:cs="Arial"/>
          <w:i w:val="1"/>
          <w:iCs w:val="1"/>
          <w:color w:val="0F4761" w:themeColor="accent1" w:themeTint="FF" w:themeShade="BF"/>
          <w:sz w:val="22"/>
          <w:szCs w:val="22"/>
        </w:rPr>
        <w:t>cy</w:t>
      </w:r>
      <w:r w:rsidRPr="32D09366" w:rsidR="5458237E">
        <w:rPr>
          <w:rFonts w:ascii="Arial" w:hAnsi="Arial" w:eastAsia="Arial" w:cs="Arial"/>
          <w:i w:val="1"/>
          <w:iCs w:val="1"/>
          <w:color w:val="0F4761" w:themeColor="accent1" w:themeTint="FF" w:themeShade="BF"/>
          <w:sz w:val="22"/>
          <w:szCs w:val="22"/>
        </w:rPr>
        <w:t xml:space="preserve">, we have now detailed the full process in the </w:t>
      </w:r>
      <w:r w:rsidRPr="32D09366" w:rsidR="5458237E">
        <w:rPr>
          <w:rFonts w:ascii="Arial" w:hAnsi="Arial" w:eastAsia="Arial" w:cs="Arial"/>
          <w:b w:val="1"/>
          <w:bCs w:val="1"/>
          <w:i w:val="1"/>
          <w:iCs w:val="1"/>
          <w:color w:val="0F4761" w:themeColor="accent1" w:themeTint="FF" w:themeShade="BF"/>
          <w:sz w:val="22"/>
          <w:szCs w:val="22"/>
        </w:rPr>
        <w:t>Methods</w:t>
      </w:r>
      <w:r w:rsidRPr="32D09366" w:rsidR="5458237E">
        <w:rPr>
          <w:rFonts w:ascii="Arial" w:hAnsi="Arial" w:eastAsia="Arial" w:cs="Arial"/>
          <w:i w:val="1"/>
          <w:iCs w:val="1"/>
          <w:color w:val="0F4761" w:themeColor="accent1" w:themeTint="FF" w:themeShade="BF"/>
          <w:sz w:val="22"/>
          <w:szCs w:val="22"/>
        </w:rPr>
        <w:t xml:space="preserve"> sectio</w:t>
      </w:r>
      <w:r w:rsidRPr="32D09366" w:rsidR="5B6F8ADC">
        <w:rPr>
          <w:rFonts w:ascii="Arial" w:hAnsi="Arial" w:eastAsia="Arial" w:cs="Arial"/>
          <w:i w:val="1"/>
          <w:iCs w:val="1"/>
          <w:color w:val="0F4761" w:themeColor="accent1" w:themeTint="FF" w:themeShade="BF"/>
          <w:sz w:val="22"/>
          <w:szCs w:val="22"/>
        </w:rPr>
        <w:t>n</w:t>
      </w:r>
      <w:r w:rsidRPr="32D09366" w:rsidR="7628A886">
        <w:rPr>
          <w:rFonts w:ascii="Arial" w:hAnsi="Arial" w:eastAsia="Arial" w:cs="Arial"/>
          <w:i w:val="1"/>
          <w:iCs w:val="1"/>
          <w:color w:val="0F4761" w:themeColor="accent1" w:themeTint="FF" w:themeShade="BF"/>
          <w:sz w:val="22"/>
          <w:szCs w:val="22"/>
        </w:rPr>
        <w:t>.</w:t>
      </w:r>
      <w:r w:rsidRPr="32D09366" w:rsidR="296B46AD">
        <w:rPr>
          <w:rFonts w:ascii="Arial" w:hAnsi="Arial" w:eastAsia="Arial" w:cs="Arial"/>
          <w:i w:val="1"/>
          <w:iCs w:val="1"/>
          <w:color w:val="0F4761" w:themeColor="accent1" w:themeTint="FF" w:themeShade="BF"/>
          <w:sz w:val="22"/>
          <w:szCs w:val="22"/>
        </w:rPr>
        <w:t xml:space="preserve"> </w:t>
      </w:r>
      <w:r w:rsidRPr="32D09366" w:rsidR="7469A75C">
        <w:rPr>
          <w:rFonts w:ascii="Arial" w:hAnsi="Arial" w:eastAsia="Arial" w:cs="Arial"/>
          <w:i w:val="1"/>
          <w:iCs w:val="1"/>
          <w:color w:val="0F4761" w:themeColor="accent1" w:themeTint="FF" w:themeShade="BF"/>
          <w:sz w:val="22"/>
          <w:szCs w:val="22"/>
        </w:rPr>
        <w:t xml:space="preserve">We consider that the selection process for the main phase </w:t>
      </w:r>
      <w:r w:rsidRPr="32D09366" w:rsidR="49004186">
        <w:rPr>
          <w:rFonts w:ascii="Arial" w:hAnsi="Arial" w:eastAsia="Arial" w:cs="Arial"/>
          <w:i w:val="1"/>
          <w:iCs w:val="1"/>
          <w:color w:val="0F4761" w:themeColor="accent1" w:themeTint="FF" w:themeShade="BF"/>
          <w:sz w:val="22"/>
          <w:szCs w:val="22"/>
        </w:rPr>
        <w:t xml:space="preserve">as state of art </w:t>
      </w:r>
      <w:r w:rsidRPr="32D09366" w:rsidR="49004186">
        <w:rPr>
          <w:rFonts w:ascii="Arial" w:hAnsi="Arial" w:eastAsia="Arial" w:cs="Arial"/>
          <w:i w:val="1"/>
          <w:iCs w:val="1"/>
          <w:color w:val="0F4761" w:themeColor="accent1" w:themeTint="FF" w:themeShade="BF"/>
          <w:sz w:val="22"/>
          <w:szCs w:val="22"/>
        </w:rPr>
        <w:t>t</w:t>
      </w:r>
      <w:r w:rsidRPr="32D09366" w:rsidR="49004186">
        <w:rPr>
          <w:rFonts w:ascii="Arial" w:hAnsi="Arial" w:eastAsia="Arial" w:cs="Arial"/>
          <w:i w:val="1"/>
          <w:iCs w:val="1"/>
          <w:color w:val="0F4761" w:themeColor="accent1" w:themeTint="FF" w:themeShade="BF"/>
          <w:sz w:val="22"/>
          <w:szCs w:val="22"/>
        </w:rPr>
        <w:t xml:space="preserve">o </w:t>
      </w:r>
      <w:r w:rsidRPr="32D09366" w:rsidR="49004186">
        <w:rPr>
          <w:rFonts w:ascii="Arial" w:hAnsi="Arial" w:eastAsia="Arial" w:cs="Arial"/>
          <w:i w:val="1"/>
          <w:iCs w:val="1"/>
          <w:color w:val="0F4761" w:themeColor="accent1" w:themeTint="FF" w:themeShade="BF"/>
          <w:sz w:val="22"/>
          <w:szCs w:val="22"/>
        </w:rPr>
        <w:t>represe</w:t>
      </w:r>
      <w:r w:rsidRPr="32D09366" w:rsidR="49004186">
        <w:rPr>
          <w:rFonts w:ascii="Arial" w:hAnsi="Arial" w:eastAsia="Arial" w:cs="Arial"/>
          <w:i w:val="1"/>
          <w:iCs w:val="1"/>
          <w:color w:val="0F4761" w:themeColor="accent1" w:themeTint="FF" w:themeShade="BF"/>
          <w:sz w:val="22"/>
          <w:szCs w:val="22"/>
        </w:rPr>
        <w:t>nt</w:t>
      </w:r>
      <w:r w:rsidRPr="32D09366" w:rsidR="49004186">
        <w:rPr>
          <w:rFonts w:ascii="Arial" w:hAnsi="Arial" w:eastAsia="Arial" w:cs="Arial"/>
          <w:i w:val="1"/>
          <w:iCs w:val="1"/>
          <w:color w:val="0F4761" w:themeColor="accent1" w:themeTint="FF" w:themeShade="BF"/>
          <w:sz w:val="22"/>
          <w:szCs w:val="22"/>
        </w:rPr>
        <w:t xml:space="preserve"> surgical trial</w:t>
      </w:r>
      <w:r w:rsidRPr="32D09366" w:rsidR="49004186">
        <w:rPr>
          <w:rFonts w:ascii="Arial" w:hAnsi="Arial" w:eastAsia="Arial" w:cs="Arial"/>
          <w:i w:val="1"/>
          <w:iCs w:val="1"/>
          <w:color w:val="0F4761" w:themeColor="accent1" w:themeTint="FF" w:themeShade="BF"/>
          <w:sz w:val="22"/>
          <w:szCs w:val="22"/>
        </w:rPr>
        <w:t xml:space="preserve">s and that this </w:t>
      </w:r>
      <w:r w:rsidRPr="32D09366" w:rsidR="7469A75C">
        <w:rPr>
          <w:rFonts w:ascii="Arial" w:hAnsi="Arial" w:eastAsia="Arial" w:cs="Arial"/>
          <w:i w:val="1"/>
          <w:iCs w:val="1"/>
          <w:color w:val="0F4761" w:themeColor="accent1" w:themeTint="FF" w:themeShade="BF"/>
          <w:sz w:val="22"/>
          <w:szCs w:val="22"/>
        </w:rPr>
        <w:t>was unlikely to introduce systematic bias</w:t>
      </w:r>
      <w:r w:rsidRPr="32D09366" w:rsidR="7F032292">
        <w:rPr>
          <w:rFonts w:ascii="Arial" w:hAnsi="Arial" w:eastAsia="Arial" w:cs="Arial"/>
          <w:i w:val="1"/>
          <w:iCs w:val="1"/>
          <w:color w:val="0F4761" w:themeColor="accent1" w:themeTint="FF" w:themeShade="BF"/>
          <w:sz w:val="22"/>
          <w:szCs w:val="22"/>
          <w:u w:val="single"/>
        </w:rPr>
        <w:t>.</w:t>
      </w:r>
    </w:p>
    <w:p w:rsidRPr="00CA1B8F" w:rsidR="00B61043" w:rsidP="32D09366" w:rsidRDefault="00B61043" w14:paraId="442BD44D" w14:textId="49B02D0F">
      <w:pPr>
        <w:rPr>
          <w:rFonts w:ascii="Arial" w:hAnsi="Arial" w:eastAsia="Arial" w:cs="Arial"/>
          <w:i w:val="1"/>
          <w:iCs w:val="1"/>
          <w:color w:val="0F4761" w:themeColor="accent1" w:themeShade="BF"/>
          <w:sz w:val="22"/>
          <w:szCs w:val="22"/>
        </w:rPr>
      </w:pPr>
      <w:r w:rsidRPr="32D09366" w:rsidR="4A516525">
        <w:rPr>
          <w:rFonts w:ascii="Arial" w:hAnsi="Arial" w:eastAsia="Arial" w:cs="Arial"/>
          <w:i w:val="1"/>
          <w:iCs w:val="1"/>
          <w:color w:val="0F4761" w:themeColor="accent1" w:themeTint="FF" w:themeShade="BF"/>
          <w:sz w:val="22"/>
          <w:szCs w:val="22"/>
        </w:rPr>
        <w:t>Extracted from</w:t>
      </w:r>
      <w:r w:rsidRPr="32D09366" w:rsidR="4A516525">
        <w:rPr>
          <w:rFonts w:ascii="Arial" w:hAnsi="Arial" w:eastAsia="Arial" w:cs="Arial"/>
          <w:i w:val="1"/>
          <w:iCs w:val="1"/>
          <w:color w:val="0F4761" w:themeColor="accent1" w:themeTint="FF" w:themeShade="BF"/>
          <w:sz w:val="22"/>
          <w:szCs w:val="22"/>
        </w:rPr>
        <w:t xml:space="preserve"> </w:t>
      </w:r>
      <w:r w:rsidRPr="32D09366" w:rsidR="4A516525">
        <w:rPr>
          <w:rFonts w:ascii="Arial" w:hAnsi="Arial" w:eastAsia="Arial" w:cs="Arial"/>
          <w:b w:val="1"/>
          <w:bCs w:val="1"/>
          <w:i w:val="1"/>
          <w:iCs w:val="1"/>
          <w:color w:val="0F4761" w:themeColor="accent1" w:themeTint="FF" w:themeShade="BF"/>
          <w:sz w:val="22"/>
          <w:szCs w:val="22"/>
        </w:rPr>
        <w:t>Methods (page)</w:t>
      </w:r>
      <w:r w:rsidRPr="32D09366" w:rsidR="4A516525">
        <w:rPr>
          <w:rFonts w:ascii="Arial" w:hAnsi="Arial" w:eastAsia="Arial" w:cs="Arial"/>
          <w:i w:val="1"/>
          <w:iCs w:val="1"/>
          <w:color w:val="0F4761" w:themeColor="accent1" w:themeTint="FF" w:themeShade="BF"/>
          <w:sz w:val="22"/>
          <w:szCs w:val="22"/>
        </w:rPr>
        <w:t>:</w:t>
      </w:r>
    </w:p>
    <w:p w:rsidRPr="00123610" w:rsidR="00123610" w:rsidP="32D09366" w:rsidRDefault="00123610" w14:paraId="26DAAE83" w14:textId="77777777">
      <w:pPr>
        <w:textAlignment w:val="baseline"/>
        <w:rPr>
          <w:rFonts w:ascii="Arial" w:hAnsi="Arial" w:eastAsia="Arial" w:cs="Arial"/>
          <w:b w:val="1"/>
          <w:bCs w:val="1"/>
          <w:i w:val="1"/>
          <w:iCs w:val="1"/>
          <w:color w:val="0F4761" w:themeColor="accent1" w:themeShade="BF"/>
          <w:sz w:val="22"/>
          <w:szCs w:val="22"/>
          <w:bdr w:val="none" w:color="auto" w:sz="0" w:space="0" w:frame="1"/>
        </w:rPr>
      </w:pPr>
      <w:r w:rsidRPr="32D09366" w:rsidR="4F51EE88">
        <w:rPr>
          <w:rFonts w:ascii="Arial" w:hAnsi="Arial" w:eastAsia="Arial" w:cs="Arial"/>
          <w:b w:val="1"/>
          <w:bCs w:val="1"/>
          <w:i w:val="1"/>
          <w:iCs w:val="1"/>
          <w:color w:val="0F4761" w:themeColor="accent1" w:themeShade="BF"/>
          <w:sz w:val="22"/>
          <w:szCs w:val="22"/>
          <w:highlight w:val="yellow"/>
          <w:bdr w:val="none" w:color="auto" w:sz="0" w:space="0" w:frame="1"/>
        </w:rPr>
        <w:lastRenderedPageBreak/>
        <w:t>blablbabla</w:t>
      </w:r>
    </w:p>
    <w:p w:rsidR="00B61043" w:rsidP="32D09366" w:rsidRDefault="00B61043" w14:paraId="3C54CF38" w14:textId="77777777">
      <w:pPr>
        <w:rPr>
          <w:rFonts w:ascii="Arial" w:hAnsi="Arial" w:eastAsia="Arial" w:cs="Arial"/>
          <w:sz w:val="22"/>
          <w:szCs w:val="22"/>
        </w:rPr>
      </w:pPr>
    </w:p>
    <w:p w:rsidR="0040020F" w:rsidP="32D09366" w:rsidRDefault="0040020F" w14:paraId="443D16CD" w14:textId="77777777">
      <w:pPr>
        <w:rPr>
          <w:rFonts w:ascii="Arial" w:hAnsi="Arial" w:eastAsia="Arial" w:cs="Arial"/>
          <w:sz w:val="22"/>
          <w:szCs w:val="22"/>
        </w:rPr>
      </w:pPr>
    </w:p>
    <w:p w:rsidRPr="007924AF" w:rsidR="0040020F" w:rsidP="32D09366" w:rsidRDefault="0040020F" w14:paraId="071DF223" w14:textId="77777777">
      <w:pPr>
        <w:rPr>
          <w:rFonts w:ascii="Arial" w:hAnsi="Arial" w:eastAsia="Arial" w:cs="Arial"/>
          <w:sz w:val="22"/>
          <w:szCs w:val="22"/>
        </w:rPr>
      </w:pPr>
    </w:p>
    <w:p w:rsidRPr="007924AF" w:rsidR="007924AF" w:rsidP="32D09366" w:rsidRDefault="007924AF" w14:paraId="03229388" w14:textId="7B57046D">
      <w:pPr>
        <w:rPr>
          <w:rFonts w:ascii="Arial" w:hAnsi="Arial" w:eastAsia="Arial" w:cs="Arial"/>
          <w:b w:val="1"/>
          <w:bCs w:val="1"/>
          <w:sz w:val="22"/>
          <w:szCs w:val="22"/>
        </w:rPr>
      </w:pPr>
      <w:r w:rsidRPr="32D09366" w:rsidR="6698E0F0">
        <w:rPr>
          <w:rFonts w:ascii="Arial" w:hAnsi="Arial" w:eastAsia="Arial" w:cs="Arial"/>
          <w:b w:val="1"/>
          <w:bCs w:val="1"/>
          <w:sz w:val="22"/>
          <w:szCs w:val="22"/>
        </w:rPr>
        <w:t xml:space="preserve">Remark </w:t>
      </w:r>
      <w:r w:rsidRPr="32D09366" w:rsidR="7F020DC2">
        <w:rPr>
          <w:rFonts w:ascii="Arial" w:hAnsi="Arial" w:eastAsia="Arial" w:cs="Arial"/>
          <w:b w:val="1"/>
          <w:bCs w:val="1"/>
          <w:sz w:val="22"/>
          <w:szCs w:val="22"/>
        </w:rPr>
        <w:t>4</w:t>
      </w:r>
      <w:r w:rsidRPr="32D09366" w:rsidR="064F39E6">
        <w:rPr>
          <w:rFonts w:ascii="Arial" w:hAnsi="Arial" w:eastAsia="Arial" w:cs="Arial"/>
          <w:b w:val="1"/>
          <w:bCs w:val="1"/>
          <w:sz w:val="22"/>
          <w:szCs w:val="22"/>
        </w:rPr>
        <w:t>:</w:t>
      </w:r>
    </w:p>
    <w:p w:rsidRPr="007924AF" w:rsidR="007924AF" w:rsidP="32D09366" w:rsidRDefault="007924AF" w14:paraId="3BF3079C" w14:textId="054A350E">
      <w:pPr>
        <w:rPr>
          <w:rFonts w:ascii="Arial" w:hAnsi="Arial" w:eastAsia="Arial" w:cs="Arial"/>
          <w:sz w:val="22"/>
          <w:szCs w:val="22"/>
        </w:rPr>
      </w:pPr>
      <w:r w:rsidRPr="32D09366" w:rsidR="53E1DFAD">
        <w:rPr>
          <w:rFonts w:ascii="Arial" w:hAnsi="Arial" w:eastAsia="Arial" w:cs="Arial"/>
          <w:sz w:val="22"/>
          <w:szCs w:val="22"/>
        </w:rPr>
        <w:t xml:space="preserve">For the </w:t>
      </w:r>
      <w:r w:rsidRPr="32D09366" w:rsidR="53E1DFAD">
        <w:rPr>
          <w:rFonts w:ascii="Arial" w:hAnsi="Arial" w:eastAsia="Arial" w:cs="Arial"/>
          <w:sz w:val="22"/>
          <w:szCs w:val="22"/>
        </w:rPr>
        <w:t>discussion ,</w:t>
      </w:r>
      <w:r w:rsidRPr="32D09366" w:rsidR="53E1DFAD">
        <w:rPr>
          <w:rFonts w:ascii="Arial" w:hAnsi="Arial" w:eastAsia="Arial" w:cs="Arial"/>
          <w:sz w:val="22"/>
          <w:szCs w:val="22"/>
        </w:rPr>
        <w:t xml:space="preserve"> the manuscript would </w:t>
      </w:r>
      <w:r w:rsidRPr="32D09366" w:rsidR="53E1DFAD">
        <w:rPr>
          <w:rFonts w:ascii="Arial" w:hAnsi="Arial" w:eastAsia="Arial" w:cs="Arial"/>
          <w:sz w:val="22"/>
          <w:szCs w:val="22"/>
        </w:rPr>
        <w:t>benefit</w:t>
      </w:r>
      <w:r w:rsidRPr="32D09366" w:rsidR="53E1DFAD">
        <w:rPr>
          <w:rFonts w:ascii="Arial" w:hAnsi="Arial" w:eastAsia="Arial" w:cs="Arial"/>
          <w:sz w:val="22"/>
          <w:szCs w:val="22"/>
        </w:rPr>
        <w:t xml:space="preserve"> from comparison with existing meta-research </w:t>
      </w:r>
      <w:r w:rsidRPr="32D09366" w:rsidR="53E1DFAD">
        <w:rPr>
          <w:rFonts w:ascii="Arial" w:hAnsi="Arial" w:eastAsia="Arial" w:cs="Arial"/>
          <w:sz w:val="22"/>
          <w:szCs w:val="22"/>
        </w:rPr>
        <w:t>on:</w:t>
      </w:r>
      <w:r w:rsidRPr="32D09366" w:rsidR="53E1DFAD">
        <w:rPr>
          <w:rFonts w:ascii="Arial" w:hAnsi="Arial" w:eastAsia="Arial" w:cs="Arial"/>
          <w:sz w:val="22"/>
          <w:szCs w:val="22"/>
        </w:rPr>
        <w:t xml:space="preserve"> trial design quality, outcome reporting </w:t>
      </w:r>
      <w:r w:rsidRPr="32D09366" w:rsidR="53E1DFAD">
        <w:rPr>
          <w:rFonts w:ascii="Arial" w:hAnsi="Arial" w:eastAsia="Arial" w:cs="Arial"/>
          <w:sz w:val="22"/>
          <w:szCs w:val="22"/>
        </w:rPr>
        <w:t>bias</w:t>
      </w:r>
      <w:r w:rsidRPr="32D09366" w:rsidR="53E1DFAD">
        <w:rPr>
          <w:rFonts w:ascii="Arial" w:hAnsi="Arial" w:eastAsia="Arial" w:cs="Arial"/>
          <w:sz w:val="22"/>
          <w:szCs w:val="22"/>
        </w:rPr>
        <w:t xml:space="preserve"> and adherence to CONSORT guidelines</w:t>
      </w:r>
    </w:p>
    <w:p w:rsidR="007924AF" w:rsidP="32D09366" w:rsidRDefault="007924AF" w14:paraId="7577CF79" w14:textId="77777777">
      <w:pPr>
        <w:rPr>
          <w:rFonts w:ascii="Arial" w:hAnsi="Arial" w:eastAsia="Arial" w:cs="Arial"/>
          <w:sz w:val="22"/>
          <w:szCs w:val="22"/>
        </w:rPr>
      </w:pPr>
    </w:p>
    <w:p w:rsidR="007924AF" w:rsidP="32D09366" w:rsidRDefault="00BF1D11" w14:paraId="105F5311" w14:textId="53928484">
      <w:pPr>
        <w:pStyle w:val="Normal"/>
        <w:rPr>
          <w:rFonts w:ascii="Arial" w:hAnsi="Arial" w:eastAsia="Arial" w:cs="Arial"/>
          <w:i w:val="1"/>
          <w:iCs w:val="1"/>
          <w:color w:val="0F4761" w:themeColor="accent1" w:themeShade="BF"/>
          <w:sz w:val="22"/>
          <w:szCs w:val="22"/>
        </w:rPr>
      </w:pPr>
      <w:r w:rsidRPr="32D09366" w:rsidR="22EB852C">
        <w:rPr>
          <w:rFonts w:ascii="Arial" w:hAnsi="Arial" w:eastAsia="Arial" w:cs="Arial"/>
          <w:i w:val="1"/>
          <w:iCs w:val="1"/>
          <w:color w:val="0F4761" w:themeColor="accent1" w:themeTint="FF" w:themeShade="BF"/>
          <w:sz w:val="22"/>
          <w:szCs w:val="22"/>
          <w:u w:val="single"/>
        </w:rPr>
        <w:t>Our reply</w:t>
      </w:r>
      <w:r w:rsidRPr="32D09366" w:rsidR="5B6F8ADC">
        <w:rPr>
          <w:rFonts w:ascii="Arial" w:hAnsi="Arial" w:eastAsia="Arial" w:cs="Arial"/>
          <w:i w:val="1"/>
          <w:iCs w:val="1"/>
          <w:color w:val="0F4761" w:themeColor="accent1" w:themeTint="FF" w:themeShade="BF"/>
          <w:sz w:val="22"/>
          <w:szCs w:val="22"/>
        </w:rPr>
        <w:t xml:space="preserve">: </w:t>
      </w:r>
      <w:r w:rsidRPr="32D09366" w:rsidR="6EFBAF5C">
        <w:rPr>
          <w:rFonts w:ascii="Arial" w:hAnsi="Arial" w:eastAsia="Arial" w:cs="Arial"/>
          <w:i w:val="1"/>
          <w:iCs w:val="1"/>
          <w:color w:val="0F4761" w:themeColor="accent1" w:themeTint="FF" w:themeShade="BF"/>
          <w:sz w:val="22"/>
          <w:szCs w:val="22"/>
        </w:rPr>
        <w:t xml:space="preserve">We thank the reviewer for this valuable suggestion. In response, we have expanded the </w:t>
      </w:r>
      <w:r w:rsidRPr="32D09366" w:rsidR="6EFBAF5C">
        <w:rPr>
          <w:rFonts w:ascii="Arial" w:hAnsi="Arial" w:eastAsia="Arial" w:cs="Arial"/>
          <w:b w:val="1"/>
          <w:bCs w:val="1"/>
          <w:i w:val="1"/>
          <w:iCs w:val="1"/>
          <w:color w:val="0F4761" w:themeColor="accent1" w:themeTint="FF" w:themeShade="BF"/>
          <w:sz w:val="22"/>
          <w:szCs w:val="22"/>
        </w:rPr>
        <w:t>Discussion</w:t>
      </w:r>
      <w:r w:rsidRPr="32D09366" w:rsidR="6EFBAF5C">
        <w:rPr>
          <w:rFonts w:ascii="Arial" w:hAnsi="Arial" w:eastAsia="Arial" w:cs="Arial"/>
          <w:i w:val="1"/>
          <w:iCs w:val="1"/>
          <w:color w:val="0F4761" w:themeColor="accent1" w:themeTint="FF" w:themeShade="BF"/>
          <w:sz w:val="22"/>
          <w:szCs w:val="22"/>
        </w:rPr>
        <w:t xml:space="preserve"> </w:t>
      </w:r>
      <w:r w:rsidRPr="32D09366" w:rsidR="6EFBAF5C">
        <w:rPr>
          <w:rFonts w:ascii="Arial" w:hAnsi="Arial" w:eastAsia="Arial" w:cs="Arial"/>
          <w:i w:val="1"/>
          <w:iCs w:val="1"/>
          <w:color w:val="0F4761" w:themeColor="accent1" w:themeTint="FF" w:themeShade="BF"/>
          <w:sz w:val="22"/>
          <w:szCs w:val="22"/>
        </w:rPr>
        <w:t>section t</w:t>
      </w:r>
      <w:r w:rsidRPr="32D09366" w:rsidR="6EFBAF5C">
        <w:rPr>
          <w:rFonts w:ascii="Arial" w:hAnsi="Arial" w:eastAsia="Arial" w:cs="Arial"/>
          <w:i w:val="1"/>
          <w:iCs w:val="1"/>
          <w:color w:val="0F4761" w:themeColor="accent1" w:themeTint="FF" w:themeShade="BF"/>
          <w:sz w:val="22"/>
          <w:szCs w:val="22"/>
        </w:rPr>
        <w:t xml:space="preserve">o include a comparison with existing meta-research on trial design quality, outcome reporting bias, and adherence to CONSORT guidelines. This addition situates our findings within the current literature and highlights </w:t>
      </w:r>
      <w:r w:rsidRPr="32D09366" w:rsidR="6EFBAF5C">
        <w:rPr>
          <w:rFonts w:ascii="Arial" w:hAnsi="Arial" w:eastAsia="Arial" w:cs="Arial"/>
          <w:i w:val="1"/>
          <w:iCs w:val="1"/>
          <w:color w:val="0F4761" w:themeColor="accent1" w:themeTint="FF" w:themeShade="BF"/>
          <w:sz w:val="22"/>
          <w:szCs w:val="22"/>
        </w:rPr>
        <w:t xml:space="preserve">the difference </w:t>
      </w:r>
      <w:r w:rsidRPr="32D09366" w:rsidR="6EFBAF5C">
        <w:rPr>
          <w:rFonts w:ascii="Arial" w:hAnsi="Arial" w:eastAsia="Arial" w:cs="Arial"/>
          <w:i w:val="1"/>
          <w:iCs w:val="1"/>
          <w:color w:val="0F4761" w:themeColor="accent1" w:themeTint="FF" w:themeShade="BF"/>
          <w:sz w:val="22"/>
          <w:szCs w:val="22"/>
        </w:rPr>
        <w:t xml:space="preserve">between our approach and </w:t>
      </w:r>
      <w:r w:rsidRPr="32D09366" w:rsidR="6EFBAF5C">
        <w:rPr>
          <w:rFonts w:ascii="Arial" w:hAnsi="Arial" w:eastAsia="Arial" w:cs="Arial"/>
          <w:i w:val="1"/>
          <w:iCs w:val="1"/>
          <w:color w:val="0F4761" w:themeColor="accent1" w:themeTint="FF" w:themeShade="BF"/>
          <w:sz w:val="22"/>
          <w:szCs w:val="22"/>
        </w:rPr>
        <w:t xml:space="preserve">current body of literature, </w:t>
      </w:r>
      <w:r w:rsidRPr="32D09366" w:rsidR="6EFBAF5C">
        <w:rPr>
          <w:rFonts w:ascii="Arial" w:hAnsi="Arial" w:eastAsia="Arial" w:cs="Arial"/>
          <w:i w:val="1"/>
          <w:iCs w:val="1"/>
          <w:color w:val="0F4761" w:themeColor="accent1" w:themeTint="FF" w:themeShade="BF"/>
          <w:sz w:val="22"/>
          <w:szCs w:val="22"/>
        </w:rPr>
        <w:t>primarily focused on internal validity</w:t>
      </w:r>
      <w:r w:rsidRPr="32D09366" w:rsidR="70EB399E">
        <w:rPr>
          <w:rFonts w:ascii="Arial" w:hAnsi="Arial" w:eastAsia="Arial" w:cs="Arial"/>
          <w:i w:val="1"/>
          <w:iCs w:val="1"/>
          <w:color w:val="0F4761" w:themeColor="accent1" w:themeTint="FF" w:themeShade="BF"/>
          <w:sz w:val="22"/>
          <w:szCs w:val="22"/>
        </w:rPr>
        <w:t xml:space="preserve"> (</w:t>
      </w:r>
      <w:r w:rsidRPr="32D09366" w:rsidR="70EB399E">
        <w:rPr>
          <w:rFonts w:ascii="Arial" w:hAnsi="Arial" w:eastAsia="Arial" w:cs="Arial"/>
          <w:i w:val="1"/>
          <w:iCs w:val="1"/>
          <w:color w:val="0F4761" w:themeColor="accent1" w:themeTint="FF" w:themeShade="BF"/>
          <w:sz w:val="22"/>
          <w:szCs w:val="22"/>
        </w:rPr>
        <w:t>risk of bias</w:t>
      </w:r>
      <w:r w:rsidRPr="32D09366" w:rsidR="70EB399E">
        <w:rPr>
          <w:rFonts w:ascii="Arial" w:hAnsi="Arial" w:eastAsia="Arial" w:cs="Arial"/>
          <w:i w:val="1"/>
          <w:iCs w:val="1"/>
          <w:color w:val="0F4761" w:themeColor="accent1" w:themeTint="FF" w:themeShade="BF"/>
          <w:sz w:val="22"/>
          <w:szCs w:val="22"/>
        </w:rPr>
        <w:t xml:space="preserve">) and </w:t>
      </w:r>
      <w:r w:rsidRPr="32D09366" w:rsidR="6EFBAF5C">
        <w:rPr>
          <w:rFonts w:ascii="Arial" w:hAnsi="Arial" w:eastAsia="Arial" w:cs="Arial"/>
          <w:i w:val="1"/>
          <w:iCs w:val="1"/>
          <w:color w:val="0F4761" w:themeColor="accent1" w:themeTint="FF" w:themeShade="BF"/>
          <w:sz w:val="22"/>
          <w:szCs w:val="22"/>
        </w:rPr>
        <w:t>reporting quality</w:t>
      </w:r>
      <w:r w:rsidRPr="32D09366" w:rsidR="6EFBAF5C">
        <w:rPr>
          <w:rFonts w:ascii="Arial" w:hAnsi="Arial" w:eastAsia="Arial" w:cs="Arial"/>
          <w:i w:val="1"/>
          <w:iCs w:val="1"/>
          <w:color w:val="0F4761" w:themeColor="accent1" w:themeTint="FF" w:themeShade="BF"/>
          <w:sz w:val="22"/>
          <w:szCs w:val="22"/>
        </w:rPr>
        <w:t xml:space="preserve">. </w:t>
      </w:r>
      <w:r w:rsidRPr="32D09366" w:rsidR="6EFBAF5C">
        <w:rPr>
          <w:rFonts w:ascii="Arial" w:hAnsi="Arial" w:eastAsia="Arial" w:cs="Arial"/>
          <w:i w:val="1"/>
          <w:iCs w:val="1"/>
          <w:color w:val="0F4761" w:themeColor="accent1" w:themeTint="FF" w:themeShade="BF"/>
          <w:sz w:val="22"/>
          <w:szCs w:val="22"/>
        </w:rPr>
        <w:t xml:space="preserve">This clarification strengthens the originality and complementary nature of our work. </w:t>
      </w:r>
    </w:p>
    <w:p w:rsidR="0086529C" w:rsidP="32D09366" w:rsidRDefault="0086529C" w14:paraId="7EDB3DE3" w14:textId="77777777">
      <w:pPr>
        <w:rPr>
          <w:rFonts w:ascii="Arial" w:hAnsi="Arial" w:eastAsia="Arial" w:cs="Arial"/>
          <w:i w:val="1"/>
          <w:iCs w:val="1"/>
          <w:color w:val="0F4761" w:themeColor="accent1" w:themeShade="BF"/>
          <w:sz w:val="22"/>
          <w:szCs w:val="22"/>
        </w:rPr>
      </w:pPr>
    </w:p>
    <w:p w:rsidR="0086529C" w:rsidP="32D09366" w:rsidRDefault="0086529C" w14:paraId="6CCB6437" w14:textId="035E7C4F">
      <w:pPr>
        <w:rPr>
          <w:rFonts w:ascii="Arial" w:hAnsi="Arial" w:eastAsia="Arial" w:cs="Arial"/>
          <w:i w:val="1"/>
          <w:iCs w:val="1"/>
          <w:color w:val="0F4761" w:themeColor="accent1" w:themeShade="BF"/>
          <w:sz w:val="22"/>
          <w:szCs w:val="22"/>
        </w:rPr>
      </w:pPr>
      <w:r w:rsidRPr="32D09366" w:rsidR="741417FB">
        <w:rPr>
          <w:rFonts w:ascii="Arial" w:hAnsi="Arial" w:eastAsia="Arial" w:cs="Arial"/>
          <w:i w:val="1"/>
          <w:iCs w:val="1"/>
          <w:color w:val="0F4761" w:themeColor="accent1" w:themeTint="FF" w:themeShade="BF"/>
          <w:sz w:val="22"/>
          <w:szCs w:val="22"/>
        </w:rPr>
        <w:t xml:space="preserve">Extracted from </w:t>
      </w:r>
      <w:r w:rsidRPr="32D09366" w:rsidR="741417FB">
        <w:rPr>
          <w:rFonts w:ascii="Arial" w:hAnsi="Arial" w:eastAsia="Arial" w:cs="Arial"/>
          <w:b w:val="1"/>
          <w:bCs w:val="1"/>
          <w:i w:val="1"/>
          <w:iCs w:val="1"/>
          <w:color w:val="0F4761" w:themeColor="accent1" w:themeTint="FF" w:themeShade="BF"/>
          <w:sz w:val="22"/>
          <w:szCs w:val="22"/>
        </w:rPr>
        <w:t>Discussion (page):</w:t>
      </w:r>
    </w:p>
    <w:p w:rsidRPr="00123610" w:rsidR="00123610" w:rsidP="32D09366" w:rsidRDefault="00123610" w14:paraId="361C2F96" w14:textId="77777777">
      <w:pPr>
        <w:textAlignment w:val="baseline"/>
        <w:rPr>
          <w:rFonts w:ascii="Arial" w:hAnsi="Arial" w:eastAsia="Arial" w:cs="Arial"/>
          <w:b w:val="1"/>
          <w:bCs w:val="1"/>
          <w:i w:val="1"/>
          <w:iCs w:val="1"/>
          <w:color w:val="0F4761" w:themeColor="accent1" w:themeShade="BF"/>
          <w:sz w:val="22"/>
          <w:szCs w:val="22"/>
          <w:bdr w:val="none" w:color="auto" w:sz="0" w:space="0" w:frame="1"/>
        </w:rPr>
      </w:pPr>
      <w:r w:rsidRPr="32D09366" w:rsidR="4F51EE88">
        <w:rPr>
          <w:rFonts w:ascii="Arial" w:hAnsi="Arial" w:eastAsia="Arial" w:cs="Arial"/>
          <w:b w:val="1"/>
          <w:bCs w:val="1"/>
          <w:i w:val="1"/>
          <w:iCs w:val="1"/>
          <w:color w:val="0F4761" w:themeColor="accent1" w:themeShade="BF"/>
          <w:sz w:val="22"/>
          <w:szCs w:val="22"/>
          <w:highlight w:val="yellow"/>
          <w:bdr w:val="none" w:color="auto" w:sz="0" w:space="0" w:frame="1"/>
        </w:rPr>
        <w:t>blablbabla</w:t>
      </w:r>
    </w:p>
    <w:p w:rsidR="0086529C" w:rsidP="32D09366" w:rsidRDefault="0086529C" w14:paraId="0379DF69" w14:textId="77777777">
      <w:pPr>
        <w:rPr>
          <w:rFonts w:ascii="Arial" w:hAnsi="Arial" w:eastAsia="Arial" w:cs="Arial"/>
          <w:i w:val="1"/>
          <w:iCs w:val="1"/>
          <w:color w:val="0F4761" w:themeColor="accent1" w:themeShade="BF"/>
          <w:sz w:val="22"/>
          <w:szCs w:val="22"/>
        </w:rPr>
      </w:pPr>
    </w:p>
    <w:p w:rsidRPr="0086529C" w:rsidR="0086529C" w:rsidP="32D09366" w:rsidRDefault="0086529C" w14:paraId="4168B964" w14:textId="77777777">
      <w:pPr>
        <w:rPr>
          <w:rFonts w:ascii="Arial" w:hAnsi="Arial" w:eastAsia="Arial" w:cs="Arial"/>
          <w:i w:val="1"/>
          <w:iCs w:val="1"/>
          <w:color w:val="0F4761" w:themeColor="accent1" w:themeShade="BF"/>
          <w:sz w:val="22"/>
          <w:szCs w:val="22"/>
        </w:rPr>
      </w:pPr>
    </w:p>
    <w:p w:rsidRPr="009B1510" w:rsidR="007924AF" w:rsidP="32D09366" w:rsidRDefault="007924AF" w14:paraId="2C2CC1E8" w14:textId="77777777">
      <w:pPr>
        <w:rPr>
          <w:rFonts w:ascii="Arial" w:hAnsi="Arial" w:eastAsia="Arial" w:cs="Arial"/>
          <w:i w:val="1"/>
          <w:iCs w:val="1"/>
          <w:color w:val="0F4761" w:themeColor="accent1" w:themeShade="BF"/>
          <w:sz w:val="22"/>
          <w:szCs w:val="22"/>
        </w:rPr>
      </w:pPr>
    </w:p>
    <w:p w:rsidRPr="009B1510" w:rsidR="00AC0A69" w:rsidP="32D09366" w:rsidRDefault="00AC0A69" w14:paraId="7CB18152" w14:textId="77777777">
      <w:pPr>
        <w:rPr>
          <w:rFonts w:ascii="Arial" w:hAnsi="Arial" w:eastAsia="Arial" w:cs="Arial"/>
          <w:i w:val="1"/>
          <w:iCs w:val="1"/>
          <w:color w:val="0F4761" w:themeColor="accent1" w:themeShade="BF"/>
          <w:sz w:val="22"/>
          <w:szCs w:val="22"/>
        </w:rPr>
      </w:pPr>
    </w:p>
    <w:p w:rsidRPr="009B1510" w:rsidR="00AC0A69" w:rsidP="32D09366" w:rsidRDefault="00AC0A69" w14:paraId="6386960A" w14:textId="77777777">
      <w:pPr>
        <w:rPr>
          <w:rFonts w:ascii="Arial" w:hAnsi="Arial" w:eastAsia="Arial" w:cs="Arial"/>
          <w:i w:val="1"/>
          <w:iCs w:val="1"/>
          <w:color w:val="0F4761" w:themeColor="accent1" w:themeShade="BF"/>
          <w:sz w:val="22"/>
          <w:szCs w:val="22"/>
        </w:rPr>
      </w:pPr>
    </w:p>
    <w:p w:rsidRPr="009B1510" w:rsidR="00AC0A69" w:rsidP="32D09366" w:rsidRDefault="00AC0A69" w14:paraId="0047BCD8" w14:textId="77777777">
      <w:pPr>
        <w:rPr>
          <w:rFonts w:ascii="Arial" w:hAnsi="Arial" w:eastAsia="Arial" w:cs="Arial"/>
          <w:i w:val="1"/>
          <w:iCs w:val="1"/>
          <w:color w:val="0F4761" w:themeColor="accent1" w:themeShade="BF"/>
          <w:sz w:val="22"/>
          <w:szCs w:val="22"/>
        </w:rPr>
      </w:pPr>
    </w:p>
    <w:p w:rsidRPr="009B1510" w:rsidR="00AC0A69" w:rsidP="32D09366" w:rsidRDefault="00AC0A69" w14:paraId="1B159708" w14:textId="77777777">
      <w:pPr>
        <w:rPr>
          <w:rFonts w:ascii="Arial" w:hAnsi="Arial" w:eastAsia="Arial" w:cs="Arial"/>
          <w:i w:val="1"/>
          <w:iCs w:val="1"/>
          <w:color w:val="0F4761" w:themeColor="accent1" w:themeShade="BF"/>
          <w:sz w:val="22"/>
          <w:szCs w:val="22"/>
        </w:rPr>
      </w:pPr>
    </w:p>
    <w:p w:rsidR="00AC0A69" w:rsidP="32D09366" w:rsidRDefault="00AC0A69" w14:paraId="6221C989" w14:textId="77777777">
      <w:pPr>
        <w:rPr>
          <w:rFonts w:ascii="Arial" w:hAnsi="Arial" w:eastAsia="Arial" w:cs="Arial"/>
          <w:sz w:val="22"/>
          <w:szCs w:val="22"/>
        </w:rPr>
        <w:sectPr w:rsidR="00AC0A69" w:rsidSect="002405D7">
          <w:pgSz w:w="12240" w:h="15840" w:orient="portrait" w:code="1"/>
          <w:pgMar w:top="1276" w:right="720" w:bottom="1080" w:left="1080" w:header="274" w:footer="274" w:gutter="0"/>
          <w:cols w:space="720"/>
          <w:docGrid w:linePitch="360"/>
        </w:sectPr>
      </w:pPr>
    </w:p>
    <w:p w:rsidRPr="00AC0A69" w:rsidR="00AC0A69" w:rsidP="00AC0A69" w:rsidRDefault="00AC0A69" w14:paraId="48FB10EA" w14:textId="5E367CBE">
      <w:pPr>
        <w:textAlignment w:val="baseline"/>
        <w:rPr>
          <w:rFonts w:ascii="Arial" w:hAnsi="Arial" w:eastAsia="Times New Roman" w:cs="Arial"/>
          <w:color w:val="000000"/>
          <w:szCs w:val="22"/>
        </w:rPr>
      </w:pPr>
      <w:r w:rsidRPr="00AC0A69">
        <w:rPr>
          <w:rFonts w:ascii="Arial" w:hAnsi="Arial" w:eastAsia="Times New Roman" w:cs="Arial"/>
          <w:b/>
          <w:bCs/>
          <w:color w:val="000000"/>
          <w:szCs w:val="22"/>
        </w:rPr>
        <w:lastRenderedPageBreak/>
        <w:t>Reviewer 2</w:t>
      </w:r>
    </w:p>
    <w:p w:rsidRPr="00AC0A69" w:rsidR="00AC0A69" w:rsidP="32D09366" w:rsidRDefault="00AC0A69" w14:paraId="62C4ABEF" w14:textId="77777777">
      <w:pPr>
        <w:textAlignment w:val="baseline"/>
        <w:rPr>
          <w:rFonts w:ascii="Arial" w:hAnsi="Arial" w:eastAsia="Times New Roman" w:cs="Arial"/>
          <w:color w:val="000000"/>
        </w:rPr>
      </w:pPr>
      <w:r w:rsidRPr="32D09366" w:rsidR="00AC0A69">
        <w:rPr>
          <w:rFonts w:ascii="Arial" w:hAnsi="Arial" w:eastAsia="Times New Roman" w:cs="Arial"/>
          <w:color w:val="000000" w:themeColor="text1" w:themeTint="FF" w:themeShade="FF"/>
        </w:rPr>
        <w:t xml:space="preserve">The authors are to be congratulated on the choice of the study topic as surgical RCTs </w:t>
      </w:r>
      <w:r w:rsidRPr="32D09366" w:rsidR="00AC0A69">
        <w:rPr>
          <w:rFonts w:ascii="Arial" w:hAnsi="Arial" w:eastAsia="Times New Roman" w:cs="Arial"/>
          <w:color w:val="000000" w:themeColor="text1" w:themeTint="FF" w:themeShade="FF"/>
        </w:rPr>
        <w:t>definitely need</w:t>
      </w:r>
      <w:r w:rsidRPr="32D09366" w:rsidR="00AC0A69">
        <w:rPr>
          <w:rFonts w:ascii="Arial" w:hAnsi="Arial" w:eastAsia="Times New Roman" w:cs="Arial"/>
          <w:color w:val="000000" w:themeColor="text1" w:themeTint="FF" w:themeShade="FF"/>
        </w:rPr>
        <w:t xml:space="preserve"> to be improved </w:t>
      </w:r>
      <w:r w:rsidRPr="32D09366" w:rsidR="00AC0A69">
        <w:rPr>
          <w:rFonts w:ascii="Arial" w:hAnsi="Arial" w:eastAsia="Times New Roman" w:cs="Arial"/>
          <w:color w:val="000000" w:themeColor="text1" w:themeTint="FF" w:themeShade="FF"/>
        </w:rPr>
        <w:t>regarding</w:t>
      </w:r>
      <w:r w:rsidRPr="32D09366" w:rsidR="00AC0A69">
        <w:rPr>
          <w:rFonts w:ascii="Arial" w:hAnsi="Arial" w:eastAsia="Times New Roman" w:cs="Arial"/>
          <w:color w:val="000000" w:themeColor="text1" w:themeTint="FF" w:themeShade="FF"/>
        </w:rPr>
        <w:t xml:space="preserve"> both quantity and quality.</w:t>
      </w:r>
    </w:p>
    <w:p w:rsidRPr="00AC0A69" w:rsidR="00AC0A69" w:rsidP="32D09366" w:rsidRDefault="00AC0A69" w14:paraId="24953295" w14:textId="5A9A7F9C">
      <w:pPr>
        <w:textAlignment w:val="baseline"/>
        <w:rPr>
          <w:rFonts w:ascii="Arial" w:hAnsi="Arial" w:eastAsia="Times New Roman" w:cs="Arial"/>
          <w:b w:val="1"/>
          <w:bCs w:val="1"/>
          <w:color w:val="000000" w:themeColor="text1" w:themeTint="FF" w:themeShade="FF"/>
        </w:rPr>
      </w:pPr>
      <w:r w:rsidRPr="32D09366" w:rsidR="42C3ADE6">
        <w:rPr>
          <w:rFonts w:ascii="Arial" w:hAnsi="Arial" w:eastAsia="Times New Roman" w:cs="Arial"/>
          <w:b w:val="1"/>
          <w:bCs w:val="1"/>
          <w:color w:val="000000" w:themeColor="text1" w:themeTint="FF" w:themeShade="FF"/>
        </w:rPr>
        <w:t xml:space="preserve">Remark 1: </w:t>
      </w:r>
    </w:p>
    <w:p w:rsidRPr="00AC0A69" w:rsidR="00AC0A69" w:rsidP="1826440F" w:rsidRDefault="00AC0A69" w14:paraId="2E04E23E" w14:textId="68CC803F">
      <w:pPr>
        <w:textAlignment w:val="baseline"/>
        <w:rPr>
          <w:rFonts w:ascii="Arial" w:hAnsi="Arial" w:eastAsia="Times New Roman" w:cs="Arial"/>
          <w:color w:val="000000"/>
        </w:rPr>
      </w:pPr>
      <w:r w:rsidRPr="32D09366" w:rsidR="7628A886">
        <w:rPr>
          <w:rFonts w:ascii="Arial" w:hAnsi="Arial" w:eastAsia="Times New Roman" w:cs="Arial"/>
          <w:b w:val="1"/>
          <w:bCs w:val="1"/>
          <w:color w:val="000000" w:themeColor="text1" w:themeTint="FF" w:themeShade="FF"/>
        </w:rPr>
        <w:t>Major concerns:</w:t>
      </w:r>
    </w:p>
    <w:p w:rsidRPr="00AC0A69" w:rsidR="00AC0A69" w:rsidP="00AC0A69" w:rsidRDefault="00AC0A69" w14:paraId="0C682604"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rsidR="00AC0A69" w:rsidP="00AC0A69" w:rsidRDefault="00AC0A69" w14:paraId="1287117E" w14:textId="77777777">
      <w:pPr>
        <w:textAlignment w:val="baseline"/>
        <w:rPr>
          <w:rFonts w:ascii="Arial" w:hAnsi="Arial" w:eastAsia="Times New Roman" w:cs="Arial"/>
          <w:color w:val="000000"/>
          <w:szCs w:val="22"/>
        </w:rPr>
      </w:pPr>
    </w:p>
    <w:p w:rsidR="00AC0A69" w:rsidP="32D09366" w:rsidRDefault="009B1510" w14:paraId="62B6BE6D" w14:textId="298B36D8">
      <w:pPr>
        <w:textAlignment w:val="baseline"/>
        <w:rPr>
          <w:rFonts w:ascii="Arial" w:hAnsi="Arial" w:cs="Arial"/>
          <w:i w:val="1"/>
          <w:iCs w:val="1"/>
          <w:color w:val="0F4761" w:themeColor="accent1" w:themeShade="BF"/>
        </w:rPr>
      </w:pPr>
      <w:r w:rsidRPr="32D09366" w:rsidR="3C77A47C">
        <w:rPr>
          <w:rFonts w:ascii="Arial" w:hAnsi="Arial" w:cs="Arial"/>
          <w:i w:val="1"/>
          <w:iCs w:val="1"/>
          <w:color w:val="0F4761" w:themeColor="accent1" w:themeTint="FF" w:themeShade="BF"/>
          <w:u w:val="single"/>
        </w:rPr>
        <w:t>Our reply:</w:t>
      </w:r>
      <w:r w:rsidRPr="32D09366" w:rsidR="78428862">
        <w:rPr>
          <w:rFonts w:ascii="Arial" w:hAnsi="Arial" w:cs="Arial"/>
          <w:i w:val="1"/>
          <w:iCs w:val="1"/>
          <w:color w:val="0F4761" w:themeColor="accent1" w:themeTint="FF" w:themeShade="BF"/>
        </w:rPr>
        <w:t xml:space="preserve"> We thank the reviewer for</w:t>
      </w:r>
      <w:r w:rsidRPr="32D09366" w:rsidR="3F1AC549">
        <w:rPr>
          <w:rFonts w:ascii="Arial" w:hAnsi="Arial" w:cs="Arial"/>
          <w:i w:val="1"/>
          <w:iCs w:val="1"/>
          <w:color w:val="0F4761" w:themeColor="accent1" w:themeTint="FF" w:themeShade="BF"/>
        </w:rPr>
        <w:t xml:space="preserve"> expressing th</w:t>
      </w:r>
      <w:r w:rsidRPr="32D09366" w:rsidR="5FC7E030">
        <w:rPr>
          <w:rFonts w:ascii="Arial" w:hAnsi="Arial" w:cs="Arial"/>
          <w:i w:val="1"/>
          <w:iCs w:val="1"/>
          <w:color w:val="0F4761" w:themeColor="accent1" w:themeTint="FF" w:themeShade="BF"/>
        </w:rPr>
        <w:t>is</w:t>
      </w:r>
      <w:r w:rsidRPr="32D09366" w:rsidR="3F1AC549">
        <w:rPr>
          <w:rFonts w:ascii="Arial" w:hAnsi="Arial" w:cs="Arial"/>
          <w:i w:val="1"/>
          <w:iCs w:val="1"/>
          <w:color w:val="0F4761" w:themeColor="accent1" w:themeTint="FF" w:themeShade="BF"/>
        </w:rPr>
        <w:t xml:space="preserve"> concern, which we can </w:t>
      </w:r>
      <w:r w:rsidRPr="32D09366" w:rsidR="0EFD63DC">
        <w:rPr>
          <w:rFonts w:ascii="Arial" w:hAnsi="Arial" w:cs="Arial"/>
          <w:i w:val="1"/>
          <w:iCs w:val="1"/>
          <w:color w:val="0F4761" w:themeColor="accent1" w:themeTint="FF" w:themeShade="BF"/>
        </w:rPr>
        <w:t xml:space="preserve">address confidently. </w:t>
      </w:r>
      <w:r w:rsidRPr="32D09366" w:rsidR="175F21DE">
        <w:rPr>
          <w:rFonts w:ascii="Arial" w:hAnsi="Arial" w:cs="Arial"/>
          <w:i w:val="1"/>
          <w:iCs w:val="1"/>
          <w:color w:val="0F4761" w:themeColor="accent1" w:themeTint="FF" w:themeShade="BF"/>
        </w:rPr>
        <w:t xml:space="preserve">The </w:t>
      </w:r>
      <w:r w:rsidRPr="32D09366" w:rsidR="0EFD63DC">
        <w:rPr>
          <w:rFonts w:ascii="Arial" w:hAnsi="Arial" w:cs="Arial"/>
          <w:i w:val="1"/>
          <w:iCs w:val="1"/>
          <w:color w:val="0F4761" w:themeColor="accent1" w:themeTint="FF" w:themeShade="BF"/>
        </w:rPr>
        <w:t xml:space="preserve">first </w:t>
      </w:r>
      <w:r w:rsidRPr="32D09366" w:rsidR="0EFD63DC">
        <w:rPr>
          <w:rFonts w:ascii="Arial" w:hAnsi="Arial" w:cs="Arial"/>
          <w:i w:val="1"/>
          <w:iCs w:val="1"/>
          <w:color w:val="0F4761" w:themeColor="accent1" w:themeTint="FF" w:themeShade="BF"/>
        </w:rPr>
        <w:t xml:space="preserve">part of </w:t>
      </w:r>
      <w:r w:rsidRPr="32D09366" w:rsidR="3697B0BA">
        <w:rPr>
          <w:rFonts w:ascii="Arial" w:hAnsi="Arial" w:cs="Arial"/>
          <w:i w:val="1"/>
          <w:iCs w:val="1"/>
          <w:color w:val="0F4761" w:themeColor="accent1" w:themeTint="FF" w:themeShade="BF"/>
        </w:rPr>
        <w:t xml:space="preserve">our research </w:t>
      </w:r>
      <w:r w:rsidRPr="32D09366" w:rsidR="0EFD63DC">
        <w:rPr>
          <w:rFonts w:ascii="Arial" w:hAnsi="Arial" w:cs="Arial"/>
          <w:i w:val="1"/>
          <w:iCs w:val="1"/>
          <w:color w:val="0F4761" w:themeColor="accent1" w:themeTint="FF" w:themeShade="BF"/>
        </w:rPr>
        <w:t xml:space="preserve">was a pilot phase, aiming to develop and refine different criteria to assess the ability of RCTs to </w:t>
      </w:r>
      <w:r w:rsidRPr="32D09366" w:rsidR="1EC7AF4D">
        <w:rPr>
          <w:rFonts w:ascii="Arial" w:hAnsi="Arial" w:cs="Arial"/>
          <w:i w:val="1"/>
          <w:iCs w:val="1"/>
          <w:color w:val="0F4761" w:themeColor="accent1" w:themeTint="FF" w:themeShade="BF"/>
        </w:rPr>
        <w:t xml:space="preserve">inform clinical practice. We also </w:t>
      </w:r>
      <w:r w:rsidRPr="32D09366" w:rsidR="34FABC52">
        <w:rPr>
          <w:rFonts w:ascii="Arial" w:hAnsi="Arial" w:cs="Arial"/>
          <w:i w:val="1"/>
          <w:iCs w:val="1"/>
          <w:color w:val="0F4761" w:themeColor="accent1" w:themeTint="FF" w:themeShade="BF"/>
        </w:rPr>
        <w:t xml:space="preserve">tested and improved </w:t>
      </w:r>
      <w:r w:rsidRPr="32D09366" w:rsidR="1EC7AF4D">
        <w:rPr>
          <w:rFonts w:ascii="Arial" w:hAnsi="Arial" w:cs="Arial"/>
          <w:i w:val="1"/>
          <w:iCs w:val="1"/>
          <w:color w:val="0F4761" w:themeColor="accent1" w:themeTint="FF" w:themeShade="BF"/>
        </w:rPr>
        <w:t xml:space="preserve">the independent assessment </w:t>
      </w:r>
      <w:r w:rsidRPr="32D09366" w:rsidR="57E784EC">
        <w:rPr>
          <w:rFonts w:ascii="Arial" w:hAnsi="Arial" w:cs="Arial"/>
          <w:i w:val="1"/>
          <w:iCs w:val="1"/>
          <w:color w:val="0F4761" w:themeColor="accent1" w:themeTint="FF" w:themeShade="BF"/>
        </w:rPr>
        <w:t xml:space="preserve">(two reviewers </w:t>
      </w:r>
      <w:r w:rsidRPr="32D09366" w:rsidR="1EC7AF4D">
        <w:rPr>
          <w:rFonts w:ascii="Arial" w:hAnsi="Arial" w:cs="Arial"/>
          <w:i w:val="1"/>
          <w:iCs w:val="1"/>
          <w:color w:val="0F4761" w:themeColor="accent1" w:themeTint="FF" w:themeShade="BF"/>
        </w:rPr>
        <w:t>in parallel</w:t>
      </w:r>
      <w:r w:rsidRPr="32D09366" w:rsidR="789A6F61">
        <w:rPr>
          <w:rFonts w:ascii="Arial" w:hAnsi="Arial" w:cs="Arial"/>
          <w:i w:val="1"/>
          <w:iCs w:val="1"/>
          <w:color w:val="0F4761" w:themeColor="accent1" w:themeTint="FF" w:themeShade="BF"/>
        </w:rPr>
        <w:t>)</w:t>
      </w:r>
      <w:r w:rsidRPr="32D09366" w:rsidR="1EC7AF4D">
        <w:rPr>
          <w:rFonts w:ascii="Arial" w:hAnsi="Arial" w:cs="Arial"/>
          <w:i w:val="1"/>
          <w:iCs w:val="1"/>
          <w:color w:val="0F4761" w:themeColor="accent1" w:themeTint="FF" w:themeShade="BF"/>
        </w:rPr>
        <w:t xml:space="preserve"> of RCTs against our criteria to underscore the objectivity of our tool (see </w:t>
      </w:r>
      <w:r w:rsidRPr="32D09366" w:rsidR="1EC7AF4D">
        <w:rPr>
          <w:rFonts w:ascii="Arial" w:hAnsi="Arial" w:cs="Arial"/>
          <w:b w:val="1"/>
          <w:bCs w:val="1"/>
          <w:i w:val="1"/>
          <w:iCs w:val="1"/>
          <w:color w:val="0F4761" w:themeColor="accent1" w:themeTint="FF" w:themeShade="BF"/>
        </w:rPr>
        <w:t>supplemental digital conten</w:t>
      </w:r>
      <w:r w:rsidRPr="32D09366" w:rsidR="1EC7AF4D">
        <w:rPr>
          <w:rFonts w:ascii="Arial" w:hAnsi="Arial" w:cs="Arial"/>
          <w:b w:val="1"/>
          <w:bCs w:val="1"/>
          <w:i w:val="1"/>
          <w:iCs w:val="1"/>
          <w:color w:val="0F4761" w:themeColor="accent1" w:themeTint="FF" w:themeShade="BF"/>
        </w:rPr>
        <w:t>t 1</w:t>
      </w:r>
      <w:r w:rsidRPr="32D09366" w:rsidR="1EC7AF4D">
        <w:rPr>
          <w:rFonts w:ascii="Arial" w:hAnsi="Arial" w:cs="Arial"/>
          <w:i w:val="1"/>
          <w:iCs w:val="1"/>
          <w:color w:val="0F4761" w:themeColor="accent1" w:themeTint="FF" w:themeShade="BF"/>
        </w:rPr>
        <w:t xml:space="preserve">, attached below our answer). We then could use it with more expertise for the </w:t>
      </w:r>
      <w:r w:rsidRPr="32D09366" w:rsidR="03A2E5BD">
        <w:rPr>
          <w:rFonts w:ascii="Arial" w:hAnsi="Arial" w:cs="Arial"/>
          <w:i w:val="1"/>
          <w:iCs w:val="1"/>
          <w:color w:val="0F4761" w:themeColor="accent1" w:themeTint="FF" w:themeShade="BF"/>
        </w:rPr>
        <w:t xml:space="preserve">main </w:t>
      </w:r>
      <w:r w:rsidRPr="32D09366" w:rsidR="1EC7AF4D">
        <w:rPr>
          <w:rFonts w:ascii="Arial" w:hAnsi="Arial" w:cs="Arial"/>
          <w:i w:val="1"/>
          <w:iCs w:val="1"/>
          <w:color w:val="0F4761" w:themeColor="accent1" w:themeTint="FF" w:themeShade="BF"/>
        </w:rPr>
        <w:t xml:space="preserve">phase, which consisted in a survey of a random sample of contemporary surgical RCTs, </w:t>
      </w:r>
      <w:r w:rsidRPr="32D09366" w:rsidR="4940901D">
        <w:rPr>
          <w:rFonts w:ascii="Arial" w:hAnsi="Arial" w:cs="Arial"/>
          <w:i w:val="1"/>
          <w:iCs w:val="1"/>
          <w:color w:val="0F4761" w:themeColor="accent1" w:themeTint="FF" w:themeShade="BF"/>
        </w:rPr>
        <w:t xml:space="preserve">which was independent of </w:t>
      </w:r>
      <w:r w:rsidRPr="32D09366" w:rsidR="601471BF">
        <w:rPr>
          <w:rFonts w:ascii="Arial" w:hAnsi="Arial" w:cs="Arial"/>
          <w:i w:val="1"/>
          <w:iCs w:val="1"/>
          <w:color w:val="0F4761" w:themeColor="accent1" w:themeTint="FF" w:themeShade="BF"/>
        </w:rPr>
        <w:t>specific</w:t>
      </w:r>
      <w:r w:rsidRPr="32D09366" w:rsidR="1EC7AF4D">
        <w:rPr>
          <w:rFonts w:ascii="Arial" w:hAnsi="Arial" w:cs="Arial"/>
          <w:i w:val="1"/>
          <w:iCs w:val="1"/>
          <w:color w:val="0F4761" w:themeColor="accent1" w:themeTint="FF" w:themeShade="BF"/>
        </w:rPr>
        <w:t xml:space="preserve"> endpoint(s)</w:t>
      </w:r>
      <w:r w:rsidRPr="32D09366" w:rsidR="6E34F8A3">
        <w:rPr>
          <w:rFonts w:ascii="Arial" w:hAnsi="Arial" w:cs="Arial"/>
          <w:i w:val="1"/>
          <w:iCs w:val="1"/>
          <w:color w:val="0F4761" w:themeColor="accent1" w:themeTint="FF" w:themeShade="BF"/>
        </w:rPr>
        <w:t xml:space="preserve"> and actually state of art for such systematic </w:t>
      </w:r>
      <w:r w:rsidRPr="32D09366" w:rsidR="2E49E208">
        <w:rPr>
          <w:rFonts w:ascii="Arial" w:hAnsi="Arial" w:cs="Arial"/>
          <w:i w:val="1"/>
          <w:iCs w:val="1"/>
          <w:color w:val="0F4761" w:themeColor="accent1" w:themeTint="FF" w:themeShade="BF"/>
        </w:rPr>
        <w:t>assessment</w:t>
      </w:r>
      <w:r w:rsidRPr="32D09366" w:rsidR="6E34F8A3">
        <w:rPr>
          <w:rFonts w:ascii="Arial" w:hAnsi="Arial" w:cs="Arial"/>
          <w:i w:val="1"/>
          <w:iCs w:val="1"/>
          <w:color w:val="0F4761" w:themeColor="accent1" w:themeTint="FF" w:themeShade="BF"/>
        </w:rPr>
        <w:t xml:space="preserve"> of a representative set of trials as it was done in other areas to assess quality of reporting (e.g. following CONSORT) or risk of bia</w:t>
      </w:r>
      <w:r w:rsidRPr="32D09366" w:rsidR="24F70CF1">
        <w:rPr>
          <w:rFonts w:ascii="Arial" w:hAnsi="Arial" w:cs="Arial"/>
          <w:i w:val="1"/>
          <w:iCs w:val="1"/>
          <w:color w:val="0F4761" w:themeColor="accent1" w:themeTint="FF" w:themeShade="BF"/>
        </w:rPr>
        <w:t>s.</w:t>
      </w:r>
      <w:r w:rsidRPr="32D09366" w:rsidR="1EC7AF4D">
        <w:rPr>
          <w:rFonts w:ascii="Arial" w:hAnsi="Arial" w:cs="Arial"/>
          <w:i w:val="1"/>
          <w:iCs w:val="1"/>
          <w:color w:val="0F4761" w:themeColor="accent1" w:themeTint="FF" w:themeShade="BF"/>
        </w:rPr>
        <w:t xml:space="preserve"> </w:t>
      </w:r>
      <w:r w:rsidRPr="32D09366" w:rsidR="1EC7AF4D">
        <w:rPr>
          <w:rFonts w:ascii="Arial" w:hAnsi="Arial" w:cs="Arial"/>
          <w:i w:val="1"/>
          <w:iCs w:val="1"/>
          <w:color w:val="0F4761" w:themeColor="accent1" w:themeTint="FF" w:themeShade="BF"/>
        </w:rPr>
        <w:t>We incorporated</w:t>
      </w:r>
      <w:r w:rsidRPr="32D09366" w:rsidR="1EC7AF4D">
        <w:rPr>
          <w:rFonts w:ascii="Arial" w:hAnsi="Arial" w:cs="Arial"/>
          <w:i w:val="1"/>
          <w:iCs w:val="1"/>
          <w:color w:val="0F4761" w:themeColor="accent1" w:themeTint="FF" w:themeShade="BF"/>
        </w:rPr>
        <w:t xml:space="preserve"> </w:t>
      </w:r>
      <w:r w:rsidRPr="32D09366" w:rsidR="1EC7AF4D">
        <w:rPr>
          <w:rFonts w:ascii="Arial" w:hAnsi="Arial" w:cs="Arial"/>
          <w:i w:val="1"/>
          <w:iCs w:val="1"/>
          <w:color w:val="0F4761" w:themeColor="accent1" w:themeTint="FF" w:themeShade="BF"/>
        </w:rPr>
        <w:t>more clearly these point</w:t>
      </w:r>
      <w:r w:rsidRPr="32D09366" w:rsidR="1EC7AF4D">
        <w:rPr>
          <w:rFonts w:ascii="Arial" w:hAnsi="Arial" w:cs="Arial"/>
          <w:i w:val="1"/>
          <w:iCs w:val="1"/>
          <w:color w:val="0F4761" w:themeColor="accent1" w:themeTint="FF" w:themeShade="BF"/>
        </w:rPr>
        <w:t>s</w:t>
      </w:r>
      <w:r w:rsidRPr="32D09366" w:rsidR="1EC7AF4D">
        <w:rPr>
          <w:rFonts w:ascii="Arial" w:hAnsi="Arial" w:cs="Arial"/>
          <w:i w:val="1"/>
          <w:iCs w:val="1"/>
          <w:color w:val="0F4761" w:themeColor="accent1" w:themeTint="FF" w:themeShade="BF"/>
        </w:rPr>
        <w:t xml:space="preserve"> across the </w:t>
      </w:r>
      <w:r w:rsidRPr="32D09366" w:rsidR="1EC7AF4D">
        <w:rPr>
          <w:rFonts w:ascii="Arial" w:hAnsi="Arial" w:cs="Arial"/>
          <w:b w:val="1"/>
          <w:bCs w:val="1"/>
          <w:i w:val="1"/>
          <w:iCs w:val="1"/>
          <w:color w:val="0F4761" w:themeColor="accent1" w:themeTint="FF" w:themeShade="BF"/>
        </w:rPr>
        <w:t>Discussion</w:t>
      </w:r>
      <w:r w:rsidRPr="32D09366" w:rsidR="1EC7AF4D">
        <w:rPr>
          <w:rFonts w:ascii="Arial" w:hAnsi="Arial" w:cs="Arial"/>
          <w:i w:val="1"/>
          <w:iCs w:val="1"/>
          <w:color w:val="0F4761" w:themeColor="accent1" w:themeTint="FF" w:themeShade="BF"/>
        </w:rPr>
        <w:t xml:space="preserve"> section.</w:t>
      </w:r>
    </w:p>
    <w:p w:rsidR="00B03A4C" w:rsidP="00B03A4C" w:rsidRDefault="00B03A4C" w14:paraId="06845E74" w14:textId="77777777">
      <w:pPr>
        <w:rPr>
          <w:rFonts w:ascii="Arial" w:hAnsi="Arial" w:cs="Arial"/>
          <w:i/>
          <w:iCs/>
          <w:color w:val="0F4761" w:themeColor="accent1" w:themeShade="BF"/>
        </w:rPr>
      </w:pPr>
    </w:p>
    <w:p w:rsidR="00B03A4C" w:rsidP="00B03A4C" w:rsidRDefault="00B03A4C" w14:paraId="2F89A220" w14:textId="576CDDC3">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Pr>
          <w:rFonts w:ascii="Arial" w:hAnsi="Arial" w:cs="Arial"/>
          <w:b/>
          <w:bCs/>
          <w:i/>
          <w:iCs/>
          <w:color w:val="0F4761" w:themeColor="accent1" w:themeShade="BF"/>
        </w:rPr>
        <w:t xml:space="preserve"> 1:</w:t>
      </w:r>
    </w:p>
    <w:p w:rsidRPr="00123610" w:rsidR="00123610" w:rsidP="00123610" w:rsidRDefault="00123610" w14:paraId="1B2002E8" w14:textId="77777777">
      <w:pPr>
        <w:textAlignment w:val="baseline"/>
        <w:rPr>
          <w:rFonts w:ascii="Arial" w:hAnsi="Arial" w:eastAsia="Times New Roman" w:cs="Arial"/>
          <w:b/>
          <w:bCs/>
          <w:i/>
          <w:iCs/>
          <w:color w:val="0F4761" w:themeColor="accent1" w:themeShade="BF"/>
          <w:szCs w:val="22"/>
          <w:bdr w:val="none" w:color="auto" w:sz="0" w:space="0" w:frame="1"/>
        </w:rPr>
      </w:pPr>
      <w:r w:rsidRPr="00123610">
        <w:rPr>
          <w:rFonts w:ascii="Arial" w:hAnsi="Arial" w:eastAsia="Times New Roman" w:cs="Arial"/>
          <w:b/>
          <w:bCs/>
          <w:i/>
          <w:iCs/>
          <w:color w:val="0F4761" w:themeColor="accent1" w:themeShade="BF"/>
          <w:szCs w:val="22"/>
          <w:highlight w:val="yellow"/>
          <w:bdr w:val="none" w:color="auto" w:sz="0" w:space="0" w:frame="1"/>
        </w:rPr>
        <w:t>blablbabla</w:t>
      </w:r>
    </w:p>
    <w:p w:rsidRPr="00AC0A69" w:rsidR="00B03A4C" w:rsidP="00AC0A69" w:rsidRDefault="00B03A4C" w14:paraId="0D6DFAB6" w14:textId="77777777">
      <w:pPr>
        <w:textAlignment w:val="baseline"/>
        <w:rPr>
          <w:rFonts w:ascii="Arial" w:hAnsi="Arial" w:eastAsia="Times New Roman" w:cs="Arial"/>
          <w:i/>
          <w:iCs/>
          <w:color w:val="0F4761" w:themeColor="accent1" w:themeShade="BF"/>
          <w:szCs w:val="22"/>
        </w:rPr>
      </w:pPr>
    </w:p>
    <w:p w:rsidRPr="00AC0A69" w:rsidR="00AC0A69" w:rsidP="00AC0A69" w:rsidRDefault="00AC0A69" w14:paraId="17B44985" w14:textId="77777777">
      <w:pPr>
        <w:textAlignment w:val="baseline"/>
        <w:rPr>
          <w:rFonts w:ascii="Arial" w:hAnsi="Arial" w:eastAsia="Times New Roman" w:cs="Arial"/>
          <w:color w:val="C82613"/>
          <w:szCs w:val="22"/>
        </w:rPr>
      </w:pPr>
    </w:p>
    <w:p w:rsidRPr="00AC0A69" w:rsidR="00AC0A69" w:rsidP="1826440F" w:rsidRDefault="00AC0A69" w14:paraId="556CC4B8" w14:textId="554EADF3">
      <w:pPr>
        <w:textAlignment w:val="baseline"/>
        <w:rPr>
          <w:rFonts w:ascii="Arial" w:hAnsi="Arial" w:eastAsia="Times New Roman" w:cs="Arial"/>
          <w:color w:val="000000" w:themeColor="text1" w:themeTint="FF" w:themeShade="FF"/>
        </w:rPr>
      </w:pPr>
      <w:r w:rsidRPr="32D09366" w:rsidR="2AAF8FF1">
        <w:rPr>
          <w:rFonts w:ascii="Arial" w:hAnsi="Arial" w:eastAsia="Times New Roman" w:cs="Arial"/>
          <w:b w:val="1"/>
          <w:bCs w:val="1"/>
          <w:color w:val="000000" w:themeColor="text1" w:themeTint="FF" w:themeShade="FF"/>
        </w:rPr>
        <w:t>Remark 2:</w:t>
      </w:r>
    </w:p>
    <w:p w:rsidRPr="00AC0A69" w:rsidR="00AC0A69" w:rsidP="1826440F" w:rsidRDefault="00AC0A69" w14:paraId="7A7538B2" w14:textId="4E9B3806">
      <w:pPr>
        <w:textAlignment w:val="baseline"/>
        <w:rPr>
          <w:rFonts w:ascii="Arial" w:hAnsi="Arial" w:eastAsia="Times New Roman" w:cs="Arial"/>
          <w:color w:val="000000"/>
        </w:rPr>
      </w:pPr>
      <w:r w:rsidRPr="32D09366" w:rsidR="7628A886">
        <w:rPr>
          <w:rFonts w:ascii="Arial" w:hAnsi="Arial" w:eastAsia="Times New Roman" w:cs="Arial"/>
          <w:color w:val="000000" w:themeColor="text1" w:themeTint="FF" w:themeShade="FF"/>
        </w:rPr>
        <w:t>All of</w:t>
      </w:r>
      <w:r w:rsidRPr="32D09366" w:rsidR="7628A886">
        <w:rPr>
          <w:rFonts w:ascii="Arial" w:hAnsi="Arial" w:eastAsia="Times New Roman" w:cs="Arial"/>
          <w:color w:val="000000" w:themeColor="text1" w:themeTint="FF" w:themeShade="FF"/>
        </w:rPr>
        <w:t xml:space="preserve">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w:t>
      </w:r>
      <w:r w:rsidRPr="32D09366" w:rsidR="7628A886">
        <w:rPr>
          <w:rFonts w:ascii="Arial" w:hAnsi="Arial" w:eastAsia="Times New Roman" w:cs="Arial"/>
          <w:color w:val="000000" w:themeColor="text1" w:themeTint="FF" w:themeShade="FF"/>
        </w:rPr>
        <w:t xml:space="preserve"> </w:t>
      </w:r>
      <w:r w:rsidRPr="32D09366" w:rsidR="7628A886">
        <w:rPr>
          <w:rFonts w:ascii="Arial" w:hAnsi="Arial" w:eastAsia="Times New Roman" w:cs="Arial"/>
          <w:color w:val="000000" w:themeColor="text1" w:themeTint="FF" w:themeShade="FF"/>
        </w:rPr>
        <w:t>very difficul</w:t>
      </w:r>
      <w:r w:rsidRPr="32D09366" w:rsidR="7628A886">
        <w:rPr>
          <w:rFonts w:ascii="Arial" w:hAnsi="Arial" w:eastAsia="Times New Roman" w:cs="Arial"/>
          <w:color w:val="000000" w:themeColor="text1" w:themeTint="FF" w:themeShade="FF"/>
        </w:rPr>
        <w:t>t</w:t>
      </w:r>
      <w:r w:rsidRPr="32D09366" w:rsidR="7628A886">
        <w:rPr>
          <w:rFonts w:ascii="Arial" w:hAnsi="Arial" w:eastAsia="Times New Roman" w:cs="Arial"/>
          <w:color w:val="000000" w:themeColor="text1" w:themeTint="FF" w:themeShade="FF"/>
        </w:rPr>
        <w:t xml:space="preserve"> as the implementation of trial results is estimated to take a median of 17 years. The first two criteria are obvious, but #4 leaves a lot of room for</w:t>
      </w:r>
      <w:r w:rsidRPr="32D09366" w:rsidR="7628A886">
        <w:rPr>
          <w:rFonts w:ascii="Arial" w:hAnsi="Arial" w:eastAsia="Times New Roman" w:cs="Arial"/>
          <w:color w:val="000000" w:themeColor="text1" w:themeTint="FF" w:themeShade="FF"/>
        </w:rPr>
        <w:t xml:space="preserve"> </w:t>
      </w:r>
      <w:r w:rsidRPr="32D09366" w:rsidR="7628A886">
        <w:rPr>
          <w:rFonts w:ascii="Arial" w:hAnsi="Arial" w:eastAsia="Times New Roman" w:cs="Arial"/>
          <w:color w:val="000000" w:themeColor="text1" w:themeTint="FF" w:themeShade="FF"/>
        </w:rPr>
        <w:t>interpretatio</w:t>
      </w:r>
      <w:r w:rsidRPr="32D09366" w:rsidR="7628A886">
        <w:rPr>
          <w:rFonts w:ascii="Arial" w:hAnsi="Arial" w:eastAsia="Times New Roman" w:cs="Arial"/>
          <w:color w:val="000000" w:themeColor="text1" w:themeTint="FF" w:themeShade="FF"/>
        </w:rPr>
        <w:t>n</w:t>
      </w:r>
      <w:r w:rsidRPr="32D09366" w:rsidR="7628A886">
        <w:rPr>
          <w:rFonts w:ascii="Arial" w:hAnsi="Arial" w:eastAsia="Times New Roman" w:cs="Arial"/>
          <w:color w:val="000000" w:themeColor="text1" w:themeTint="FF" w:themeShade="FF"/>
        </w:rPr>
        <w:t xml:space="preserve">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rsidR="00AC0A69" w:rsidP="00AC0A69" w:rsidRDefault="00AC0A69" w14:paraId="7E0D0C81" w14:textId="77777777">
      <w:pPr>
        <w:textAlignment w:val="baseline"/>
        <w:rPr>
          <w:rFonts w:ascii="Arial" w:hAnsi="Arial" w:eastAsia="Times New Roman" w:cs="Arial"/>
          <w:color w:val="C82613"/>
          <w:szCs w:val="22"/>
        </w:rPr>
      </w:pPr>
    </w:p>
    <w:p w:rsidR="0086529C" w:rsidP="32D09366" w:rsidRDefault="009B1510" w14:paraId="2EDDB6E7" w14:textId="2219AEA5">
      <w:pPr>
        <w:rPr>
          <w:rFonts w:ascii="Arial" w:hAnsi="Arial" w:eastAsia="Times New Roman" w:cs="Arial"/>
          <w:i w:val="1"/>
          <w:iCs w:val="1"/>
          <w:color w:val="0F4761" w:themeColor="accent1" w:themeShade="BF"/>
          <w:bdr w:val="none" w:color="auto" w:sz="0" w:space="0" w:frame="1"/>
        </w:rPr>
      </w:pPr>
      <w:commentRangeStart w:id="0"/>
      <w:r w:rsidRPr="32D09366" w:rsidR="4671C87A">
        <w:rPr>
          <w:rFonts w:ascii="Arial" w:hAnsi="Arial" w:cs="Arial"/>
          <w:i w:val="1"/>
          <w:iCs w:val="1"/>
          <w:color w:val="0F4761" w:themeColor="accent1" w:themeShade="BF"/>
          <w:u w:val="single"/>
        </w:rPr>
        <w:t>Our reply:</w:t>
      </w:r>
      <w:commentRangeEnd w:id="0"/>
      <w:r w:rsidRPr="009B1510" w:rsidR="0015632D">
        <w:rPr>
          <w:rStyle w:val="CommentReference"/>
          <w:rFonts w:ascii="Arial" w:hAnsi="Arial" w:cs="Arial"/>
          <w:i/>
          <w:iCs/>
          <w:color w:val="0F4761" w:themeColor="accent1" w:themeShade="BF"/>
          <w:sz w:val="22"/>
          <w:szCs w:val="24"/>
        </w:rPr>
        <w:commentReference w:id="0"/>
      </w:r>
      <w:r w:rsidRPr="32D09366" w:rsidR="78428862">
        <w:rPr>
          <w:rFonts w:ascii="Arial" w:hAnsi="Arial" w:cs="Arial"/>
          <w:i w:val="1"/>
          <w:iCs w:val="1"/>
          <w:color w:val="0F4761" w:themeColor="accent1" w:themeShade="BF"/>
          <w:u w:val="single"/>
        </w:rPr>
        <w:t xml:space="preserve"> </w:t>
      </w:r>
      <w:r w:rsidRPr="32D09366" w:rsidR="78428862">
        <w:rPr>
          <w:rFonts w:ascii="Arial" w:hAnsi="Arial" w:cs="Arial"/>
          <w:i w:val="1"/>
          <w:iCs w:val="1"/>
          <w:color w:val="0F4761" w:themeColor="accent1" w:themeShade="BF"/>
        </w:rPr>
        <w:t xml:space="preserve">We thank the reviewer </w:t>
      </w:r>
      <w:r w:rsidRPr="32D09366" w:rsidR="7DBBDD89">
        <w:rPr>
          <w:rFonts w:ascii="Arial" w:hAnsi="Arial" w:cs="Arial"/>
          <w:i w:val="1"/>
          <w:iCs w:val="1"/>
          <w:color w:val="0F4761" w:themeColor="accent1" w:themeTint="FF" w:themeShade="BF"/>
        </w:rPr>
        <w:t>to comment</w:t>
      </w:r>
      <w:r w:rsidRPr="32D09366" w:rsidR="7DBBDD89">
        <w:rPr>
          <w:rFonts w:ascii="Arial" w:hAnsi="Arial" w:cs="Arial"/>
          <w:i w:val="1"/>
          <w:iCs w:val="1"/>
          <w:color w:val="0F4761" w:themeColor="accent1" w:themeShade="BF"/>
        </w:rPr>
        <w:t xml:space="preserve"> on</w:t>
      </w:r>
      <w:r w:rsidRPr="32D09366" w:rsidR="741417FB">
        <w:rPr>
          <w:rFonts w:ascii="Arial" w:hAnsi="Arial" w:cs="Arial"/>
          <w:i w:val="1"/>
          <w:iCs w:val="1"/>
          <w:color w:val="0F4761" w:themeColor="accent1" w:themeShade="BF"/>
        </w:rPr>
        <w:t xml:space="preserve"> our composite outcome</w:t>
      </w:r>
      <w:r w:rsidRPr="32D09366" w:rsidR="3EF39F2C">
        <w:rPr>
          <w:rFonts w:ascii="Arial" w:hAnsi="Arial" w:cs="Arial"/>
          <w:i w:val="1"/>
          <w:iCs w:val="1"/>
          <w:color w:val="0F4761" w:themeColor="accent1" w:themeShade="BF"/>
        </w:rPr>
        <w:t xml:space="preserve"> with</w:t>
      </w:r>
      <w:r w:rsidRPr="32D09366" w:rsidR="741417FB">
        <w:rPr>
          <w:rFonts w:ascii="Arial" w:hAnsi="Arial" w:cs="Arial"/>
          <w:i w:val="1"/>
          <w:iCs w:val="1"/>
          <w:color w:val="0F4761" w:themeColor="accent1" w:themeShade="BF"/>
        </w:rPr>
        <w:t xml:space="preserve"> </w:t>
      </w:r>
      <w:r w:rsidRPr="32D09366" w:rsidR="6A64A557">
        <w:rPr>
          <w:rFonts w:ascii="Arial" w:hAnsi="Arial" w:cs="Arial"/>
          <w:i w:val="1"/>
          <w:iCs w:val="1"/>
          <w:color w:val="0F4761" w:themeColor="accent1" w:themeShade="BF"/>
        </w:rPr>
        <w:t xml:space="preserve">the</w:t>
      </w:r>
      <w:r w:rsidRPr="32D09366" w:rsidR="741417FB">
        <w:rPr>
          <w:rFonts w:ascii="Arial" w:hAnsi="Arial" w:cs="Arial"/>
          <w:i w:val="1"/>
          <w:iCs w:val="1"/>
          <w:color w:val="0F4761" w:themeColor="accent1" w:themeShade="BF"/>
        </w:rPr>
        <w:t xml:space="preserve"> </w:t>
      </w:r>
      <w:r w:rsidRPr="32D09366" w:rsidR="5458237E">
        <w:rPr>
          <w:rFonts w:ascii="Arial" w:hAnsi="Arial" w:cs="Arial"/>
          <w:i w:val="1"/>
          <w:iCs w:val="1"/>
          <w:color w:val="0F4761" w:themeColor="accent1" w:themeShade="BF"/>
        </w:rPr>
        <w:t xml:space="preserve">opportunity to clarify </w:t>
      </w:r>
      <w:r w:rsidRPr="32D09366" w:rsidR="21444CE8">
        <w:rPr>
          <w:rFonts w:ascii="Arial" w:hAnsi="Arial" w:cs="Arial"/>
          <w:i w:val="1"/>
          <w:iCs w:val="1"/>
          <w:color w:val="0F4761" w:themeColor="accent1" w:themeShade="BF"/>
        </w:rPr>
        <w:t>this</w:t>
      </w:r>
      <w:r w:rsidRPr="32D09366" w:rsidR="5458237E">
        <w:rPr>
          <w:rFonts w:ascii="Arial" w:hAnsi="Arial" w:cs="Arial"/>
          <w:i w:val="1"/>
          <w:iCs w:val="1"/>
          <w:color w:val="0F4761" w:themeColor="accent1" w:themeShade="BF"/>
        </w:rPr>
        <w:t xml:space="preserve"> definition.</w:t>
      </w:r>
      <w:r w:rsidRPr="32D09366" w:rsidR="741417FB">
        <w:rPr>
          <w:rFonts w:ascii="Arial" w:hAnsi="Arial" w:cs="Arial"/>
          <w:i w:val="1"/>
          <w:iCs w:val="1"/>
          <w:color w:val="0F4761" w:themeColor="accent1" w:themeShade="BF"/>
        </w:rPr>
        <w:t xml:space="preserve"> </w:t>
      </w:r>
      <w:r w:rsidRPr="32D09366" w:rsidR="5458237E">
        <w:rPr>
          <w:rFonts w:ascii="Arial" w:hAnsi="Arial" w:cs="Arial"/>
          <w:i w:val="1"/>
          <w:iCs w:val="1"/>
          <w:color w:val="0F4761" w:themeColor="accent1" w:themeShade="BF"/>
        </w:rPr>
        <w:t>In response, we have</w:t>
      </w:r>
      <w:r w:rsidRPr="32D09366" w:rsidR="741417FB">
        <w:rPr>
          <w:rFonts w:ascii="Arial" w:hAnsi="Arial" w:cs="Arial"/>
          <w:i w:val="1"/>
          <w:iCs w:val="1"/>
          <w:color w:val="0F4761" w:themeColor="accent1" w:themeShade="BF"/>
        </w:rPr>
        <w:t xml:space="preserve"> cit</w:t>
      </w:r>
      <w:r w:rsidRPr="32D09366" w:rsidR="5458237E">
        <w:rPr>
          <w:rFonts w:ascii="Arial" w:hAnsi="Arial" w:cs="Arial"/>
          <w:i w:val="1"/>
          <w:iCs w:val="1"/>
          <w:color w:val="0F4761" w:themeColor="accent1" w:themeShade="BF"/>
        </w:rPr>
        <w:t>ed</w:t>
      </w:r>
      <w:r w:rsidRPr="32D09366" w:rsidR="741417FB">
        <w:rPr>
          <w:rFonts w:ascii="Arial" w:hAnsi="Arial" w:cs="Arial"/>
          <w:i w:val="1"/>
          <w:iCs w:val="1"/>
          <w:color w:val="0F4761" w:themeColor="accent1" w:themeShade="BF"/>
        </w:rPr>
        <w:t xml:space="preserve"> and provid</w:t>
      </w:r>
      <w:r w:rsidRPr="32D09366" w:rsidR="5458237E">
        <w:rPr>
          <w:rFonts w:ascii="Arial" w:hAnsi="Arial" w:cs="Arial"/>
          <w:i w:val="1"/>
          <w:iCs w:val="1"/>
          <w:color w:val="0F4761" w:themeColor="accent1" w:themeShade="BF"/>
        </w:rPr>
        <w:t>ed</w:t>
      </w:r>
      <w:r w:rsidRPr="32D09366" w:rsidR="741417FB">
        <w:rPr>
          <w:rFonts w:ascii="Arial" w:hAnsi="Arial" w:cs="Arial"/>
          <w:i w:val="1"/>
          <w:iCs w:val="1"/>
          <w:color w:val="0F4761" w:themeColor="accent1" w:themeShade="BF"/>
        </w:rPr>
        <w:t xml:space="preserve"> the complete </w:t>
      </w:r>
      <w:r w:rsidRPr="32D09366" w:rsidR="0B6E9D15">
        <w:rPr>
          <w:rFonts w:ascii="Arial" w:hAnsi="Arial" w:cs="Arial"/>
          <w:i w:val="1"/>
          <w:iCs w:val="1"/>
          <w:color w:val="0F4761" w:themeColor="accent1" w:themeShade="BF"/>
        </w:rPr>
        <w:t xml:space="preserve">reference</w:t>
      </w:r>
      <w:r w:rsidRPr="32D09366" w:rsidR="741417FB">
        <w:rPr>
          <w:rFonts w:ascii="Arial" w:hAnsi="Arial" w:cs="Arial"/>
          <w:i w:val="1"/>
          <w:iCs w:val="1"/>
          <w:color w:val="0F4761" w:themeColor="accent1" w:themeShade="BF"/>
        </w:rPr>
        <w:t xml:space="preserve"> </w:t>
      </w:r>
      <w:r w:rsidRPr="32D09366" w:rsidR="5458237E">
        <w:rPr>
          <w:rFonts w:ascii="Arial" w:hAnsi="Arial" w:cs="Arial"/>
          <w:i w:val="1"/>
          <w:iCs w:val="1"/>
          <w:color w:val="0F4761" w:themeColor="accent1" w:themeShade="BF"/>
        </w:rPr>
        <w:t>for our</w:t>
      </w:r>
      <w:r w:rsidRPr="32D09366" w:rsidR="741417FB">
        <w:rPr>
          <w:rFonts w:ascii="Arial" w:hAnsi="Arial" w:cs="Arial"/>
          <w:i w:val="1"/>
          <w:iCs w:val="1"/>
          <w:color w:val="0F4761" w:themeColor="accent1" w:themeShade="BF"/>
        </w:rPr>
        <w:t xml:space="preserve"> protocol (</w:t>
      </w:r>
      <w:r w:rsidRPr="32D09366" w:rsidR="741417FB">
        <w:rPr>
          <w:rFonts w:ascii="Arial" w:hAnsi="Arial" w:cs="Arial"/>
          <w:i w:val="1"/>
          <w:iCs w:val="1"/>
          <w:color w:val="0F4761" w:themeColor="accent1" w:themeShade="BF"/>
        </w:rPr>
        <w:t xml:space="preserve">doi</w:t>
      </w:r>
      <w:r w:rsidRPr="32D09366" w:rsidR="5458237E">
        <w:rPr>
          <w:rFonts w:ascii="Arial" w:hAnsi="Arial" w:cs="Arial"/>
          <w:i w:val="1"/>
          <w:iCs w:val="1"/>
          <w:color w:val="0F4761" w:themeColor="accent1" w:themeShade="BF"/>
        </w:rPr>
        <w:t xml:space="preserve">, </w:t>
      </w:r>
      <w:r w:rsidRPr="32D09366" w:rsidR="741417FB">
        <w:rPr>
          <w:rFonts w:ascii="Arial" w:hAnsi="Arial" w:cs="Arial"/>
          <w:i w:val="1"/>
          <w:iCs w:val="1"/>
          <w:color w:val="0F4761" w:themeColor="accent1" w:themeShade="BF"/>
        </w:rPr>
        <w:t xml:space="preserve">publicly available </w:t>
      </w:r>
      <w:r w:rsidRPr="32D09366" w:rsidR="5458237E">
        <w:rPr>
          <w:rFonts w:ascii="Arial" w:hAnsi="Arial" w:cs="Arial"/>
          <w:i w:val="1"/>
          <w:iCs w:val="1"/>
          <w:color w:val="0F4761" w:themeColor="accent1" w:themeShade="BF"/>
        </w:rPr>
        <w:t>on the</w:t>
      </w:r>
      <w:r w:rsidRPr="32D09366" w:rsidR="56CB9B6C">
        <w:rPr>
          <w:rFonts w:ascii="Arial" w:hAnsi="Arial" w:cs="Arial"/>
          <w:i w:val="1"/>
          <w:iCs w:val="1"/>
          <w:color w:val="0F4761" w:themeColor="accent1" w:themeShade="BF"/>
        </w:rPr>
        <w:t xml:space="preserve"> </w:t>
      </w:r>
      <w:r w:rsidRPr="32D09366" w:rsidR="56CB9B6C">
        <w:rPr>
          <w:rFonts w:ascii="Arial" w:hAnsi="Arial" w:cs="Arial"/>
          <w:i w:val="1"/>
          <w:iCs w:val="1"/>
          <w:color w:val="0F4761" w:themeColor="accent1" w:themeShade="BF"/>
        </w:rPr>
        <w:t>Open Science Framework</w:t>
      </w:r>
      <w:r w:rsidRPr="32D09366" w:rsidR="741417FB">
        <w:rPr>
          <w:rFonts w:ascii="Arial" w:hAnsi="Arial" w:cs="Arial"/>
          <w:i w:val="1"/>
          <w:iCs w:val="1"/>
          <w:color w:val="0F4761" w:themeColor="accent1" w:themeShade="BF"/>
        </w:rPr>
        <w:t xml:space="preserve"> </w:t>
      </w:r>
      <w:r w:rsidRPr="32D09366" w:rsidR="56CB9B6C">
        <w:rPr>
          <w:rFonts w:ascii="Arial" w:hAnsi="Arial" w:cs="Arial"/>
          <w:i w:val="1"/>
          <w:iCs w:val="1"/>
          <w:color w:val="0F4761" w:themeColor="accent1" w:themeShade="BF"/>
        </w:rPr>
        <w:t>(</w:t>
      </w:r>
      <w:r w:rsidRPr="32D09366" w:rsidR="741417FB">
        <w:rPr>
          <w:rFonts w:ascii="Arial" w:hAnsi="Arial" w:cs="Arial"/>
          <w:i w:val="1"/>
          <w:iCs w:val="1"/>
          <w:color w:val="0F4761" w:themeColor="accent1" w:themeShade="BF"/>
        </w:rPr>
        <w:t>OSF</w:t>
      </w:r>
      <w:r w:rsidRPr="32D09366" w:rsidR="56CB9B6C">
        <w:rPr>
          <w:rFonts w:ascii="Arial" w:hAnsi="Arial" w:cs="Arial"/>
          <w:i w:val="1"/>
          <w:iCs w:val="1"/>
          <w:color w:val="0F4761" w:themeColor="accent1" w:themeShade="BF"/>
        </w:rPr>
        <w:t>)</w:t>
      </w:r>
      <w:r w:rsidRPr="32D09366" w:rsidR="741417FB">
        <w:rPr>
          <w:rFonts w:ascii="Arial" w:hAnsi="Arial" w:cs="Arial"/>
          <w:i w:val="1"/>
          <w:iCs w:val="1"/>
          <w:color w:val="0F4761" w:themeColor="accent1" w:themeShade="BF"/>
        </w:rPr>
        <w:t xml:space="preserve"> platform)</w:t>
      </w:r>
      <w:r w:rsidRPr="32D09366" w:rsidR="5458237E">
        <w:rPr>
          <w:rFonts w:ascii="Arial" w:hAnsi="Arial" w:cs="Arial"/>
          <w:i w:val="1"/>
          <w:iCs w:val="1"/>
          <w:color w:val="0F4761" w:themeColor="accent1" w:themeShade="BF"/>
        </w:rPr>
        <w:t xml:space="preserve"> and </w:t>
      </w:r>
      <w:r w:rsidRPr="32D09366" w:rsidR="741417FB">
        <w:rPr>
          <w:rFonts w:ascii="Arial" w:hAnsi="Arial" w:cs="Arial"/>
          <w:i w:val="1"/>
          <w:iCs w:val="1"/>
          <w:color w:val="0F4761" w:themeColor="accent1" w:themeShade="BF"/>
        </w:rPr>
        <w:t xml:space="preserve">added </w:t>
      </w:r>
      <w:r w:rsidR="242171A8">
        <w:rPr/>
        <w:t>a subsection in</w:t>
      </w:r>
      <w:r w:rsidRPr="32D09366" w:rsidR="741417FB">
        <w:rPr>
          <w:rFonts w:ascii="Arial" w:hAnsi="Arial" w:eastAsia="Times New Roman" w:cs="Arial"/>
          <w:b w:val="1"/>
          <w:bCs w:val="1"/>
          <w:i w:val="1"/>
          <w:iCs w:val="1"/>
          <w:color w:val="0F4761" w:themeColor="accent1" w:themeShade="BF"/>
          <w:bdr w:val="none" w:color="auto" w:sz="0" w:space="0" w:frame="1"/>
        </w:rPr>
        <w:t xml:space="preserve"> </w:t>
      </w:r>
      <w:r w:rsidRPr="32D09366" w:rsidR="7628A886">
        <w:rPr>
          <w:rFonts w:ascii="Arial" w:hAnsi="Arial" w:eastAsia="Times New Roman" w:cs="Arial"/>
          <w:b w:val="1"/>
          <w:bCs w:val="1"/>
          <w:i w:val="1"/>
          <w:iCs w:val="1"/>
          <w:color w:val="0F4761" w:themeColor="accent1" w:themeShade="BF"/>
          <w:bdr w:val="none" w:color="auto" w:sz="0" w:space="0" w:frame="1"/>
        </w:rPr>
        <w:t>Methods </w:t>
      </w:r>
      <w:r w:rsidRPr="32D09366" w:rsidR="7628A886">
        <w:rPr>
          <w:rFonts w:ascii="Arial" w:hAnsi="Arial" w:eastAsia="Times New Roman" w:cs="Arial"/>
          <w:i w:val="1"/>
          <w:iCs w:val="1"/>
          <w:color w:val="0F4761" w:themeColor="accent1" w:themeShade="BF"/>
          <w:bdr w:val="none" w:color="auto" w:sz="0" w:space="0" w:frame="1"/>
        </w:rPr>
        <w:t>section</w:t>
      </w:r>
      <w:r w:rsidRPr="32D09366" w:rsidR="242171A8">
        <w:rPr>
          <w:rFonts w:ascii="Arial" w:hAnsi="Arial" w:eastAsia="Times New Roman" w:cs="Arial"/>
          <w:i w:val="1"/>
          <w:iCs w:val="1"/>
          <w:color w:val="0F4761" w:themeColor="accent1" w:themeShade="BF"/>
          <w:bdr w:val="none" w:color="auto" w:sz="0" w:space="0" w:frame="1"/>
        </w:rPr>
        <w:t xml:space="preserve">: </w:t>
      </w:r>
      <w:r w:rsidRPr="32D09366" w:rsidR="741417FB">
        <w:rPr>
          <w:rFonts w:ascii="Arial" w:hAnsi="Arial" w:eastAsia="Times New Roman" w:cs="Arial"/>
          <w:b w:val="1"/>
          <w:bCs w:val="1"/>
          <w:i w:val="1"/>
          <w:iCs w:val="1"/>
          <w:color w:val="0F4761" w:themeColor="accent1" w:themeShade="BF"/>
          <w:bdr w:val="none" w:color="auto" w:sz="0" w:space="0" w:frame="1"/>
        </w:rPr>
        <w:t>Outcomes definition</w:t>
      </w:r>
      <w:r w:rsidRPr="32D09366" w:rsidR="242171A8">
        <w:rPr>
          <w:rFonts w:ascii="Arial" w:hAnsi="Arial" w:eastAsia="Times New Roman" w:cs="Arial"/>
          <w:b w:val="1"/>
          <w:bCs w:val="1"/>
          <w:i w:val="1"/>
          <w:iCs w:val="1"/>
          <w:color w:val="0F4761" w:themeColor="accent1" w:themeShade="BF"/>
          <w:bdr w:val="none" w:color="auto" w:sz="0" w:space="0" w:frame="1"/>
        </w:rPr>
        <w:t>.</w:t>
      </w:r>
      <w:r w:rsidRPr="32D09366" w:rsidR="2F08F63E">
        <w:rPr>
          <w:rFonts w:ascii="Arial" w:hAnsi="Arial" w:eastAsia="Times New Roman" w:cs="Arial"/>
          <w:b w:val="1"/>
          <w:bCs w:val="1"/>
          <w:i w:val="1"/>
          <w:iCs w:val="1"/>
          <w:color w:val="0F4761" w:themeColor="accent1" w:themeShade="BF"/>
          <w:bdr w:val="none" w:color="auto" w:sz="0" w:space="0" w:frame="1"/>
        </w:rPr>
        <w:t xml:space="preserve"> </w:t>
      </w:r>
      <w:r w:rsidRPr="32D09366" w:rsidR="242171A8">
        <w:rPr>
          <w:rFonts w:ascii="Arial" w:hAnsi="Arial" w:eastAsia="Times New Roman" w:cs="Arial"/>
          <w:i w:val="1"/>
          <w:iCs w:val="1"/>
          <w:color w:val="0F4761" w:themeColor="accent1" w:themeShade="BF"/>
          <w:bdr w:val="none" w:color="auto" w:sz="0" w:space="0" w:frame="1"/>
        </w:rPr>
        <w:t>This</w:t>
      </w:r>
      <w:r w:rsidRPr="32D09366" w:rsidR="242171A8">
        <w:rPr>
          <w:rFonts w:ascii="Arial" w:hAnsi="Arial" w:eastAsia="Times New Roman" w:cs="Arial"/>
          <w:i w:val="1"/>
          <w:iCs w:val="1"/>
          <w:color w:val="0F4761" w:themeColor="accent1" w:themeShade="BF"/>
          <w:bdr w:val="none" w:color="auto" w:sz="0" w:space="0" w:frame="1"/>
        </w:rPr>
        <w:t xml:space="preserve"> new subsection</w:t>
      </w:r>
      <w:r w:rsidRPr="32D09366" w:rsidR="242171A8">
        <w:rPr>
          <w:rFonts w:ascii="Arial" w:hAnsi="Arial" w:eastAsia="Times New Roman" w:cs="Arial"/>
          <w:i w:val="1"/>
          <w:iCs w:val="1"/>
          <w:color w:val="0F4761" w:themeColor="accent1" w:themeShade="BF"/>
          <w:bdr w:val="none" w:color="auto" w:sz="0" w:space="0" w:frame="1"/>
        </w:rPr>
        <w:t xml:space="preserve"> </w:t>
      </w:r>
      <w:r w:rsidRPr="32D09366" w:rsidR="242171A8">
        <w:rPr>
          <w:rFonts w:ascii="Arial" w:hAnsi="Arial" w:eastAsia="Times New Roman" w:cs="Arial"/>
          <w:i w:val="1"/>
          <w:iCs w:val="1"/>
          <w:color w:val="0F4761" w:themeColor="accent1" w:themeShade="BF"/>
          <w:bdr w:val="none" w:color="auto" w:sz="0" w:space="0" w:frame="1"/>
        </w:rPr>
        <w:t>d</w:t>
      </w:r>
      <w:r w:rsidRPr="32D09366" w:rsidR="242171A8">
        <w:rPr>
          <w:rFonts w:ascii="Arial" w:hAnsi="Arial" w:eastAsia="Times New Roman" w:cs="Arial"/>
          <w:i w:val="1"/>
          <w:iCs w:val="1"/>
          <w:color w:val="0F4761" w:themeColor="accent1" w:themeShade="BF"/>
          <w:bdr w:val="none" w:color="auto" w:sz="0" w:space="0" w:frame="1"/>
        </w:rPr>
        <w:t>etail</w:t>
      </w:r>
      <w:r w:rsidRPr="32D09366" w:rsidR="242171A8">
        <w:rPr>
          <w:rFonts w:ascii="Arial" w:hAnsi="Arial" w:eastAsia="Times New Roman" w:cs="Arial"/>
          <w:i w:val="1"/>
          <w:iCs w:val="1"/>
          <w:color w:val="0F4761" w:themeColor="accent1" w:themeShade="BF"/>
          <w:bdr w:val="none" w:color="auto" w:sz="0" w:space="0" w:frame="1"/>
        </w:rPr>
        <w:t>s</w:t>
      </w:r>
      <w:r w:rsidRPr="32D09366" w:rsidR="242171A8">
        <w:rPr>
          <w:rFonts w:ascii="Arial" w:hAnsi="Arial" w:eastAsia="Times New Roman" w:cs="Arial"/>
          <w:i w:val="1"/>
          <w:iCs w:val="1"/>
          <w:color w:val="0F4761" w:themeColor="accent1" w:themeShade="BF"/>
          <w:bdr w:val="none" w:color="auto" w:sz="0" w:space="0" w:frame="1"/>
        </w:rPr>
        <w:t xml:space="preserve"> how RCTs were evaluated against the four domain</w:t>
      </w:r>
      <w:r w:rsidRPr="32D09366" w:rsidR="242171A8">
        <w:rPr>
          <w:rFonts w:ascii="Arial" w:hAnsi="Arial" w:eastAsia="Times New Roman" w:cs="Arial"/>
          <w:i w:val="1"/>
          <w:iCs w:val="1"/>
          <w:color w:val="0F4761" w:themeColor="accent1" w:themeShade="BF"/>
          <w:bdr w:val="none" w:color="auto" w:sz="0" w:space="0" w:frame="1"/>
        </w:rPr>
        <w:t>s</w:t>
      </w:r>
      <w:r w:rsidRPr="32D09366" w:rsidR="242171A8">
        <w:rPr>
          <w:rFonts w:ascii="Arial" w:hAnsi="Arial" w:eastAsia="Times New Roman" w:cs="Arial"/>
          <w:i w:val="1"/>
          <w:iCs w:val="1"/>
          <w:color w:val="0F4761" w:themeColor="accent1" w:themeShade="BF"/>
          <w:bdr w:val="none" w:color="auto" w:sz="0" w:space="0" w:frame="1"/>
        </w:rPr>
        <w:t>.</w:t>
      </w:r>
      <w:r w:rsidRPr="32D09366" w:rsidR="242171A8">
        <w:rPr>
          <w:rFonts w:ascii="Arial" w:hAnsi="Arial" w:eastAsia="Times New Roman" w:cs="Arial"/>
          <w:i w:val="1"/>
          <w:iCs w:val="1"/>
          <w:color w:val="0F4761" w:themeColor="accent1" w:themeShade="BF"/>
          <w:bdr w:val="none" w:color="auto" w:sz="0" w:space="0" w:frame="1"/>
        </w:rPr>
        <w:t xml:space="preserve"> To ensure transparency and reproducibility</w:t>
      </w:r>
      <w:r w:rsidRPr="32D09366" w:rsidR="2F08F63E">
        <w:rPr>
          <w:rFonts w:ascii="Arial" w:hAnsi="Arial" w:eastAsia="Times New Roman" w:cs="Arial"/>
          <w:i w:val="1"/>
          <w:iCs w:val="1"/>
          <w:color w:val="0F4761" w:themeColor="accent1" w:themeShade="BF"/>
          <w:bdr w:val="none" w:color="auto" w:sz="0" w:space="0" w:frame="1"/>
        </w:rPr>
        <w:t xml:space="preserve">, we </w:t>
      </w:r>
      <w:r w:rsidRPr="32D09366" w:rsidR="242171A8">
        <w:rPr>
          <w:rFonts w:ascii="Arial" w:hAnsi="Arial" w:eastAsia="Times New Roman" w:cs="Arial"/>
          <w:i w:val="1"/>
          <w:iCs w:val="1"/>
          <w:color w:val="0F4761" w:themeColor="accent1" w:themeShade="BF"/>
          <w:bdr w:val="none" w:color="auto" w:sz="0" w:space="0" w:frame="1"/>
        </w:rPr>
        <w:t>included</w:t>
      </w:r>
      <w:r w:rsidRPr="32D09366" w:rsidR="2F08F63E">
        <w:rPr>
          <w:rFonts w:ascii="Arial" w:hAnsi="Arial" w:eastAsia="Times New Roman" w:cs="Arial"/>
          <w:i w:val="1"/>
          <w:iCs w:val="1"/>
          <w:color w:val="0F4761" w:themeColor="accent1" w:themeShade="BF"/>
          <w:bdr w:val="none" w:color="auto" w:sz="0" w:space="0" w:frame="1"/>
        </w:rPr>
        <w:t xml:space="preserve"> a </w:t>
      </w:r>
      <w:r w:rsidRPr="32D09366" w:rsidR="2F08F63E">
        <w:rPr>
          <w:rFonts w:ascii="Arial" w:hAnsi="Arial" w:eastAsia="Times New Roman" w:cs="Arial"/>
          <w:b w:val="1"/>
          <w:bCs w:val="1"/>
          <w:i w:val="1"/>
          <w:iCs w:val="1"/>
          <w:color w:val="0F4761" w:themeColor="accent1" w:themeShade="BF"/>
          <w:bdr w:val="none" w:color="auto" w:sz="0" w:space="0" w:frame="1"/>
        </w:rPr>
        <w:t>supplemental digital content</w:t>
      </w:r>
      <w:r w:rsidRPr="32D09366" w:rsidR="2F08F63E">
        <w:rPr>
          <w:rFonts w:ascii="Arial" w:hAnsi="Arial" w:eastAsia="Times New Roman" w:cs="Arial"/>
          <w:i w:val="1"/>
          <w:iCs w:val="1"/>
          <w:color w:val="0F4761" w:themeColor="accent1" w:themeShade="BF"/>
          <w:bdr w:val="none" w:color="auto" w:sz="0" w:space="0" w:frame="1"/>
        </w:rPr>
        <w:t xml:space="preserve"> </w:t>
      </w:r>
      <w:r w:rsidRPr="32D09366" w:rsidR="2F08F63E">
        <w:rPr>
          <w:rFonts w:ascii="Arial" w:hAnsi="Arial" w:eastAsia="Times New Roman" w:cs="Arial"/>
          <w:b w:val="1"/>
          <w:bCs w:val="1"/>
          <w:i w:val="1"/>
          <w:iCs w:val="1"/>
          <w:color w:val="0F4761" w:themeColor="accent1" w:themeShade="BF"/>
          <w:bdr w:val="none" w:color="auto" w:sz="0" w:space="0" w:frame="1"/>
        </w:rPr>
        <w:t>1,</w:t>
      </w:r>
      <w:r w:rsidRPr="32D09366" w:rsidR="2F08F63E">
        <w:rPr>
          <w:rFonts w:ascii="Arial" w:hAnsi="Arial" w:eastAsia="Times New Roman" w:cs="Arial"/>
          <w:i w:val="1"/>
          <w:iCs w:val="1"/>
          <w:color w:val="0F4761" w:themeColor="accent1" w:themeShade="BF"/>
          <w:bdr w:val="none" w:color="auto" w:sz="0" w:space="0" w:frame="1"/>
        </w:rPr>
        <w:t xml:space="preserve"> </w:t>
      </w:r>
      <w:r w:rsidRPr="32D09366" w:rsidR="242171A8">
        <w:rPr>
          <w:rFonts w:ascii="Arial" w:hAnsi="Arial" w:eastAsia="Times New Roman" w:cs="Arial"/>
          <w:i w:val="1"/>
          <w:iCs w:val="1"/>
          <w:color w:val="0F4761" w:themeColor="accent1" w:themeShade="BF"/>
          <w:bdr w:val="none" w:color="auto" w:sz="0" w:space="0" w:frame="1"/>
        </w:rPr>
        <w:t xml:space="preserve">presenting the exhaustive list of decision rules applied to assess each of the five components and four </w:t>
      </w:r>
      <w:r w:rsidRPr="32D09366" w:rsidR="4B28FBC8">
        <w:rPr>
          <w:rFonts w:ascii="Arial" w:hAnsi="Arial" w:eastAsia="Times New Roman" w:cs="Arial"/>
          <w:i w:val="1"/>
          <w:iCs w:val="1"/>
          <w:color w:val="0F4761" w:themeColor="accent1" w:themeShade="BF"/>
          <w:bdr w:val="none" w:color="auto" w:sz="0" w:space="0" w:frame="1"/>
        </w:rPr>
        <w:t>criteria</w:t>
      </w:r>
      <w:r w:rsidRPr="32D09366" w:rsidR="2F08F63E">
        <w:rPr>
          <w:rFonts w:ascii="Arial" w:hAnsi="Arial" w:eastAsia="Times New Roman" w:cs="Arial"/>
          <w:i w:val="1"/>
          <w:iCs w:val="1"/>
          <w:color w:val="0F4761" w:themeColor="accent1" w:themeShade="BF"/>
          <w:bdr w:val="none" w:color="auto" w:sz="0" w:space="0" w:frame="1"/>
        </w:rPr>
        <w:t xml:space="preserve"> in the most objective manner.</w:t>
      </w:r>
      <w:r w:rsidRPr="32D09366" w:rsidR="7EE40517">
        <w:rPr>
          <w:rFonts w:ascii="Arial" w:hAnsi="Arial" w:eastAsia="Times New Roman" w:cs="Arial"/>
          <w:i w:val="1"/>
          <w:iCs w:val="1"/>
          <w:color w:val="0F4761" w:themeColor="accent1" w:themeTint="FF" w:themeShade="BF"/>
        </w:rPr>
        <w:t xml:space="preserve"> Please note that any assessment of risk of bias and of reporting also carries </w:t>
      </w:r>
      <w:r w:rsidRPr="32D09366" w:rsidR="7EE40517">
        <w:rPr>
          <w:rFonts w:ascii="Arial" w:hAnsi="Arial" w:eastAsia="Times New Roman" w:cs="Arial"/>
          <w:i w:val="1"/>
          <w:iCs w:val="1"/>
          <w:color w:val="0F4761" w:themeColor="accent1" w:themeTint="FF" w:themeShade="BF"/>
        </w:rPr>
        <w:t xml:space="preserve">the potential for bias and that it is crucial to pilot test such assessments and finally perform </w:t>
      </w:r>
      <w:r w:rsidRPr="32D09366" w:rsidR="79FDFC62">
        <w:rPr>
          <w:rFonts w:ascii="Arial" w:hAnsi="Arial" w:eastAsia="Times New Roman" w:cs="Arial"/>
          <w:i w:val="1"/>
          <w:iCs w:val="1"/>
          <w:color w:val="0F4761" w:themeColor="accent1" w:themeTint="FF" w:themeShade="BF"/>
        </w:rPr>
        <w:t xml:space="preserve">it independently by two reviewers. </w:t>
      </w:r>
    </w:p>
    <w:p w:rsidR="00AC0A69" w:rsidP="32D09366" w:rsidRDefault="007F28C6" w14:paraId="55A5BD34" w14:textId="6640D47C">
      <w:pPr>
        <w:pStyle w:val="Normal"/>
        <w:rPr>
          <w:rFonts w:ascii="Arial" w:hAnsi="Arial" w:eastAsia="Times New Roman" w:cs="Arial"/>
          <w:i w:val="1"/>
          <w:iCs w:val="1"/>
          <w:color w:val="0F4761" w:themeColor="accent1" w:themeShade="BF"/>
          <w:bdr w:val="none" w:color="auto" w:sz="0" w:space="0" w:frame="1"/>
        </w:rPr>
      </w:pPr>
      <w:r w:rsidRPr="32D09366" w:rsidR="007F28C6">
        <w:rPr>
          <w:rFonts w:ascii="Arial" w:hAnsi="Arial" w:eastAsia="Times New Roman" w:cs="Arial"/>
          <w:i w:val="1"/>
          <w:iCs w:val="1"/>
          <w:color w:val="0F4761" w:themeColor="accent1" w:themeShade="BF"/>
          <w:bdr w:val="none" w:color="auto" w:sz="0" w:space="0" w:frame="1"/>
        </w:rPr>
        <w:t xml:space="preserve">Additionally, we </w:t>
      </w:r>
      <w:r w:rsidRPr="32D09366" w:rsidR="000D011A">
        <w:rPr>
          <w:rFonts w:ascii="Arial" w:hAnsi="Arial" w:eastAsia="Times New Roman" w:cs="Arial"/>
          <w:i w:val="1"/>
          <w:iCs w:val="1"/>
          <w:color w:val="0F4761" w:themeColor="accent1" w:themeShade="BF"/>
          <w:bdr w:val="none" w:color="auto" w:sz="0" w:space="0" w:frame="1"/>
        </w:rPr>
        <w:t>expanded the</w:t>
      </w:r>
      <w:r w:rsidRPr="32D09366" w:rsidR="003C48D7">
        <w:rPr>
          <w:rFonts w:ascii="Arial" w:hAnsi="Arial" w:eastAsia="Times New Roman" w:cs="Arial"/>
          <w:i w:val="1"/>
          <w:iCs w:val="1"/>
          <w:color w:val="0F4761" w:themeColor="accent1" w:themeShade="BF"/>
          <w:bdr w:val="none" w:color="auto" w:sz="0" w:space="0" w:frame="1"/>
        </w:rPr>
        <w:t xml:space="preserve"> </w:t>
      </w:r>
      <w:r w:rsidRPr="32D09366" w:rsidR="003C48D7">
        <w:rPr>
          <w:rFonts w:ascii="Arial" w:hAnsi="Arial" w:eastAsia="Times New Roman" w:cs="Arial"/>
          <w:b w:val="1"/>
          <w:bCs w:val="1"/>
          <w:i w:val="1"/>
          <w:iCs w:val="1"/>
          <w:color w:val="0F4761" w:themeColor="accent1" w:themeShade="BF"/>
          <w:bdr w:val="none" w:color="auto" w:sz="0" w:space="0" w:frame="1"/>
        </w:rPr>
        <w:t>Discussion</w:t>
      </w:r>
      <w:r w:rsidRPr="32D09366" w:rsidR="003C48D7">
        <w:rPr>
          <w:rFonts w:ascii="Arial" w:hAnsi="Arial" w:eastAsia="Times New Roman" w:cs="Arial"/>
          <w:i w:val="1"/>
          <w:iCs w:val="1"/>
          <w:color w:val="0F4761" w:themeColor="accent1" w:themeShade="BF"/>
          <w:bdr w:val="none" w:color="auto" w:sz="0" w:space="0" w:frame="1"/>
        </w:rPr>
        <w:t xml:space="preserve"> section to </w:t>
      </w:r>
      <w:r w:rsidRPr="32D09366" w:rsidR="000D011A">
        <w:rPr>
          <w:rFonts w:ascii="Arial" w:hAnsi="Arial" w:eastAsia="Times New Roman" w:cs="Arial"/>
          <w:i w:val="1"/>
          <w:iCs w:val="1"/>
          <w:color w:val="0F4761" w:themeColor="accent1" w:themeShade="BF"/>
          <w:bdr w:val="none" w:color="auto" w:sz="0" w:space="0" w:frame="1"/>
        </w:rPr>
        <w:t>emphasize</w:t>
      </w:r>
      <w:r w:rsidRPr="32D09366" w:rsidR="003C48D7">
        <w:rPr>
          <w:rFonts w:ascii="Arial" w:hAnsi="Arial" w:eastAsia="Times New Roman" w:cs="Arial"/>
          <w:i w:val="1"/>
          <w:iCs w:val="1"/>
          <w:color w:val="0F4761" w:themeColor="accent1" w:themeShade="BF"/>
          <w:bdr w:val="none" w:color="auto" w:sz="0" w:space="0" w:frame="1"/>
        </w:rPr>
        <w:t xml:space="preserve"> the originality of </w:t>
      </w:r>
      <w:r w:rsidRPr="32D09366" w:rsidR="000D011A">
        <w:rPr>
          <w:rFonts w:ascii="Arial" w:hAnsi="Arial" w:eastAsia="Times New Roman" w:cs="Arial"/>
          <w:i w:val="1"/>
          <w:iCs w:val="1"/>
          <w:color w:val="0F4761" w:themeColor="accent1" w:themeShade="BF"/>
          <w:bdr w:val="none" w:color="auto" w:sz="0" w:space="0" w:frame="1"/>
        </w:rPr>
        <w:t>our</w:t>
      </w:r>
      <w:r w:rsidRPr="32D09366" w:rsidR="003C48D7">
        <w:rPr>
          <w:rFonts w:ascii="Arial" w:hAnsi="Arial" w:eastAsia="Times New Roman" w:cs="Arial"/>
          <w:i w:val="1"/>
          <w:iCs w:val="1"/>
          <w:color w:val="0F4761" w:themeColor="accent1" w:themeShade="BF"/>
          <w:bdr w:val="none" w:color="auto" w:sz="0" w:space="0" w:frame="1"/>
        </w:rPr>
        <w:t xml:space="preserve"> four-point composite outcome</w:t>
      </w:r>
      <w:r w:rsidRPr="32D09366" w:rsidR="000D011A">
        <w:rPr>
          <w:rFonts w:ascii="Arial" w:hAnsi="Arial" w:eastAsia="Times New Roman" w:cs="Arial"/>
          <w:i w:val="1"/>
          <w:iCs w:val="1"/>
          <w:color w:val="0F4761" w:themeColor="accent1" w:themeShade="BF"/>
          <w:bdr w:val="none" w:color="auto" w:sz="0" w:space="0" w:frame="1"/>
        </w:rPr>
        <w:t xml:space="preserve">, </w:t>
      </w:r>
      <w:r w:rsidRPr="32D09366" w:rsidR="003C48D7">
        <w:rPr>
          <w:rFonts w:ascii="Arial" w:hAnsi="Arial" w:eastAsia="Times New Roman" w:cs="Arial"/>
          <w:i w:val="1"/>
          <w:iCs w:val="1"/>
          <w:color w:val="0F4761" w:themeColor="accent1" w:themeShade="BF"/>
          <w:bdr w:val="none" w:color="auto" w:sz="0" w:space="0" w:frame="1"/>
        </w:rPr>
        <w:t xml:space="preserve">as a tool to </w:t>
      </w:r>
      <w:r w:rsidRPr="32D09366" w:rsidR="000D011A">
        <w:rPr>
          <w:rFonts w:ascii="Arial" w:hAnsi="Arial" w:eastAsia="Times New Roman" w:cs="Arial"/>
          <w:i w:val="1"/>
          <w:iCs w:val="1"/>
          <w:color w:val="0F4761" w:themeColor="accent1" w:themeShade="BF"/>
          <w:bdr w:val="none" w:color="auto" w:sz="0" w:space="0" w:frame="1"/>
        </w:rPr>
        <w:t>assess the ability of</w:t>
      </w:r>
      <w:r w:rsidRPr="32D09366" w:rsidR="003C48D7">
        <w:rPr>
          <w:rFonts w:ascii="Arial" w:hAnsi="Arial" w:eastAsia="Times New Roman" w:cs="Arial"/>
          <w:i w:val="1"/>
          <w:iCs w:val="1"/>
          <w:color w:val="0F4761" w:themeColor="accent1" w:themeShade="BF"/>
          <w:bdr w:val="none" w:color="auto" w:sz="0" w:space="0" w:frame="1"/>
        </w:rPr>
        <w:t xml:space="preserve"> RCTs </w:t>
      </w:r>
      <w:r w:rsidRPr="32D09366" w:rsidR="000D011A">
        <w:rPr>
          <w:rFonts w:ascii="Arial" w:hAnsi="Arial" w:eastAsia="Times New Roman" w:cs="Arial"/>
          <w:i w:val="1"/>
          <w:iCs w:val="1"/>
          <w:color w:val="0F4761" w:themeColor="accent1" w:themeShade="BF"/>
          <w:bdr w:val="none" w:color="auto" w:sz="0" w:space="0" w:frame="1"/>
        </w:rPr>
        <w:t>to inform</w:t>
      </w:r>
      <w:r w:rsidRPr="32D09366" w:rsidR="003C48D7">
        <w:rPr>
          <w:rFonts w:ascii="Arial" w:hAnsi="Arial" w:eastAsia="Times New Roman" w:cs="Arial"/>
          <w:i w:val="1"/>
          <w:iCs w:val="1"/>
          <w:color w:val="0F4761" w:themeColor="accent1" w:themeShade="BF"/>
          <w:bdr w:val="none" w:color="auto" w:sz="0" w:space="0" w:frame="1"/>
        </w:rPr>
        <w:t xml:space="preserve"> clinical practice. </w:t>
      </w:r>
      <w:r w:rsidRPr="32D09366" w:rsidR="000D011A">
        <w:rPr>
          <w:rFonts w:ascii="Arial" w:hAnsi="Arial" w:eastAsia="Times New Roman" w:cs="Arial"/>
          <w:i w:val="1"/>
          <w:iCs w:val="1"/>
          <w:color w:val="0F4761" w:themeColor="accent1" w:themeShade="BF"/>
          <w:bdr w:val="none" w:color="auto" w:sz="0" w:space="0" w:frame="1"/>
        </w:rPr>
        <w:t>While not</w:t>
      </w:r>
      <w:r w:rsidRPr="32D09366" w:rsidR="003C48D7">
        <w:rPr>
          <w:rFonts w:ascii="Arial" w:hAnsi="Arial" w:eastAsia="Times New Roman" w:cs="Arial"/>
          <w:i w:val="1"/>
          <w:iCs w:val="1"/>
          <w:color w:val="0F4761" w:themeColor="accent1" w:themeShade="BF"/>
          <w:bdr w:val="none" w:color="auto" w:sz="0" w:space="0" w:frame="1"/>
        </w:rPr>
        <w:t xml:space="preserve"> yet an established tool, it </w:t>
      </w:r>
      <w:r w:rsidRPr="32D09366" w:rsidR="000D011A">
        <w:rPr>
          <w:rFonts w:ascii="Arial" w:hAnsi="Arial" w:eastAsia="Times New Roman" w:cs="Arial"/>
          <w:i w:val="1"/>
          <w:iCs w:val="1"/>
          <w:color w:val="0F4761" w:themeColor="accent1" w:themeShade="BF"/>
          <w:bdr w:val="none" w:color="auto" w:sz="0" w:space="0" w:frame="1"/>
        </w:rPr>
        <w:t xml:space="preserve">provides a structured framework that can be further refined and potentially </w:t>
      </w:r>
      <w:r w:rsidRPr="32D09366" w:rsidR="003C48D7">
        <w:rPr>
          <w:rFonts w:ascii="Arial" w:hAnsi="Arial" w:eastAsia="Times New Roman" w:cs="Arial"/>
          <w:i w:val="1"/>
          <w:iCs w:val="1"/>
          <w:color w:val="0F4761" w:themeColor="accent1" w:themeShade="BF"/>
          <w:bdr w:val="none" w:color="auto" w:sz="0" w:space="0" w:frame="1"/>
        </w:rPr>
        <w:t xml:space="preserve">standardized for </w:t>
      </w:r>
      <w:r w:rsidRPr="32D09366" w:rsidR="000D011A">
        <w:rPr>
          <w:rFonts w:ascii="Arial" w:hAnsi="Arial" w:eastAsia="Times New Roman" w:cs="Arial"/>
          <w:i w:val="1"/>
          <w:iCs w:val="1"/>
          <w:color w:val="0F4761" w:themeColor="accent1" w:themeShade="BF"/>
          <w:bdr w:val="none" w:color="auto" w:sz="0" w:space="0" w:frame="1"/>
        </w:rPr>
        <w:t xml:space="preserve">future </w:t>
      </w:r>
      <w:r w:rsidRPr="32D09366" w:rsidR="003C48D7">
        <w:rPr>
          <w:rFonts w:ascii="Arial" w:hAnsi="Arial" w:eastAsia="Times New Roman" w:cs="Arial"/>
          <w:i w:val="1"/>
          <w:iCs w:val="1"/>
          <w:color w:val="0F4761" w:themeColor="accent1" w:themeShade="BF"/>
          <w:bdr w:val="none" w:color="auto" w:sz="0" w:space="0" w:frame="1"/>
        </w:rPr>
        <w:t>meta</w:t>
      </w:r>
      <w:r w:rsidRPr="32D09366" w:rsidR="000D011A">
        <w:rPr>
          <w:rFonts w:ascii="Arial" w:hAnsi="Arial" w:eastAsia="Times New Roman" w:cs="Arial"/>
          <w:i w:val="1"/>
          <w:iCs w:val="1"/>
          <w:color w:val="0F4761" w:themeColor="accent1" w:themeShade="BF"/>
          <w:bdr w:val="none" w:color="auto" w:sz="0" w:space="0" w:frame="1"/>
        </w:rPr>
        <w:t>-r</w:t>
      </w:r>
      <w:r w:rsidRPr="32D09366" w:rsidR="003C48D7">
        <w:rPr>
          <w:rFonts w:ascii="Arial" w:hAnsi="Arial" w:eastAsia="Times New Roman" w:cs="Arial"/>
          <w:i w:val="1"/>
          <w:iCs w:val="1"/>
          <w:color w:val="0F4761" w:themeColor="accent1" w:themeShade="BF"/>
          <w:bdr w:val="none" w:color="auto" w:sz="0" w:space="0" w:frame="1"/>
        </w:rPr>
        <w:t>esearch</w:t>
      </w:r>
      <w:r w:rsidRPr="32D09366" w:rsidR="000D011A">
        <w:rPr>
          <w:rFonts w:ascii="Arial" w:hAnsi="Arial" w:eastAsia="Times New Roman" w:cs="Arial"/>
          <w:i w:val="1"/>
          <w:iCs w:val="1"/>
          <w:color w:val="0F4761" w:themeColor="accent1" w:themeShade="BF"/>
          <w:bdr w:val="none" w:color="auto" w:sz="0" w:space="0" w:frame="1"/>
        </w:rPr>
        <w:t>,</w:t>
      </w:r>
      <w:r w:rsidRPr="32D09366" w:rsidR="003C48D7">
        <w:rPr>
          <w:rFonts w:ascii="Arial" w:hAnsi="Arial" w:eastAsia="Times New Roman" w:cs="Arial"/>
          <w:i w:val="1"/>
          <w:iCs w:val="1"/>
          <w:color w:val="0F4761" w:themeColor="accent1" w:themeShade="BF"/>
          <w:bdr w:val="none" w:color="auto" w:sz="0" w:space="0" w:frame="1"/>
        </w:rPr>
        <w:t xml:space="preserve"> </w:t>
      </w:r>
      <w:r w:rsidRPr="32D09366" w:rsidR="000D011A">
        <w:rPr>
          <w:rFonts w:ascii="Arial" w:hAnsi="Arial" w:eastAsia="Times New Roman" w:cs="Arial"/>
          <w:i w:val="1"/>
          <w:iCs w:val="1"/>
          <w:color w:val="0F4761" w:themeColor="accent1" w:themeShade="BF"/>
          <w:bdr w:val="none" w:color="auto" w:sz="0" w:space="0" w:frame="1"/>
        </w:rPr>
        <w:t>addressing</w:t>
      </w:r>
      <w:r w:rsidRPr="32D09366" w:rsidR="003C48D7">
        <w:rPr>
          <w:rFonts w:ascii="Arial" w:hAnsi="Arial" w:eastAsia="Times New Roman" w:cs="Arial"/>
          <w:i w:val="1"/>
          <w:iCs w:val="1"/>
          <w:color w:val="0F4761" w:themeColor="accent1" w:themeShade="BF"/>
          <w:bdr w:val="none" w:color="auto" w:sz="0" w:space="0" w:frame="1"/>
        </w:rPr>
        <w:t xml:space="preserve"> </w:t>
      </w:r>
      <w:r w:rsidRPr="32D09366" w:rsidR="000D011A">
        <w:rPr>
          <w:rFonts w:ascii="Arial" w:hAnsi="Arial" w:eastAsia="Times New Roman" w:cs="Arial"/>
          <w:i w:val="1"/>
          <w:iCs w:val="1"/>
          <w:color w:val="0F4761" w:themeColor="accent1" w:themeShade="BF"/>
          <w:bdr w:val="none" w:color="auto" w:sz="0" w:space="0" w:frame="1"/>
        </w:rPr>
        <w:t>a</w:t>
      </w:r>
      <w:r w:rsidRPr="32D09366" w:rsidR="003C48D7">
        <w:rPr>
          <w:rFonts w:ascii="Arial" w:hAnsi="Arial" w:eastAsia="Times New Roman" w:cs="Arial"/>
          <w:i w:val="1"/>
          <w:iCs w:val="1"/>
          <w:color w:val="0F4761" w:themeColor="accent1" w:themeShade="BF"/>
          <w:bdr w:val="none" w:color="auto" w:sz="0" w:space="0" w:frame="1"/>
        </w:rPr>
        <w:t xml:space="preserve"> </w:t>
      </w:r>
      <w:r w:rsidRPr="32D09366" w:rsidR="003C48D7">
        <w:rPr>
          <w:rFonts w:ascii="Arial" w:hAnsi="Arial" w:eastAsia="Times New Roman" w:cs="Arial"/>
          <w:i w:val="1"/>
          <w:iCs w:val="1"/>
          <w:color w:val="0F4761" w:themeColor="accent1" w:themeShade="BF"/>
          <w:bdr w:val="none" w:color="auto" w:sz="0" w:space="0" w:frame="1"/>
        </w:rPr>
        <w:t xml:space="preserve">component</w:t>
      </w:r>
      <w:r w:rsidRPr="32D09366" w:rsidR="003C48D7">
        <w:rPr>
          <w:rFonts w:ascii="Arial" w:hAnsi="Arial" w:eastAsia="Times New Roman" w:cs="Arial"/>
          <w:i w:val="1"/>
          <w:iCs w:val="1"/>
          <w:color w:val="0F4761" w:themeColor="accent1" w:themeShade="BF"/>
          <w:bdr w:val="none" w:color="auto" w:sz="0" w:space="0" w:frame="1"/>
        </w:rPr>
        <w:t xml:space="preserve"> of </w:t>
      </w:r>
      <w:r w:rsidRPr="32D09366" w:rsidR="000D011A">
        <w:rPr>
          <w:rFonts w:ascii="Arial" w:hAnsi="Arial" w:eastAsia="Times New Roman" w:cs="Arial"/>
          <w:i w:val="1"/>
          <w:iCs w:val="1"/>
          <w:color w:val="0F4761" w:themeColor="accent1" w:themeShade="BF"/>
          <w:bdr w:val="none" w:color="auto" w:sz="0" w:space="0" w:frame="1"/>
        </w:rPr>
        <w:t>trial design</w:t>
      </w:r>
      <w:r w:rsidRPr="32D09366" w:rsidR="003C48D7">
        <w:rPr>
          <w:rFonts w:ascii="Arial" w:hAnsi="Arial" w:eastAsia="Times New Roman" w:cs="Arial"/>
          <w:i w:val="1"/>
          <w:iCs w:val="1"/>
          <w:color w:val="0F4761" w:themeColor="accent1" w:themeShade="BF"/>
          <w:bdr w:val="none" w:color="auto" w:sz="0" w:space="0" w:frame="1"/>
        </w:rPr>
        <w:t xml:space="preserve"> </w:t>
      </w:r>
      <w:r w:rsidRPr="32D09366" w:rsidR="000D011A">
        <w:rPr>
          <w:rFonts w:ascii="Arial" w:hAnsi="Arial" w:eastAsia="Times New Roman" w:cs="Arial"/>
          <w:i w:val="1"/>
          <w:iCs w:val="1"/>
          <w:color w:val="0F4761" w:themeColor="accent1" w:themeShade="BF"/>
          <w:bdr w:val="none" w:color="auto" w:sz="0" w:space="0" w:frame="1"/>
        </w:rPr>
        <w:t>not</w:t>
      </w:r>
      <w:r w:rsidRPr="32D09366" w:rsidR="003C48D7">
        <w:rPr>
          <w:rFonts w:ascii="Arial" w:hAnsi="Arial" w:eastAsia="Times New Roman" w:cs="Arial"/>
          <w:i w:val="1"/>
          <w:iCs w:val="1"/>
          <w:color w:val="0F4761" w:themeColor="accent1" w:themeShade="BF"/>
          <w:bdr w:val="none" w:color="auto" w:sz="0" w:space="0" w:frame="1"/>
        </w:rPr>
        <w:t xml:space="preserve"> </w:t>
      </w:r>
      <w:r w:rsidRPr="32D09366" w:rsidR="000D011A">
        <w:rPr>
          <w:rFonts w:ascii="Arial" w:hAnsi="Arial" w:eastAsia="Times New Roman" w:cs="Arial"/>
          <w:i w:val="1"/>
          <w:iCs w:val="1"/>
          <w:color w:val="0F4761" w:themeColor="accent1" w:themeShade="BF"/>
          <w:bdr w:val="none" w:color="auto" w:sz="0" w:space="0" w:frame="1"/>
        </w:rPr>
        <w:t>captured by existing tools</w:t>
      </w:r>
      <w:r w:rsidRPr="32D09366" w:rsidR="6DD5009F">
        <w:rPr>
          <w:rFonts w:ascii="Arial" w:hAnsi="Arial" w:eastAsia="Times New Roman" w:cs="Arial"/>
          <w:i w:val="1"/>
          <w:iCs w:val="1"/>
          <w:color w:val="0F4761" w:themeColor="accent1" w:themeShade="BF"/>
          <w:bdr w:val="none" w:color="auto" w:sz="0" w:space="0" w:frame="1"/>
        </w:rPr>
        <w:t xml:space="preserve"> that focus on risk of bias and quality of reporting</w:t>
      </w:r>
      <w:r w:rsidRPr="32D09366" w:rsidR="000D011A">
        <w:rPr>
          <w:rFonts w:ascii="Arial" w:hAnsi="Arial" w:eastAsia="Times New Roman" w:cs="Arial"/>
          <w:i w:val="1"/>
          <w:iCs w:val="1"/>
          <w:color w:val="0F4761" w:themeColor="accent1" w:themeShade="BF"/>
          <w:bdr w:val="none" w:color="auto" w:sz="0" w:space="0" w:frame="1"/>
        </w:rPr>
        <w:t>.</w:t>
      </w:r>
      <w:r w:rsidRPr="32D09366" w:rsidR="000206CB">
        <w:rPr>
          <w:rFonts w:ascii="Arial" w:hAnsi="Arial" w:eastAsia="Times New Roman" w:cs="Arial"/>
          <w:i w:val="1"/>
          <w:iCs w:val="1"/>
          <w:color w:val="0F4761" w:themeColor="accent1" w:themeShade="BF"/>
          <w:bdr w:val="none" w:color="auto" w:sz="0" w:space="0" w:frame="1"/>
        </w:rPr>
        <w:t xml:space="preserve"> </w:t>
      </w:r>
      <w:r w:rsidRPr="32D09366" w:rsidR="1C5D9E37">
        <w:rPr>
          <w:rFonts w:ascii="Arial" w:hAnsi="Arial" w:eastAsia="Times New Roman" w:cs="Arial"/>
          <w:i w:val="1"/>
          <w:iCs w:val="1"/>
          <w:color w:val="0F4761" w:themeColor="accent1" w:themeShade="BF"/>
          <w:bdr w:val="none" w:color="auto" w:sz="0" w:space="0" w:frame="1"/>
        </w:rPr>
        <w:t xml:space="preserve">Thereby, the novelty and complementarity</w:t>
      </w:r>
      <w:r w:rsidRPr="32D09366" w:rsidR="1C5D9E37">
        <w:rPr>
          <w:rFonts w:ascii="Arial" w:hAnsi="Arial" w:eastAsia="Times New Roman" w:cs="Arial"/>
          <w:i w:val="1"/>
          <w:iCs w:val="1"/>
          <w:color w:val="0F4761" w:themeColor="accent1" w:themeShade="BF"/>
          <w:bdr w:val="none" w:color="auto" w:sz="0" w:space="0" w:frame="1"/>
        </w:rPr>
        <w:t xml:space="preserve"> of our approach (i.e. to </w:t>
      </w:r>
      <w:r w:rsidRPr="32D09366" w:rsidR="1C5D9E37">
        <w:rPr>
          <w:rFonts w:ascii="Arial" w:hAnsi="Arial" w:eastAsia="Times New Roman" w:cs="Arial"/>
          <w:i w:val="1"/>
          <w:iCs w:val="1"/>
          <w:color w:val="0F4761" w:themeColor="accent1" w:themeTint="FF" w:themeShade="BF"/>
        </w:rPr>
        <w:t>assess to which extent surgical RCTs are designed and their results interpreted in a way that meaningfully informs clinical practice</w:t>
      </w:r>
      <w:r w:rsidRPr="32D09366" w:rsidR="1C5D9E37">
        <w:rPr>
          <w:rFonts w:ascii="Arial" w:hAnsi="Arial" w:eastAsia="Times New Roman" w:cs="Arial"/>
          <w:i w:val="1"/>
          <w:iCs w:val="1"/>
          <w:color w:val="0F4761" w:themeColor="accent1" w:themeShade="BF"/>
          <w:bdr w:val="none" w:color="auto" w:sz="0" w:space="0" w:frame="1"/>
        </w:rPr>
        <w:t xml:space="preserve"> assess</w:t>
      </w:r>
      <w:r w:rsidRPr="32D09366" w:rsidR="3923BDB2">
        <w:rPr>
          <w:rFonts w:ascii="Arial" w:hAnsi="Arial" w:eastAsia="Times New Roman" w:cs="Arial"/>
          <w:i w:val="1"/>
          <w:iCs w:val="1"/>
          <w:color w:val="0F4761" w:themeColor="accent1" w:themeShade="BF"/>
          <w:bdr w:val="none" w:color="auto" w:sz="0" w:space="0" w:frame="1"/>
        </w:rPr>
        <w:t xml:space="preserve">) becomes clear and how it compares to</w:t>
      </w:r>
      <w:r w:rsidRPr="32D09366" w:rsidR="3923BDB2">
        <w:rPr>
          <w:rFonts w:ascii="Arial" w:hAnsi="Arial" w:eastAsia="Times New Roman" w:cs="Arial"/>
          <w:i w:val="1"/>
          <w:iCs w:val="1"/>
          <w:color w:val="0F4761" w:themeColor="accent1" w:themeTint="FF" w:themeShade="BF"/>
        </w:rPr>
        <w:t xml:space="preserve"> assessments of risk of bias </w:t>
      </w:r>
      <w:r w:rsidRPr="32D09366" w:rsidR="3B235C6C">
        <w:rPr>
          <w:rFonts w:ascii="Arial" w:hAnsi="Arial" w:eastAsia="Times New Roman" w:cs="Arial"/>
          <w:i w:val="1"/>
          <w:iCs w:val="1"/>
          <w:color w:val="0F4761" w:themeColor="accent1" w:themeTint="FF" w:themeShade="BF"/>
        </w:rPr>
        <w:t xml:space="preserve">(ROB) </w:t>
      </w:r>
      <w:r w:rsidRPr="32D09366" w:rsidR="3923BDB2">
        <w:rPr>
          <w:rFonts w:ascii="Arial" w:hAnsi="Arial" w:eastAsia="Times New Roman" w:cs="Arial"/>
          <w:i w:val="1"/>
          <w:iCs w:val="1"/>
          <w:color w:val="0F4761" w:themeColor="accent1" w:themeShade="BF"/>
          <w:bdr w:val="none" w:color="auto" w:sz="0" w:space="0" w:frame="1"/>
        </w:rPr>
        <w:t xml:space="preserve">and quality of reporting (please see also </w:t>
      </w:r>
      <w:r w:rsidRPr="32D09366" w:rsidR="000206CB">
        <w:rPr>
          <w:rFonts w:ascii="Arial" w:hAnsi="Arial" w:eastAsia="Times New Roman" w:cs="Arial"/>
          <w:i w:val="1"/>
          <w:iCs w:val="1"/>
          <w:color w:val="0F4761" w:themeColor="accent1" w:themeShade="BF"/>
          <w:bdr w:val="none" w:color="auto" w:sz="0" w:space="0" w:frame="1"/>
        </w:rPr>
        <w:t xml:space="preserve">our </w:t>
      </w:r>
      <w:r w:rsidRPr="32D09366" w:rsidR="00E00EF3">
        <w:rPr>
          <w:rFonts w:ascii="Arial" w:hAnsi="Arial" w:eastAsia="Times New Roman" w:cs="Arial"/>
          <w:i w:val="1"/>
          <w:iCs w:val="1"/>
          <w:color w:val="0F4761" w:themeColor="accent1" w:themeShade="BF"/>
          <w:bdr w:val="none" w:color="auto" w:sz="0" w:space="0" w:frame="1"/>
        </w:rPr>
        <w:t>response</w:t>
      </w:r>
      <w:r w:rsidRPr="32D09366" w:rsidR="000206CB">
        <w:rPr>
          <w:rFonts w:ascii="Arial" w:hAnsi="Arial" w:eastAsia="Times New Roman" w:cs="Arial"/>
          <w:i w:val="1"/>
          <w:iCs w:val="1"/>
          <w:color w:val="0F4761" w:themeColor="accent1" w:themeShade="BF"/>
          <w:bdr w:val="none" w:color="auto" w:sz="0" w:space="0" w:frame="1"/>
        </w:rPr>
        <w:t xml:space="preserve"> to comment</w:t>
      </w:r>
      <w:r w:rsidRPr="32D09366" w:rsidR="00E00EF3">
        <w:rPr>
          <w:rFonts w:ascii="Arial" w:hAnsi="Arial" w:eastAsia="Times New Roman" w:cs="Arial"/>
          <w:i w:val="1"/>
          <w:iCs w:val="1"/>
          <w:color w:val="0F4761" w:themeColor="accent1" w:themeShade="BF"/>
          <w:bdr w:val="none" w:color="auto" w:sz="0" w:space="0" w:frame="1"/>
        </w:rPr>
        <w:t xml:space="preserve"> 5</w:t>
      </w:r>
      <w:r w:rsidRPr="32D09366" w:rsidR="12684E4E">
        <w:rPr>
          <w:rFonts w:ascii="Arial" w:hAnsi="Arial" w:eastAsia="Times New Roman" w:cs="Arial"/>
          <w:i w:val="1"/>
          <w:iCs w:val="1"/>
          <w:color w:val="0F4761" w:themeColor="accent1" w:themeTint="FF" w:themeShade="BF"/>
        </w:rPr>
        <w:t>)</w:t>
      </w:r>
      <w:r w:rsidRPr="32D09366" w:rsidR="7CEA18FA">
        <w:rPr>
          <w:rFonts w:ascii="Arial" w:hAnsi="Arial" w:eastAsia="Times New Roman" w:cs="Arial"/>
          <w:i w:val="1"/>
          <w:iCs w:val="1"/>
          <w:color w:val="0F4761" w:themeColor="accent1" w:themeShade="BF"/>
          <w:bdr w:val="none" w:color="auto" w:sz="0" w:space="0" w:frame="1"/>
        </w:rPr>
        <w:t>.</w:t>
      </w:r>
    </w:p>
    <w:p w:rsidR="000D011A" w:rsidP="0086529C" w:rsidRDefault="000D011A" w14:paraId="29C6C2D9" w14:textId="77777777">
      <w:pPr>
        <w:rPr>
          <w:rFonts w:ascii="Arial" w:hAnsi="Arial" w:eastAsia="Times New Roman" w:cs="Arial"/>
          <w:i/>
          <w:iCs/>
          <w:color w:val="0F4761" w:themeColor="accent1" w:themeShade="BF"/>
          <w:szCs w:val="22"/>
          <w:bdr w:val="none" w:color="auto" w:sz="0" w:space="0" w:frame="1"/>
        </w:rPr>
      </w:pPr>
    </w:p>
    <w:p w:rsidRPr="00277270" w:rsidR="000D011A" w:rsidP="000D011A" w:rsidRDefault="000D011A" w14:paraId="3074E6D2" w14:textId="77777777">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hAnsi="Arial" w:eastAsia="Times New Roman" w:cs="Arial"/>
          <w:b/>
          <w:bCs/>
          <w:i/>
          <w:iCs/>
          <w:color w:val="0F4761" w:themeColor="accent1" w:themeShade="BF"/>
          <w:szCs w:val="22"/>
          <w:bdr w:val="none" w:color="auto" w:sz="0" w:space="0" w:frame="1"/>
        </w:rPr>
        <w:t>Methods</w:t>
      </w:r>
      <w:r>
        <w:rPr>
          <w:rFonts w:ascii="Arial" w:hAnsi="Arial" w:cs="Arial"/>
          <w:b/>
          <w:bCs/>
          <w:i/>
          <w:iCs/>
          <w:color w:val="0F4761" w:themeColor="accent1" w:themeShade="BF"/>
        </w:rPr>
        <w:t xml:space="preserve"> (page):</w:t>
      </w:r>
    </w:p>
    <w:p w:rsidRPr="00123610" w:rsidR="00123610" w:rsidP="00123610" w:rsidRDefault="00123610" w14:paraId="60F466FE" w14:textId="77777777">
      <w:pPr>
        <w:textAlignment w:val="baseline"/>
        <w:rPr>
          <w:rFonts w:ascii="Arial" w:hAnsi="Arial" w:eastAsia="Times New Roman" w:cs="Arial"/>
          <w:b/>
          <w:bCs/>
          <w:i/>
          <w:iCs/>
          <w:color w:val="0F4761" w:themeColor="accent1" w:themeShade="BF"/>
          <w:szCs w:val="22"/>
          <w:bdr w:val="none" w:color="auto" w:sz="0" w:space="0" w:frame="1"/>
        </w:rPr>
      </w:pPr>
      <w:r w:rsidRPr="00123610">
        <w:rPr>
          <w:rFonts w:ascii="Arial" w:hAnsi="Arial" w:eastAsia="Times New Roman" w:cs="Arial"/>
          <w:b/>
          <w:bCs/>
          <w:i/>
          <w:iCs/>
          <w:color w:val="0F4761" w:themeColor="accent1" w:themeShade="BF"/>
          <w:szCs w:val="22"/>
          <w:highlight w:val="yellow"/>
          <w:bdr w:val="none" w:color="auto" w:sz="0" w:space="0" w:frame="1"/>
        </w:rPr>
        <w:t>blablbabla</w:t>
      </w:r>
    </w:p>
    <w:p w:rsidR="000D011A" w:rsidP="000D011A" w:rsidRDefault="000D011A" w14:paraId="0FC7C528" w14:textId="77777777">
      <w:pPr>
        <w:textAlignment w:val="baseline"/>
        <w:rPr>
          <w:rFonts w:ascii="Arial" w:hAnsi="Arial" w:eastAsia="Times New Roman" w:cs="Arial"/>
          <w:i/>
          <w:iCs/>
          <w:color w:val="0F4761" w:themeColor="accent1" w:themeShade="BF"/>
          <w:szCs w:val="22"/>
        </w:rPr>
      </w:pPr>
    </w:p>
    <w:p w:rsidR="000D011A" w:rsidP="000D011A" w:rsidRDefault="000D011A" w14:paraId="22C1C476" w14:textId="77777777">
      <w:pPr>
        <w:textAlignment w:val="baseline"/>
        <w:rPr>
          <w:rFonts w:ascii="Arial" w:hAnsi="Arial" w:eastAsia="Times New Roman" w:cs="Arial"/>
          <w:i/>
          <w:iCs/>
          <w:color w:val="0F4761" w:themeColor="accent1" w:themeShade="BF"/>
          <w:szCs w:val="22"/>
        </w:rPr>
      </w:pPr>
    </w:p>
    <w:p w:rsidRPr="00277270" w:rsidR="000D011A" w:rsidP="000D011A" w:rsidRDefault="000D011A" w14:paraId="7DE35237" w14:textId="2BD12665">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eastAsia="Times New Roman" w:cs="Arial"/>
          <w:b/>
          <w:bCs/>
          <w:i/>
          <w:iCs/>
          <w:color w:val="0F4761" w:themeColor="accent1" w:themeShade="BF"/>
          <w:szCs w:val="22"/>
          <w:bdr w:val="none" w:color="auto" w:sz="0" w:space="0" w:frame="1"/>
        </w:rPr>
        <w:t>Discussion</w:t>
      </w:r>
      <w:r>
        <w:rPr>
          <w:rFonts w:ascii="Arial" w:hAnsi="Arial" w:cs="Arial"/>
          <w:b/>
          <w:bCs/>
          <w:i/>
          <w:iCs/>
          <w:color w:val="0F4761" w:themeColor="accent1" w:themeShade="BF"/>
        </w:rPr>
        <w:t xml:space="preserve"> (page):</w:t>
      </w:r>
    </w:p>
    <w:p w:rsidRPr="00123610" w:rsidR="00123610" w:rsidP="00123610" w:rsidRDefault="00123610" w14:paraId="402EDD81" w14:textId="77777777">
      <w:pPr>
        <w:textAlignment w:val="baseline"/>
        <w:rPr>
          <w:rFonts w:ascii="Arial" w:hAnsi="Arial" w:eastAsia="Times New Roman" w:cs="Arial"/>
          <w:b/>
          <w:bCs/>
          <w:i/>
          <w:iCs/>
          <w:color w:val="0F4761" w:themeColor="accent1" w:themeShade="BF"/>
          <w:szCs w:val="22"/>
          <w:bdr w:val="none" w:color="auto" w:sz="0" w:space="0" w:frame="1"/>
        </w:rPr>
      </w:pPr>
      <w:r w:rsidRPr="00123610">
        <w:rPr>
          <w:rFonts w:ascii="Arial" w:hAnsi="Arial" w:eastAsia="Times New Roman" w:cs="Arial"/>
          <w:b/>
          <w:bCs/>
          <w:i/>
          <w:iCs/>
          <w:color w:val="0F4761" w:themeColor="accent1" w:themeShade="BF"/>
          <w:szCs w:val="22"/>
          <w:highlight w:val="yellow"/>
          <w:bdr w:val="none" w:color="auto" w:sz="0" w:space="0" w:frame="1"/>
        </w:rPr>
        <w:t>blablbabla</w:t>
      </w:r>
    </w:p>
    <w:p w:rsidR="000D011A" w:rsidP="0086529C" w:rsidRDefault="000D011A" w14:paraId="7C1AEFF8" w14:textId="77777777">
      <w:pPr>
        <w:rPr>
          <w:rFonts w:ascii="Arial" w:hAnsi="Arial" w:eastAsia="Times New Roman" w:cs="Arial"/>
          <w:i/>
          <w:iCs/>
          <w:color w:val="0F4761" w:themeColor="accent1" w:themeShade="BF"/>
          <w:szCs w:val="22"/>
        </w:rPr>
      </w:pPr>
    </w:p>
    <w:p w:rsidR="000D011A" w:rsidP="0086529C" w:rsidRDefault="000D011A" w14:paraId="0E2CE120" w14:textId="77777777">
      <w:pPr>
        <w:rPr>
          <w:rFonts w:ascii="Arial" w:hAnsi="Arial" w:eastAsia="Times New Roman" w:cs="Arial"/>
          <w:i/>
          <w:iCs/>
          <w:color w:val="0F4761" w:themeColor="accent1" w:themeShade="BF"/>
          <w:szCs w:val="22"/>
        </w:rPr>
      </w:pPr>
    </w:p>
    <w:p w:rsidR="000D011A" w:rsidP="0086529C" w:rsidRDefault="000D011A" w14:paraId="482393AC" w14:textId="6CC1AB49">
      <w:pPr>
        <w:rPr>
          <w:rFonts w:ascii="Arial" w:hAnsi="Arial" w:eastAsia="Times New Roman" w:cs="Arial"/>
          <w:i/>
          <w:iCs/>
          <w:color w:val="0F4761" w:themeColor="accent1" w:themeShade="BF"/>
          <w:szCs w:val="22"/>
          <w:bdr w:val="none" w:color="auto" w:sz="0" w:space="0" w:frame="1"/>
        </w:rPr>
      </w:pPr>
      <w:r>
        <w:rPr>
          <w:rFonts w:ascii="Arial" w:hAnsi="Arial" w:cs="Arial"/>
          <w:i/>
          <w:iCs/>
          <w:color w:val="0F4761" w:themeColor="accent1" w:themeShade="BF"/>
        </w:rPr>
        <w:t xml:space="preserve">Extracted from </w:t>
      </w:r>
      <w:r>
        <w:rPr>
          <w:rFonts w:ascii="Arial" w:hAnsi="Arial" w:eastAsia="Times New Roman" w:cs="Arial"/>
          <w:b/>
          <w:bCs/>
          <w:i/>
          <w:iCs/>
          <w:color w:val="0F4761" w:themeColor="accent1" w:themeShade="BF"/>
          <w:szCs w:val="22"/>
          <w:bdr w:val="none" w:color="auto" w:sz="0" w:space="0" w:frame="1"/>
        </w:rPr>
        <w:t>S</w:t>
      </w:r>
      <w:r w:rsidRPr="00CE0AAA">
        <w:rPr>
          <w:rFonts w:ascii="Arial" w:hAnsi="Arial" w:eastAsia="Times New Roman" w:cs="Arial"/>
          <w:b/>
          <w:bCs/>
          <w:i/>
          <w:iCs/>
          <w:color w:val="0F4761" w:themeColor="accent1" w:themeShade="BF"/>
          <w:szCs w:val="22"/>
          <w:bdr w:val="none" w:color="auto" w:sz="0" w:space="0" w:frame="1"/>
        </w:rPr>
        <w:t>upplemental digital content</w:t>
      </w:r>
      <w:r>
        <w:rPr>
          <w:rFonts w:ascii="Arial" w:hAnsi="Arial" w:eastAsia="Times New Roman" w:cs="Arial"/>
          <w:i/>
          <w:iCs/>
          <w:color w:val="0F4761" w:themeColor="accent1" w:themeShade="BF"/>
          <w:szCs w:val="22"/>
          <w:bdr w:val="none" w:color="auto" w:sz="0" w:space="0" w:frame="1"/>
        </w:rPr>
        <w:t xml:space="preserve"> 1:</w:t>
      </w:r>
    </w:p>
    <w:p w:rsidRPr="00123610" w:rsidR="00123610" w:rsidP="00123610" w:rsidRDefault="00123610" w14:paraId="1473F947" w14:textId="77777777">
      <w:pPr>
        <w:textAlignment w:val="baseline"/>
        <w:rPr>
          <w:rFonts w:ascii="Arial" w:hAnsi="Arial" w:eastAsia="Times New Roman" w:cs="Arial"/>
          <w:b/>
          <w:bCs/>
          <w:i/>
          <w:iCs/>
          <w:color w:val="0F4761" w:themeColor="accent1" w:themeShade="BF"/>
          <w:szCs w:val="22"/>
          <w:bdr w:val="none" w:color="auto" w:sz="0" w:space="0" w:frame="1"/>
        </w:rPr>
      </w:pPr>
      <w:r w:rsidRPr="00123610">
        <w:rPr>
          <w:rFonts w:ascii="Arial" w:hAnsi="Arial" w:eastAsia="Times New Roman" w:cs="Arial"/>
          <w:b/>
          <w:bCs/>
          <w:i/>
          <w:iCs/>
          <w:color w:val="0F4761" w:themeColor="accent1" w:themeShade="BF"/>
          <w:szCs w:val="22"/>
          <w:highlight w:val="yellow"/>
          <w:bdr w:val="none" w:color="auto" w:sz="0" w:space="0" w:frame="1"/>
        </w:rPr>
        <w:t>blablbabla</w:t>
      </w:r>
    </w:p>
    <w:p w:rsidRPr="000D011A" w:rsidR="000D011A" w:rsidP="0086529C" w:rsidRDefault="000D011A" w14:paraId="527D8AA3" w14:textId="77777777">
      <w:pPr>
        <w:rPr>
          <w:rFonts w:ascii="Arial" w:hAnsi="Arial" w:cs="Arial"/>
          <w:i/>
          <w:iCs/>
          <w:color w:val="0F4761" w:themeColor="accent1" w:themeShade="BF"/>
        </w:rPr>
      </w:pPr>
    </w:p>
    <w:p w:rsidRPr="00AC0A69" w:rsidR="00AC0A69" w:rsidP="00AC0A69" w:rsidRDefault="00AC0A69" w14:paraId="525855F9" w14:textId="77777777">
      <w:pPr>
        <w:textAlignment w:val="baseline"/>
        <w:rPr>
          <w:rFonts w:ascii="Arial" w:hAnsi="Arial" w:eastAsia="Times New Roman" w:cs="Arial"/>
          <w:i/>
          <w:iCs/>
          <w:color w:val="0F4761" w:themeColor="accent1" w:themeShade="BF"/>
          <w:szCs w:val="22"/>
        </w:rPr>
      </w:pPr>
    </w:p>
    <w:p w:rsidRPr="00AC0A69" w:rsidR="00AC0A69" w:rsidP="32D09366" w:rsidRDefault="00AC0A69" w14:paraId="6D313E3D" w14:textId="27261201">
      <w:pPr>
        <w:textAlignment w:val="baseline"/>
        <w:rPr>
          <w:rFonts w:ascii="Arial" w:hAnsi="Arial" w:eastAsia="Times New Roman" w:cs="Arial"/>
          <w:color w:val="000000" w:themeColor="text1" w:themeTint="FF" w:themeShade="FF"/>
        </w:rPr>
      </w:pPr>
      <w:r w:rsidRPr="32D09366" w:rsidR="057DA642">
        <w:rPr>
          <w:rFonts w:ascii="Arial" w:hAnsi="Arial" w:eastAsia="Times New Roman" w:cs="Arial"/>
          <w:b w:val="1"/>
          <w:bCs w:val="1"/>
          <w:color w:val="000000" w:themeColor="text1" w:themeTint="FF" w:themeShade="FF"/>
        </w:rPr>
        <w:t>Remark 3</w:t>
      </w:r>
      <w:r w:rsidRPr="32D09366" w:rsidR="057DA642">
        <w:rPr>
          <w:rFonts w:ascii="Arial" w:hAnsi="Arial" w:eastAsia="Times New Roman" w:cs="Arial"/>
          <w:b w:val="1"/>
          <w:bCs w:val="1"/>
          <w:color w:val="000000" w:themeColor="text1" w:themeTint="FF" w:themeShade="FF"/>
        </w:rPr>
        <w:t>:</w:t>
      </w:r>
      <w:r w:rsidRPr="32D09366" w:rsidR="7628A886">
        <w:rPr>
          <w:rFonts w:ascii="Arial" w:hAnsi="Arial" w:eastAsia="Times New Roman" w:cs="Arial"/>
          <w:color w:val="000000" w:themeColor="text1" w:themeTint="FF" w:themeShade="FF"/>
        </w:rPr>
        <w:t xml:space="preserve"> </w:t>
      </w:r>
    </w:p>
    <w:p w:rsidRPr="00AC0A69" w:rsidR="00AC0A69" w:rsidP="1826440F" w:rsidRDefault="00AC0A69" w14:paraId="21E70262" w14:textId="18B279B5">
      <w:pPr>
        <w:textAlignment w:val="baseline"/>
        <w:rPr>
          <w:rFonts w:ascii="Arial" w:hAnsi="Arial" w:eastAsia="Times New Roman" w:cs="Arial"/>
          <w:color w:val="000000"/>
        </w:rPr>
      </w:pPr>
      <w:r w:rsidRPr="32D09366" w:rsidR="7628A886">
        <w:rPr>
          <w:rFonts w:ascii="Arial" w:hAnsi="Arial" w:eastAsia="Times New Roman" w:cs="Arial"/>
          <w:color w:val="000000" w:themeColor="text1" w:themeTint="FF" w:themeShade="FF"/>
        </w:rPr>
        <w:t>The first two major concerns are further underlined by the main study without the restriction of using CCI aiming to mitigate the bias of the pilot phase. This is naturally</w:t>
      </w:r>
      <w:r w:rsidRPr="32D09366" w:rsidR="7628A886">
        <w:rPr>
          <w:rFonts w:ascii="Arial" w:hAnsi="Arial" w:eastAsia="Times New Roman" w:cs="Arial"/>
          <w:color w:val="000000" w:themeColor="text1" w:themeTint="FF" w:themeShade="FF"/>
        </w:rPr>
        <w:t xml:space="preserve"> </w:t>
      </w:r>
      <w:r w:rsidRPr="32D09366" w:rsidR="7628A886">
        <w:rPr>
          <w:rFonts w:ascii="Arial" w:hAnsi="Arial" w:eastAsia="Times New Roman" w:cs="Arial"/>
          <w:color w:val="000000" w:themeColor="text1" w:themeTint="FF" w:themeShade="FF"/>
        </w:rPr>
        <w:t>a good ide</w:t>
      </w:r>
      <w:r w:rsidRPr="32D09366" w:rsidR="7628A886">
        <w:rPr>
          <w:rFonts w:ascii="Arial" w:hAnsi="Arial" w:eastAsia="Times New Roman" w:cs="Arial"/>
          <w:color w:val="000000" w:themeColor="text1" w:themeTint="FF" w:themeShade="FF"/>
        </w:rPr>
        <w:t>a</w:t>
      </w:r>
      <w:r w:rsidRPr="32D09366" w:rsidR="7628A886">
        <w:rPr>
          <w:rFonts w:ascii="Arial" w:hAnsi="Arial" w:eastAsia="Times New Roman" w:cs="Arial"/>
          <w:color w:val="000000" w:themeColor="text1" w:themeTint="FF" w:themeShade="FF"/>
        </w:rPr>
        <w:t>, but I am concerned that the systematic review of all consecutive surgical RCTs is incomplete. The authors used the Cochrane Central Register of Controlled Trials and</w:t>
      </w:r>
      <w:r w:rsidRPr="32D09366" w:rsidR="7628A886">
        <w:rPr>
          <w:rFonts w:ascii="Arial" w:hAnsi="Arial" w:eastAsia="Times New Roman" w:cs="Arial"/>
          <w:color w:val="000000" w:themeColor="text1" w:themeTint="FF" w:themeShade="FF"/>
        </w:rPr>
        <w:t xml:space="preserve"> </w:t>
      </w:r>
      <w:r w:rsidRPr="32D09366" w:rsidR="7628A886">
        <w:rPr>
          <w:rFonts w:ascii="Arial" w:hAnsi="Arial" w:eastAsia="Times New Roman" w:cs="Arial"/>
          <w:color w:val="000000" w:themeColor="text1" w:themeTint="FF" w:themeShade="FF"/>
        </w:rPr>
        <w:t>came up wit</w:t>
      </w:r>
      <w:r w:rsidRPr="32D09366" w:rsidR="7628A886">
        <w:rPr>
          <w:rFonts w:ascii="Arial" w:hAnsi="Arial" w:eastAsia="Times New Roman" w:cs="Arial"/>
          <w:color w:val="000000" w:themeColor="text1" w:themeTint="FF" w:themeShade="FF"/>
        </w:rPr>
        <w:t>h</w:t>
      </w:r>
      <w:r w:rsidRPr="32D09366" w:rsidR="7628A886">
        <w:rPr>
          <w:rFonts w:ascii="Arial" w:hAnsi="Arial" w:eastAsia="Times New Roman" w:cs="Arial"/>
          <w:color w:val="000000" w:themeColor="text1" w:themeTint="FF" w:themeShade="FF"/>
        </w:rPr>
        <w:t xml:space="preserve">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w:t>
      </w:r>
      <w:r w:rsidRPr="32D09366" w:rsidR="7628A886">
        <w:rPr>
          <w:rFonts w:ascii="Arial" w:hAnsi="Arial" w:eastAsia="Times New Roman" w:cs="Arial"/>
          <w:color w:val="000000" w:themeColor="text1" w:themeTint="FF" w:themeShade="FF"/>
        </w:rPr>
        <w:t>y</w:t>
      </w:r>
      <w:r w:rsidRPr="32D09366" w:rsidR="7628A886">
        <w:rPr>
          <w:rFonts w:ascii="Arial" w:hAnsi="Arial" w:eastAsia="Times New Roman" w:cs="Arial"/>
          <w:color w:val="000000" w:themeColor="text1" w:themeTint="FF" w:themeShade="FF"/>
        </w:rPr>
        <w:t>, wh</w:t>
      </w:r>
      <w:r w:rsidRPr="32D09366" w:rsidR="7628A886">
        <w:rPr>
          <w:rFonts w:ascii="Arial" w:hAnsi="Arial" w:eastAsia="Times New Roman" w:cs="Arial"/>
          <w:color w:val="000000" w:themeColor="text1" w:themeTint="FF" w:themeShade="FF"/>
        </w:rPr>
        <w:t>y</w:t>
      </w:r>
      <w:r w:rsidRPr="32D09366" w:rsidR="7628A886">
        <w:rPr>
          <w:rFonts w:ascii="Arial" w:hAnsi="Arial" w:eastAsia="Times New Roman" w:cs="Arial"/>
          <w:color w:val="000000" w:themeColor="text1" w:themeTint="FF" w:themeShade="FF"/>
        </w:rPr>
        <w:t xml:space="preserve"> was not 2024 included as</w:t>
      </w:r>
      <w:r w:rsidRPr="32D09366" w:rsidR="7628A886">
        <w:rPr>
          <w:rFonts w:ascii="Arial" w:hAnsi="Arial" w:eastAsia="Times New Roman" w:cs="Arial"/>
          <w:color w:val="000000" w:themeColor="text1" w:themeTint="FF" w:themeShade="FF"/>
        </w:rPr>
        <w:t xml:space="preserve"> </w:t>
      </w:r>
      <w:r w:rsidRPr="32D09366" w:rsidR="7628A886">
        <w:rPr>
          <w:rFonts w:ascii="Arial" w:hAnsi="Arial" w:eastAsia="Times New Roman" w:cs="Arial"/>
          <w:color w:val="000000" w:themeColor="text1" w:themeTint="FF" w:themeShade="FF"/>
        </w:rPr>
        <w:t>a whole yea</w:t>
      </w:r>
      <w:r w:rsidRPr="32D09366" w:rsidR="7628A886">
        <w:rPr>
          <w:rFonts w:ascii="Arial" w:hAnsi="Arial" w:eastAsia="Times New Roman" w:cs="Arial"/>
          <w:color w:val="000000" w:themeColor="text1" w:themeTint="FF" w:themeShade="FF"/>
        </w:rPr>
        <w:t>r</w:t>
      </w:r>
      <w:r w:rsidRPr="32D09366" w:rsidR="7628A886">
        <w:rPr>
          <w:rFonts w:ascii="Arial" w:hAnsi="Arial" w:eastAsia="Times New Roman" w:cs="Arial"/>
          <w:color w:val="000000" w:themeColor="text1" w:themeTint="FF" w:themeShade="FF"/>
        </w:rPr>
        <w:t xml:space="preserve"> or was it? Please specifically define the inclusion period. In addition, there is a mix-up in the numbers, Figure 1 states 136, Figure 2 137, and</w:t>
      </w:r>
      <w:r w:rsidRPr="32D09366" w:rsidR="7628A886">
        <w:rPr>
          <w:rFonts w:ascii="Arial" w:hAnsi="Arial" w:eastAsia="Times New Roman" w:cs="Arial"/>
          <w:color w:val="000000" w:themeColor="text1" w:themeTint="FF" w:themeShade="FF"/>
        </w:rPr>
        <w:t xml:space="preserve"> </w:t>
      </w:r>
      <w:r w:rsidRPr="32D09366" w:rsidR="7628A886">
        <w:rPr>
          <w:rFonts w:ascii="Arial" w:hAnsi="Arial" w:eastAsia="Times New Roman" w:cs="Arial"/>
          <w:color w:val="000000" w:themeColor="text1" w:themeTint="FF" w:themeShade="FF"/>
        </w:rPr>
        <w:t>the tex</w:t>
      </w:r>
      <w:r w:rsidRPr="32D09366" w:rsidR="7628A886">
        <w:rPr>
          <w:rFonts w:ascii="Arial" w:hAnsi="Arial" w:eastAsia="Times New Roman" w:cs="Arial"/>
          <w:color w:val="000000" w:themeColor="text1" w:themeTint="FF" w:themeShade="FF"/>
        </w:rPr>
        <w:t>t</w:t>
      </w:r>
      <w:r w:rsidRPr="32D09366" w:rsidR="7628A886">
        <w:rPr>
          <w:rFonts w:ascii="Arial" w:hAnsi="Arial" w:eastAsia="Times New Roman" w:cs="Arial"/>
          <w:color w:val="000000" w:themeColor="text1" w:themeTint="FF" w:themeShade="FF"/>
        </w:rPr>
        <w:t xml:space="preserve"> 13</w:t>
      </w:r>
      <w:r w:rsidRPr="32D09366" w:rsidR="7628A886">
        <w:rPr>
          <w:rFonts w:ascii="Arial" w:hAnsi="Arial" w:eastAsia="Times New Roman" w:cs="Arial"/>
          <w:color w:val="000000" w:themeColor="text1" w:themeTint="FF" w:themeShade="FF"/>
        </w:rPr>
        <w:t>7</w:t>
      </w:r>
      <w:r w:rsidRPr="32D09366" w:rsidR="7628A886">
        <w:rPr>
          <w:rFonts w:ascii="Arial" w:hAnsi="Arial" w:eastAsia="Times New Roman" w:cs="Arial"/>
          <w:color w:val="000000" w:themeColor="text1" w:themeTint="FF" w:themeShade="FF"/>
        </w:rPr>
        <w:t>, pleas</w:t>
      </w:r>
      <w:r w:rsidRPr="32D09366" w:rsidR="7628A886">
        <w:rPr>
          <w:rFonts w:ascii="Arial" w:hAnsi="Arial" w:eastAsia="Times New Roman" w:cs="Arial"/>
          <w:color w:val="000000" w:themeColor="text1" w:themeTint="FF" w:themeShade="FF"/>
        </w:rPr>
        <w:t>e</w:t>
      </w:r>
      <w:r w:rsidRPr="32D09366" w:rsidR="7628A886">
        <w:rPr>
          <w:rFonts w:ascii="Arial" w:hAnsi="Arial" w:eastAsia="Times New Roman" w:cs="Arial"/>
          <w:color w:val="000000" w:themeColor="text1" w:themeTint="FF" w:themeShade="FF"/>
        </w:rPr>
        <w:t xml:space="preserve"> revise.</w:t>
      </w:r>
    </w:p>
    <w:p w:rsidR="00AC0A69" w:rsidP="00AC0A69" w:rsidRDefault="00AC0A69" w14:paraId="365323AC" w14:textId="77777777">
      <w:pPr>
        <w:textAlignment w:val="baseline"/>
        <w:rPr>
          <w:rFonts w:ascii="Arial" w:hAnsi="Arial" w:eastAsia="Times New Roman" w:cs="Arial"/>
          <w:color w:val="C82613"/>
          <w:szCs w:val="22"/>
        </w:rPr>
      </w:pPr>
    </w:p>
    <w:p w:rsidR="00AC0A69" w:rsidP="32D09366" w:rsidRDefault="009B1510" w14:paraId="2E8C4E8F" w14:textId="5258ED91">
      <w:pPr>
        <w:textAlignment w:val="baseline"/>
        <w:rPr>
          <w:rFonts w:ascii="Arial" w:hAnsi="Arial" w:eastAsia="Times New Roman" w:cs="Arial"/>
          <w:i w:val="1"/>
          <w:iCs w:val="1"/>
          <w:color w:val="0F4761" w:themeColor="accent1" w:themeShade="BF"/>
          <w:bdr w:val="none" w:color="auto" w:sz="0" w:space="0" w:frame="1"/>
        </w:rPr>
      </w:pPr>
      <w:r w:rsidRPr="32D09366" w:rsidR="6A0435D9">
        <w:rPr>
          <w:rFonts w:ascii="Arial" w:hAnsi="Arial" w:cs="Arial"/>
          <w:i w:val="1"/>
          <w:iCs w:val="1"/>
          <w:color w:val="0F4761" w:themeColor="accent1" w:themeTint="FF" w:themeShade="BF"/>
          <w:u w:val="single"/>
        </w:rPr>
        <w:t>Our reply</w:t>
      </w:r>
      <w:r w:rsidRPr="32D09366" w:rsidR="474AFFB0">
        <w:rPr>
          <w:rFonts w:ascii="Arial" w:hAnsi="Arial" w:cs="Arial"/>
          <w:i w:val="1"/>
          <w:iCs w:val="1"/>
          <w:color w:val="0F4761" w:themeColor="accent1" w:themeShade="BF"/>
          <w:u w:val="single"/>
        </w:rPr>
        <w:t>:</w:t>
      </w:r>
      <w:r w:rsidRPr="32D09366" w:rsidR="78428862">
        <w:rPr>
          <w:rFonts w:ascii="Arial" w:hAnsi="Arial" w:cs="Arial"/>
          <w:i w:val="1"/>
          <w:iCs w:val="1"/>
          <w:color w:val="0F4761" w:themeColor="accent1" w:themeShade="BF"/>
        </w:rPr>
        <w:t xml:space="preserve"> We thank the reviewer for</w:t>
      </w:r>
      <w:r w:rsidRPr="32D09366" w:rsidR="595803DF">
        <w:rPr>
          <w:rFonts w:ascii="Arial" w:hAnsi="Arial" w:cs="Arial"/>
          <w:i w:val="1"/>
          <w:iCs w:val="1"/>
          <w:color w:val="0F4761" w:themeColor="accent1" w:themeShade="BF"/>
        </w:rPr>
        <w:t xml:space="preserve"> underscoring this area of unclarity in </w:t>
      </w:r>
      <w:r w:rsidRPr="32D09366" w:rsidR="56AB6E79">
        <w:rPr>
          <w:rFonts w:ascii="Arial" w:hAnsi="Arial" w:cs="Arial"/>
          <w:i w:val="1"/>
          <w:iCs w:val="1"/>
          <w:color w:val="0F4761" w:themeColor="accent1" w:themeTint="FF" w:themeShade="BF"/>
        </w:rPr>
        <w:t xml:space="preserve">aspects </w:t>
      </w:r>
      <w:r w:rsidRPr="32D09366" w:rsidR="595803DF">
        <w:rPr>
          <w:rFonts w:ascii="Arial" w:hAnsi="Arial" w:cs="Arial"/>
          <w:i w:val="1"/>
          <w:iCs w:val="1"/>
          <w:color w:val="0F4761" w:themeColor="accent1" w:themeShade="BF"/>
        </w:rPr>
        <w:t xml:space="preserve">of our methodological approach. We detailed the </w:t>
      </w:r>
      <w:r w:rsidRPr="32D09366" w:rsidR="7628A886">
        <w:rPr>
          <w:rFonts w:ascii="Arial" w:hAnsi="Arial" w:eastAsia="Times New Roman" w:cs="Arial"/>
          <w:i w:val="1"/>
          <w:iCs w:val="1"/>
          <w:color w:val="0F4761" w:themeColor="accent1" w:themeShade="BF"/>
          <w:bdr w:val="none" w:color="auto" w:sz="0" w:space="0" w:frame="1"/>
        </w:rPr>
        <w:t>screening and selection process</w:t>
      </w:r>
      <w:r w:rsidRPr="32D09366" w:rsidR="595803DF">
        <w:rPr>
          <w:rFonts w:ascii="Arial" w:hAnsi="Arial" w:eastAsia="Times New Roman" w:cs="Arial"/>
          <w:i w:val="1"/>
          <w:iCs w:val="1"/>
          <w:color w:val="0F4761" w:themeColor="accent1" w:themeShade="BF"/>
          <w:bdr w:val="none" w:color="auto" w:sz="0" w:space="0" w:frame="1"/>
        </w:rPr>
        <w:t xml:space="preserve"> for our main phase of the study in </w:t>
      </w:r>
      <w:r w:rsidRPr="32D09366" w:rsidR="595803DF">
        <w:rPr>
          <w:rFonts w:ascii="Arial" w:hAnsi="Arial" w:eastAsia="Times New Roman" w:cs="Arial"/>
          <w:b w:val="1"/>
          <w:bCs w:val="1"/>
          <w:i w:val="1"/>
          <w:iCs w:val="1"/>
          <w:color w:val="0F4761" w:themeColor="accent1" w:themeShade="BF"/>
          <w:bdr w:val="none" w:color="auto" w:sz="0" w:space="0" w:frame="1"/>
        </w:rPr>
        <w:t>Methods</w:t>
      </w:r>
      <w:r w:rsidRPr="32D09366" w:rsidR="780ED5D5">
        <w:rPr>
          <w:rFonts w:ascii="Arial" w:hAnsi="Arial" w:eastAsia="Times New Roman" w:cs="Arial"/>
          <w:i w:val="1"/>
          <w:iCs w:val="1"/>
          <w:color w:val="0F4761" w:themeColor="accent1" w:themeShade="BF"/>
          <w:bdr w:val="none" w:color="auto" w:sz="0" w:space="0" w:frame="1"/>
        </w:rPr>
        <w:t xml:space="preserve"> and added the complete reference for </w:t>
      </w:r>
      <w:r w:rsidRPr="32D09366" w:rsidR="296B46AD">
        <w:rPr>
          <w:rFonts w:ascii="Arial" w:hAnsi="Arial" w:eastAsia="Times New Roman" w:cs="Arial"/>
          <w:i w:val="1"/>
          <w:iCs w:val="1"/>
          <w:color w:val="0F4761" w:themeColor="accent1" w:themeShade="BF"/>
          <w:bdr w:val="none" w:color="auto" w:sz="0" w:space="0" w:frame="1"/>
        </w:rPr>
        <w:t>our</w:t>
      </w:r>
      <w:r w:rsidRPr="32D09366" w:rsidR="780ED5D5">
        <w:rPr>
          <w:rFonts w:ascii="Arial" w:hAnsi="Arial" w:eastAsia="Times New Roman" w:cs="Arial"/>
          <w:i w:val="1"/>
          <w:iCs w:val="1"/>
          <w:color w:val="0F4761" w:themeColor="accent1" w:themeShade="BF"/>
          <w:bdr w:val="none" w:color="auto" w:sz="0" w:space="0" w:frame="1"/>
        </w:rPr>
        <w:t xml:space="preserve"> public OSF pre-registration</w:t>
      </w:r>
      <w:r w:rsidRPr="32D09366" w:rsidR="296B46AD">
        <w:rPr>
          <w:rFonts w:ascii="Arial" w:hAnsi="Arial" w:eastAsia="Times New Roman" w:cs="Arial"/>
          <w:i w:val="1"/>
          <w:iCs w:val="1"/>
          <w:color w:val="0F4761" w:themeColor="accent1" w:themeShade="BF"/>
          <w:bdr w:val="none" w:color="auto" w:sz="0" w:space="0" w:frame="1"/>
        </w:rPr>
        <w:t xml:space="preserve"> with our </w:t>
      </w:r>
      <w:r w:rsidRPr="32D09366" w:rsidR="780ED5D5">
        <w:rPr>
          <w:rFonts w:ascii="Arial" w:hAnsi="Arial" w:eastAsia="Times New Roman" w:cs="Arial"/>
          <w:i w:val="1"/>
          <w:iCs w:val="1"/>
          <w:color w:val="0F4761" w:themeColor="accent1" w:themeShade="BF"/>
          <w:bdr w:val="none" w:color="auto" w:sz="0" w:space="0" w:frame="1"/>
        </w:rPr>
        <w:t xml:space="preserve">protocol </w:t>
      </w:r>
      <w:r w:rsidRPr="32D09366" w:rsidR="296B46AD">
        <w:rPr>
          <w:rFonts w:ascii="Arial" w:hAnsi="Arial" w:eastAsia="Times New Roman" w:cs="Arial"/>
          <w:i w:val="1"/>
          <w:iCs w:val="1"/>
          <w:color w:val="0F4761" w:themeColor="accent1" w:themeShade="BF"/>
          <w:bdr w:val="none" w:color="auto" w:sz="0" w:space="0" w:frame="1"/>
        </w:rPr>
        <w:t xml:space="preserve">as well, providing </w:t>
      </w:r>
      <w:r w:rsidRPr="32D09366" w:rsidR="780ED5D5">
        <w:rPr>
          <w:rFonts w:ascii="Arial" w:hAnsi="Arial" w:eastAsia="Times New Roman" w:cs="Arial"/>
          <w:i w:val="1"/>
          <w:iCs w:val="1"/>
          <w:color w:val="0F4761" w:themeColor="accent1" w:themeShade="BF"/>
          <w:bdr w:val="none" w:color="auto" w:sz="0" w:space="0" w:frame="1"/>
        </w:rPr>
        <w:t xml:space="preserve">with </w:t>
      </w:r>
      <w:r w:rsidRPr="32D09366" w:rsidR="296B46AD">
        <w:rPr>
          <w:rFonts w:ascii="Arial" w:hAnsi="Arial" w:eastAsia="Times New Roman" w:cs="Arial"/>
          <w:i w:val="1"/>
          <w:iCs w:val="1"/>
          <w:color w:val="0F4761" w:themeColor="accent1" w:themeShade="BF"/>
          <w:bdr w:val="none" w:color="auto" w:sz="0" w:space="0" w:frame="1"/>
        </w:rPr>
        <w:t>complementary</w:t>
      </w:r>
      <w:r w:rsidRPr="32D09366" w:rsidR="780ED5D5">
        <w:rPr>
          <w:rFonts w:ascii="Arial" w:hAnsi="Arial" w:eastAsia="Times New Roman" w:cs="Arial"/>
          <w:i w:val="1"/>
          <w:iCs w:val="1"/>
          <w:color w:val="0F4761" w:themeColor="accent1" w:themeShade="BF"/>
          <w:bdr w:val="none" w:color="auto" w:sz="0" w:space="0" w:frame="1"/>
        </w:rPr>
        <w:t xml:space="preserve"> information, which we could not include for word-sparing reasons.</w:t>
      </w:r>
      <w:r w:rsidRPr="32D09366" w:rsidR="296B46AD">
        <w:rPr>
          <w:rFonts w:ascii="Arial" w:hAnsi="Arial" w:eastAsia="Times New Roman" w:cs="Arial"/>
          <w:i w:val="1"/>
          <w:iCs w:val="1"/>
          <w:color w:val="0F4761" w:themeColor="accent1" w:themeShade="BF"/>
          <w:bdr w:val="none" w:color="auto" w:sz="0" w:space="0" w:frame="1"/>
        </w:rPr>
        <w:t xml:space="preserve"> </w:t>
      </w:r>
      <w:r w:rsidRPr="32D09366" w:rsidR="780ED5D5">
        <w:rPr>
          <w:rFonts w:ascii="Arial" w:hAnsi="Arial" w:cs="Arial"/>
          <w:i w:val="1"/>
          <w:iCs w:val="1"/>
          <w:color w:val="0F4761" w:themeColor="accent1" w:themeShade="BF"/>
        </w:rPr>
        <w:t>Additionally, we</w:t>
      </w:r>
      <w:r w:rsidRPr="32D09366" w:rsidR="780ED5D5">
        <w:rPr>
          <w:rFonts w:ascii="Arial" w:hAnsi="Arial" w:cs="Arial"/>
          <w:i w:val="1"/>
          <w:iCs w:val="1"/>
          <w:color w:val="0F4761" w:themeColor="accent1" w:themeShade="BF"/>
        </w:rPr>
        <w:t xml:space="preserve"> </w:t>
      </w:r>
      <w:r w:rsidRPr="32D09366" w:rsidR="780ED5D5">
        <w:rPr>
          <w:rFonts w:ascii="Arial" w:hAnsi="Arial" w:cs="Arial"/>
          <w:i w:val="1"/>
          <w:iCs w:val="1"/>
          <w:color w:val="0F4761" w:themeColor="accent1" w:themeShade="BF"/>
        </w:rPr>
        <w:t xml:space="preserve">added a brief paragraph in </w:t>
      </w:r>
      <w:r w:rsidRPr="32D09366" w:rsidR="780ED5D5">
        <w:rPr>
          <w:rFonts w:ascii="Arial" w:hAnsi="Arial" w:cs="Arial"/>
          <w:b w:val="1"/>
          <w:bCs w:val="1"/>
          <w:i w:val="1"/>
          <w:iCs w:val="1"/>
          <w:color w:val="0F4761" w:themeColor="accent1" w:themeShade="BF"/>
        </w:rPr>
        <w:t>Results</w:t>
      </w:r>
      <w:r w:rsidRPr="32D09366" w:rsidR="780ED5D5">
        <w:rPr>
          <w:rFonts w:ascii="Arial" w:hAnsi="Arial" w:cs="Arial"/>
          <w:i w:val="1"/>
          <w:iCs w:val="1"/>
          <w:color w:val="0F4761" w:themeColor="accent1" w:themeShade="BF"/>
        </w:rPr>
        <w:t xml:space="preserve"> section, where we describe the results of the selection process for the main phase, and we ensured</w:t>
      </w:r>
      <w:r w:rsidRPr="32D09366" w:rsidR="780ED5D5">
        <w:rPr>
          <w:rFonts w:ascii="Arial" w:hAnsi="Arial" w:cs="Arial"/>
          <w:i w:val="1"/>
          <w:iCs w:val="1"/>
          <w:color w:val="0F4761" w:themeColor="accent1" w:themeShade="BF"/>
        </w:rPr>
        <w:t xml:space="preserve"> that all reasons for exclusion during the full-text </w:t>
      </w:r>
      <w:r w:rsidRPr="32D09366" w:rsidR="780ED5D5">
        <w:rPr>
          <w:rFonts w:ascii="Arial" w:hAnsi="Arial" w:cs="Arial"/>
          <w:i w:val="1"/>
          <w:iCs w:val="1"/>
          <w:color w:val="0F4761" w:themeColor="accent1" w:themeShade="BF"/>
        </w:rPr>
        <w:t>assessment</w:t>
      </w:r>
      <w:r w:rsidRPr="32D09366" w:rsidR="780ED5D5">
        <w:rPr>
          <w:rFonts w:ascii="Arial" w:hAnsi="Arial" w:cs="Arial"/>
          <w:i w:val="1"/>
          <w:iCs w:val="1"/>
          <w:color w:val="0F4761" w:themeColor="accent1" w:themeShade="BF"/>
        </w:rPr>
        <w:t xml:space="preserve"> </w:t>
      </w:r>
      <w:r w:rsidRPr="32D09366" w:rsidR="780ED5D5">
        <w:rPr>
          <w:rFonts w:ascii="Arial" w:hAnsi="Arial" w:cs="Arial"/>
          <w:i w:val="1"/>
          <w:iCs w:val="1"/>
          <w:color w:val="0F4761" w:themeColor="accent1" w:themeShade="BF"/>
        </w:rPr>
        <w:t>are</w:t>
      </w:r>
      <w:r w:rsidRPr="32D09366" w:rsidR="780ED5D5">
        <w:rPr>
          <w:rFonts w:ascii="Arial" w:hAnsi="Arial" w:cs="Arial"/>
          <w:i w:val="1"/>
          <w:iCs w:val="1"/>
          <w:color w:val="0F4761" w:themeColor="accent1" w:themeShade="BF"/>
        </w:rPr>
        <w:t xml:space="preserve"> clearly listed</w:t>
      </w:r>
      <w:r w:rsidRPr="32D09366" w:rsidR="780ED5D5">
        <w:rPr>
          <w:rFonts w:ascii="Arial" w:hAnsi="Arial" w:cs="Arial"/>
          <w:i w:val="1"/>
          <w:iCs w:val="1"/>
          <w:color w:val="0F4761" w:themeColor="accent1" w:themeShade="BF"/>
        </w:rPr>
        <w:t xml:space="preserve"> in the PRISMA Flowchart (</w:t>
      </w:r>
      <w:r w:rsidRPr="32D09366" w:rsidR="780ED5D5">
        <w:rPr>
          <w:rFonts w:ascii="Arial" w:hAnsi="Arial" w:cs="Arial"/>
          <w:b w:val="1"/>
          <w:bCs w:val="1"/>
          <w:i w:val="1"/>
          <w:iCs w:val="1"/>
          <w:color w:val="0F4761" w:themeColor="accent1" w:themeShade="BF"/>
        </w:rPr>
        <w:t xml:space="preserve">supplemental digital content </w:t>
      </w:r>
      <w:r w:rsidRPr="32D09366" w:rsidR="780ED5D5">
        <w:rPr>
          <w:rFonts w:ascii="Arial" w:hAnsi="Arial" w:cs="Arial"/>
          <w:b w:val="1"/>
          <w:bCs w:val="1"/>
          <w:i w:val="1"/>
          <w:iCs w:val="1"/>
          <w:color w:val="0F4761" w:themeColor="accent1" w:themeShade="BF"/>
        </w:rPr>
        <w:t>3</w:t>
      </w:r>
      <w:r w:rsidRPr="32D09366" w:rsidR="780ED5D5">
        <w:rPr>
          <w:rFonts w:ascii="Arial" w:hAnsi="Arial" w:cs="Arial"/>
          <w:i w:val="1"/>
          <w:iCs w:val="1"/>
          <w:color w:val="0F4761" w:themeColor="accent1" w:themeShade="BF"/>
        </w:rPr>
        <w:t>)</w:t>
      </w:r>
      <w:r w:rsidRPr="32D09366" w:rsidR="780ED5D5">
        <w:rPr>
          <w:rFonts w:ascii="Arial" w:hAnsi="Arial" w:cs="Arial"/>
          <w:i w:val="1"/>
          <w:iCs w:val="1"/>
          <w:color w:val="0F4761" w:themeColor="accent1" w:themeShade="BF"/>
        </w:rPr>
        <w:t>.</w:t>
      </w:r>
      <w:r w:rsidRPr="32D09366" w:rsidR="296B46AD">
        <w:rPr>
          <w:rFonts w:ascii="Arial" w:hAnsi="Arial" w:eastAsia="Times New Roman" w:cs="Arial"/>
          <w:i w:val="1"/>
          <w:iCs w:val="1"/>
          <w:color w:val="0F4761" w:themeColor="accent1" w:themeShade="BF"/>
          <w:bdr w:val="none" w:color="auto" w:sz="0" w:space="0" w:frame="1"/>
        </w:rPr>
        <w:t xml:space="preserve"> </w:t>
      </w:r>
      <w:r w:rsidRPr="32D09366" w:rsidR="595803DF">
        <w:rPr>
          <w:rFonts w:ascii="Arial" w:hAnsi="Arial" w:eastAsia="Times New Roman" w:cs="Arial"/>
          <w:i w:val="1"/>
          <w:iCs w:val="1"/>
          <w:color w:val="0F4761" w:themeColor="accent1" w:themeShade="BF"/>
          <w:bdr w:val="none" w:color="auto" w:sz="0" w:space="0" w:frame="1"/>
        </w:rPr>
        <w:t xml:space="preserve">Finally, we thoroughly looked for 137 to address the last part of your last comment; however, we never </w:t>
      </w:r>
      <w:r w:rsidRPr="32D09366" w:rsidR="595803DF">
        <w:rPr>
          <w:rFonts w:ascii="Arial" w:hAnsi="Arial" w:eastAsia="Times New Roman" w:cs="Arial"/>
          <w:i w:val="1"/>
          <w:iCs w:val="1"/>
          <w:color w:val="0F4761" w:themeColor="accent1" w:themeShade="BF"/>
          <w:bdr w:val="none" w:color="auto" w:sz="0" w:space="0" w:frame="1"/>
        </w:rPr>
        <w:t xml:space="preserve">repor</w:t>
      </w:r>
      <w:r w:rsidRPr="32D09366" w:rsidR="595803DF">
        <w:rPr>
          <w:rFonts w:ascii="Arial" w:hAnsi="Arial" w:eastAsia="Times New Roman" w:cs="Arial"/>
          <w:i w:val="1"/>
          <w:iCs w:val="1"/>
          <w:color w:val="0F4761" w:themeColor="accent1" w:themeShade="BF"/>
          <w:bdr w:val="none" w:color="auto" w:sz="0" w:space="0" w:frame="1"/>
        </w:rPr>
        <w:t xml:space="preserve">t</w:t>
      </w:r>
      <w:r w:rsidRPr="32D09366" w:rsidR="40E0BE6B">
        <w:rPr>
          <w:rFonts w:ascii="Arial" w:hAnsi="Arial" w:eastAsia="Times New Roman" w:cs="Arial"/>
          <w:i w:val="1"/>
          <w:iCs w:val="1"/>
          <w:color w:val="0F4761" w:themeColor="accent1" w:themeTint="FF" w:themeShade="BF"/>
        </w:rPr>
        <w:t>ed</w:t>
      </w:r>
      <w:r w:rsidRPr="32D09366" w:rsidR="595803DF">
        <w:rPr>
          <w:rFonts w:ascii="Arial" w:hAnsi="Arial" w:eastAsia="Times New Roman" w:cs="Arial"/>
          <w:i w:val="1"/>
          <w:iCs w:val="1"/>
          <w:color w:val="0F4761" w:themeColor="accent1" w:themeShade="BF"/>
          <w:bdr w:val="none" w:color="auto" w:sz="0" w:space="0" w:frame="1"/>
        </w:rPr>
        <w:t xml:space="preserve"> such a number. We had reported 136 studies for the </w:t>
      </w:r>
      <w:r w:rsidRPr="32D09366" w:rsidR="595803DF">
        <w:rPr>
          <w:rFonts w:ascii="Arial" w:hAnsi="Arial" w:eastAsia="Times New Roman" w:cs="Arial"/>
          <w:b w:val="1"/>
          <w:bCs w:val="1"/>
          <w:i w:val="1"/>
          <w:iCs w:val="1"/>
          <w:color w:val="0F4761" w:themeColor="accent1" w:themeShade="BF"/>
          <w:bdr w:val="none" w:color="auto" w:sz="0" w:space="0" w:frame="1"/>
        </w:rPr>
        <w:t>pilot</w:t>
      </w:r>
      <w:r w:rsidRPr="32D09366" w:rsidR="595803DF">
        <w:rPr>
          <w:rFonts w:ascii="Arial" w:hAnsi="Arial" w:eastAsia="Times New Roman" w:cs="Arial"/>
          <w:i w:val="1"/>
          <w:iCs w:val="1"/>
          <w:color w:val="0F4761" w:themeColor="accent1" w:themeShade="BF"/>
          <w:bdr w:val="none" w:color="auto" w:sz="0" w:space="0" w:frame="1"/>
        </w:rPr>
        <w:t xml:space="preserve"> phase (</w:t>
      </w:r>
      <w:r w:rsidRPr="32D09366" w:rsidR="595803DF">
        <w:rPr>
          <w:rFonts w:ascii="Arial" w:hAnsi="Arial" w:eastAsia="Times New Roman" w:cs="Arial"/>
          <w:b w:val="1"/>
          <w:bCs w:val="1"/>
          <w:i w:val="1"/>
          <w:iCs w:val="1"/>
          <w:color w:val="0F4761" w:themeColor="accent1" w:themeShade="BF"/>
          <w:bdr w:val="none" w:color="auto" w:sz="0" w:space="0" w:frame="1"/>
        </w:rPr>
        <w:t>figure 1</w:t>
      </w:r>
      <w:r w:rsidRPr="32D09366" w:rsidR="595803DF">
        <w:rPr>
          <w:rFonts w:ascii="Arial" w:hAnsi="Arial" w:eastAsia="Times New Roman" w:cs="Arial"/>
          <w:i w:val="1"/>
          <w:iCs w:val="1"/>
          <w:color w:val="0F4761" w:themeColor="accent1" w:themeShade="BF"/>
          <w:bdr w:val="none" w:color="auto" w:sz="0" w:space="0" w:frame="1"/>
        </w:rPr>
        <w:t xml:space="preserve"> and </w:t>
      </w:r>
      <w:r w:rsidRPr="32D09366" w:rsidR="595803DF">
        <w:rPr>
          <w:rFonts w:ascii="Arial" w:hAnsi="Arial" w:eastAsia="Times New Roman" w:cs="Arial"/>
          <w:b w:val="1"/>
          <w:bCs w:val="1"/>
          <w:i w:val="1"/>
          <w:iCs w:val="1"/>
          <w:color w:val="0F4761" w:themeColor="accent1" w:themeShade="BF"/>
          <w:bdr w:val="none" w:color="auto" w:sz="0" w:space="0" w:frame="1"/>
        </w:rPr>
        <w:t>Results</w:t>
      </w:r>
      <w:r w:rsidRPr="32D09366" w:rsidR="595803DF">
        <w:rPr>
          <w:rFonts w:ascii="Arial" w:hAnsi="Arial" w:eastAsia="Times New Roman" w:cs="Arial"/>
          <w:i w:val="1"/>
          <w:iCs w:val="1"/>
          <w:color w:val="0F4761" w:themeColor="accent1" w:themeShade="BF"/>
          <w:bdr w:val="none" w:color="auto" w:sz="0" w:space="0" w:frame="1"/>
        </w:rPr>
        <w:t xml:space="preserve"> section for pilot study) and then 176 for </w:t>
      </w:r>
      <w:r w:rsidRPr="32D09366" w:rsidR="595803DF">
        <w:rPr>
          <w:rFonts w:ascii="Arial" w:hAnsi="Arial" w:eastAsia="Times New Roman" w:cs="Arial"/>
          <w:b w:val="1"/>
          <w:bCs w:val="1"/>
          <w:i w:val="1"/>
          <w:iCs w:val="1"/>
          <w:color w:val="0F4761" w:themeColor="accent1" w:themeShade="BF"/>
          <w:bdr w:val="none" w:color="auto" w:sz="0" w:space="0" w:frame="1"/>
        </w:rPr>
        <w:t>main</w:t>
      </w:r>
      <w:r w:rsidRPr="32D09366" w:rsidR="595803DF">
        <w:rPr>
          <w:rFonts w:ascii="Arial" w:hAnsi="Arial" w:eastAsia="Times New Roman" w:cs="Arial"/>
          <w:i w:val="1"/>
          <w:iCs w:val="1"/>
          <w:color w:val="0F4761" w:themeColor="accent1" w:themeShade="BF"/>
          <w:bdr w:val="none" w:color="auto" w:sz="0" w:space="0" w:frame="1"/>
        </w:rPr>
        <w:t xml:space="preserve"> study phase (</w:t>
      </w:r>
      <w:r w:rsidRPr="32D09366" w:rsidR="595803DF">
        <w:rPr>
          <w:rFonts w:ascii="Arial" w:hAnsi="Arial" w:eastAsia="Times New Roman" w:cs="Arial"/>
          <w:b w:val="1"/>
          <w:bCs w:val="1"/>
          <w:i w:val="1"/>
          <w:iCs w:val="1"/>
          <w:color w:val="0F4761" w:themeColor="accent1" w:themeShade="BF"/>
          <w:bdr w:val="none" w:color="auto" w:sz="0" w:space="0" w:frame="1"/>
        </w:rPr>
        <w:t>Results</w:t>
      </w:r>
      <w:r w:rsidRPr="32D09366" w:rsidR="595803DF">
        <w:rPr>
          <w:rFonts w:ascii="Arial" w:hAnsi="Arial" w:eastAsia="Times New Roman" w:cs="Arial"/>
          <w:i w:val="1"/>
          <w:iCs w:val="1"/>
          <w:color w:val="0F4761" w:themeColor="accent1" w:themeShade="BF"/>
          <w:bdr w:val="none" w:color="auto" w:sz="0" w:space="0" w:frame="1"/>
        </w:rPr>
        <w:t xml:space="preserve"> section for main study and </w:t>
      </w:r>
      <w:r w:rsidRPr="32D09366" w:rsidR="595803DF">
        <w:rPr>
          <w:rFonts w:ascii="Arial" w:hAnsi="Arial" w:eastAsia="Times New Roman" w:cs="Arial"/>
          <w:b w:val="1"/>
          <w:bCs w:val="1"/>
          <w:i w:val="1"/>
          <w:iCs w:val="1"/>
          <w:color w:val="0F4761" w:themeColor="accent1" w:themeShade="BF"/>
          <w:bdr w:val="none" w:color="auto" w:sz="0" w:space="0" w:frame="1"/>
        </w:rPr>
        <w:t>figure 2</w:t>
      </w:r>
      <w:r w:rsidRPr="32D09366" w:rsidR="595803DF">
        <w:rPr>
          <w:rFonts w:ascii="Arial" w:hAnsi="Arial" w:eastAsia="Times New Roman" w:cs="Arial"/>
          <w:i w:val="1"/>
          <w:iCs w:val="1"/>
          <w:color w:val="0F4761" w:themeColor="accent1" w:themeShade="BF"/>
          <w:bdr w:val="none" w:color="auto" w:sz="0" w:space="0" w:frame="1"/>
        </w:rPr>
        <w:t xml:space="preserve">). </w:t>
      </w:r>
    </w:p>
    <w:p w:rsidR="00635892" w:rsidP="00AC0A69" w:rsidRDefault="00635892" w14:paraId="37F66AF8" w14:textId="77777777">
      <w:pPr>
        <w:textAlignment w:val="baseline"/>
        <w:rPr>
          <w:rFonts w:ascii="Arial" w:hAnsi="Arial" w:eastAsia="Times New Roman" w:cs="Arial"/>
          <w:i/>
          <w:iCs/>
          <w:color w:val="0F4761" w:themeColor="accent1" w:themeShade="BF"/>
          <w:szCs w:val="22"/>
          <w:bdr w:val="none" w:color="auto" w:sz="0" w:space="0" w:frame="1"/>
        </w:rPr>
      </w:pPr>
    </w:p>
    <w:p w:rsidRPr="00277270" w:rsidR="00277270" w:rsidP="00277270" w:rsidRDefault="00277270" w14:paraId="08D0C2C9" w14:textId="3747D71B">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hAnsi="Arial" w:eastAsia="Times New Roman" w:cs="Arial"/>
          <w:b/>
          <w:bCs/>
          <w:i/>
          <w:iCs/>
          <w:color w:val="0F4761" w:themeColor="accent1" w:themeShade="BF"/>
          <w:szCs w:val="22"/>
          <w:bdr w:val="none" w:color="auto" w:sz="0" w:space="0" w:frame="1"/>
        </w:rPr>
        <w:t>Methods</w:t>
      </w:r>
      <w:r>
        <w:rPr>
          <w:rFonts w:ascii="Arial" w:hAnsi="Arial" w:cs="Arial"/>
          <w:b/>
          <w:bCs/>
          <w:i/>
          <w:iCs/>
          <w:color w:val="0F4761" w:themeColor="accent1" w:themeShade="BF"/>
        </w:rPr>
        <w:t xml:space="preserve"> (page):</w:t>
      </w:r>
    </w:p>
    <w:p w:rsidRPr="00123610" w:rsidR="00123610" w:rsidP="00123610" w:rsidRDefault="00123610" w14:paraId="63ECF4B0" w14:textId="77777777">
      <w:pPr>
        <w:textAlignment w:val="baseline"/>
        <w:rPr>
          <w:rFonts w:ascii="Arial" w:hAnsi="Arial" w:eastAsia="Times New Roman" w:cs="Arial"/>
          <w:b/>
          <w:bCs/>
          <w:i/>
          <w:iCs/>
          <w:color w:val="0F4761" w:themeColor="accent1" w:themeShade="BF"/>
          <w:szCs w:val="22"/>
          <w:bdr w:val="none" w:color="auto" w:sz="0" w:space="0" w:frame="1"/>
        </w:rPr>
      </w:pPr>
      <w:r w:rsidRPr="00123610">
        <w:rPr>
          <w:rFonts w:ascii="Arial" w:hAnsi="Arial" w:eastAsia="Times New Roman" w:cs="Arial"/>
          <w:b/>
          <w:bCs/>
          <w:i/>
          <w:iCs/>
          <w:color w:val="0F4761" w:themeColor="accent1" w:themeShade="BF"/>
          <w:szCs w:val="22"/>
          <w:highlight w:val="yellow"/>
          <w:bdr w:val="none" w:color="auto" w:sz="0" w:space="0" w:frame="1"/>
        </w:rPr>
        <w:t>blablbabla</w:t>
      </w:r>
    </w:p>
    <w:p w:rsidR="00277270" w:rsidP="00AC0A69" w:rsidRDefault="00277270" w14:paraId="263B8DDB" w14:textId="67A54612">
      <w:pPr>
        <w:textAlignment w:val="baseline"/>
        <w:rPr>
          <w:rFonts w:ascii="Arial" w:hAnsi="Arial" w:eastAsia="Times New Roman" w:cs="Arial"/>
          <w:i/>
          <w:iCs/>
          <w:color w:val="0F4761" w:themeColor="accent1" w:themeShade="BF"/>
          <w:szCs w:val="22"/>
        </w:rPr>
      </w:pPr>
    </w:p>
    <w:p w:rsidRPr="00277270" w:rsidR="00B41BD1" w:rsidP="00B41BD1" w:rsidRDefault="00B41BD1" w14:paraId="7BD2B902" w14:textId="19A9EB94">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eastAsia="Times New Roman" w:cs="Arial"/>
          <w:b/>
          <w:bCs/>
          <w:i/>
          <w:iCs/>
          <w:color w:val="0F4761" w:themeColor="accent1" w:themeShade="BF"/>
          <w:szCs w:val="22"/>
          <w:bdr w:val="none" w:color="auto" w:sz="0" w:space="0" w:frame="1"/>
        </w:rPr>
        <w:t>Results</w:t>
      </w:r>
      <w:r>
        <w:rPr>
          <w:rFonts w:ascii="Arial" w:hAnsi="Arial" w:cs="Arial"/>
          <w:b/>
          <w:bCs/>
          <w:i/>
          <w:iCs/>
          <w:color w:val="0F4761" w:themeColor="accent1" w:themeShade="BF"/>
        </w:rPr>
        <w:t xml:space="preserve"> (page):</w:t>
      </w:r>
    </w:p>
    <w:p w:rsidRPr="00123610" w:rsidR="00B41BD1" w:rsidP="00B41BD1" w:rsidRDefault="00B41BD1" w14:paraId="5E106AC6" w14:textId="77777777">
      <w:pPr>
        <w:textAlignment w:val="baseline"/>
        <w:rPr>
          <w:rFonts w:ascii="Arial" w:hAnsi="Arial" w:eastAsia="Times New Roman" w:cs="Arial"/>
          <w:b/>
          <w:bCs/>
          <w:i/>
          <w:iCs/>
          <w:color w:val="0F4761" w:themeColor="accent1" w:themeShade="BF"/>
          <w:szCs w:val="22"/>
          <w:bdr w:val="none" w:color="auto" w:sz="0" w:space="0" w:frame="1"/>
        </w:rPr>
      </w:pPr>
      <w:r w:rsidRPr="00123610">
        <w:rPr>
          <w:rFonts w:ascii="Arial" w:hAnsi="Arial" w:eastAsia="Times New Roman" w:cs="Arial"/>
          <w:b/>
          <w:bCs/>
          <w:i/>
          <w:iCs/>
          <w:color w:val="0F4761" w:themeColor="accent1" w:themeShade="BF"/>
          <w:szCs w:val="22"/>
          <w:highlight w:val="yellow"/>
          <w:bdr w:val="none" w:color="auto" w:sz="0" w:space="0" w:frame="1"/>
        </w:rPr>
        <w:lastRenderedPageBreak/>
        <w:t>blablbabla</w:t>
      </w:r>
    </w:p>
    <w:p w:rsidR="00B41BD1" w:rsidP="00AC0A69" w:rsidRDefault="00B41BD1" w14:paraId="5FEF5668" w14:textId="77777777">
      <w:pPr>
        <w:textAlignment w:val="baseline"/>
        <w:rPr>
          <w:rFonts w:ascii="Arial" w:hAnsi="Arial" w:eastAsia="Times New Roman" w:cs="Arial"/>
          <w:i/>
          <w:iCs/>
          <w:color w:val="0F4761" w:themeColor="accent1" w:themeShade="BF"/>
          <w:szCs w:val="22"/>
        </w:rPr>
      </w:pPr>
    </w:p>
    <w:p w:rsidR="00277270" w:rsidP="00AC0A69" w:rsidRDefault="00277270" w14:paraId="25DB4E4F" w14:textId="77777777">
      <w:pPr>
        <w:textAlignment w:val="baseline"/>
        <w:rPr>
          <w:rFonts w:ascii="Arial" w:hAnsi="Arial" w:eastAsia="Times New Roman" w:cs="Arial"/>
          <w:i/>
          <w:iCs/>
          <w:color w:val="0F4761" w:themeColor="accent1" w:themeShade="BF"/>
          <w:szCs w:val="22"/>
        </w:rPr>
      </w:pPr>
    </w:p>
    <w:p w:rsidR="00277270" w:rsidP="00AC0A69" w:rsidRDefault="00277270" w14:paraId="1E4F07F8" w14:textId="1E72BC9E">
      <w:pPr>
        <w:textAlignment w:val="baseline"/>
        <w:rPr>
          <w:rFonts w:ascii="Arial" w:hAnsi="Arial" w:eastAsia="Times New Roman" w:cs="Arial"/>
          <w:i/>
          <w:iCs/>
          <w:color w:val="0F4761" w:themeColor="accent1" w:themeShade="BF"/>
          <w:szCs w:val="22"/>
        </w:rPr>
      </w:pPr>
      <w:r>
        <w:rPr>
          <w:rFonts w:ascii="Arial" w:hAnsi="Arial" w:eastAsia="Times New Roman" w:cs="Arial"/>
          <w:i/>
          <w:iCs/>
          <w:color w:val="0F4761" w:themeColor="accent1" w:themeShade="BF"/>
          <w:szCs w:val="22"/>
        </w:rPr>
        <w:t xml:space="preserve">Extracted from </w:t>
      </w:r>
      <w:r w:rsidRPr="00277270">
        <w:rPr>
          <w:rFonts w:ascii="Arial" w:hAnsi="Arial" w:eastAsia="Times New Roman" w:cs="Arial"/>
          <w:b/>
          <w:bCs/>
          <w:i/>
          <w:iCs/>
          <w:color w:val="0F4761" w:themeColor="accent1" w:themeShade="BF"/>
          <w:szCs w:val="22"/>
        </w:rPr>
        <w:t>References</w:t>
      </w:r>
      <w:r>
        <w:rPr>
          <w:rFonts w:ascii="Arial" w:hAnsi="Arial" w:eastAsia="Times New Roman" w:cs="Arial"/>
          <w:i/>
          <w:iCs/>
          <w:color w:val="0F4761" w:themeColor="accent1" w:themeShade="BF"/>
          <w:szCs w:val="22"/>
        </w:rPr>
        <w:t>:</w:t>
      </w:r>
    </w:p>
    <w:p w:rsidRPr="00AC0A69" w:rsidR="00277270" w:rsidP="00AC0A69" w:rsidRDefault="00277270" w14:paraId="3E759FD3" w14:textId="45C96F58">
      <w:pPr>
        <w:textAlignment w:val="baseline"/>
        <w:rPr>
          <w:rFonts w:ascii="Arial" w:hAnsi="Arial" w:eastAsia="Times New Roman" w:cs="Arial"/>
          <w:i/>
          <w:iCs/>
          <w:color w:val="0F4761" w:themeColor="accent1" w:themeShade="BF"/>
          <w:szCs w:val="22"/>
        </w:rPr>
      </w:pPr>
      <w:r w:rsidRPr="00277270">
        <w:rPr>
          <w:rFonts w:ascii="Arial" w:hAnsi="Arial" w:eastAsia="Times New Roman"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rsidRPr="00AC0A69" w:rsidR="00AC0A69" w:rsidP="00AC0A69" w:rsidRDefault="00AC0A69" w14:paraId="57AE8BF4" w14:textId="77777777">
      <w:pPr>
        <w:textAlignment w:val="baseline"/>
        <w:rPr>
          <w:rFonts w:ascii="Arial" w:hAnsi="Arial" w:eastAsia="Times New Roman" w:cs="Arial"/>
          <w:i/>
          <w:iCs/>
          <w:color w:val="0F4761" w:themeColor="accent1" w:themeShade="BF"/>
          <w:szCs w:val="22"/>
        </w:rPr>
      </w:pPr>
    </w:p>
    <w:p w:rsidRPr="00AC0A69" w:rsidR="009011BA" w:rsidP="32D09366" w:rsidRDefault="00AC0A69" w14:paraId="122C88B8" w14:textId="15C2C9B6">
      <w:pPr>
        <w:textAlignment w:val="baseline"/>
        <w:rPr>
          <w:rFonts w:ascii="Arial" w:hAnsi="Arial" w:eastAsia="Times New Roman" w:cs="Arial"/>
          <w:b w:val="1"/>
          <w:bCs w:val="1"/>
          <w:color w:val="000000" w:themeColor="text1" w:themeTint="FF" w:themeShade="FF"/>
        </w:rPr>
      </w:pPr>
      <w:r w:rsidRPr="32D09366" w:rsidR="36189CB3">
        <w:rPr>
          <w:rFonts w:ascii="Arial" w:hAnsi="Arial" w:eastAsia="Times New Roman" w:cs="Arial"/>
          <w:b w:val="1"/>
          <w:bCs w:val="1"/>
          <w:color w:val="000000"/>
        </w:rPr>
        <w:t>Remark 4:</w:t>
      </w:r>
      <w:r w:rsidRPr="32D09366" w:rsidR="7628A886">
        <w:rPr>
          <w:rFonts w:ascii="Arial" w:hAnsi="Arial" w:eastAsia="Times New Roman" w:cs="Arial"/>
          <w:b w:val="1"/>
          <w:bCs w:val="1"/>
          <w:color w:val="000000"/>
        </w:rPr>
        <w:t xml:space="preserve"> </w:t>
      </w:r>
    </w:p>
    <w:p w:rsidRPr="00AC0A69" w:rsidR="009011BA" w:rsidP="1826440F" w:rsidRDefault="00AC0A69" w14:paraId="16299B55" w14:textId="4A9D236E">
      <w:pPr>
        <w:textAlignment w:val="baseline"/>
        <w:rPr>
          <w:rFonts w:ascii="Arial" w:hAnsi="Arial" w:eastAsia="Times New Roman" w:cs="Arial"/>
          <w:color w:val="000000"/>
        </w:rPr>
      </w:pPr>
      <w:r w:rsidRPr="1826440F" w:rsidR="7628A886">
        <w:rPr>
          <w:rFonts w:ascii="Arial" w:hAnsi="Arial" w:eastAsia="Times New Roman" w:cs="Arial"/>
          <w:color w:val="000000"/>
        </w:rPr>
        <w:t xml:space="preserve">The authors are missing one major recent study on this specific topic (Pronk et al. BJS 2024), please see the link </w:t>
      </w:r>
      <w:r>
        <w:fldChar w:fldCharType="begin"/>
      </w:r>
      <w:r>
        <w:instrText xml:space="preserve">HYPERLINK "https://academic.oup.com/bjs/article/110/10/1300/7209636"</w:instrText>
      </w:r>
      <w:r>
        <w:fldChar w:fldCharType="separate"/>
      </w:r>
      <w:r w:rsidRPr="1826440F" w:rsidR="7628A886">
        <w:rPr>
          <w:rFonts w:ascii="Arial" w:hAnsi="Arial" w:eastAsia="Times New Roman" w:cs="Arial"/>
          <w:color w:val="0000FF"/>
          <w:u w:val="single"/>
          <w:bdr w:val="none" w:color="auto" w:sz="0" w:space="0" w:frame="1"/>
        </w:rPr>
        <w:t>https://academic.oup.com/bjs/article/110/10/1300/7209636</w:t>
      </w:r>
      <w:r>
        <w:fldChar w:fldCharType="end"/>
      </w:r>
      <w:r w:rsidRPr="1826440F" w:rsidR="7628A886">
        <w:rPr>
          <w:rFonts w:ascii="Arial" w:hAnsi="Arial" w:eastAsia="Times New Roman" w:cs="Arial"/>
          <w:color w:val="000000"/>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rsidR="00AC0A69" w:rsidP="00AC0A69" w:rsidRDefault="00AC0A69" w14:paraId="3EAC207F" w14:textId="77777777">
      <w:pPr>
        <w:textAlignment w:val="baseline"/>
        <w:rPr>
          <w:rFonts w:ascii="Arial" w:hAnsi="Arial" w:eastAsia="Times New Roman" w:cs="Arial"/>
          <w:color w:val="000000"/>
          <w:szCs w:val="22"/>
        </w:rPr>
      </w:pPr>
    </w:p>
    <w:p w:rsidRPr="008302DA" w:rsidR="00123610" w:rsidP="32D09366" w:rsidRDefault="009B1510" w14:paraId="6FD4898C" w14:textId="2A19AB32">
      <w:pPr>
        <w:textAlignment w:val="baseline"/>
        <w:rPr>
          <w:rFonts w:ascii="Arial" w:hAnsi="Arial" w:cs="Arial"/>
          <w:i w:val="1"/>
          <w:iCs w:val="1"/>
          <w:color w:val="156082" w:themeColor="accent1"/>
        </w:rPr>
      </w:pPr>
      <w:r w:rsidRPr="32D09366" w:rsidR="6B0E91EF">
        <w:rPr>
          <w:rFonts w:ascii="Arial" w:hAnsi="Arial" w:cs="Arial"/>
          <w:i w:val="1"/>
          <w:iCs w:val="1"/>
          <w:color w:val="156082" w:themeColor="accent1"/>
          <w:u w:val="single"/>
        </w:rPr>
        <w:t>Our reply:</w:t>
      </w:r>
      <w:r w:rsidRPr="32D09366" w:rsidR="78428862">
        <w:rPr>
          <w:rFonts w:ascii="Arial" w:hAnsi="Arial" w:cs="Arial"/>
          <w:i w:val="1"/>
          <w:iCs w:val="1"/>
          <w:color w:val="156082" w:themeColor="accent1"/>
        </w:rPr>
        <w:t xml:space="preserve"> We thank the reviewer for</w:t>
      </w:r>
      <w:r w:rsidRPr="32D09366" w:rsidR="61430BC1">
        <w:rPr>
          <w:rFonts w:ascii="Arial" w:hAnsi="Arial" w:cs="Arial"/>
          <w:i w:val="1"/>
          <w:iCs w:val="1"/>
          <w:color w:val="156082" w:themeColor="accent1"/>
        </w:rPr>
        <w:t xml:space="preserve"> his </w:t>
      </w:r>
      <w:r w:rsidRPr="32D09366" w:rsidR="1E959047">
        <w:rPr>
          <w:rFonts w:ascii="Arial" w:hAnsi="Arial" w:cs="Arial"/>
          <w:i w:val="1"/>
          <w:iCs w:val="1"/>
          <w:color w:val="156082" w:themeColor="accent1"/>
        </w:rPr>
        <w:t xml:space="preserve">suggestion, </w:t>
      </w:r>
      <w:r w:rsidRPr="32D09366" w:rsidR="4F51EE88">
        <w:rPr>
          <w:rFonts w:ascii="Arial" w:hAnsi="Arial" w:cs="Arial"/>
          <w:i w:val="1"/>
          <w:iCs w:val="1"/>
          <w:color w:val="156082" w:themeColor="accent1"/>
        </w:rPr>
        <w:t>and we note the systematic review</w:t>
      </w:r>
      <w:r w:rsidRPr="32D09366" w:rsidR="1B6DBCA7">
        <w:rPr>
          <w:rFonts w:ascii="Arial" w:hAnsi="Arial" w:cs="Arial"/>
          <w:i w:val="1"/>
          <w:iCs w:val="1"/>
          <w:color w:val="156082" w:themeColor="accent1"/>
        </w:rPr>
        <w:t xml:space="preserve"> from the British Journal of Surgery</w:t>
      </w:r>
      <w:r w:rsidRPr="32D09366" w:rsidR="4F51EE88">
        <w:rPr>
          <w:rFonts w:ascii="Arial" w:hAnsi="Arial" w:cs="Arial"/>
          <w:i w:val="1"/>
          <w:iCs w:val="1"/>
          <w:color w:val="156082" w:themeColor="accent1"/>
        </w:rPr>
        <w:t xml:space="preserve"> </w:t>
      </w:r>
      <w:r w:rsidRPr="32D09366" w:rsidR="1E959047">
        <w:rPr>
          <w:rFonts w:ascii="Arial" w:hAnsi="Arial" w:cs="Arial"/>
          <w:i w:val="1"/>
          <w:iCs w:val="1"/>
          <w:color w:val="156082" w:themeColor="accent1"/>
        </w:rPr>
        <w:t>(</w:t>
      </w:r>
      <w:r w:rsidRPr="32D09366" w:rsidR="1E959047">
        <w:rPr>
          <w:rFonts w:ascii="Arial" w:hAnsi="Arial" w:eastAsia="Times New Roman" w:cs="Arial"/>
          <w:i w:val="1"/>
          <w:iCs w:val="1"/>
          <w:color w:val="156082" w:themeColor="accent1"/>
        </w:rPr>
        <w:t>Pronk et al.</w:t>
      </w:r>
      <w:r w:rsidRPr="32D09366" w:rsidR="1B6DBCA7">
        <w:rPr>
          <w:rFonts w:ascii="Arial" w:hAnsi="Arial" w:eastAsia="Times New Roman" w:cs="Arial"/>
          <w:i w:val="1"/>
          <w:iCs w:val="1"/>
          <w:color w:val="156082" w:themeColor="accent1"/>
        </w:rPr>
        <w:t>,</w:t>
      </w:r>
      <w:r w:rsidRPr="32D09366" w:rsidR="1E959047">
        <w:rPr>
          <w:rFonts w:ascii="Arial" w:hAnsi="Arial" w:eastAsia="Times New Roman" w:cs="Arial"/>
          <w:i w:val="1"/>
          <w:iCs w:val="1"/>
          <w:color w:val="156082" w:themeColor="accent1"/>
        </w:rPr>
        <w:t xml:space="preserve"> BJS 2024)</w:t>
      </w:r>
      <w:r w:rsidRPr="32D09366" w:rsidR="1E959047">
        <w:rPr>
          <w:rFonts w:ascii="Arial" w:hAnsi="Arial" w:cs="Arial"/>
          <w:i w:val="1"/>
          <w:iCs w:val="1"/>
          <w:color w:val="156082" w:themeColor="accent1"/>
        </w:rPr>
        <w:t xml:space="preserve">, </w:t>
      </w:r>
      <w:r w:rsidRPr="32D09366" w:rsidR="4F51EE88">
        <w:rPr>
          <w:rFonts w:ascii="Arial" w:hAnsi="Arial" w:cs="Arial"/>
          <w:i w:val="1"/>
          <w:iCs w:val="1"/>
          <w:color w:val="156082" w:themeColor="accent1"/>
        </w:rPr>
        <w:t xml:space="preserve">itself an update of a systematic review from </w:t>
      </w:r>
      <w:r w:rsidRPr="32D09366" w:rsidR="1B6DBCA7">
        <w:rPr>
          <w:rFonts w:ascii="Arial" w:hAnsi="Arial" w:cs="Arial"/>
          <w:i w:val="1"/>
          <w:iCs w:val="1"/>
          <w:color w:val="156082" w:themeColor="accent1"/>
        </w:rPr>
        <w:t xml:space="preserve">the </w:t>
      </w:r>
      <w:r w:rsidRPr="32D09366" w:rsidR="4F51EE88">
        <w:rPr>
          <w:rFonts w:ascii="Arial" w:hAnsi="Arial" w:cs="Arial"/>
          <w:i w:val="1"/>
          <w:iCs w:val="1"/>
          <w:color w:val="156082" w:themeColor="accent1"/>
        </w:rPr>
        <w:t xml:space="preserve">Annals of Surgery </w:t>
      </w:r>
      <w:r w:rsidRPr="32D09366" w:rsidR="1E959047">
        <w:rPr>
          <w:rFonts w:ascii="Arial" w:hAnsi="Arial" w:cs="Arial"/>
          <w:i w:val="1"/>
          <w:iCs w:val="1"/>
          <w:color w:val="156082" w:themeColor="accent1"/>
        </w:rPr>
        <w:t>(Ahmed Ali U</w:t>
      </w:r>
      <w:r w:rsidRPr="32D09366" w:rsidR="1B6DBCA7">
        <w:rPr>
          <w:rFonts w:ascii="Arial" w:hAnsi="Arial" w:cs="Arial"/>
          <w:i w:val="1"/>
          <w:iCs w:val="1"/>
          <w:color w:val="156082" w:themeColor="accent1"/>
        </w:rPr>
        <w:t xml:space="preserve"> et al.</w:t>
      </w:r>
      <w:r w:rsidRPr="32D09366" w:rsidR="1E959047">
        <w:rPr>
          <w:rFonts w:ascii="Arial" w:hAnsi="Arial" w:cs="Arial"/>
          <w:i w:val="1"/>
          <w:iCs w:val="1"/>
          <w:color w:val="156082" w:themeColor="accent1"/>
        </w:rPr>
        <w:t>, A</w:t>
      </w:r>
      <w:r w:rsidRPr="32D09366" w:rsidR="6B47B5A9">
        <w:rPr>
          <w:rFonts w:ascii="Arial" w:hAnsi="Arial" w:cs="Arial"/>
          <w:i w:val="1"/>
          <w:iCs w:val="1"/>
          <w:color w:val="156082" w:themeColor="accent1"/>
        </w:rPr>
        <w:t xml:space="preserve">nnals </w:t>
      </w:r>
      <w:r w:rsidRPr="32D09366" w:rsidR="1E959047">
        <w:rPr>
          <w:rFonts w:ascii="Arial" w:hAnsi="Arial" w:cs="Arial"/>
          <w:i w:val="1"/>
          <w:iCs w:val="1"/>
          <w:color w:val="156082" w:themeColor="accent1"/>
        </w:rPr>
        <w:t>O</w:t>
      </w:r>
      <w:r w:rsidRPr="32D09366" w:rsidR="6B47B5A9">
        <w:rPr>
          <w:rFonts w:ascii="Arial" w:hAnsi="Arial" w:cs="Arial"/>
          <w:i w:val="1"/>
          <w:iCs w:val="1"/>
          <w:color w:val="156082" w:themeColor="accent1"/>
        </w:rPr>
        <w:t xml:space="preserve">f </w:t>
      </w:r>
      <w:r w:rsidRPr="32D09366" w:rsidR="1E959047">
        <w:rPr>
          <w:rFonts w:ascii="Arial" w:hAnsi="Arial" w:cs="Arial"/>
          <w:i w:val="1"/>
          <w:iCs w:val="1"/>
          <w:color w:val="156082" w:themeColor="accent1"/>
        </w:rPr>
        <w:t>S</w:t>
      </w:r>
      <w:r w:rsidRPr="32D09366" w:rsidR="6B47B5A9">
        <w:rPr>
          <w:rFonts w:ascii="Arial" w:hAnsi="Arial" w:cs="Arial"/>
          <w:i w:val="1"/>
          <w:iCs w:val="1"/>
          <w:color w:val="156082" w:themeColor="accent1"/>
        </w:rPr>
        <w:t>urgery,</w:t>
      </w:r>
      <w:r w:rsidRPr="32D09366" w:rsidR="1E959047">
        <w:rPr>
          <w:rFonts w:ascii="Arial" w:hAnsi="Arial" w:cs="Arial"/>
          <w:i w:val="1"/>
          <w:iCs w:val="1"/>
          <w:color w:val="156082" w:themeColor="accent1"/>
        </w:rPr>
        <w:t xml:space="preserve"> 2013), </w:t>
      </w:r>
      <w:r w:rsidRPr="32D09366" w:rsidR="4F51EE88">
        <w:rPr>
          <w:rFonts w:ascii="Arial" w:hAnsi="Arial" w:cs="Arial"/>
          <w:i w:val="1"/>
          <w:iCs w:val="1"/>
          <w:color w:val="156082" w:themeColor="accent1"/>
        </w:rPr>
        <w:t xml:space="preserve">both examining aspects of trial reporting. We incorporated </w:t>
      </w:r>
      <w:r w:rsidRPr="32D09366" w:rsidR="4F51EE88">
        <w:rPr>
          <w:rFonts w:ascii="Arial" w:hAnsi="Arial" w:eastAsia="Times New Roman" w:cs="Arial"/>
          <w:i w:val="1"/>
          <w:iCs w:val="1"/>
          <w:color w:val="156082" w:themeColor="accent1"/>
          <w:bdr w:val="none" w:color="auto" w:sz="0" w:space="0" w:frame="1"/>
        </w:rPr>
        <w:t>in </w:t>
      </w:r>
      <w:r w:rsidRPr="32D09366" w:rsidR="4F51EE88">
        <w:rPr>
          <w:rFonts w:ascii="Arial" w:hAnsi="Arial" w:eastAsia="Times New Roman" w:cs="Arial"/>
          <w:b w:val="1"/>
          <w:bCs w:val="1"/>
          <w:i w:val="1"/>
          <w:iCs w:val="1"/>
          <w:color w:val="156082" w:themeColor="accent1"/>
          <w:bdr w:val="none" w:color="auto" w:sz="0" w:space="0" w:frame="1"/>
        </w:rPr>
        <w:t>Discussion</w:t>
      </w:r>
      <w:r w:rsidRPr="32D09366" w:rsidR="4F51EE88">
        <w:rPr>
          <w:rFonts w:ascii="Arial" w:hAnsi="Arial" w:eastAsia="Times New Roman" w:cs="Arial"/>
          <w:i w:val="1"/>
          <w:iCs w:val="1"/>
          <w:color w:val="156082" w:themeColor="accent1"/>
          <w:bdr w:val="none" w:color="auto" w:sz="0" w:space="0" w:frame="1"/>
        </w:rPr>
        <w:t> session a paragraph integrating other meta-research studies designed to assess components of studies such as the quality in reporting</w:t>
      </w:r>
      <w:r w:rsidRPr="32D09366" w:rsidR="1E959047">
        <w:rPr>
          <w:rFonts w:ascii="Arial" w:hAnsi="Arial" w:eastAsia="Times New Roman" w:cs="Arial"/>
          <w:i w:val="1"/>
          <w:iCs w:val="1"/>
          <w:color w:val="156082" w:themeColor="accent1"/>
          <w:bdr w:val="none" w:color="auto" w:sz="0" w:space="0" w:frame="1"/>
        </w:rPr>
        <w:t xml:space="preserve"> and</w:t>
      </w:r>
      <w:r w:rsidRPr="32D09366" w:rsidR="4F51EE88">
        <w:rPr>
          <w:rFonts w:ascii="Arial" w:hAnsi="Arial" w:eastAsia="Times New Roman" w:cs="Arial"/>
          <w:i w:val="1"/>
          <w:iCs w:val="1"/>
          <w:color w:val="156082" w:themeColor="accent1"/>
          <w:bdr w:val="none" w:color="auto" w:sz="0" w:space="0" w:frame="1"/>
        </w:rPr>
        <w:t xml:space="preserve"> risk of bias</w:t>
      </w:r>
      <w:r w:rsidRPr="32D09366" w:rsidR="1E959047">
        <w:rPr>
          <w:rFonts w:ascii="Arial" w:hAnsi="Arial" w:eastAsia="Times New Roman" w:cs="Arial"/>
          <w:i w:val="1"/>
          <w:iCs w:val="1"/>
          <w:color w:val="156082" w:themeColor="accent1"/>
          <w:bdr w:val="none" w:color="auto" w:sz="0" w:space="0" w:frame="1"/>
        </w:rPr>
        <w:t>.</w:t>
      </w:r>
      <w:r w:rsidRPr="32D09366" w:rsidR="4F51EE88">
        <w:rPr>
          <w:rFonts w:ascii="Arial" w:hAnsi="Arial" w:eastAsia="Times New Roman" w:cs="Arial"/>
          <w:i w:val="1"/>
          <w:iCs w:val="1"/>
          <w:color w:val="156082" w:themeColor="accent1"/>
          <w:bdr w:val="none" w:color="auto" w:sz="0" w:space="0" w:frame="1"/>
        </w:rPr>
        <w:t xml:space="preserve"> We could therefore emphasize how original our approach and the tool </w:t>
      </w:r>
      <w:r w:rsidRPr="32D09366" w:rsidR="42EB5F95">
        <w:rPr>
          <w:rFonts w:ascii="Arial" w:hAnsi="Arial" w:eastAsia="Times New Roman" w:cs="Arial"/>
          <w:i w:val="1"/>
          <w:iCs w:val="1"/>
          <w:color w:val="156082" w:themeColor="accent1"/>
          <w:bdr w:val="none" w:color="auto" w:sz="0" w:space="0" w:frame="1"/>
        </w:rPr>
        <w:t>are.</w:t>
      </w:r>
      <w:r w:rsidRPr="32D09366" w:rsidR="42EB5F95">
        <w:rPr>
          <w:rFonts w:ascii="Arial" w:hAnsi="Arial" w:cs="Arial"/>
          <w:i w:val="1"/>
          <w:iCs w:val="1"/>
          <w:color w:val="156082" w:themeColor="accent1"/>
        </w:rPr>
        <w:t xml:space="preserve"> </w:t>
      </w:r>
      <w:r w:rsidRPr="32D09366" w:rsidR="4F51EE88">
        <w:rPr>
          <w:rFonts w:ascii="Arial" w:hAnsi="Arial" w:cs="Arial"/>
          <w:i w:val="1"/>
          <w:iCs w:val="1"/>
          <w:color w:val="156082" w:themeColor="accent1"/>
        </w:rPr>
        <w:t xml:space="preserve">While both original and updated systematic reviews focused on internal validity and reporting quality, </w:t>
      </w:r>
      <w:commentRangeStart w:id="1"/>
      <w:r w:rsidRPr="32D09366" w:rsidR="4F51EE88">
        <w:rPr>
          <w:rFonts w:ascii="Arial" w:hAnsi="Arial" w:cs="Arial"/>
          <w:i w:val="1"/>
          <w:iCs w:val="1"/>
          <w:color w:val="156082" w:themeColor="accent1"/>
        </w:rPr>
        <w:t xml:space="preserve">our pre-registered study </w:t>
      </w:r>
      <w:commentRangeEnd w:id="1"/>
      <w:r w:rsidRPr="008302DA" w:rsidR="00E303B6">
        <w:rPr>
          <w:rStyle w:val="CommentReference"/>
          <w:rFonts w:ascii="Arial" w:hAnsi="Arial" w:cs="Arial"/>
          <w:i/>
          <w:iCs/>
          <w:color w:val="156082" w:themeColor="accent1"/>
          <w:sz w:val="22"/>
          <w:szCs w:val="24"/>
        </w:rPr>
        <w:commentReference w:id="1"/>
      </w:r>
      <w:r w:rsidRPr="32D09366" w:rsidR="4F51EE88">
        <w:rPr>
          <w:rFonts w:ascii="Arial" w:hAnsi="Arial" w:cs="Arial"/>
          <w:i w:val="1"/>
          <w:iCs w:val="1"/>
          <w:color w:val="156082" w:themeColor="accent1"/>
        </w:rPr>
        <w:t>complements these findings by assessing the capacity of RCTs to inform patient-centered clinical decision-making using a structured tool incorporating clinically relevant elements.</w:t>
      </w:r>
    </w:p>
    <w:p w:rsidR="005D231A" w:rsidP="009011BA" w:rsidRDefault="005D231A" w14:paraId="52A24BE9" w14:textId="77777777">
      <w:pPr>
        <w:textAlignment w:val="baseline"/>
        <w:rPr>
          <w:rFonts w:ascii="Arial" w:hAnsi="Arial" w:eastAsia="Times New Roman" w:cs="Arial"/>
          <w:i/>
          <w:iCs/>
          <w:color w:val="0F4761" w:themeColor="accent1" w:themeShade="BF"/>
          <w:szCs w:val="22"/>
          <w:bdr w:val="none" w:color="auto" w:sz="0" w:space="0" w:frame="1"/>
        </w:rPr>
      </w:pPr>
    </w:p>
    <w:p w:rsidRPr="006667BF" w:rsidR="005D231A" w:rsidP="009011BA" w:rsidRDefault="005D231A" w14:paraId="1C21BBCC" w14:textId="241AC3FF">
      <w:pPr>
        <w:textAlignment w:val="baseline"/>
        <w:rPr>
          <w:rFonts w:ascii="Arial" w:hAnsi="Arial" w:eastAsia="Times New Roman" w:cs="Arial"/>
          <w:i/>
          <w:iCs/>
          <w:color w:val="0F4761" w:themeColor="accent1" w:themeShade="BF"/>
          <w:szCs w:val="22"/>
        </w:rPr>
      </w:pPr>
      <w:r>
        <w:rPr>
          <w:rFonts w:ascii="Arial" w:hAnsi="Arial" w:eastAsia="Times New Roman" w:cs="Arial"/>
          <w:i/>
          <w:iCs/>
          <w:color w:val="0F4761" w:themeColor="accent1" w:themeShade="BF"/>
          <w:szCs w:val="22"/>
        </w:rPr>
        <w:t xml:space="preserve">Extracted from </w:t>
      </w:r>
      <w:r w:rsidR="00B631E4">
        <w:rPr>
          <w:rFonts w:ascii="Arial" w:hAnsi="Arial" w:eastAsia="Times New Roman" w:cs="Arial"/>
          <w:b/>
          <w:bCs/>
          <w:i/>
          <w:iCs/>
          <w:color w:val="0F4761" w:themeColor="accent1" w:themeShade="BF"/>
          <w:szCs w:val="22"/>
        </w:rPr>
        <w:t>Discussion</w:t>
      </w:r>
      <w:r>
        <w:rPr>
          <w:rFonts w:ascii="Arial" w:hAnsi="Arial" w:eastAsia="Times New Roman" w:cs="Arial"/>
          <w:b/>
          <w:bCs/>
          <w:i/>
          <w:iCs/>
          <w:color w:val="0F4761" w:themeColor="accent1" w:themeShade="BF"/>
          <w:szCs w:val="22"/>
        </w:rPr>
        <w:t xml:space="preserve"> (page)</w:t>
      </w:r>
      <w:r>
        <w:rPr>
          <w:rFonts w:ascii="Arial" w:hAnsi="Arial" w:eastAsia="Times New Roman" w:cs="Arial"/>
          <w:i/>
          <w:iCs/>
          <w:color w:val="0F4761" w:themeColor="accent1" w:themeShade="BF"/>
          <w:szCs w:val="22"/>
        </w:rPr>
        <w:t>:</w:t>
      </w:r>
    </w:p>
    <w:p w:rsidRPr="00123610" w:rsidR="005D231A" w:rsidP="009011BA" w:rsidRDefault="005D231A" w14:paraId="5AEBB30F" w14:textId="7A013A2D">
      <w:pPr>
        <w:textAlignment w:val="baseline"/>
        <w:rPr>
          <w:rFonts w:ascii="Arial" w:hAnsi="Arial" w:eastAsia="Times New Roman" w:cs="Arial"/>
          <w:b/>
          <w:bCs/>
          <w:i/>
          <w:iCs/>
          <w:color w:val="0F4761" w:themeColor="accent1" w:themeShade="BF"/>
          <w:szCs w:val="22"/>
          <w:bdr w:val="none" w:color="auto" w:sz="0" w:space="0" w:frame="1"/>
        </w:rPr>
      </w:pPr>
      <w:r w:rsidRPr="00123610">
        <w:rPr>
          <w:rFonts w:ascii="Arial" w:hAnsi="Arial" w:eastAsia="Times New Roman" w:cs="Arial"/>
          <w:b/>
          <w:bCs/>
          <w:i/>
          <w:iCs/>
          <w:color w:val="0F4761" w:themeColor="accent1" w:themeShade="BF"/>
          <w:szCs w:val="22"/>
          <w:highlight w:val="yellow"/>
          <w:bdr w:val="none" w:color="auto" w:sz="0" w:space="0" w:frame="1"/>
        </w:rPr>
        <w:t>blablbabla</w:t>
      </w:r>
    </w:p>
    <w:p w:rsidRPr="00AC0A69" w:rsidR="005D231A" w:rsidP="009011BA" w:rsidRDefault="005D231A" w14:paraId="3AD0788C" w14:textId="77777777">
      <w:pPr>
        <w:textAlignment w:val="baseline"/>
        <w:rPr>
          <w:rFonts w:ascii="Arial" w:hAnsi="Arial" w:eastAsia="Times New Roman" w:cs="Arial"/>
          <w:i/>
          <w:iCs/>
          <w:color w:val="0F4761" w:themeColor="accent1" w:themeShade="BF"/>
          <w:szCs w:val="22"/>
        </w:rPr>
      </w:pPr>
    </w:p>
    <w:p w:rsidRPr="00AC0A69" w:rsidR="00AC0A69" w:rsidP="00AC0A69" w:rsidRDefault="00AC0A69" w14:paraId="5C172CCA" w14:textId="77777777">
      <w:pPr>
        <w:textAlignment w:val="baseline"/>
        <w:rPr>
          <w:rFonts w:ascii="Arial" w:hAnsi="Arial" w:eastAsia="Times New Roman" w:cs="Arial"/>
          <w:color w:val="C82613"/>
          <w:szCs w:val="22"/>
        </w:rPr>
      </w:pPr>
    </w:p>
    <w:p w:rsidRPr="00AC0A69" w:rsidR="00AC0A69" w:rsidP="32D09366" w:rsidRDefault="00AC0A69" w14:paraId="66A37D47" w14:textId="45C3C7E4">
      <w:pPr>
        <w:textAlignment w:val="baseline"/>
        <w:rPr>
          <w:rFonts w:ascii="Arial" w:hAnsi="Arial" w:eastAsia="Times New Roman" w:cs="Arial"/>
          <w:b w:val="1"/>
          <w:bCs w:val="1"/>
          <w:color w:val="000000" w:themeColor="text1" w:themeTint="FF" w:themeShade="FF"/>
        </w:rPr>
      </w:pPr>
      <w:r w:rsidRPr="32D09366" w:rsidR="3796CC34">
        <w:rPr>
          <w:rFonts w:ascii="Arial" w:hAnsi="Arial" w:eastAsia="Times New Roman" w:cs="Arial"/>
          <w:b w:val="1"/>
          <w:bCs w:val="1"/>
          <w:color w:val="000000" w:themeColor="text1" w:themeTint="FF" w:themeShade="FF"/>
        </w:rPr>
        <w:t>Remark 5:</w:t>
      </w:r>
      <w:r w:rsidRPr="32D09366" w:rsidR="7628A886">
        <w:rPr>
          <w:rFonts w:ascii="Arial" w:hAnsi="Arial" w:eastAsia="Times New Roman" w:cs="Arial"/>
          <w:b w:val="1"/>
          <w:bCs w:val="1"/>
          <w:color w:val="000000" w:themeColor="text1" w:themeTint="FF" w:themeShade="FF"/>
        </w:rPr>
        <w:t xml:space="preserve"> </w:t>
      </w:r>
    </w:p>
    <w:p w:rsidRPr="00AC0A69" w:rsidR="00AC0A69" w:rsidP="1826440F" w:rsidRDefault="00AC0A69" w14:paraId="001E2D5C" w14:textId="4CB15CC3">
      <w:pPr>
        <w:textAlignment w:val="baseline"/>
        <w:rPr>
          <w:rFonts w:ascii="Arial" w:hAnsi="Arial" w:eastAsia="Times New Roman" w:cs="Arial"/>
          <w:color w:val="000000"/>
        </w:rPr>
      </w:pPr>
      <w:r w:rsidRPr="32D09366" w:rsidR="7628A886">
        <w:rPr>
          <w:rFonts w:ascii="Arial" w:hAnsi="Arial" w:eastAsia="Times New Roman" w:cs="Arial"/>
          <w:color w:val="000000" w:themeColor="text1" w:themeTint="FF" w:themeShade="FF"/>
        </w:rPr>
        <w:t>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w:t>
      </w:r>
      <w:r w:rsidRPr="32D09366" w:rsidR="7628A886">
        <w:rPr>
          <w:rFonts w:ascii="Arial" w:hAnsi="Arial" w:eastAsia="Times New Roman" w:cs="Arial"/>
          <w:color w:val="000000" w:themeColor="text1" w:themeTint="FF" w:themeShade="FF"/>
        </w:rPr>
        <w:t>,</w:t>
      </w:r>
      <w:r w:rsidRPr="32D09366" w:rsidR="7628A886">
        <w:rPr>
          <w:rFonts w:ascii="Arial" w:hAnsi="Arial" w:eastAsia="Times New Roman" w:cs="Arial"/>
          <w:color w:val="000000" w:themeColor="text1" w:themeTint="FF" w:themeShade="FF"/>
        </w:rPr>
        <w:t>please</w:t>
      </w:r>
      <w:r w:rsidRPr="32D09366" w:rsidR="7628A886">
        <w:rPr>
          <w:rFonts w:ascii="Arial" w:hAnsi="Arial" w:eastAsia="Times New Roman" w:cs="Arial"/>
          <w:color w:val="000000" w:themeColor="text1" w:themeTint="FF" w:themeShade="FF"/>
        </w:rPr>
        <w:t xml:space="preserve"> see my </w:t>
      </w:r>
      <w:r w:rsidRPr="32D09366" w:rsidR="7628A886">
        <w:rPr>
          <w:rFonts w:ascii="Arial" w:hAnsi="Arial" w:eastAsia="Times New Roman" w:cs="Arial"/>
          <w:color w:val="000000" w:themeColor="text1" w:themeTint="FF" w:themeShade="FF"/>
        </w:rPr>
        <w:t>previous</w:t>
      </w:r>
      <w:r w:rsidRPr="32D09366" w:rsidR="7628A886">
        <w:rPr>
          <w:rFonts w:ascii="Arial" w:hAnsi="Arial" w:eastAsia="Times New Roman" w:cs="Arial"/>
          <w:color w:val="000000" w:themeColor="text1" w:themeTint="FF" w:themeShade="FF"/>
        </w:rPr>
        <w:t xml:space="preserve"> comments.</w:t>
      </w:r>
    </w:p>
    <w:p w:rsidR="00AC0A69" w:rsidP="00AC0A69" w:rsidRDefault="00AC0A69" w14:paraId="20BECC16" w14:textId="77777777">
      <w:pPr>
        <w:textAlignment w:val="baseline"/>
        <w:rPr>
          <w:rFonts w:ascii="Arial" w:hAnsi="Arial" w:eastAsia="Times New Roman" w:cs="Arial"/>
          <w:color w:val="000000"/>
          <w:szCs w:val="22"/>
        </w:rPr>
      </w:pPr>
    </w:p>
    <w:p w:rsidR="00F354F9" w:rsidP="32D09366" w:rsidRDefault="009B1510" w14:paraId="47F133AC" w14:textId="52601CD0">
      <w:pPr>
        <w:textAlignment w:val="baseline"/>
        <w:rPr>
          <w:rFonts w:ascii="Arial" w:hAnsi="Arial" w:cs="Arial"/>
          <w:i w:val="1"/>
          <w:iCs w:val="1"/>
          <w:color w:val="0F4761" w:themeColor="accent1" w:themeShade="BF"/>
        </w:rPr>
      </w:pPr>
      <w:r w:rsidRPr="32D09366" w:rsidR="7551A26C">
        <w:rPr>
          <w:rFonts w:ascii="Arial" w:hAnsi="Arial" w:cs="Arial"/>
          <w:i w:val="1"/>
          <w:iCs w:val="1"/>
          <w:color w:val="0F4761" w:themeColor="accent1" w:themeTint="FF" w:themeShade="BF"/>
          <w:u w:val="single"/>
        </w:rPr>
        <w:t>Our reply</w:t>
      </w:r>
      <w:r w:rsidRPr="32D09366" w:rsidR="64399E7D">
        <w:rPr>
          <w:rFonts w:ascii="Arial" w:hAnsi="Arial" w:cs="Arial"/>
          <w:i w:val="1"/>
          <w:iCs w:val="1"/>
          <w:color w:val="0F4761" w:themeColor="accent1" w:themeTint="FF" w:themeShade="BF"/>
          <w:u w:val="single"/>
        </w:rPr>
        <w:t>:</w:t>
      </w:r>
      <w:r w:rsidRPr="32D09366" w:rsidR="78428862">
        <w:rPr>
          <w:rFonts w:ascii="Arial" w:hAnsi="Arial" w:cs="Arial"/>
          <w:i w:val="1"/>
          <w:iCs w:val="1"/>
          <w:color w:val="0F4761" w:themeColor="accent1" w:themeTint="FF" w:themeShade="BF"/>
        </w:rPr>
        <w:t xml:space="preserve"> We thank the reviewer for</w:t>
      </w:r>
      <w:r w:rsidRPr="32D09366" w:rsidR="31362A83">
        <w:rPr>
          <w:rFonts w:ascii="Arial" w:hAnsi="Arial" w:cs="Arial"/>
          <w:i w:val="1"/>
          <w:iCs w:val="1"/>
          <w:color w:val="0F4761" w:themeColor="accent1" w:themeTint="FF" w:themeShade="BF"/>
        </w:rPr>
        <w:t xml:space="preserve"> </w:t>
      </w:r>
      <w:r w:rsidRPr="32D09366" w:rsidR="2B8C52DD">
        <w:rPr>
          <w:rFonts w:ascii="Arial" w:hAnsi="Arial" w:cs="Arial"/>
          <w:i w:val="1"/>
          <w:iCs w:val="1"/>
          <w:color w:val="0F4761" w:themeColor="accent1" w:themeTint="FF" w:themeShade="BF"/>
        </w:rPr>
        <w:t>referencing</w:t>
      </w:r>
      <w:r w:rsidRPr="32D09366" w:rsidR="31362A83">
        <w:rPr>
          <w:rFonts w:ascii="Arial" w:hAnsi="Arial" w:cs="Arial"/>
          <w:i w:val="1"/>
          <w:iCs w:val="1"/>
          <w:color w:val="0F4761" w:themeColor="accent1" w:themeTint="FF" w:themeShade="BF"/>
        </w:rPr>
        <w:t xml:space="preserve"> established tools such as the Cochrane ROB. </w:t>
      </w:r>
    </w:p>
    <w:p w:rsidR="00123610" w:rsidP="32D09366" w:rsidRDefault="00F354F9" w14:paraId="02B09518" w14:textId="32DE4AC9">
      <w:pPr>
        <w:textAlignment w:val="baseline"/>
        <w:rPr>
          <w:rFonts w:ascii="Arial" w:hAnsi="Arial" w:cs="Arial"/>
          <w:i w:val="1"/>
          <w:iCs w:val="1"/>
          <w:color w:val="0F4761" w:themeColor="accent1" w:themeShade="BF"/>
        </w:rPr>
      </w:pPr>
      <w:r w:rsidRPr="32D09366" w:rsidR="13A30D20">
        <w:rPr>
          <w:rFonts w:ascii="Arial" w:hAnsi="Arial" w:cs="Arial"/>
          <w:i w:val="1"/>
          <w:iCs w:val="1"/>
          <w:color w:val="0F4761" w:themeColor="accent1" w:themeTint="FF" w:themeShade="BF"/>
        </w:rPr>
        <w:t>T</w:t>
      </w:r>
      <w:r w:rsidRPr="32D09366" w:rsidR="2B8C52DD">
        <w:rPr>
          <w:rFonts w:ascii="Arial" w:hAnsi="Arial" w:cs="Arial"/>
          <w:i w:val="1"/>
          <w:iCs w:val="1"/>
          <w:color w:val="0F4761" w:themeColor="accent1" w:themeTint="FF" w:themeShade="BF"/>
        </w:rPr>
        <w:t xml:space="preserve">he aim of our </w:t>
      </w:r>
      <w:r w:rsidRPr="32D09366" w:rsidR="2BC244D3">
        <w:rPr>
          <w:rFonts w:ascii="Arial" w:hAnsi="Arial" w:cs="Arial"/>
          <w:i w:val="1"/>
          <w:iCs w:val="1"/>
          <w:color w:val="0F4761" w:themeColor="accent1" w:themeTint="FF" w:themeShade="BF"/>
        </w:rPr>
        <w:t xml:space="preserve">research </w:t>
      </w:r>
      <w:r w:rsidRPr="32D09366" w:rsidR="431F8B75">
        <w:rPr>
          <w:rFonts w:ascii="Arial" w:hAnsi="Arial" w:cs="Arial"/>
          <w:i w:val="1"/>
          <w:iCs w:val="1"/>
          <w:color w:val="0F4761" w:themeColor="accent1" w:themeTint="FF" w:themeShade="BF"/>
        </w:rPr>
        <w:t xml:space="preserve">was </w:t>
      </w:r>
      <w:r w:rsidRPr="32D09366" w:rsidR="2BC244D3">
        <w:rPr>
          <w:rFonts w:ascii="Arial" w:hAnsi="Arial" w:cs="Arial"/>
          <w:i w:val="1"/>
          <w:iCs w:val="1"/>
          <w:color w:val="0F4761" w:themeColor="accent1" w:themeTint="FF" w:themeShade="BF"/>
        </w:rPr>
        <w:t xml:space="preserve">not to assess risk of bias or quality of reporting but </w:t>
      </w:r>
      <w:r w:rsidRPr="32D09366" w:rsidR="2B8C52DD">
        <w:rPr>
          <w:rFonts w:ascii="Arial" w:hAnsi="Arial" w:cs="Arial"/>
          <w:i w:val="1"/>
          <w:iCs w:val="1"/>
          <w:color w:val="0F4761" w:themeColor="accent1" w:themeTint="FF" w:themeShade="BF"/>
        </w:rPr>
        <w:t xml:space="preserve">to develop and pilot a structured composite outcome to evaluate the extent to which surgical RCTs </w:t>
      </w:r>
      <w:r w:rsidRPr="32D09366" w:rsidR="4F51EE88">
        <w:rPr>
          <w:rFonts w:ascii="Arial" w:hAnsi="Arial" w:cs="Arial"/>
          <w:i w:val="1"/>
          <w:iCs w:val="1"/>
          <w:color w:val="0F4761" w:themeColor="accent1" w:themeTint="FF" w:themeShade="BF"/>
        </w:rPr>
        <w:t>can</w:t>
      </w:r>
      <w:r w:rsidRPr="32D09366" w:rsidR="2B8C52DD">
        <w:rPr>
          <w:rFonts w:ascii="Arial" w:hAnsi="Arial" w:cs="Arial"/>
          <w:i w:val="1"/>
          <w:iCs w:val="1"/>
          <w:color w:val="0F4761" w:themeColor="accent1" w:themeTint="FF" w:themeShade="BF"/>
        </w:rPr>
        <w:t xml:space="preserve"> address</w:t>
      </w:r>
      <w:r w:rsidRPr="32D09366" w:rsidR="2B8C52DD">
        <w:rPr>
          <w:rFonts w:ascii="Arial" w:hAnsi="Arial" w:cs="Arial"/>
          <w:i w:val="1"/>
          <w:iCs w:val="1"/>
          <w:color w:val="0F4761" w:themeColor="accent1" w:themeTint="FF" w:themeShade="BF"/>
        </w:rPr>
        <w:t xml:space="preserve"> clinically relevant aspects, including </w:t>
      </w:r>
      <w:r w:rsidRPr="32D09366" w:rsidR="2B8C52DD">
        <w:rPr>
          <w:rFonts w:ascii="Arial" w:hAnsi="Arial" w:cs="Arial"/>
          <w:i w:val="1"/>
          <w:iCs w:val="1"/>
          <w:color w:val="0F4761" w:themeColor="accent1" w:themeTint="FF" w:themeShade="BF"/>
        </w:rPr>
        <w:t xml:space="preserve">the </w:t>
      </w:r>
      <w:r w:rsidRPr="32D09366" w:rsidR="2B8C52DD">
        <w:rPr>
          <w:rFonts w:ascii="Arial" w:hAnsi="Arial" w:cs="Arial"/>
          <w:i w:val="1"/>
          <w:iCs w:val="1"/>
          <w:color w:val="0F4761" w:themeColor="accent1" w:themeTint="FF" w:themeShade="BF"/>
        </w:rPr>
        <w:t>clarity of hypothesis and endpoint</w:t>
      </w:r>
      <w:r w:rsidRPr="32D09366" w:rsidR="2B8C52DD">
        <w:rPr>
          <w:rFonts w:ascii="Arial" w:hAnsi="Arial" w:cs="Arial"/>
          <w:i w:val="1"/>
          <w:iCs w:val="1"/>
          <w:color w:val="0F4761" w:themeColor="accent1" w:themeTint="FF" w:themeShade="BF"/>
        </w:rPr>
        <w:t xml:space="preserve"> and t</w:t>
      </w:r>
      <w:r w:rsidRPr="32D09366" w:rsidR="2B8C52DD">
        <w:rPr>
          <w:rFonts w:ascii="Arial" w:hAnsi="Arial" w:cs="Arial"/>
          <w:i w:val="1"/>
          <w:iCs w:val="1"/>
          <w:color w:val="0F4761" w:themeColor="accent1" w:themeTint="FF" w:themeShade="BF"/>
        </w:rPr>
        <w:t xml:space="preserve">he </w:t>
      </w:r>
      <w:r w:rsidRPr="32D09366" w:rsidR="2B8C52DD">
        <w:rPr>
          <w:rFonts w:ascii="Arial" w:hAnsi="Arial" w:cs="Arial"/>
          <w:i w:val="1"/>
          <w:iCs w:val="1"/>
          <w:color w:val="0F4761" w:themeColor="accent1" w:themeTint="FF" w:themeShade="BF"/>
        </w:rPr>
        <w:t xml:space="preserve">incorporation of clinical </w:t>
      </w:r>
      <w:r w:rsidRPr="32D09366" w:rsidR="2B8C52DD">
        <w:rPr>
          <w:rFonts w:ascii="Arial" w:hAnsi="Arial" w:cs="Arial"/>
          <w:i w:val="1"/>
          <w:iCs w:val="1"/>
          <w:color w:val="0F4761" w:themeColor="accent1" w:themeTint="FF" w:themeShade="BF"/>
        </w:rPr>
        <w:t xml:space="preserve">relevance </w:t>
      </w:r>
      <w:r w:rsidRPr="32D09366" w:rsidR="2B8C52DD">
        <w:rPr>
          <w:rFonts w:ascii="Arial" w:hAnsi="Arial" w:cs="Arial"/>
          <w:i w:val="1"/>
          <w:iCs w:val="1"/>
          <w:color w:val="0F4761" w:themeColor="accent1" w:themeTint="FF" w:themeShade="BF"/>
        </w:rPr>
        <w:t>for</w:t>
      </w:r>
      <w:r w:rsidRPr="32D09366" w:rsidR="2B8C52DD">
        <w:rPr>
          <w:rFonts w:ascii="Arial" w:hAnsi="Arial" w:cs="Arial"/>
          <w:i w:val="1"/>
          <w:iCs w:val="1"/>
          <w:color w:val="0F4761" w:themeColor="accent1" w:themeTint="FF" w:themeShade="BF"/>
        </w:rPr>
        <w:t xml:space="preserve"> sample size</w:t>
      </w:r>
      <w:r w:rsidRPr="32D09366" w:rsidR="2B8C52DD">
        <w:rPr>
          <w:rFonts w:ascii="Arial" w:hAnsi="Arial" w:cs="Arial"/>
          <w:i w:val="1"/>
          <w:iCs w:val="1"/>
          <w:color w:val="0F4761" w:themeColor="accent1" w:themeTint="FF" w:themeShade="BF"/>
        </w:rPr>
        <w:t xml:space="preserve"> calculation and </w:t>
      </w:r>
      <w:r w:rsidRPr="32D09366" w:rsidR="2B8C52DD">
        <w:rPr>
          <w:rFonts w:ascii="Arial" w:hAnsi="Arial" w:cs="Arial"/>
          <w:i w:val="1"/>
          <w:iCs w:val="1"/>
          <w:color w:val="0F4761" w:themeColor="accent1" w:themeTint="FF" w:themeShade="BF"/>
        </w:rPr>
        <w:t xml:space="preserve">discussion of results. Applying ROB to each of these four items would </w:t>
      </w:r>
      <w:r w:rsidRPr="32D09366" w:rsidR="2B8C52DD">
        <w:rPr>
          <w:rFonts w:ascii="Arial" w:hAnsi="Arial" w:cs="Arial"/>
          <w:i w:val="1"/>
          <w:iCs w:val="1"/>
          <w:color w:val="0F4761" w:themeColor="accent1" w:themeTint="FF" w:themeShade="BF"/>
        </w:rPr>
        <w:t>represent</w:t>
      </w:r>
      <w:r w:rsidRPr="32D09366" w:rsidR="2B8C52DD">
        <w:rPr>
          <w:rFonts w:ascii="Arial" w:hAnsi="Arial" w:cs="Arial"/>
          <w:i w:val="1"/>
          <w:iCs w:val="1"/>
          <w:color w:val="0F4761" w:themeColor="accent1" w:themeTint="FF" w:themeShade="BF"/>
        </w:rPr>
        <w:t xml:space="preserve"> a distinct research question</w:t>
      </w:r>
      <w:r w:rsidRPr="32D09366" w:rsidR="2B8C52DD">
        <w:rPr>
          <w:rFonts w:ascii="Arial" w:hAnsi="Arial" w:cs="Arial"/>
          <w:i w:val="1"/>
          <w:iCs w:val="1"/>
          <w:color w:val="0F4761" w:themeColor="accent1" w:themeTint="FF" w:themeShade="BF"/>
        </w:rPr>
        <w:t xml:space="preserve">, i.e., to </w:t>
      </w:r>
      <w:r w:rsidRPr="32D09366" w:rsidR="2B8C52DD">
        <w:rPr>
          <w:rFonts w:ascii="Arial" w:hAnsi="Arial" w:cs="Arial"/>
          <w:i w:val="1"/>
          <w:iCs w:val="1"/>
          <w:color w:val="0F4761" w:themeColor="accent1" w:themeTint="FF" w:themeShade="BF"/>
        </w:rPr>
        <w:t>assess the susceptibility of our evaluation process to bias</w:t>
      </w:r>
      <w:r w:rsidRPr="32D09366" w:rsidR="4F51EE88">
        <w:rPr>
          <w:rFonts w:ascii="Arial" w:hAnsi="Arial" w:cs="Arial"/>
          <w:i w:val="1"/>
          <w:iCs w:val="1"/>
          <w:color w:val="0F4761" w:themeColor="accent1" w:themeTint="FF" w:themeShade="BF"/>
        </w:rPr>
        <w:t xml:space="preserve">, </w:t>
      </w:r>
      <w:r w:rsidRPr="32D09366" w:rsidR="2B8C52DD">
        <w:rPr>
          <w:rFonts w:ascii="Arial" w:hAnsi="Arial" w:cs="Arial"/>
          <w:i w:val="1"/>
          <w:iCs w:val="1"/>
          <w:color w:val="0F4761" w:themeColor="accent1" w:themeTint="FF" w:themeShade="BF"/>
        </w:rPr>
        <w:t xml:space="preserve">rather than the capacity of trials to inform clinical practice. </w:t>
      </w:r>
    </w:p>
    <w:p w:rsidRPr="00123610" w:rsidR="00AC0A69" w:rsidP="00AC0A69" w:rsidRDefault="00F354F9" w14:paraId="4F863DFF" w14:textId="0A79B79E">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Pr="00F354F9" w:rsidR="00123610">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p>
    <w:p w:rsidR="00AC0A69" w:rsidP="00AC0A69" w:rsidRDefault="00AC0A69" w14:paraId="6C0534D4" w14:textId="77777777">
      <w:pPr>
        <w:textAlignment w:val="baseline"/>
        <w:rPr>
          <w:rFonts w:ascii="Arial" w:hAnsi="Arial" w:eastAsia="Times New Roman" w:cs="Arial"/>
          <w:color w:val="000000"/>
          <w:szCs w:val="22"/>
        </w:rPr>
        <w:sectPr w:rsidR="00AC0A69" w:rsidSect="002405D7">
          <w:pgSz w:w="12240" w:h="15840" w:orient="portrait" w:code="1"/>
          <w:pgMar w:top="1276" w:right="720" w:bottom="1080" w:left="1080" w:header="274" w:footer="274" w:gutter="0"/>
          <w:cols w:space="720"/>
          <w:docGrid w:linePitch="360"/>
        </w:sectPr>
      </w:pPr>
    </w:p>
    <w:p w:rsidRPr="009B1510" w:rsidR="00AC0A69" w:rsidP="1826440F" w:rsidRDefault="00AC0A69" w14:paraId="10561A72" w14:textId="5819A2FB">
      <w:pPr>
        <w:textAlignment w:val="baseline"/>
        <w:rPr>
          <w:rFonts w:ascii="Arial" w:hAnsi="Arial" w:eastAsia="Times New Roman" w:cs="Arial"/>
          <w:b w:val="1"/>
          <w:bCs w:val="1"/>
          <w:color w:val="000000"/>
        </w:rPr>
      </w:pPr>
      <w:r w:rsidRPr="1826440F" w:rsidR="7628A886">
        <w:rPr>
          <w:rFonts w:ascii="Arial" w:hAnsi="Arial" w:eastAsia="Times New Roman" w:cs="Arial"/>
          <w:b w:val="1"/>
          <w:bCs w:val="1"/>
          <w:color w:val="000000" w:themeColor="text1" w:themeTint="FF" w:themeShade="FF"/>
        </w:rPr>
        <w:t>Reviewer 3</w:t>
      </w:r>
      <w:ins w:author="Pierre-Alain Clavien" w:date="2026-04-12T11:51:59.799Z" w16du:dateUtc="2026-04-12T11:51:59.799Z" w:id="21319717">
        <w:r w:rsidRPr="1826440F" w:rsidR="639DC4F4">
          <w:rPr>
            <w:rFonts w:ascii="Arial" w:hAnsi="Arial" w:eastAsia="Times New Roman" w:cs="Arial"/>
            <w:b w:val="1"/>
            <w:bCs w:val="1"/>
            <w:color w:val="000000" w:themeColor="text1" w:themeTint="FF" w:themeShade="FF"/>
          </w:rPr>
          <w:t xml:space="preserve"> (PAC comment. This reviewer is calling for straight reject, and we need to be thoug</w:t>
        </w:r>
      </w:ins>
      <w:ins w:author="Pierre-Alain Clavien" w:date="2026-04-12T11:52:26.742Z" w16du:dateUtc="2026-04-12T11:52:26.742Z" w:id="2090261497">
        <w:r w:rsidRPr="1826440F" w:rsidR="639DC4F4">
          <w:rPr>
            <w:rFonts w:ascii="Arial" w:hAnsi="Arial" w:eastAsia="Times New Roman" w:cs="Arial"/>
            <w:b w:val="1"/>
            <w:bCs w:val="1"/>
            <w:color w:val="000000" w:themeColor="text1" w:themeTint="FF" w:themeShade="FF"/>
          </w:rPr>
          <w:t>h and someone that his comments are outside of the scope of our manu</w:t>
        </w:r>
        <w:r w:rsidRPr="1826440F" w:rsidR="5224E807">
          <w:rPr>
            <w:rFonts w:ascii="Arial" w:hAnsi="Arial" w:eastAsia="Times New Roman" w:cs="Arial"/>
            <w:b w:val="1"/>
            <w:bCs w:val="1"/>
            <w:color w:val="000000" w:themeColor="text1" w:themeTint="FF" w:themeShade="FF"/>
          </w:rPr>
          <w:t>script.</w:t>
        </w:r>
      </w:ins>
    </w:p>
    <w:p w:rsidRPr="00AC0A69" w:rsidR="00AC0A69" w:rsidP="00AC0A69" w:rsidRDefault="00AC0A69" w14:paraId="16272B2C" w14:textId="1EC89703">
      <w:pPr>
        <w:textAlignment w:val="baseline"/>
        <w:rPr>
          <w:rFonts w:ascii="Arial" w:hAnsi="Arial" w:eastAsia="Times New Roman" w:cs="Arial"/>
          <w:color w:val="000000"/>
          <w:szCs w:val="22"/>
        </w:rPr>
      </w:pPr>
      <w:r w:rsidRPr="00AC0A69">
        <w:rPr>
          <w:rFonts w:ascii="Arial" w:hAnsi="Arial" w:eastAsia="Times New Roman" w:cs="Arial"/>
          <w:color w:val="000000"/>
          <w:szCs w:val="22"/>
        </w:rPr>
        <w:t>Good question but the answer is self-fulfilling.</w:t>
      </w:r>
    </w:p>
    <w:p w:rsidRPr="00AC0A69" w:rsidR="00AC0A69" w:rsidP="00AC0A69" w:rsidRDefault="00AC0A69" w14:paraId="77AFF5B2"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The problem with all failed RCT is poor planning and many surgical trials fail to complete.</w:t>
      </w:r>
    </w:p>
    <w:p w:rsidRPr="00AC0A69" w:rsidR="00AC0A69" w:rsidP="00AC0A69" w:rsidRDefault="00AC0A69" w14:paraId="3471AF24"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Financial backing and remuneration of centres/doctors allows better delivered trials in medical fields.</w:t>
      </w:r>
    </w:p>
    <w:p w:rsidRPr="00AC0A69" w:rsidR="00AC0A69" w:rsidP="00AC0A69" w:rsidRDefault="00AC0A69" w14:paraId="0858CD20"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Most surgical trials are underfunded - that is also a major problem.</w:t>
      </w:r>
    </w:p>
    <w:p w:rsidRPr="00AC0A69" w:rsidR="00AC0A69" w:rsidP="00AC0A69" w:rsidRDefault="00AC0A69" w14:paraId="51C1FE52"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rsidRPr="00AC0A69" w:rsidR="00AC0A69" w:rsidP="00AC0A69" w:rsidRDefault="00AC0A69" w14:paraId="1A466463"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rsidRPr="00AC0A69" w:rsidR="00AC0A69" w:rsidP="00AC0A69" w:rsidRDefault="00AC0A69" w14:paraId="1985E037"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Sorry for not being more positive</w:t>
      </w:r>
    </w:p>
    <w:p w:rsidRPr="00AC0A69" w:rsidR="00AC0A69" w:rsidP="00AC0A69" w:rsidRDefault="00AC0A69" w14:paraId="3FF764F0" w14:textId="77777777">
      <w:pPr>
        <w:textAlignment w:val="baseline"/>
        <w:rPr>
          <w:rFonts w:ascii="Arial" w:hAnsi="Arial" w:eastAsia="Times New Roman" w:cs="Arial"/>
          <w:color w:val="000000"/>
          <w:szCs w:val="22"/>
        </w:rPr>
      </w:pPr>
      <w:r w:rsidRPr="00AC0A69">
        <w:rPr>
          <w:rFonts w:ascii="Arial" w:hAnsi="Arial" w:eastAsia="Times New Roman" w:cs="Arial"/>
          <w:color w:val="000000"/>
          <w:szCs w:val="22"/>
        </w:rPr>
        <w:t>I have no conflict of interest and do not mind my review being open if needed.</w:t>
      </w:r>
    </w:p>
    <w:p w:rsidR="00AC0A69" w:rsidP="00AC0A69" w:rsidRDefault="00AC0A69" w14:paraId="10E8258E" w14:textId="77777777">
      <w:pPr>
        <w:textAlignment w:val="baseline"/>
        <w:rPr>
          <w:rFonts w:ascii="Arial" w:hAnsi="Arial" w:eastAsia="Times New Roman" w:cs="Arial"/>
          <w:color w:val="C82613"/>
          <w:szCs w:val="22"/>
        </w:rPr>
      </w:pPr>
    </w:p>
    <w:p w:rsidRPr="009B1510" w:rsidR="00AC0A69" w:rsidP="32D09366" w:rsidRDefault="009B1510" w14:paraId="608ED22C" w14:textId="521E0DF4">
      <w:pPr>
        <w:rPr>
          <w:rFonts w:ascii="Arial" w:hAnsi="Arial" w:eastAsia="Times New Roman" w:cs="Arial"/>
          <w:i w:val="1"/>
          <w:iCs w:val="1"/>
          <w:color w:val="0F4761" w:themeColor="accent1" w:themeShade="BF"/>
          <w:bdr w:val="none" w:color="auto" w:sz="0" w:space="0" w:frame="1"/>
        </w:rPr>
      </w:pPr>
      <w:r w:rsidRPr="32D09366" w:rsidR="63AD385F">
        <w:rPr>
          <w:rFonts w:ascii="Arial" w:hAnsi="Arial" w:cs="Arial"/>
          <w:i w:val="1"/>
          <w:iCs w:val="1"/>
          <w:color w:val="0F4761" w:themeColor="accent1" w:themeTint="FF" w:themeShade="BF"/>
          <w:u w:val="single"/>
        </w:rPr>
        <w:t>Our reply</w:t>
      </w:r>
      <w:r w:rsidRPr="32D09366" w:rsidR="481271D4">
        <w:rPr>
          <w:rFonts w:ascii="Arial" w:hAnsi="Arial" w:cs="Arial"/>
          <w:i w:val="1"/>
          <w:iCs w:val="1"/>
          <w:color w:val="0F4761" w:themeColor="accent1" w:themeShade="BF"/>
          <w:u w:val="single"/>
        </w:rPr>
        <w:t>:</w:t>
      </w:r>
      <w:r w:rsidRPr="32D09366" w:rsidR="78428862">
        <w:rPr>
          <w:rFonts w:ascii="Arial" w:hAnsi="Arial" w:cs="Arial"/>
          <w:i w:val="1"/>
          <w:iCs w:val="1"/>
          <w:color w:val="0F4761" w:themeColor="accent1" w:themeShade="BF"/>
        </w:rPr>
        <w:t xml:space="preserve"> </w:t>
      </w:r>
      <w:r w:rsidRPr="32D09366" w:rsidR="4D85209B">
        <w:rPr>
          <w:rFonts w:ascii="Arial" w:hAnsi="Arial" w:eastAsia="Times New Roman" w:cs="Arial"/>
          <w:i w:val="1"/>
          <w:iCs w:val="1"/>
          <w:color w:val="0F4761" w:themeColor="accent1" w:themeShade="BF"/>
          <w:bdr w:val="none" w:color="auto" w:sz="0" w:space="0" w:frame="1"/>
        </w:rPr>
        <w:t xml:space="preserve">While t</w:t>
      </w:r>
      <w:r w:rsidRPr="32D09366" w:rsidR="7628A886">
        <w:rPr>
          <w:rFonts w:ascii="Arial" w:hAnsi="Arial" w:eastAsia="Times New Roman" w:cs="Arial"/>
          <w:i w:val="1"/>
          <w:iCs w:val="1"/>
          <w:color w:val="0F4761" w:themeColor="accent1" w:themeShade="BF"/>
          <w:bdr w:val="none" w:color="auto" w:sz="0" w:space="0" w:frame="1"/>
        </w:rPr>
        <w:t xml:space="preserve">hese points are highly relevant in practice for </w:t>
      </w:r>
      <w:r w:rsidRPr="32D09366" w:rsidR="7628A886">
        <w:rPr>
          <w:i w:val="1"/>
          <w:iCs w:val="1"/>
          <w:color w:val="0F4761" w:themeColor="accent1" w:themeShade="BF"/>
        </w:rPr>
        <w:t>interventional</w:t>
      </w:r>
      <w:r w:rsidRPr="32D09366" w:rsidR="7628A886">
        <w:rPr>
          <w:rFonts w:ascii="Arial" w:hAnsi="Arial" w:eastAsia="Times New Roman" w:cs="Arial"/>
          <w:i w:val="1"/>
          <w:iCs w:val="1"/>
          <w:color w:val="0F4761" w:themeColor="accent1" w:themeShade="BF"/>
          <w:bdr w:val="none" w:color="auto" w:sz="0" w:space="0" w:frame="1"/>
        </w:rPr>
        <w:t xml:space="preserve"> studies in surgery</w:t>
      </w:r>
      <w:r w:rsidRPr="32D09366" w:rsidR="7628A886">
        <w:rPr>
          <w:rFonts w:ascii="Arial" w:hAnsi="Arial" w:eastAsia="Times New Roman" w:cs="Arial"/>
          <w:i w:val="1"/>
          <w:iCs w:val="1"/>
          <w:color w:val="0F4761" w:themeColor="accent1" w:themeShade="BF"/>
          <w:bdr w:val="none" w:color="auto" w:sz="0" w:space="0" w:frame="1"/>
        </w:rPr>
        <w:t xml:space="preserve">, our study was a study based on published RCTs, aim</w:t>
      </w:r>
      <w:r w:rsidRPr="32D09366" w:rsidR="78428862">
        <w:rPr>
          <w:rFonts w:ascii="Arial" w:hAnsi="Arial" w:eastAsia="Times New Roman" w:cs="Arial"/>
          <w:i w:val="1"/>
          <w:iCs w:val="1"/>
          <w:color w:val="0F4761" w:themeColor="accent1" w:themeShade="BF"/>
          <w:bdr w:val="none" w:color="auto" w:sz="0" w:space="0" w:frame="1"/>
        </w:rPr>
        <w:t>ing</w:t>
      </w:r>
      <w:r w:rsidRPr="32D09366" w:rsidR="7628A886">
        <w:rPr>
          <w:rFonts w:ascii="Arial" w:hAnsi="Arial" w:eastAsia="Times New Roman" w:cs="Arial"/>
          <w:i w:val="1"/>
          <w:iCs w:val="1"/>
          <w:color w:val="0F4761" w:themeColor="accent1" w:themeShade="BF"/>
          <w:bdr w:val="none" w:color="auto" w:sz="0" w:space="0" w:frame="1"/>
        </w:rPr>
        <w:t xml:space="preserve"> to study how designing, powering and discussion of results </w:t>
      </w:r>
      <w:r w:rsidRPr="32D09366" w:rsidR="78428862">
        <w:rPr>
          <w:rFonts w:ascii="Arial" w:hAnsi="Arial" w:eastAsia="Times New Roman" w:cs="Arial"/>
          <w:i w:val="1"/>
          <w:iCs w:val="1"/>
          <w:color w:val="0F4761" w:themeColor="accent1" w:themeShade="BF"/>
          <w:bdr w:val="none" w:color="auto" w:sz="0" w:space="0" w:frame="1"/>
        </w:rPr>
        <w:t>incorporate</w:t>
      </w:r>
      <w:r w:rsidRPr="32D09366" w:rsidR="7628A886">
        <w:rPr>
          <w:rFonts w:ascii="Arial" w:hAnsi="Arial" w:eastAsia="Times New Roman" w:cs="Arial"/>
          <w:i w:val="1"/>
          <w:iCs w:val="1"/>
          <w:color w:val="0F4761" w:themeColor="accent1" w:themeShade="BF"/>
          <w:bdr w:val="none" w:color="auto" w:sz="0" w:space="0" w:frame="1"/>
        </w:rPr>
        <w:t xml:space="preserve"> clinical relevance, as RCTs are the tool to make clinical impact in practice. We did not aim to study the</w:t>
      </w:r>
      <w:r w:rsidRPr="32D09366" w:rsidR="78428862">
        <w:rPr>
          <w:rFonts w:ascii="Arial" w:hAnsi="Arial" w:eastAsia="Times New Roman" w:cs="Arial"/>
          <w:i w:val="1"/>
          <w:iCs w:val="1"/>
          <w:color w:val="0F4761" w:themeColor="accent1" w:themeShade="BF"/>
          <w:bdr w:val="none" w:color="auto" w:sz="0" w:space="0" w:frame="1"/>
        </w:rPr>
        <w:t>se</w:t>
      </w:r>
      <w:r w:rsidRPr="32D09366" w:rsidR="7628A886">
        <w:rPr>
          <w:rFonts w:ascii="Arial" w:hAnsi="Arial" w:eastAsia="Times New Roman" w:cs="Arial"/>
          <w:i w:val="1"/>
          <w:iCs w:val="1"/>
          <w:color w:val="0F4761" w:themeColor="accent1" w:themeShade="BF"/>
          <w:bdr w:val="none" w:color="auto" w:sz="0" w:space="0" w:frame="1"/>
        </w:rPr>
        <w:t xml:space="preserve"> environmental factors, even though, as you underscore, they </w:t>
      </w:r>
      <w:r w:rsidRPr="32D09366" w:rsidR="78428862">
        <w:rPr>
          <w:rFonts w:ascii="Arial" w:hAnsi="Arial" w:eastAsia="Times New Roman" w:cs="Arial"/>
          <w:i w:val="1"/>
          <w:iCs w:val="1"/>
          <w:color w:val="0F4761" w:themeColor="accent1" w:themeShade="BF"/>
          <w:bdr w:val="none" w:color="auto" w:sz="0" w:space="0" w:frame="1"/>
        </w:rPr>
        <w:t>play</w:t>
      </w:r>
      <w:r w:rsidRPr="32D09366" w:rsidR="7628A886">
        <w:rPr>
          <w:rFonts w:ascii="Arial" w:hAnsi="Arial" w:eastAsia="Times New Roman" w:cs="Arial"/>
          <w:i w:val="1"/>
          <w:iCs w:val="1"/>
          <w:color w:val="0F4761" w:themeColor="accent1" w:themeShade="BF"/>
          <w:bdr w:val="none" w:color="auto" w:sz="0" w:space="0" w:frame="1"/>
        </w:rPr>
        <w:t xml:space="preserve"> </w:t>
      </w:r>
      <w:r w:rsidRPr="32D09366" w:rsidR="7628A886">
        <w:rPr>
          <w:rFonts w:ascii="Arial" w:hAnsi="Arial" w:eastAsia="Times New Roman" w:cs="Arial"/>
          <w:i w:val="1"/>
          <w:iCs w:val="1"/>
          <w:color w:val="0F4761" w:themeColor="accent1" w:themeShade="BF"/>
          <w:bdr w:val="none" w:color="auto" w:sz="0" w:space="0" w:frame="1"/>
        </w:rPr>
        <w:t xml:space="preserve">an important role</w:t>
      </w:r>
      <w:r w:rsidRPr="32D09366" w:rsidR="78428862">
        <w:rPr>
          <w:rFonts w:ascii="Arial" w:hAnsi="Arial" w:eastAsia="Times New Roman" w:cs="Arial"/>
          <w:i w:val="1"/>
          <w:iCs w:val="1"/>
          <w:color w:val="0F4761" w:themeColor="accent1" w:themeShade="BF"/>
          <w:bdr w:val="none" w:color="auto" w:sz="0" w:space="0" w:frame="1"/>
        </w:rPr>
        <w:t xml:space="preserve"> in the constraints trial investigators face</w:t>
      </w:r>
      <w:r w:rsidRPr="32D09366" w:rsidR="7628A886">
        <w:rPr>
          <w:rFonts w:ascii="Arial" w:hAnsi="Arial" w:eastAsia="Times New Roman" w:cs="Arial"/>
          <w:i w:val="1"/>
          <w:iCs w:val="1"/>
          <w:color w:val="0F4761" w:themeColor="accent1" w:themeShade="BF"/>
          <w:bdr w:val="none" w:color="auto" w:sz="0" w:space="0" w:frame="1"/>
        </w:rPr>
        <w:t>. </w:t>
      </w:r>
    </w:p>
    <w:sectPr w:rsidRPr="009B1510" w:rsidR="00AC0A69" w:rsidSect="002405D7">
      <w:pgSz w:w="12240" w:h="15840" w:orient="portrait"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a" w:author="fariba abbassi" w:date="2026-04-09T06:06:00Z" w:id="0">
    <w:p w:rsidR="0015632D" w:rsidP="0015632D" w:rsidRDefault="0015632D" w14:paraId="50781024" w14:textId="77777777">
      <w:r>
        <w:rPr>
          <w:rStyle w:val="CommentReference"/>
        </w:rPr>
        <w:annotationRef/>
      </w:r>
      <w:r>
        <w:rPr>
          <w:sz w:val="20"/>
          <w:szCs w:val="20"/>
        </w:rPr>
        <w:t>i would emphasize that it was not our intention to evaluate the overall quality of randomized controlled trials. Such an assessment would require a far more comprehensive evaluation, including aspects such as risk of bias. Rather, our aim was solely to assess the quality of reporting with regard to its ability to meaningfully inform clinical practice.</w:t>
      </w:r>
    </w:p>
  </w:comment>
  <w:comment w:initials="JRR" w:author="Joana Rodrigues Ribeiro" w:date="2026-04-05T17:07:00Z" w:id="1">
    <w:p w:rsidR="00E303B6" w:rsidP="00E303B6" w:rsidRDefault="00E303B6" w14:paraId="7FC492C8" w14:textId="77777777">
      <w:r>
        <w:rPr>
          <w:rStyle w:val="CommentReference"/>
        </w:rPr>
        <w:annotationRef/>
      </w:r>
      <w:r>
        <w:rPr>
          <w:sz w:val="20"/>
          <w:szCs w:val="20"/>
        </w:rPr>
        <w:t>I wrote this discretely. The reviewer complains that there was no protocol available for our review, whereas the article they refer to, from the BJS, neither was registered nor had mentioned any protocol. Besides, it is an update from another study published in the Annals originally . So I just meant implicitely that our non-systematic review was better planned than the systematic review to which referred. (Prof Clavien had asked my answers to be sharp)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81024" w15:done="1"/>
  <w15:commentEx w15:paraId="7FC492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BC6AD" w16cex:dateUtc="2026-04-09T04:06:00Z">
    <w16cex:extLst>
      <w16:ext w16:uri="{CE6994B0-6A32-4C9F-8C6B-6E91EDA988CE}">
        <cr:reactions xmlns:cr="http://schemas.microsoft.com/office/comments/2020/reactions">
          <cr:reaction reactionType="1">
            <cr:reactionInfo dateUtc="2026-04-10T03:41:39Z">
              <cr:user userId="S::joana.rodriguesribeiro@uzh.ch::499380a5-f773-4f1f-a8cf-83b4ebcd6ac4" userProvider="AD" userName="Joana Rodrigues Ribeiro"/>
            </cr:reactionInfo>
          </cr:reaction>
        </cr:reactions>
      </w16:ext>
    </w16cex:extLst>
  </w16cex:commentExtensible>
  <w16cex:commentExtensible w16cex:durableId="464297FD" w16cex:dateUtc="2026-04-05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81024" w16cid:durableId="692BC6AD"/>
  <w16cid:commentId w16cid:paraId="7FC492C8" w16cid:durableId="464297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trackRevisions w:val="tru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A4C6F"/>
    <w:rsid w:val="000CDFE4"/>
    <w:rsid w:val="000D011A"/>
    <w:rsid w:val="00123610"/>
    <w:rsid w:val="00147C38"/>
    <w:rsid w:val="0015632D"/>
    <w:rsid w:val="00177247"/>
    <w:rsid w:val="0021099A"/>
    <w:rsid w:val="00225A79"/>
    <w:rsid w:val="00226005"/>
    <w:rsid w:val="002405D7"/>
    <w:rsid w:val="00277270"/>
    <w:rsid w:val="002A61FC"/>
    <w:rsid w:val="002B29D4"/>
    <w:rsid w:val="002C0E41"/>
    <w:rsid w:val="002D2F6C"/>
    <w:rsid w:val="002E04BA"/>
    <w:rsid w:val="0034742A"/>
    <w:rsid w:val="00384EA0"/>
    <w:rsid w:val="003A71CE"/>
    <w:rsid w:val="003C48D7"/>
    <w:rsid w:val="0040020F"/>
    <w:rsid w:val="0044119D"/>
    <w:rsid w:val="004A2331"/>
    <w:rsid w:val="004A265B"/>
    <w:rsid w:val="004A54D3"/>
    <w:rsid w:val="004C490A"/>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33990"/>
    <w:rsid w:val="00740E00"/>
    <w:rsid w:val="00757CAE"/>
    <w:rsid w:val="007924AF"/>
    <w:rsid w:val="007F28C6"/>
    <w:rsid w:val="00804D5D"/>
    <w:rsid w:val="008302DA"/>
    <w:rsid w:val="0086529C"/>
    <w:rsid w:val="008C0651"/>
    <w:rsid w:val="009011BA"/>
    <w:rsid w:val="009548A9"/>
    <w:rsid w:val="009B1510"/>
    <w:rsid w:val="009E184A"/>
    <w:rsid w:val="00A23C56"/>
    <w:rsid w:val="00AC0A69"/>
    <w:rsid w:val="00B03A4C"/>
    <w:rsid w:val="00B41BD1"/>
    <w:rsid w:val="00B61043"/>
    <w:rsid w:val="00B631E4"/>
    <w:rsid w:val="00BF1D11"/>
    <w:rsid w:val="00C021DE"/>
    <w:rsid w:val="00C1103A"/>
    <w:rsid w:val="00C37C45"/>
    <w:rsid w:val="00C463AB"/>
    <w:rsid w:val="00C470E2"/>
    <w:rsid w:val="00C92247"/>
    <w:rsid w:val="00CA1B8F"/>
    <w:rsid w:val="00CC34A8"/>
    <w:rsid w:val="00CD0842"/>
    <w:rsid w:val="00CE0AAA"/>
    <w:rsid w:val="00D139CC"/>
    <w:rsid w:val="00D8001A"/>
    <w:rsid w:val="00D81AB4"/>
    <w:rsid w:val="00DA2F82"/>
    <w:rsid w:val="00DA5E9E"/>
    <w:rsid w:val="00E00EF3"/>
    <w:rsid w:val="00E303B6"/>
    <w:rsid w:val="00E37BE7"/>
    <w:rsid w:val="00E9129F"/>
    <w:rsid w:val="00E91312"/>
    <w:rsid w:val="00EE15A0"/>
    <w:rsid w:val="00F354F9"/>
    <w:rsid w:val="00F454B9"/>
    <w:rsid w:val="00FA7004"/>
    <w:rsid w:val="01223E5E"/>
    <w:rsid w:val="023D2E88"/>
    <w:rsid w:val="033052B7"/>
    <w:rsid w:val="03A2E5BD"/>
    <w:rsid w:val="04FAF924"/>
    <w:rsid w:val="057DA642"/>
    <w:rsid w:val="064F39E6"/>
    <w:rsid w:val="0673A7ED"/>
    <w:rsid w:val="0934A9F6"/>
    <w:rsid w:val="0B6E9D15"/>
    <w:rsid w:val="0BB98771"/>
    <w:rsid w:val="0BD4CCC2"/>
    <w:rsid w:val="0BFEC7DC"/>
    <w:rsid w:val="0C04C3E1"/>
    <w:rsid w:val="0D533922"/>
    <w:rsid w:val="0D8D1429"/>
    <w:rsid w:val="0E7FB7AF"/>
    <w:rsid w:val="0EFD63DC"/>
    <w:rsid w:val="0FCE7F03"/>
    <w:rsid w:val="100C5D08"/>
    <w:rsid w:val="11B84ED3"/>
    <w:rsid w:val="11CE7F4F"/>
    <w:rsid w:val="12684E4E"/>
    <w:rsid w:val="12C5A774"/>
    <w:rsid w:val="13A30D20"/>
    <w:rsid w:val="13A9963F"/>
    <w:rsid w:val="13C5E9A2"/>
    <w:rsid w:val="16CDBA5F"/>
    <w:rsid w:val="175F21DE"/>
    <w:rsid w:val="176C2CE5"/>
    <w:rsid w:val="17B786E2"/>
    <w:rsid w:val="181C0CE2"/>
    <w:rsid w:val="1826440F"/>
    <w:rsid w:val="19AD4D8B"/>
    <w:rsid w:val="1A2F882C"/>
    <w:rsid w:val="1A5C000E"/>
    <w:rsid w:val="1B6DBCA7"/>
    <w:rsid w:val="1B8502A8"/>
    <w:rsid w:val="1BB3B558"/>
    <w:rsid w:val="1BC87C9B"/>
    <w:rsid w:val="1C5D9E37"/>
    <w:rsid w:val="1D0469E6"/>
    <w:rsid w:val="1E959047"/>
    <w:rsid w:val="1EC7AF4D"/>
    <w:rsid w:val="1F994842"/>
    <w:rsid w:val="209D3E75"/>
    <w:rsid w:val="21444CE8"/>
    <w:rsid w:val="22EB852C"/>
    <w:rsid w:val="23001E2D"/>
    <w:rsid w:val="23B59266"/>
    <w:rsid w:val="242171A8"/>
    <w:rsid w:val="2448566D"/>
    <w:rsid w:val="24CF0425"/>
    <w:rsid w:val="24F70CF1"/>
    <w:rsid w:val="26580284"/>
    <w:rsid w:val="26C6056A"/>
    <w:rsid w:val="28AF3DC4"/>
    <w:rsid w:val="296B46AD"/>
    <w:rsid w:val="2A05D544"/>
    <w:rsid w:val="2A39887B"/>
    <w:rsid w:val="2AAF8FF1"/>
    <w:rsid w:val="2B3EBB53"/>
    <w:rsid w:val="2B8C52DD"/>
    <w:rsid w:val="2BC244D3"/>
    <w:rsid w:val="2C2B4A81"/>
    <w:rsid w:val="2C7F3A1F"/>
    <w:rsid w:val="2CD3D66C"/>
    <w:rsid w:val="2E49E208"/>
    <w:rsid w:val="2F08F63E"/>
    <w:rsid w:val="300321EA"/>
    <w:rsid w:val="308BBB44"/>
    <w:rsid w:val="30D46275"/>
    <w:rsid w:val="31362A83"/>
    <w:rsid w:val="316A6138"/>
    <w:rsid w:val="31EDA259"/>
    <w:rsid w:val="328FD125"/>
    <w:rsid w:val="32B10EA1"/>
    <w:rsid w:val="32BEC2FA"/>
    <w:rsid w:val="32D09366"/>
    <w:rsid w:val="34B83C4B"/>
    <w:rsid w:val="34FABC52"/>
    <w:rsid w:val="36189CB3"/>
    <w:rsid w:val="36226EC7"/>
    <w:rsid w:val="3697B0BA"/>
    <w:rsid w:val="3796CC34"/>
    <w:rsid w:val="387D343B"/>
    <w:rsid w:val="3923BDB2"/>
    <w:rsid w:val="3948FC49"/>
    <w:rsid w:val="3ACA188B"/>
    <w:rsid w:val="3B235C6C"/>
    <w:rsid w:val="3B9C9D0F"/>
    <w:rsid w:val="3BD5F64C"/>
    <w:rsid w:val="3C77A47C"/>
    <w:rsid w:val="3CBC7D7F"/>
    <w:rsid w:val="3D288EB8"/>
    <w:rsid w:val="3D833431"/>
    <w:rsid w:val="3E1F1791"/>
    <w:rsid w:val="3E90D669"/>
    <w:rsid w:val="3EF39F2C"/>
    <w:rsid w:val="3F04E467"/>
    <w:rsid w:val="3F1AC549"/>
    <w:rsid w:val="3F6359BD"/>
    <w:rsid w:val="3FB63610"/>
    <w:rsid w:val="3FED36C2"/>
    <w:rsid w:val="409524FC"/>
    <w:rsid w:val="40B62B58"/>
    <w:rsid w:val="40E0BE6B"/>
    <w:rsid w:val="4159283E"/>
    <w:rsid w:val="41DD93B2"/>
    <w:rsid w:val="42C3ADE6"/>
    <w:rsid w:val="42EB5F95"/>
    <w:rsid w:val="431F8B75"/>
    <w:rsid w:val="45FD93BE"/>
    <w:rsid w:val="4671C87A"/>
    <w:rsid w:val="473F6F6E"/>
    <w:rsid w:val="474AFFB0"/>
    <w:rsid w:val="481271D4"/>
    <w:rsid w:val="4818424A"/>
    <w:rsid w:val="486A048F"/>
    <w:rsid w:val="48C461F3"/>
    <w:rsid w:val="49004186"/>
    <w:rsid w:val="4940901D"/>
    <w:rsid w:val="49AD7A96"/>
    <w:rsid w:val="49C346C4"/>
    <w:rsid w:val="4A516525"/>
    <w:rsid w:val="4B28FBC8"/>
    <w:rsid w:val="4C284897"/>
    <w:rsid w:val="4CE56980"/>
    <w:rsid w:val="4D0154AB"/>
    <w:rsid w:val="4D41C117"/>
    <w:rsid w:val="4D85209B"/>
    <w:rsid w:val="4DA65215"/>
    <w:rsid w:val="4F51EE88"/>
    <w:rsid w:val="4F745D0F"/>
    <w:rsid w:val="4F924AB8"/>
    <w:rsid w:val="4FD61978"/>
    <w:rsid w:val="50D0BC20"/>
    <w:rsid w:val="50F07AA7"/>
    <w:rsid w:val="5224E807"/>
    <w:rsid w:val="53E1DFAD"/>
    <w:rsid w:val="5458237E"/>
    <w:rsid w:val="55946B86"/>
    <w:rsid w:val="56AB6E79"/>
    <w:rsid w:val="56CB9B6C"/>
    <w:rsid w:val="578A018F"/>
    <w:rsid w:val="57C70C2C"/>
    <w:rsid w:val="57E784EC"/>
    <w:rsid w:val="595803DF"/>
    <w:rsid w:val="59ED348E"/>
    <w:rsid w:val="5A6980F3"/>
    <w:rsid w:val="5B0A387A"/>
    <w:rsid w:val="5B6F8ADC"/>
    <w:rsid w:val="5C9B1010"/>
    <w:rsid w:val="5ED835F0"/>
    <w:rsid w:val="5FC7E030"/>
    <w:rsid w:val="5FC94634"/>
    <w:rsid w:val="601471BF"/>
    <w:rsid w:val="602AF520"/>
    <w:rsid w:val="61430BC1"/>
    <w:rsid w:val="61F9564F"/>
    <w:rsid w:val="6223533C"/>
    <w:rsid w:val="6227B94C"/>
    <w:rsid w:val="6358BB62"/>
    <w:rsid w:val="639DC4F4"/>
    <w:rsid w:val="63AD385F"/>
    <w:rsid w:val="64399E7D"/>
    <w:rsid w:val="65990D7D"/>
    <w:rsid w:val="6698E0F0"/>
    <w:rsid w:val="66C1D9C1"/>
    <w:rsid w:val="67D6347F"/>
    <w:rsid w:val="67F98ECC"/>
    <w:rsid w:val="680B3EA3"/>
    <w:rsid w:val="68E8C0C1"/>
    <w:rsid w:val="68F35D99"/>
    <w:rsid w:val="6A0435D9"/>
    <w:rsid w:val="6A64A557"/>
    <w:rsid w:val="6B0E91EF"/>
    <w:rsid w:val="6B44A306"/>
    <w:rsid w:val="6B47B5A9"/>
    <w:rsid w:val="6D252D61"/>
    <w:rsid w:val="6DD5009F"/>
    <w:rsid w:val="6E34F8A3"/>
    <w:rsid w:val="6EFBAF5C"/>
    <w:rsid w:val="6F2FF355"/>
    <w:rsid w:val="70EB399E"/>
    <w:rsid w:val="713844CF"/>
    <w:rsid w:val="7172E8D6"/>
    <w:rsid w:val="71B1688A"/>
    <w:rsid w:val="73633498"/>
    <w:rsid w:val="741417FB"/>
    <w:rsid w:val="7469A75C"/>
    <w:rsid w:val="750B2661"/>
    <w:rsid w:val="7549CE68"/>
    <w:rsid w:val="7551A26C"/>
    <w:rsid w:val="76053D1A"/>
    <w:rsid w:val="7628A886"/>
    <w:rsid w:val="764C490E"/>
    <w:rsid w:val="76E733A9"/>
    <w:rsid w:val="77542A1B"/>
    <w:rsid w:val="77CF9F87"/>
    <w:rsid w:val="780ED5D5"/>
    <w:rsid w:val="78428862"/>
    <w:rsid w:val="7886E485"/>
    <w:rsid w:val="789A6F61"/>
    <w:rsid w:val="79513750"/>
    <w:rsid w:val="79FDFC62"/>
    <w:rsid w:val="7B573047"/>
    <w:rsid w:val="7BF3821A"/>
    <w:rsid w:val="7CEA18FA"/>
    <w:rsid w:val="7DBBDD89"/>
    <w:rsid w:val="7DD9FD7D"/>
    <w:rsid w:val="7E77D73F"/>
    <w:rsid w:val="7EE40517"/>
    <w:rsid w:val="7F020DC2"/>
    <w:rsid w:val="7F032292"/>
    <w:rsid w:val="7FD6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cs="Times New Roman (Headings CS)" w:asciiTheme="majorHAnsi" w:hAnsiTheme="majorHAnsi" w:eastAsiaTheme="majorEastAsia"/>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hAnsi="Arial" w:eastAsiaTheme="majorEastAsia"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hAnsi="Arial" w:eastAsiaTheme="majorEastAsia"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70E2"/>
    <w:rPr>
      <w:rFonts w:cs="Times New Roman (Headings CS)" w:asciiTheme="majorHAnsi" w:hAnsiTheme="majorHAnsi" w:eastAsiaTheme="majorEastAsia"/>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cs="Times New Roman (Headings CS)" w:asciiTheme="majorHAnsi" w:hAnsiTheme="majorHAnsi" w:eastAsiaTheme="majorEastAsia"/>
      <w:b/>
      <w:caps/>
      <w:kern w:val="2"/>
      <w:sz w:val="56"/>
      <w:szCs w:val="56"/>
      <w14:ligatures w14:val="standardContextual"/>
    </w:rPr>
  </w:style>
  <w:style w:type="character" w:styleId="TitleChar" w:customStyle="1">
    <w:name w:val="Title Char"/>
    <w:basedOn w:val="DefaultParagraphFont"/>
    <w:link w:val="Title"/>
    <w:uiPriority w:val="10"/>
    <w:rsid w:val="00C470E2"/>
    <w:rPr>
      <w:rFonts w:cs="Times New Roman (Headings CS)" w:asciiTheme="majorHAnsi" w:hAnsiTheme="majorHAnsi" w:eastAsiaTheme="majorEastAsia"/>
      <w:b/>
      <w:caps/>
      <w:sz w:val="56"/>
      <w:szCs w:val="56"/>
    </w:rPr>
  </w:style>
  <w:style w:type="character" w:styleId="Heading2Char" w:customStyle="1">
    <w:name w:val="Heading 2 Char"/>
    <w:aliases w:val="Heading 1.1.1 Char"/>
    <w:basedOn w:val="DefaultParagraphFont"/>
    <w:link w:val="Heading2"/>
    <w:uiPriority w:val="9"/>
    <w:rsid w:val="003A71CE"/>
    <w:rPr>
      <w:rFonts w:ascii="Arial" w:hAnsi="Arial" w:eastAsiaTheme="majorEastAsia" w:cstheme="majorBidi"/>
      <w:color w:val="0F4761" w:themeColor="accent1" w:themeShade="BF"/>
      <w:kern w:val="0"/>
      <w:sz w:val="28"/>
      <w:szCs w:val="32"/>
      <w14:ligatures w14:val="none"/>
    </w:rPr>
  </w:style>
  <w:style w:type="character" w:styleId="Heading3Char" w:customStyle="1">
    <w:name w:val="Heading 3 Char"/>
    <w:aliases w:val="Titre 3.1 Char"/>
    <w:basedOn w:val="DefaultParagraphFont"/>
    <w:link w:val="Heading3"/>
    <w:uiPriority w:val="9"/>
    <w:rsid w:val="0021099A"/>
    <w:rPr>
      <w:rFonts w:ascii="Arial" w:hAnsi="Arial" w:eastAsiaTheme="majorEastAsia"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hAnsi="Arial" w:eastAsiaTheme="minorHAnsi" w:cstheme="minorBidi"/>
      <w:kern w:val="2"/>
      <w14:ligatures w14:val="standardContextual"/>
    </w:rPr>
  </w:style>
  <w:style w:type="character" w:styleId="BodyTextChar" w:customStyle="1">
    <w:name w:val="Body Text Char"/>
    <w:basedOn w:val="DefaultParagraphFont"/>
    <w:link w:val="BodyText"/>
    <w:uiPriority w:val="99"/>
    <w:semiHidden/>
    <w:rsid w:val="00C470E2"/>
    <w:rPr>
      <w:rFonts w:ascii="Arial" w:hAnsi="Arial" w:cs="Times New Roman"/>
      <w:kern w:val="0"/>
      <w:sz w:val="22"/>
      <w14:ligatures w14:val="none"/>
    </w:rPr>
  </w:style>
  <w:style w:type="paragraph" w:styleId="Titre21" w:customStyle="1">
    <w:name w:val="Titre 2.1"/>
    <w:basedOn w:val="Heading2"/>
    <w:next w:val="Normal"/>
    <w:link w:val="Titre21Char"/>
    <w:autoRedefine/>
    <w:qFormat/>
    <w:rsid w:val="0021099A"/>
    <w:pPr>
      <w:spacing w:before="240" w:after="240" w:line="480" w:lineRule="auto"/>
      <w:jc w:val="left"/>
    </w:pPr>
    <w:rPr>
      <w:rFonts w:eastAsia="Calibri" w:cs="Calibri" w:asciiTheme="majorHAnsi" w:hAnsiTheme="majorHAnsi"/>
      <w:b/>
      <w:bCs/>
      <w:color w:val="000000" w:themeColor="text1"/>
      <w:kern w:val="0"/>
      <w:sz w:val="24"/>
      <w:szCs w:val="24"/>
      <w14:ligatures w14:val="none"/>
    </w:rPr>
  </w:style>
  <w:style w:type="character" w:styleId="Titre21Char" w:customStyle="1">
    <w:name w:val="Titre 2.1 Char"/>
    <w:basedOn w:val="DefaultParagraphFont"/>
    <w:link w:val="Titre21"/>
    <w:rsid w:val="0021099A"/>
    <w:rPr>
      <w:rFonts w:eastAsia="Calibri" w:cs="Calibri" w:asciiTheme="majorHAnsi" w:hAnsiTheme="majorHAnsi"/>
      <w:b/>
      <w:bCs/>
      <w:color w:val="000000" w:themeColor="text1"/>
      <w:kern w:val="0"/>
      <w14:ligatures w14:val="none"/>
    </w:rPr>
  </w:style>
  <w:style w:type="paragraph" w:styleId="Titre11" w:customStyle="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styleId="Titre11Car" w:customStyle="1">
    <w:name w:val="Titre 1.1 Car"/>
    <w:basedOn w:val="DefaultParagraphFont"/>
    <w:link w:val="Titre11"/>
    <w:rsid w:val="0021099A"/>
    <w:rPr>
      <w:rFonts w:eastAsia="Calibri" w:cs="Calibri" w:asciiTheme="majorHAnsi" w:hAnsiTheme="majorHAnsi"/>
      <w:b/>
      <w:bCs/>
      <w:iCs/>
      <w:color w:val="000000" w:themeColor="text1"/>
      <w:kern w:val="0"/>
      <w:sz w:val="28"/>
      <w:szCs w:val="28"/>
      <w:lang w:val="fr-CH"/>
      <w14:ligatures w14:val="none"/>
    </w:rPr>
  </w:style>
  <w:style w:type="paragraph" w:styleId="TableCaption" w:customStyle="1">
    <w:name w:val="Table Caption"/>
    <w:basedOn w:val="Normal"/>
    <w:autoRedefine/>
    <w:qFormat/>
    <w:rsid w:val="0021099A"/>
    <w:pPr>
      <w:spacing w:line="360" w:lineRule="auto"/>
      <w:jc w:val="center"/>
    </w:pPr>
    <w:rPr>
      <w:rFonts w:eastAsia="Times New Roman" w:cstheme="minorBidi"/>
      <w:b/>
    </w:rPr>
  </w:style>
  <w:style w:type="character" w:styleId="Heading4Char" w:customStyle="1">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styleId="Heading5Char" w:customStyle="1">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styleId="Heading6Char" w:customStyle="1">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styleId="Heading7Char" w:customStyle="1">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styleId="Heading8Char" w:customStyle="1">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styleId="Heading9Char" w:customStyle="1">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hAnsi="Arial"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uiPriority w:val="34"/>
    <w:qFormat/>
    <w:rsid w:val="002405D7"/>
    <w:pPr>
      <w:spacing w:before="120" w:line="360" w:lineRule="auto"/>
      <w:ind w:left="720"/>
      <w:contextualSpacing/>
      <w:jc w:val="both"/>
    </w:pPr>
    <w:rPr>
      <w:rFonts w:ascii="Arial" w:hAnsi="Arial" w:eastAsiaTheme="minorHAnsi"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color="0F4761" w:themeColor="accent1" w:themeShade="BF" w:sz="4" w:space="10"/>
        <w:bottom w:val="single" w:color="0F4761" w:themeColor="accent1" w:themeShade="BF" w:sz="4" w:space="10"/>
      </w:pBdr>
      <w:spacing w:before="360" w:after="360" w:line="360" w:lineRule="auto"/>
      <w:ind w:left="864" w:right="864"/>
      <w:jc w:val="center"/>
    </w:pPr>
    <w:rPr>
      <w:rFonts w:ascii="Arial" w:hAnsi="Arial"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styleId="CommentTextChar" w:customStyle="1">
    <w:name w:val="Comment Text Char"/>
    <w:basedOn w:val="DefaultParagraphFont"/>
    <w:link w:val="CommentText"/>
    <w:uiPriority w:val="99"/>
    <w:semiHidden/>
    <w:rsid w:val="002B29D4"/>
    <w:rPr>
      <w:rFonts w:ascii="Cambria" w:hAnsi="Cambria" w:eastAsia="MS Mincho"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styleId="CommentSubjectChar" w:customStyle="1">
    <w:name w:val="Comment Subject Char"/>
    <w:basedOn w:val="CommentTextChar"/>
    <w:link w:val="CommentSubject"/>
    <w:uiPriority w:val="99"/>
    <w:semiHidden/>
    <w:rsid w:val="002B29D4"/>
    <w:rPr>
      <w:rFonts w:ascii="Cambria" w:hAnsi="Cambria" w:eastAsia="MS Mincho" w:cs="Times New Roman"/>
      <w:b/>
      <w:bCs/>
      <w:kern w:val="0"/>
      <w:sz w:val="20"/>
      <w:szCs w:val="20"/>
      <w14:ligatures w14:val="none"/>
    </w:rPr>
  </w:style>
  <w:style w:type="paragraph" w:styleId="s5" w:customStyle="1">
    <w:name w:val="s5"/>
    <w:basedOn w:val="Normal"/>
    <w:rsid w:val="007924AF"/>
    <w:pPr>
      <w:spacing w:before="100" w:beforeAutospacing="1" w:after="100" w:afterAutospacing="1"/>
    </w:pPr>
    <w:rPr>
      <w:rFonts w:ascii="Times New Roman" w:hAnsi="Times New Roman" w:eastAsia="Times New Roman"/>
    </w:rPr>
  </w:style>
  <w:style w:type="character" w:styleId="s2" w:customStyle="1">
    <w:name w:val="s2"/>
    <w:basedOn w:val="DefaultParagraphFont"/>
    <w:rsid w:val="007924AF"/>
  </w:style>
  <w:style w:type="character" w:styleId="apple-converted-space" w:customStyle="1">
    <w:name w:val="apple-converted-space"/>
    <w:basedOn w:val="DefaultParagraphFont"/>
    <w:rsid w:val="007924AF"/>
  </w:style>
  <w:style w:type="character" w:styleId="s6" w:customStyle="1">
    <w:name w:val="s6"/>
    <w:basedOn w:val="DefaultParagraphFont"/>
    <w:rsid w:val="007924AF"/>
  </w:style>
  <w:style w:type="paragraph" w:styleId="s3" w:customStyle="1">
    <w:name w:val="s3"/>
    <w:basedOn w:val="Normal"/>
    <w:rsid w:val="007924AF"/>
    <w:pPr>
      <w:spacing w:before="100" w:beforeAutospacing="1" w:after="100" w:afterAutospacing="1"/>
    </w:pPr>
    <w:rPr>
      <w:rFonts w:ascii="Times New Roman" w:hAnsi="Times New Roman" w:eastAsia="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microsoft.com/office/2018/08/relationships/commentsExtensible" Target="commentsExtensible.xml" Id="rId7" /><Relationship Type="http://schemas.openxmlformats.org/officeDocument/2006/relationships/settings" Target="settings.xml" Id="rId2" /><Relationship Type="http://schemas.openxmlformats.org/officeDocument/2006/relationships/styles" Target="styles.xml" Id="rId1" /><Relationship Type="http://schemas.microsoft.com/office/2016/09/relationships/commentsIds" Target="commentsIds.xml" Id="rId6" /><Relationship Type="http://schemas.openxmlformats.org/officeDocument/2006/relationships/theme" Target="theme/theme1.xml" Id="rId11" /><Relationship Type="http://schemas.microsoft.com/office/2011/relationships/commentsExtended" Target="commentsExtended.xml" Id="rId5" /><Relationship Type="http://schemas.microsoft.com/office/2011/relationships/people" Target="people.xml" Id="rId10" /><Relationship Type="http://schemas.openxmlformats.org/officeDocument/2006/relationships/comments" Target="comment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Joana Rodrigues Ribeiro</dc:creator>
  <keywords/>
  <dc:description/>
  <lastModifiedBy>Joana Rodrigues Ribeiro</lastModifiedBy>
  <revision>5</revision>
  <dcterms:created xsi:type="dcterms:W3CDTF">2026-04-10T03:44:00.0000000Z</dcterms:created>
  <dcterms:modified xsi:type="dcterms:W3CDTF">2026-04-14T06:57:24.6564701Z</dcterms:modified>
</coreProperties>
</file>