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A067F" w:rsidR="00F709D4" w:rsidP="00F3169C" w:rsidRDefault="00F3169C" w14:paraId="3799D07A" w14:textId="06D3FBBF">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rsidRPr="00AA067F" w:rsidR="00273C22" w:rsidP="00BB4931" w:rsidRDefault="00203336" w14:paraId="37503DFD" w14:textId="00A40F3D">
      <w:pPr>
        <w:spacing w:line="480" w:lineRule="auto"/>
        <w:rPr>
          <w:rFonts w:cs="Calibri"/>
          <w:color w:val="000000" w:themeColor="text1"/>
        </w:rPr>
      </w:pPr>
      <w:r w:rsidRPr="7052A300">
        <w:rPr>
          <w:rFonts w:eastAsia="Times New Roman" w:cs="Calibri"/>
          <w:color w:val="000000" w:themeColor="text1"/>
        </w:rPr>
        <w:t>Joana Rodrigues Ribeiro</w:t>
      </w:r>
      <w:r w:rsidRPr="7052A300" w:rsidR="004753FE">
        <w:rPr>
          <w:rFonts w:eastAsia="Times New Roman" w:cs="Calibri"/>
          <w:color w:val="000000" w:themeColor="text1"/>
        </w:rPr>
        <w:t>, M</w:t>
      </w:r>
      <w:r w:rsidRPr="7052A300" w:rsidR="00EB64AC">
        <w:rPr>
          <w:rFonts w:eastAsia="Times New Roman" w:cs="Calibri"/>
          <w:color w:val="000000" w:themeColor="text1"/>
        </w:rPr>
        <w:t>D</w:t>
      </w:r>
      <w:r w:rsidRPr="7052A300">
        <w:rPr>
          <w:rFonts w:eastAsia="Times New Roman" w:cs="Calibri"/>
          <w:color w:val="000000" w:themeColor="text1"/>
          <w:vertAlign w:val="superscript"/>
        </w:rPr>
        <w:t>1</w:t>
      </w:r>
      <w:r w:rsidRPr="7052A300" w:rsidR="006D3C03">
        <w:rPr>
          <w:rFonts w:eastAsia="Times New Roman" w:cs="Calibri"/>
          <w:color w:val="000000" w:themeColor="text1"/>
          <w:vertAlign w:val="superscript"/>
        </w:rPr>
        <w:t>,2</w:t>
      </w:r>
      <w:r w:rsidRPr="7052A300" w:rsidR="0A171A1B">
        <w:rPr>
          <w:rFonts w:eastAsia="Times New Roman" w:cs="Calibri"/>
          <w:color w:val="000000" w:themeColor="text1"/>
        </w:rPr>
        <w:t>;</w:t>
      </w:r>
      <w:r w:rsidRPr="7052A300" w:rsidR="00FE58D2">
        <w:rPr>
          <w:rFonts w:eastAsia="Times New Roman" w:cs="Calibri"/>
          <w:color w:val="000000" w:themeColor="text1"/>
        </w:rPr>
        <w:t xml:space="preserve"> Milo Alan Puhan, MD, PhD</w:t>
      </w:r>
      <w:r w:rsidRPr="7052A300" w:rsidR="00FE58D2">
        <w:rPr>
          <w:rFonts w:eastAsia="Times New Roman" w:cs="Calibri"/>
          <w:color w:val="000000" w:themeColor="text1"/>
          <w:vertAlign w:val="superscript"/>
        </w:rPr>
        <w:t>1,2,</w:t>
      </w:r>
      <w:r w:rsidRPr="7052A300" w:rsidR="00FE58D2">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7052A300" w:rsidR="0A171A1B">
        <w:rPr>
          <w:rFonts w:eastAsia="Times New Roman" w:cs="Calibri"/>
          <w:color w:val="000000" w:themeColor="text1"/>
        </w:rPr>
        <w:t>;</w:t>
      </w:r>
      <w:r w:rsidRPr="7052A300">
        <w:rPr>
          <w:rFonts w:eastAsia="Times New Roman" w:cs="Calibri"/>
          <w:color w:val="000000" w:themeColor="text1"/>
        </w:rPr>
        <w:t xml:space="preserve"> </w:t>
      </w:r>
      <w:r w:rsidRPr="7052A300" w:rsidR="00906A04">
        <w:rPr>
          <w:rFonts w:eastAsia="Times New Roman" w:cs="Calibri"/>
          <w:color w:val="000000" w:themeColor="text1"/>
        </w:rPr>
        <w:t xml:space="preserve">Juliette </w:t>
      </w:r>
      <w:r w:rsidRPr="7052A300" w:rsidR="7E74E31D">
        <w:rPr>
          <w:rFonts w:eastAsia="Times New Roman" w:cs="Calibri"/>
          <w:color w:val="000000" w:themeColor="text1"/>
        </w:rPr>
        <w:t>Preisig, MSc</w:t>
      </w:r>
      <w:r w:rsidRPr="7052A300" w:rsidR="38475B20">
        <w:rPr>
          <w:rFonts w:eastAsia="Times New Roman" w:cs="Calibri"/>
          <w:color w:val="000000" w:themeColor="text1"/>
          <w:vertAlign w:val="superscript"/>
        </w:rPr>
        <w:t>1</w:t>
      </w:r>
      <w:r w:rsidRPr="7052A300" w:rsidR="00906A04">
        <w:rPr>
          <w:rFonts w:eastAsia="Times New Roman" w:cs="Calibri"/>
          <w:color w:val="000000" w:themeColor="text1"/>
        </w:rPr>
        <w:t xml:space="preserve">; </w:t>
      </w:r>
      <w:r w:rsidRPr="7052A300" w:rsidR="00F709D4">
        <w:rPr>
          <w:rFonts w:eastAsia="Times New Roman" w:cs="Calibri"/>
          <w:color w:val="000000" w:themeColor="text1"/>
        </w:rPr>
        <w:t>Matthias Pfister, MD</w:t>
      </w:r>
      <w:r w:rsidRPr="7052A300" w:rsidR="00F709D4">
        <w:rPr>
          <w:rFonts w:eastAsia="Times New Roman" w:cs="Calibri"/>
          <w:color w:val="000000" w:themeColor="text1"/>
          <w:vertAlign w:val="superscript"/>
        </w:rPr>
        <w:t>2,</w:t>
      </w:r>
      <w:r w:rsidRPr="7052A300" w:rsidR="008806AE">
        <w:rPr>
          <w:rFonts w:eastAsia="Times New Roman" w:cs="Calibri"/>
          <w:color w:val="000000" w:themeColor="text1"/>
          <w:vertAlign w:val="superscript"/>
        </w:rPr>
        <w:t>3</w:t>
      </w:r>
      <w:ins w:author="fariba abbassi" w:date="2026-04-07T10:21:00Z" w16du:dateUtc="2026-04-07T08:21:00Z" w:id="0">
        <w:r w:rsidR="00C867C9">
          <w:rPr>
            <w:rFonts w:eastAsia="Times New Roman" w:cs="Calibri"/>
            <w:color w:val="000000" w:themeColor="text1"/>
            <w:vertAlign w:val="superscript"/>
          </w:rPr>
          <w:t>,4</w:t>
        </w:r>
      </w:ins>
      <w:r w:rsidRPr="7052A300" w:rsidR="00F709D4">
        <w:rPr>
          <w:rFonts w:eastAsia="Times New Roman" w:cs="Calibri"/>
          <w:color w:val="000000" w:themeColor="text1"/>
        </w:rPr>
        <w:t xml:space="preserve">; </w:t>
      </w:r>
      <w:r w:rsidRPr="7052A300" w:rsidR="006D3C03">
        <w:rPr>
          <w:rFonts w:eastAsia="Times New Roman" w:cs="Calibri"/>
          <w:color w:val="000000" w:themeColor="text1"/>
        </w:rPr>
        <w:t>Pierre-Alain Clavien</w:t>
      </w:r>
      <w:r w:rsidRPr="7052A300" w:rsidR="00273C22">
        <w:rPr>
          <w:rFonts w:eastAsia="Times New Roman" w:cs="Calibri"/>
          <w:color w:val="000000" w:themeColor="text1"/>
        </w:rPr>
        <w:t>, MD, PhD</w:t>
      </w:r>
      <w:r w:rsidRPr="7052A300" w:rsidR="00273C22">
        <w:rPr>
          <w:rFonts w:eastAsia="Times New Roman" w:cs="Calibri"/>
          <w:color w:val="000000" w:themeColor="text1"/>
          <w:vertAlign w:val="superscript"/>
        </w:rPr>
        <w:t xml:space="preserve"> </w:t>
      </w:r>
      <w:r w:rsidRPr="7052A300" w:rsidR="006F6E6E">
        <w:rPr>
          <w:rFonts w:eastAsia="Times New Roman" w:cs="Calibri"/>
          <w:color w:val="000000" w:themeColor="text1"/>
          <w:vertAlign w:val="superscript"/>
        </w:rPr>
        <w:t>2</w:t>
      </w:r>
      <w:r w:rsidRPr="7052A300" w:rsidR="00BB5B1F">
        <w:rPr>
          <w:rFonts w:eastAsia="Times New Roman" w:cs="Calibri"/>
          <w:color w:val="000000" w:themeColor="text1"/>
          <w:vertAlign w:val="superscript"/>
        </w:rPr>
        <w:t>,</w:t>
      </w:r>
      <w:r w:rsidR="00C2377A">
        <w:rPr>
          <w:rFonts w:eastAsia="Times New Roman" w:cs="Calibri"/>
          <w:color w:val="000000" w:themeColor="text1"/>
          <w:vertAlign w:val="superscript"/>
        </w:rPr>
        <w:t>3</w:t>
      </w:r>
      <w:r w:rsidRPr="7052A300" w:rsidR="12588DAE">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7052A300" w:rsidR="04709E0C">
        <w:rPr>
          <w:rFonts w:eastAsia="Times New Roman" w:cs="Calibri"/>
          <w:color w:val="000000" w:themeColor="text1"/>
          <w:vertAlign w:val="superscript"/>
        </w:rPr>
        <w:t>,</w:t>
      </w:r>
      <w:r w:rsidRPr="7052A300" w:rsidR="04709E0C">
        <w:rPr>
          <w:rFonts w:eastAsia="Times New Roman" w:cs="Calibri"/>
          <w:color w:val="000000" w:themeColor="text1"/>
        </w:rPr>
        <w:t>*</w:t>
      </w:r>
      <w:r w:rsidRPr="7052A300" w:rsidR="0A171A1B">
        <w:rPr>
          <w:rFonts w:eastAsia="Times New Roman" w:cs="Calibri"/>
          <w:color w:val="000000" w:themeColor="text1"/>
        </w:rPr>
        <w:t>;</w:t>
      </w:r>
      <w:r w:rsidRPr="7052A300" w:rsidR="006D3C03">
        <w:rPr>
          <w:rFonts w:eastAsia="Times New Roman" w:cs="Calibri"/>
          <w:color w:val="000000" w:themeColor="text1"/>
        </w:rPr>
        <w:t xml:space="preserve"> </w:t>
      </w:r>
      <w:r w:rsidRPr="7052A300" w:rsidR="00FE58D2">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Pr="7052A300" w:rsidR="39C09665">
        <w:rPr>
          <w:rFonts w:eastAsia="Times New Roman" w:cs="Calibri"/>
          <w:color w:val="000000" w:themeColor="text1"/>
          <w:vertAlign w:val="superscript"/>
        </w:rPr>
        <w:t>,</w:t>
      </w:r>
      <w:r w:rsidR="00C2377A">
        <w:rPr>
          <w:rFonts w:eastAsia="Times New Roman" w:cs="Calibri"/>
          <w:color w:val="000000" w:themeColor="text1"/>
          <w:vertAlign w:val="superscript"/>
        </w:rPr>
        <w:t>2,</w:t>
      </w:r>
      <w:ins w:author="fariba abbassi" w:date="2026-04-07T10:23:00Z" w16du:dateUtc="2026-04-07T08:23:00Z" w:id="1">
        <w:r w:rsidR="00C867C9">
          <w:rPr>
            <w:rFonts w:eastAsia="Times New Roman" w:cs="Calibri"/>
            <w:color w:val="000000" w:themeColor="text1"/>
            <w:vertAlign w:val="superscript"/>
          </w:rPr>
          <w:t>5</w:t>
        </w:r>
      </w:ins>
      <w:r w:rsidRPr="7052A300" w:rsidR="00906A04">
        <w:rPr>
          <w:rFonts w:eastAsia="Times New Roman" w:cs="Calibri"/>
          <w:color w:val="000000" w:themeColor="text1"/>
          <w:vertAlign w:val="superscript"/>
        </w:rPr>
        <w:t xml:space="preserve"> </w:t>
      </w:r>
      <w:r w:rsidRPr="7052A300" w:rsidR="00906A04">
        <w:rPr>
          <w:rFonts w:eastAsia="Times New Roman" w:cs="Calibri"/>
          <w:color w:val="000000" w:themeColor="text1"/>
        </w:rPr>
        <w:t>*</w:t>
      </w:r>
    </w:p>
    <w:p w:rsidRPr="00AA067F" w:rsidR="00203336" w:rsidP="00BB4931" w:rsidRDefault="00203336" w14:paraId="19FDEDE3" w14:textId="77777777">
      <w:pPr>
        <w:rPr>
          <w:rFonts w:cs="Calibri"/>
          <w:color w:val="000000" w:themeColor="text1"/>
        </w:rPr>
      </w:pPr>
    </w:p>
    <w:p w:rsidRPr="00AA067F" w:rsidR="00203336" w:rsidP="00BB4931" w:rsidRDefault="00203336" w14:paraId="3D9BEDA3" w14:textId="51D3E44B">
      <w:pPr>
        <w:rPr>
          <w:rFonts w:cs="Calibri"/>
          <w:color w:val="000000" w:themeColor="text1"/>
        </w:rPr>
      </w:pPr>
      <w:r w:rsidRPr="7052A300">
        <w:rPr>
          <w:rFonts w:cs="Calibri"/>
          <w:color w:val="000000" w:themeColor="text1"/>
          <w:vertAlign w:val="superscript"/>
        </w:rPr>
        <w:t>1)</w:t>
      </w:r>
      <w:r w:rsidRPr="7052A300" w:rsidR="006D3C03">
        <w:rPr>
          <w:rFonts w:cs="Calibri"/>
          <w:color w:val="000000" w:themeColor="text1"/>
        </w:rPr>
        <w:t xml:space="preserve"> Epidemiology, Biostatistics and Prevention Institute</w:t>
      </w:r>
      <w:r w:rsidRPr="7052A300">
        <w:rPr>
          <w:rFonts w:cs="Calibri"/>
          <w:color w:val="000000" w:themeColor="text1"/>
        </w:rPr>
        <w:t xml:space="preserve">, </w:t>
      </w:r>
      <w:r w:rsidRPr="7052A300" w:rsidR="006D3C03">
        <w:rPr>
          <w:rFonts w:cs="Calibri"/>
          <w:color w:val="000000" w:themeColor="text1"/>
        </w:rPr>
        <w:t>University of Zurich,</w:t>
      </w:r>
      <w:r w:rsidRPr="7052A300">
        <w:rPr>
          <w:rFonts w:cs="Calibri"/>
          <w:color w:val="000000" w:themeColor="text1"/>
        </w:rPr>
        <w:t xml:space="preserve"> </w:t>
      </w:r>
      <w:r w:rsidRPr="7052A300" w:rsidR="00273C22">
        <w:rPr>
          <w:rFonts w:cs="Calibri"/>
          <w:color w:val="000000" w:themeColor="text1"/>
        </w:rPr>
        <w:t xml:space="preserve">Zurich, </w:t>
      </w:r>
      <w:r w:rsidRPr="7052A300">
        <w:rPr>
          <w:rFonts w:cs="Calibri"/>
          <w:color w:val="000000" w:themeColor="text1"/>
        </w:rPr>
        <w:t>Switzerland</w:t>
      </w:r>
    </w:p>
    <w:p w:rsidRPr="00AA067F" w:rsidR="006D3C03" w:rsidP="001F61C0" w:rsidRDefault="00203336" w14:paraId="0A730852" w14:textId="608E3DA0">
      <w:pPr>
        <w:rPr>
          <w:rFonts w:cs="Calibri"/>
          <w:color w:val="000000" w:themeColor="text1"/>
        </w:rPr>
      </w:pPr>
      <w:r w:rsidRPr="7052A300">
        <w:rPr>
          <w:rFonts w:cs="Calibri"/>
          <w:color w:val="000000" w:themeColor="text1"/>
          <w:vertAlign w:val="superscript"/>
        </w:rPr>
        <w:t>2)</w:t>
      </w:r>
      <w:r w:rsidRPr="7052A300" w:rsidR="006D3C03">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rsidR="00BB5B1F" w:rsidP="00A92ED2" w:rsidRDefault="00E01778" w14:paraId="0001FD6E" w14:textId="5A0BEB84">
      <w:pPr>
        <w:rPr>
          <w:ins w:author="fariba abbassi" w:date="2026-04-07T10:21:00Z" w16du:dateUtc="2026-04-07T08:21:00Z" w:id="2"/>
          <w:rFonts w:cs="Calibri"/>
          <w:color w:val="000000" w:themeColor="text1"/>
        </w:rPr>
      </w:pPr>
      <w:r>
        <w:rPr>
          <w:rFonts w:cs="Calibri"/>
          <w:color w:val="000000" w:themeColor="text1"/>
          <w:vertAlign w:val="superscript"/>
        </w:rPr>
        <w:t>3</w:t>
      </w:r>
      <w:r w:rsidRPr="7052A300" w:rsidR="00BB5B1F">
        <w:rPr>
          <w:rFonts w:cs="Calibri"/>
          <w:color w:val="000000" w:themeColor="text1"/>
          <w:vertAlign w:val="superscript"/>
        </w:rPr>
        <w:t>)</w:t>
      </w:r>
      <w:r w:rsidRPr="7052A300" w:rsidR="00BB5B1F">
        <w:rPr>
          <w:rFonts w:cs="Calibri"/>
          <w:color w:val="000000" w:themeColor="text1"/>
        </w:rPr>
        <w:t xml:space="preserve"> Department of Surgery and Transplantation, University of Zurich, </w:t>
      </w:r>
      <w:r w:rsidRPr="7052A300" w:rsidR="00273C22">
        <w:rPr>
          <w:rFonts w:cs="Calibri"/>
          <w:color w:val="000000" w:themeColor="text1"/>
        </w:rPr>
        <w:t xml:space="preserve">Zurich, </w:t>
      </w:r>
      <w:r w:rsidRPr="7052A300" w:rsidR="00BB5B1F">
        <w:rPr>
          <w:rFonts w:cs="Calibri"/>
          <w:color w:val="000000" w:themeColor="text1"/>
        </w:rPr>
        <w:t>Switzerland</w:t>
      </w:r>
    </w:p>
    <w:p w:rsidR="00C867C9" w:rsidP="00A92ED2" w:rsidRDefault="00C867C9" w14:paraId="27642105" w14:textId="6E895D69">
      <w:pPr>
        <w:rPr>
          <w:ins w:author="fariba abbassi" w:date="2026-04-07T10:23:00Z" w16du:dateUtc="2026-04-07T08:23:00Z" w:id="3"/>
          <w:rFonts w:cs="Calibri"/>
          <w:color w:val="000000" w:themeColor="text1"/>
        </w:rPr>
      </w:pPr>
      <w:ins w:author="fariba abbassi" w:date="2026-04-07T10:21:00Z" w16du:dateUtc="2026-04-07T08:21:00Z" w:id="4">
        <w:r>
          <w:rPr>
            <w:rFonts w:cs="Calibri"/>
            <w:color w:val="000000" w:themeColor="text1"/>
          </w:rPr>
          <w:t xml:space="preserve">4) </w:t>
        </w:r>
      </w:ins>
      <w:ins w:author="fariba abbassi" w:date="2026-04-07T10:23:00Z" w16du:dateUtc="2026-04-07T08:23:00Z" w:id="5">
        <w:r>
          <w:rPr>
            <w:rFonts w:cs="Calibri"/>
            <w:color w:val="000000" w:themeColor="text1"/>
          </w:rPr>
          <w:t>Frauenfeld</w:t>
        </w:r>
      </w:ins>
    </w:p>
    <w:p w:rsidRPr="00AA067F" w:rsidR="00C867C9" w:rsidP="00A92ED2" w:rsidRDefault="00C867C9" w14:paraId="644DED1E" w14:textId="266CC8CF">
      <w:pPr>
        <w:rPr>
          <w:rFonts w:cs="Calibri"/>
          <w:color w:val="000000" w:themeColor="text1"/>
        </w:rPr>
      </w:pPr>
      <w:ins w:author="fariba abbassi" w:date="2026-04-07T10:23:00Z" w16du:dateUtc="2026-04-07T08:23:00Z" w:id="6">
        <w:r>
          <w:rPr>
            <w:rFonts w:cs="Calibri"/>
            <w:color w:val="000000" w:themeColor="text1"/>
          </w:rPr>
          <w:t>5) winterthur</w:t>
        </w:r>
      </w:ins>
    </w:p>
    <w:p w:rsidRPr="00AA067F" w:rsidR="00203336" w:rsidP="00A92ED2" w:rsidRDefault="00203336" w14:paraId="36DD10C7" w14:textId="77777777">
      <w:pPr>
        <w:spacing w:line="480" w:lineRule="auto"/>
        <w:rPr>
          <w:rFonts w:cs="Calibri"/>
          <w:color w:val="000000" w:themeColor="text1"/>
        </w:rPr>
      </w:pPr>
    </w:p>
    <w:p w:rsidRPr="00AA067F" w:rsidR="00750BCE" w:rsidP="00A92ED2" w:rsidRDefault="00750BCE" w14:paraId="7E727A0C" w14:textId="68F35E3D">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Pr="7052A300" w:rsidR="009236F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Pr="7052A300" w:rsidR="009236F0">
        <w:rPr>
          <w:rFonts w:eastAsia="Times New Roman" w:cs="Calibri"/>
          <w:color w:val="000000" w:themeColor="text1"/>
        </w:rPr>
        <w:t xml:space="preserve"> </w:t>
      </w:r>
      <w:r w:rsidRPr="7052A300">
        <w:rPr>
          <w:rFonts w:eastAsia="Times New Roman" w:cs="Calibri"/>
          <w:color w:val="000000" w:themeColor="text1"/>
        </w:rPr>
        <w:t>authors.</w:t>
      </w:r>
    </w:p>
    <w:p w:rsidRPr="00A92ED2" w:rsidR="00203336" w:rsidP="00BB5783" w:rsidRDefault="774C9282" w14:paraId="59D97949" w14:textId="0E58253F">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Pr="00A92ED2" w:rsidR="00203336">
        <w:rPr>
          <w:rFonts w:ascii="Arial" w:hAnsi="Arial" w:cs="Calibri"/>
          <w:b/>
          <w:color w:val="000000" w:themeColor="text1"/>
        </w:rPr>
        <w:t>Correspond</w:t>
      </w:r>
      <w:r w:rsidRPr="00A92ED2" w:rsidR="009236F0">
        <w:rPr>
          <w:rFonts w:ascii="Arial" w:hAnsi="Arial" w:cs="Calibri"/>
          <w:b/>
          <w:color w:val="000000" w:themeColor="text1"/>
        </w:rPr>
        <w:t>ance</w:t>
      </w:r>
      <w:r w:rsidRPr="00A92ED2" w:rsidR="00203336">
        <w:rPr>
          <w:rFonts w:ascii="Arial" w:hAnsi="Arial" w:cs="Calibri"/>
          <w:b/>
          <w:color w:val="000000" w:themeColor="text1"/>
        </w:rPr>
        <w:t>:</w:t>
      </w:r>
      <w:r w:rsidRPr="00A92ED2" w:rsidR="00203336">
        <w:tab/>
      </w:r>
    </w:p>
    <w:tbl>
      <w:tblPr>
        <w:tblStyle w:val="TableGrid"/>
        <w:tblW w:w="96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640"/>
      </w:tblGrid>
      <w:tr w:rsidRPr="00D00040" w:rsidR="00073C82" w:rsidTr="00927C6A" w14:paraId="7B10E777" w14:textId="77777777">
        <w:trPr>
          <w:trHeight w:val="300"/>
        </w:trPr>
        <w:tc>
          <w:tcPr>
            <w:tcW w:w="9640" w:type="dxa"/>
          </w:tcPr>
          <w:p w:rsidRPr="00D21EB0" w:rsidR="00073C82" w:rsidP="00A92ED2" w:rsidRDefault="00073C82" w14:paraId="0601585F" w14:textId="77777777">
            <w:pPr>
              <w:spacing w:before="0" w:after="0"/>
              <w:outlineLvl w:val="0"/>
              <w:rPr>
                <w:rFonts w:cs="Calibri"/>
                <w:color w:val="000000" w:themeColor="text1"/>
                <w:szCs w:val="22"/>
              </w:rPr>
            </w:pPr>
            <w:r w:rsidRPr="00D21EB0">
              <w:rPr>
                <w:rFonts w:cs="Calibri"/>
                <w:color w:val="000000" w:themeColor="text1"/>
                <w:szCs w:val="22"/>
              </w:rPr>
              <w:t>Prof. Pierre-Alain Clavien</w:t>
            </w:r>
          </w:p>
          <w:p w:rsidRPr="00D21EB0" w:rsidR="00BB036E" w:rsidP="00BB036E" w:rsidRDefault="00BB036E" w14:paraId="3A6FD636" w14:textId="77777777">
            <w:pPr>
              <w:spacing w:before="0" w:after="0"/>
              <w:outlineLvl w:val="0"/>
              <w:rPr>
                <w:rFonts w:cs="Calibri"/>
                <w:color w:val="000000" w:themeColor="text1"/>
                <w:szCs w:val="22"/>
              </w:rPr>
            </w:pPr>
            <w:r w:rsidRPr="00D21EB0">
              <w:rPr>
                <w:rFonts w:cs="Calibri"/>
                <w:color w:val="000000" w:themeColor="text1"/>
                <w:szCs w:val="22"/>
              </w:rPr>
              <w:t>Toblerstrasse 51</w:t>
            </w:r>
          </w:p>
          <w:p w:rsidRPr="00D21EB0" w:rsidR="00BB036E" w:rsidP="00A92ED2" w:rsidRDefault="00BB036E" w14:paraId="123E4030" w14:textId="235C2473">
            <w:pPr>
              <w:spacing w:before="0" w:after="0"/>
              <w:outlineLvl w:val="0"/>
              <w:rPr>
                <w:rFonts w:cs="Calibri"/>
                <w:color w:val="000000" w:themeColor="text1"/>
                <w:szCs w:val="22"/>
              </w:rPr>
            </w:pPr>
            <w:r w:rsidRPr="00D21EB0">
              <w:rPr>
                <w:rFonts w:cs="Calibri"/>
                <w:color w:val="000000" w:themeColor="text1"/>
                <w:szCs w:val="22"/>
              </w:rPr>
              <w:t>8044 Zurich, Switzerland</w:t>
            </w:r>
          </w:p>
          <w:p w:rsidRPr="00A92ED2" w:rsidR="00073C82" w:rsidP="00A92ED2" w:rsidRDefault="00073C82" w14:paraId="1C9D50FA" w14:textId="77777777">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rsidRPr="00AA067F" w:rsidR="00073C82" w:rsidP="00BB5783" w:rsidRDefault="00D21EB0" w14:paraId="4804CBF2" w14:textId="24A13672">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rsidRPr="00AA067F" w:rsidR="00203336" w:rsidP="00A92ED2" w:rsidRDefault="00203336" w14:paraId="51729638" w14:textId="63BD912E">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rsidRPr="00AA067F" w:rsidR="00203336" w:rsidP="00A92ED2" w:rsidRDefault="00203336" w14:paraId="33F9D07D" w14:textId="4E576897">
      <w:r w:rsidRPr="7052A300">
        <w:rPr>
          <w:b/>
        </w:rPr>
        <w:t>Conflict of interest:</w:t>
      </w:r>
      <w:r>
        <w:t xml:space="preserve"> </w:t>
      </w:r>
      <w:r w:rsidR="001C4DED">
        <w:t>The authors declare no conflicts of interest.</w:t>
      </w:r>
    </w:p>
    <w:p w:rsidRPr="00AA067F" w:rsidR="00273C22" w:rsidP="00A92ED2" w:rsidRDefault="00203336" w14:paraId="4D1AD1FF" w14:textId="7E2826C1">
      <w:r w:rsidRPr="7052A300">
        <w:rPr>
          <w:b/>
        </w:rPr>
        <w:t xml:space="preserve">Running head: </w:t>
      </w:r>
      <w:r>
        <w:t xml:space="preserve"> </w:t>
      </w:r>
      <w:r w:rsidR="008712BA">
        <w:t>Meaningful trials in surgery</w:t>
      </w:r>
    </w:p>
    <w:p w:rsidRPr="00AA067F" w:rsidR="00273C22" w:rsidP="00A92ED2" w:rsidRDefault="00273C22" w14:paraId="3947190E" w14:textId="39F66712">
      <w:r w:rsidRPr="7052A300">
        <w:rPr>
          <w:b/>
        </w:rPr>
        <w:t xml:space="preserve">Keywords: </w:t>
      </w:r>
      <w:r w:rsidR="52DE339B">
        <w:t>S</w:t>
      </w:r>
      <w:r w:rsidR="3B644A2A">
        <w:t>urgery</w:t>
      </w:r>
      <w:r w:rsidR="006012AD">
        <w:t>,</w:t>
      </w:r>
      <w:r w:rsidRPr="7052A300" w:rsidR="006012AD">
        <w:rPr>
          <w:b/>
        </w:rPr>
        <w:t xml:space="preserve"> </w:t>
      </w:r>
      <w:r w:rsidR="00C867C9">
        <w:t xml:space="preserve">randomized </w:t>
      </w:r>
      <w:r w:rsidR="52DE339B">
        <w:t>c</w:t>
      </w:r>
      <w:r w:rsidR="3B644A2A">
        <w:t xml:space="preserve">ontrolled </w:t>
      </w:r>
      <w:r w:rsidR="52DE339B">
        <w:t>t</w:t>
      </w:r>
      <w:r w:rsidR="3B644A2A">
        <w:t>rials</w:t>
      </w:r>
      <w:r w:rsidR="006012AD">
        <w:t>,</w:t>
      </w:r>
      <w:r w:rsidRPr="7052A300" w:rsidR="006012AD">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rsidRPr="00AA067F" w:rsidR="00273C22" w:rsidP="00A92ED2" w:rsidRDefault="00273C22" w14:paraId="1434ED47" w14:textId="77777777"/>
    <w:p w:rsidRPr="00AA067F" w:rsidR="008B6FB2" w:rsidP="00A92ED2" w:rsidRDefault="008B6FB2" w14:paraId="5316E7AE" w14:textId="77777777">
      <w:pPr>
        <w:spacing w:before="0" w:after="0"/>
        <w:outlineLvl w:val="0"/>
        <w:rPr>
          <w:rFonts w:cs="Calibri"/>
          <w:color w:val="000000" w:themeColor="text1"/>
        </w:rPr>
      </w:pPr>
    </w:p>
    <w:p w:rsidRPr="00AA067F" w:rsidR="008B6FB2" w:rsidP="00A92ED2" w:rsidRDefault="008B6FB2" w14:paraId="61D625B1" w14:textId="77777777">
      <w:pPr>
        <w:spacing w:before="0" w:after="0" w:line="480" w:lineRule="auto"/>
        <w:outlineLvl w:val="0"/>
        <w:rPr>
          <w:rFonts w:cs="Calibri"/>
          <w:color w:val="000000" w:themeColor="text1"/>
        </w:rPr>
      </w:pPr>
    </w:p>
    <w:p w:rsidRPr="00AA067F" w:rsidR="001C4DED" w:rsidP="00A92ED2" w:rsidRDefault="001C4DED" w14:paraId="6B41AC8A" w14:textId="0432E311">
      <w:pPr>
        <w:spacing w:before="0" w:after="0" w:line="480" w:lineRule="auto"/>
        <w:outlineLvl w:val="0"/>
        <w:rPr>
          <w:rFonts w:cs="Calibri" w:eastAsiaTheme="majorEastAsia"/>
          <w:b/>
          <w:color w:val="000000" w:themeColor="text1"/>
          <w:kern w:val="0"/>
          <w14:ligatures w14:val="none"/>
        </w:rPr>
      </w:pPr>
      <w:bookmarkStart w:name="_Toc398110525" w:id="7"/>
      <w:r w:rsidRPr="7052A300">
        <w:rPr>
          <w:rFonts w:cs="Calibri"/>
          <w:color w:val="000000" w:themeColor="text1"/>
        </w:rPr>
        <w:br w:type="page"/>
      </w:r>
    </w:p>
    <w:p w:rsidRPr="004B1C6A" w:rsidR="00324894" w:rsidP="00BB5783" w:rsidRDefault="0BF8D7BD" w14:paraId="632B95A0" w14:textId="0F15CA67">
      <w:pPr>
        <w:pStyle w:val="Titre11"/>
        <w:rPr>
          <w:highlight w:val="yellow"/>
          <w:lang w:val="en-US"/>
        </w:rPr>
      </w:pPr>
      <w:r w:rsidRPr="004B1C6A">
        <w:rPr>
          <w:lang w:val="en-US"/>
        </w:rPr>
        <w:t>ABSTRACT</w:t>
      </w:r>
    </w:p>
    <w:p w:rsidRPr="00AA067F" w:rsidR="00D96158" w:rsidP="004B1C6A" w:rsidRDefault="00324894" w14:paraId="43275ECB" w14:textId="40841BF8">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Pr="7052A300" w:rsidR="00D96158">
        <w:rPr>
          <w:rFonts w:cs="Calibri"/>
          <w:color w:val="000000" w:themeColor="text1"/>
        </w:rPr>
        <w:t xml:space="preserve">To examine the extent to which </w:t>
      </w:r>
      <w:r w:rsidRPr="7052A300" w:rsidR="4B47007C">
        <w:rPr>
          <w:rFonts w:cs="Calibri"/>
          <w:color w:val="000000" w:themeColor="text1"/>
        </w:rPr>
        <w:t xml:space="preserve">contemporary </w:t>
      </w:r>
      <w:r w:rsidRPr="7052A300" w:rsidR="005A035A">
        <w:rPr>
          <w:rFonts w:cs="Calibri"/>
          <w:color w:val="000000" w:themeColor="text1"/>
        </w:rPr>
        <w:t xml:space="preserve">surgical randomized controlled trials (RCTs) incorporate core elements </w:t>
      </w:r>
      <w:r w:rsidRPr="7052A300" w:rsidR="704E9D18">
        <w:rPr>
          <w:rFonts w:cs="Calibri"/>
          <w:color w:val="000000" w:themeColor="text1"/>
        </w:rPr>
        <w:t xml:space="preserve">required </w:t>
      </w:r>
      <w:r w:rsidRPr="7052A300" w:rsidR="005A035A">
        <w:rPr>
          <w:rFonts w:cs="Calibri"/>
          <w:color w:val="000000" w:themeColor="text1"/>
        </w:rPr>
        <w:t xml:space="preserve">to </w:t>
      </w:r>
      <w:r w:rsidRPr="7052A300" w:rsidR="1586F7DA">
        <w:rPr>
          <w:rFonts w:cs="Calibri"/>
          <w:color w:val="000000" w:themeColor="text1"/>
        </w:rPr>
        <w:t xml:space="preserve">meaningfully inform </w:t>
      </w:r>
      <w:r w:rsidRPr="7052A300" w:rsidR="005A035A">
        <w:rPr>
          <w:rFonts w:cs="Calibri"/>
          <w:color w:val="000000" w:themeColor="text1"/>
        </w:rPr>
        <w:t>clinical practice.</w:t>
      </w:r>
    </w:p>
    <w:p w:rsidRPr="00AA067F" w:rsidR="00D96158" w:rsidP="004B1C6A" w:rsidRDefault="00D96158" w14:paraId="321EF936" w14:textId="357C171C">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Pr="7052A300" w:rsidR="005A035A">
        <w:rPr>
          <w:rFonts w:cs="Calibri"/>
          <w:color w:val="000000" w:themeColor="text1"/>
        </w:rPr>
        <w:t xml:space="preserve"> </w:t>
      </w:r>
      <w:r w:rsidRPr="7052A300">
        <w:rPr>
          <w:rFonts w:cs="Calibri"/>
          <w:color w:val="000000" w:themeColor="text1"/>
        </w:rPr>
        <w:t xml:space="preserve">RCTs are often reported incompletely </w:t>
      </w:r>
      <w:r w:rsidRPr="7052A300" w:rsidR="005A035A">
        <w:rPr>
          <w:rFonts w:cs="Calibri"/>
          <w:color w:val="000000" w:themeColor="text1"/>
        </w:rPr>
        <w:t>and fail to transmit clinically relevant results</w:t>
      </w:r>
      <w:r w:rsidRPr="7052A300">
        <w:rPr>
          <w:rFonts w:cs="Calibri"/>
          <w:color w:val="000000" w:themeColor="text1"/>
        </w:rPr>
        <w:t xml:space="preserve">. </w:t>
      </w:r>
      <w:r w:rsidRPr="7052A300" w:rsidR="5A951BE3">
        <w:rPr>
          <w:rFonts w:cs="Calibri"/>
          <w:color w:val="000000" w:themeColor="text1"/>
        </w:rPr>
        <w:t>We hypothesize</w:t>
      </w:r>
      <w:r w:rsidRPr="7052A300" w:rsidR="23C24192">
        <w:rPr>
          <w:rFonts w:cs="Calibri"/>
          <w:color w:val="000000" w:themeColor="text1"/>
        </w:rPr>
        <w:t>d</w:t>
      </w:r>
      <w:r w:rsidRPr="7052A300">
        <w:rPr>
          <w:rFonts w:cs="Calibri"/>
          <w:color w:val="000000" w:themeColor="text1"/>
        </w:rPr>
        <w:t xml:space="preserve"> that poor reporting </w:t>
      </w:r>
      <w:r w:rsidRPr="7052A300" w:rsidR="4D7D0EC8">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Pr="7052A300" w:rsidR="004B0752">
        <w:rPr>
          <w:rFonts w:cs="Calibri"/>
          <w:color w:val="000000" w:themeColor="text1"/>
        </w:rPr>
        <w:t>s</w:t>
      </w:r>
      <w:r w:rsidRPr="7052A300">
        <w:rPr>
          <w:rFonts w:cs="Calibri"/>
          <w:color w:val="000000" w:themeColor="text1"/>
        </w:rPr>
        <w:t xml:space="preserve"> </w:t>
      </w:r>
      <w:r w:rsidRPr="7052A300" w:rsidR="28E490B3">
        <w:rPr>
          <w:rFonts w:cs="Calibri"/>
          <w:color w:val="000000" w:themeColor="text1"/>
        </w:rPr>
        <w:t>deficiencies</w:t>
      </w:r>
      <w:r w:rsidRPr="7052A300" w:rsidR="00F66FD2">
        <w:rPr>
          <w:rFonts w:cs="Calibri"/>
          <w:color w:val="000000" w:themeColor="text1"/>
        </w:rPr>
        <w:t xml:space="preserve"> in trial conception and planning, rather than reporting alone</w:t>
      </w:r>
      <w:r w:rsidRPr="7052A300">
        <w:rPr>
          <w:rFonts w:cs="Calibri"/>
          <w:color w:val="000000" w:themeColor="text1"/>
        </w:rPr>
        <w:t>.</w:t>
      </w:r>
    </w:p>
    <w:p w:rsidRPr="00DA5579" w:rsidR="00D96158" w:rsidP="004B1C6A" w:rsidRDefault="5A951BE3" w14:paraId="28DAA641" w14:textId="01BBF121">
      <w:pPr>
        <w:spacing w:line="480" w:lineRule="auto"/>
        <w:rPr>
          <w:rFonts w:cs="Calibri"/>
          <w:color w:val="000000" w:themeColor="text1"/>
        </w:rPr>
      </w:pPr>
      <w:r w:rsidRPr="4E119242" w:rsidR="5A951BE3">
        <w:rPr>
          <w:rFonts w:cs="Calibri"/>
          <w:b w:val="1"/>
          <w:bCs w:val="1"/>
          <w:color w:val="000000" w:themeColor="text1" w:themeTint="FF" w:themeShade="FF"/>
        </w:rPr>
        <w:t>Methods:</w:t>
      </w:r>
      <w:r w:rsidRPr="4E119242" w:rsidR="5A951BE3">
        <w:rPr>
          <w:rFonts w:cs="Calibri"/>
          <w:color w:val="000000" w:themeColor="text1" w:themeTint="FF" w:themeShade="FF"/>
        </w:rPr>
        <w:t xml:space="preserve"> We conducted </w:t>
      </w:r>
      <w:r w:rsidRPr="4E119242" w:rsidR="30F753B5">
        <w:rPr>
          <w:rFonts w:cs="Calibri"/>
          <w:color w:val="000000" w:themeColor="text1" w:themeTint="FF" w:themeShade="FF"/>
        </w:rPr>
        <w:t>a</w:t>
      </w:r>
      <w:r w:rsidRPr="4E119242" w:rsidR="28E490B3">
        <w:rPr>
          <w:rFonts w:cs="Calibri"/>
          <w:color w:val="000000" w:themeColor="text1" w:themeTint="FF" w:themeShade="FF"/>
        </w:rPr>
        <w:t xml:space="preserve"> </w:t>
      </w:r>
      <w:r w:rsidRPr="4E119242" w:rsidR="2F7D4A27">
        <w:rPr>
          <w:rFonts w:cs="Calibri"/>
          <w:color w:val="000000" w:themeColor="text1" w:themeTint="FF" w:themeShade="FF"/>
        </w:rPr>
        <w:t xml:space="preserve">meta-research study </w:t>
      </w:r>
      <w:r w:rsidRPr="4E119242" w:rsidR="2F7D4A27">
        <w:rPr>
          <w:rFonts w:cs="Calibri"/>
          <w:color w:val="000000" w:themeColor="text1" w:themeTint="FF" w:themeShade="FF"/>
        </w:rPr>
        <w:t>comprising</w:t>
      </w:r>
      <w:r w:rsidRPr="4E119242" w:rsidR="2F7D4A27">
        <w:rPr>
          <w:rFonts w:cs="Calibri"/>
          <w:color w:val="000000" w:themeColor="text1" w:themeTint="FF" w:themeShade="FF"/>
        </w:rPr>
        <w:t xml:space="preserve"> two sequential assessments.</w:t>
      </w:r>
      <w:r w:rsidRPr="4E119242" w:rsidR="2F7D4A27">
        <w:rPr>
          <w:rFonts w:cs="Calibri"/>
          <w:color w:val="000000" w:themeColor="text1" w:themeTint="FF" w:themeShade="FF"/>
        </w:rPr>
        <w:t xml:space="preserve"> </w:t>
      </w:r>
      <w:r w:rsidRPr="4E119242" w:rsidR="114048A8">
        <w:rPr>
          <w:rFonts w:cs="Calibri"/>
          <w:color w:val="000000" w:themeColor="text1" w:themeTint="FF" w:themeShade="FF"/>
        </w:rPr>
        <w:t>I</w:t>
      </w:r>
      <w:r w:rsidRPr="4E119242" w:rsidR="769B55B3">
        <w:rPr>
          <w:rFonts w:cs="Calibri"/>
          <w:color w:val="000000" w:themeColor="text1" w:themeTint="FF" w:themeShade="FF"/>
        </w:rPr>
        <w:t>n</w:t>
      </w:r>
      <w:r w:rsidRPr="4E119242" w:rsidR="114048A8">
        <w:rPr>
          <w:rFonts w:cs="Calibri"/>
          <w:color w:val="000000" w:themeColor="text1" w:themeTint="FF" w:themeShade="FF"/>
        </w:rPr>
        <w:t xml:space="preserve"> </w:t>
      </w:r>
      <w:r w:rsidRPr="4E119242" w:rsidR="00FE14F0">
        <w:rPr>
          <w:rFonts w:cs="Calibri"/>
          <w:color w:val="000000" w:themeColor="text1" w:themeTint="FF" w:themeShade="FF"/>
        </w:rPr>
        <w:t>the</w:t>
      </w:r>
      <w:r w:rsidRPr="4E119242" w:rsidR="5BFAE33F">
        <w:rPr>
          <w:rFonts w:cs="Calibri"/>
          <w:color w:val="000000" w:themeColor="text1" w:themeTint="FF" w:themeShade="FF"/>
        </w:rPr>
        <w:t xml:space="preserve"> </w:t>
      </w:r>
      <w:r w:rsidRPr="4E119242" w:rsidR="114048A8">
        <w:rPr>
          <w:rFonts w:cs="Calibri"/>
          <w:color w:val="000000" w:themeColor="text1" w:themeTint="FF" w:themeShade="FF"/>
        </w:rPr>
        <w:t xml:space="preserve">pilot phase, we </w:t>
      </w:r>
      <w:commentRangeStart w:id="1679200476"/>
      <w:ins w:author="Milo Alan Puhan" w:date="2026-04-12T09:05:59.995Z" w16du:dateUtc="2026-04-12T09:05:59.995Z" w:id="1054167914">
        <w:r w:rsidRPr="4E119242" w:rsidR="2D637F96">
          <w:rPr>
            <w:rFonts w:cs="Calibri"/>
            <w:color w:val="000000" w:themeColor="text1" w:themeTint="FF" w:themeShade="FF"/>
          </w:rPr>
          <w:t>developed</w:t>
        </w:r>
      </w:ins>
      <w:commentRangeEnd w:id="1679200476"/>
      <w:r>
        <w:rPr>
          <w:rStyle w:val="CommentReference"/>
        </w:rPr>
        <w:commentReference w:id="1679200476"/>
      </w:r>
      <w:ins w:author="Milo Alan Puhan" w:date="2026-04-12T09:05:59.995Z" w16du:dateUtc="2026-04-12T09:05:59.995Z" w:id="38250047">
        <w:r w:rsidRPr="4E119242" w:rsidR="2D637F96">
          <w:rPr>
            <w:rFonts w:cs="Calibri"/>
            <w:color w:val="000000" w:themeColor="text1" w:themeTint="FF" w:themeShade="FF"/>
          </w:rPr>
          <w:t xml:space="preserve"> and pilot tested our </w:t>
        </w:r>
      </w:ins>
      <w:ins w:author="Milo Alan Puhan" w:date="2026-04-12T09:06:09.982Z" w16du:dateUtc="2026-04-12T09:06:09.982Z" w:id="1985402123">
        <w:r w:rsidRPr="4E119242" w:rsidR="2D637F96">
          <w:rPr>
            <w:rFonts w:cs="Calibri"/>
            <w:color w:val="000000" w:themeColor="text1" w:themeTint="FF" w:themeShade="FF"/>
          </w:rPr>
          <w:t xml:space="preserve">novel tool in a set of </w:t>
        </w:r>
      </w:ins>
      <w:r w:rsidRPr="4E119242" w:rsidR="47E12D68">
        <w:rPr>
          <w:rFonts w:cs="Calibri"/>
          <w:color w:val="000000" w:themeColor="text1" w:themeTint="FF" w:themeShade="FF"/>
        </w:rPr>
        <w:t xml:space="preserve">systematically </w:t>
      </w:r>
      <w:r w:rsidRPr="4E119242" w:rsidR="2E3ADD84">
        <w:rPr>
          <w:rFonts w:cs="Calibri"/>
          <w:color w:val="000000" w:themeColor="text1" w:themeTint="FF" w:themeShade="FF"/>
        </w:rPr>
        <w:t>identified</w:t>
      </w:r>
      <w:r w:rsidRPr="4E119242" w:rsidR="2E3ADD84">
        <w:rPr>
          <w:rFonts w:cs="Calibri"/>
          <w:color w:val="000000" w:themeColor="text1" w:themeTint="FF" w:themeShade="FF"/>
        </w:rPr>
        <w:t xml:space="preserve"> </w:t>
      </w:r>
      <w:r w:rsidRPr="4E119242" w:rsidR="56AECC8B">
        <w:rPr>
          <w:rFonts w:cs="Calibri"/>
          <w:color w:val="000000" w:themeColor="text1" w:themeTint="FF" w:themeShade="FF"/>
        </w:rPr>
        <w:t xml:space="preserve">surgical </w:t>
      </w:r>
      <w:r w:rsidRPr="4E119242" w:rsidR="5A951BE3">
        <w:rPr>
          <w:rFonts w:cs="Calibri"/>
          <w:color w:val="000000" w:themeColor="text1" w:themeTint="FF" w:themeShade="FF"/>
        </w:rPr>
        <w:t xml:space="preserve">RCTs </w:t>
      </w:r>
      <w:r w:rsidRPr="4E119242" w:rsidR="114048A8">
        <w:rPr>
          <w:rFonts w:cs="Calibri"/>
          <w:color w:val="000000" w:themeColor="text1" w:themeTint="FF" w:themeShade="FF"/>
        </w:rPr>
        <w:t>using the Comprehensive Complication Index</w:t>
      </w:r>
      <w:r w:rsidRPr="4E119242" w:rsidR="003E5B95">
        <w:rPr>
          <w:rFonts w:cs="Calibri"/>
          <w:color w:val="000000" w:themeColor="text1" w:themeTint="FF" w:themeShade="FF"/>
        </w:rPr>
        <w:t xml:space="preserve">® </w:t>
      </w:r>
      <w:r w:rsidRPr="4E119242" w:rsidR="7822C208">
        <w:rPr>
          <w:rFonts w:cs="Calibri"/>
          <w:color w:val="000000" w:themeColor="text1" w:themeTint="FF" w:themeShade="FF"/>
        </w:rPr>
        <w:t xml:space="preserve">to report postoperative </w:t>
      </w:r>
      <w:r w:rsidRPr="4E119242" w:rsidR="0E09CB63">
        <w:rPr>
          <w:rFonts w:cs="Calibri"/>
          <w:color w:val="000000" w:themeColor="text1" w:themeTint="FF" w:themeShade="FF"/>
        </w:rPr>
        <w:t>morbidity</w:t>
      </w:r>
      <w:r w:rsidRPr="4E119242" w:rsidR="7822C208">
        <w:rPr>
          <w:rFonts w:cs="Calibri"/>
          <w:color w:val="000000" w:themeColor="text1" w:themeTint="FF" w:themeShade="FF"/>
        </w:rPr>
        <w:t>.</w:t>
      </w:r>
      <w:r w:rsidRPr="4E119242" w:rsidR="769B55B3">
        <w:rPr>
          <w:rFonts w:cs="Calibri"/>
          <w:color w:val="000000" w:themeColor="text1" w:themeTint="FF" w:themeShade="FF"/>
        </w:rPr>
        <w:t xml:space="preserve">  </w:t>
      </w:r>
      <w:r w:rsidRPr="4E119242" w:rsidR="03577C50">
        <w:rPr>
          <w:rFonts w:cs="Calibri"/>
          <w:color w:val="000000" w:themeColor="text1" w:themeTint="FF" w:themeShade="FF"/>
        </w:rPr>
        <w:t xml:space="preserve">In </w:t>
      </w:r>
      <w:r w:rsidRPr="4E119242" w:rsidR="00FE14F0">
        <w:rPr>
          <w:rFonts w:cs="Calibri"/>
          <w:color w:val="000000" w:themeColor="text1" w:themeTint="FF" w:themeShade="FF"/>
        </w:rPr>
        <w:t>the</w:t>
      </w:r>
      <w:r w:rsidRPr="4E119242" w:rsidR="03577C50">
        <w:rPr>
          <w:rFonts w:cs="Calibri"/>
          <w:color w:val="000000" w:themeColor="text1" w:themeTint="FF" w:themeShade="FF"/>
        </w:rPr>
        <w:t xml:space="preserve"> second </w:t>
      </w:r>
      <w:r w:rsidRPr="4E119242" w:rsidR="769B55B3">
        <w:rPr>
          <w:rFonts w:cs="Calibri"/>
          <w:color w:val="000000" w:themeColor="text1" w:themeTint="FF" w:themeShade="FF"/>
        </w:rPr>
        <w:t>phase</w:t>
      </w:r>
      <w:r w:rsidRPr="4E119242" w:rsidR="00FE14F0">
        <w:rPr>
          <w:rFonts w:cs="Calibri"/>
          <w:color w:val="000000" w:themeColor="text1" w:themeTint="FF" w:themeShade="FF"/>
        </w:rPr>
        <w:t>,</w:t>
      </w:r>
      <w:r w:rsidRPr="4E119242" w:rsidR="45320254">
        <w:rPr>
          <w:rFonts w:cs="Calibri"/>
          <w:color w:val="000000" w:themeColor="text1" w:themeTint="FF" w:themeShade="FF"/>
        </w:rPr>
        <w:t xml:space="preserve"> </w:t>
      </w:r>
      <w:r w:rsidRPr="4E119242" w:rsidR="0E040063">
        <w:rPr>
          <w:rFonts w:cs="Calibri"/>
          <w:color w:val="000000" w:themeColor="text1" w:themeTint="FF" w:themeShade="FF"/>
        </w:rPr>
        <w:t xml:space="preserve">we included a </w:t>
      </w:r>
      <w:r w:rsidRPr="4E119242" w:rsidR="18E29988">
        <w:rPr>
          <w:rFonts w:cs="Calibri"/>
          <w:color w:val="000000" w:themeColor="text1" w:themeTint="FF" w:themeShade="FF"/>
        </w:rPr>
        <w:t xml:space="preserve">consecutive, unselected sample </w:t>
      </w:r>
      <w:r w:rsidRPr="4E119242" w:rsidR="769B55B3">
        <w:rPr>
          <w:rFonts w:cs="Calibri"/>
          <w:color w:val="000000" w:themeColor="text1" w:themeTint="FF" w:themeShade="FF"/>
        </w:rPr>
        <w:t xml:space="preserve">of surgical RCTs </w:t>
      </w:r>
      <w:r w:rsidRPr="4E119242" w:rsidR="56AECC8B">
        <w:rPr>
          <w:rFonts w:cs="Calibri"/>
          <w:color w:val="000000" w:themeColor="text1" w:themeTint="FF" w:themeShade="FF"/>
        </w:rPr>
        <w:t xml:space="preserve">published in 2024. </w:t>
      </w:r>
      <w:r w:rsidRPr="4E119242" w:rsidR="48DA8CAC">
        <w:rPr>
          <w:rFonts w:eastAsia="Arial" w:cs="Arial"/>
        </w:rPr>
        <w:t>For both phases, data were extracted from published articles and corresponding pre-trial documentation.</w:t>
      </w:r>
      <w:r w:rsidRPr="4E119242" w:rsidR="48DA8CAC">
        <w:rPr>
          <w:rFonts w:cs="Calibri"/>
          <w:color w:val="000000" w:themeColor="text1" w:themeTint="FF" w:themeShade="FF"/>
        </w:rPr>
        <w:t xml:space="preserve"> </w:t>
      </w:r>
      <w:r w:rsidRPr="4E119242" w:rsidR="6F52FF34">
        <w:rPr>
          <w:rFonts w:cs="Calibri"/>
          <w:color w:val="000000" w:themeColor="text1" w:themeTint="FF" w:themeShade="FF"/>
        </w:rPr>
        <w:t>W</w:t>
      </w:r>
      <w:r w:rsidRPr="4E119242" w:rsidR="5F3B76AF">
        <w:rPr>
          <w:rFonts w:cs="Calibri"/>
          <w:color w:val="000000" w:themeColor="text1" w:themeTint="FF" w:themeShade="FF"/>
        </w:rPr>
        <w:t>e</w:t>
      </w:r>
      <w:r w:rsidRPr="4E119242" w:rsidR="4E6254D3">
        <w:rPr>
          <w:rFonts w:cs="Calibri"/>
          <w:color w:val="000000" w:themeColor="text1" w:themeTint="FF" w:themeShade="FF"/>
        </w:rPr>
        <w:t xml:space="preserve"> </w:t>
      </w:r>
      <w:r w:rsidRPr="4E119242" w:rsidR="46A079B4">
        <w:rPr>
          <w:rFonts w:cs="Calibri"/>
          <w:color w:val="000000" w:themeColor="text1" w:themeTint="FF" w:themeShade="FF"/>
        </w:rPr>
        <w:t xml:space="preserve">applied an original </w:t>
      </w:r>
      <w:r w:rsidRPr="4E119242" w:rsidR="62408DAC">
        <w:rPr>
          <w:rFonts w:cs="Calibri"/>
          <w:color w:val="000000" w:themeColor="text1" w:themeTint="FF" w:themeShade="FF"/>
        </w:rPr>
        <w:t xml:space="preserve">composite </w:t>
      </w:r>
      <w:r w:rsidRPr="4E119242" w:rsidR="5F3B76AF">
        <w:rPr>
          <w:rFonts w:cs="Calibri"/>
          <w:color w:val="000000" w:themeColor="text1" w:themeTint="FF" w:themeShade="FF"/>
        </w:rPr>
        <w:t xml:space="preserve">definition of </w:t>
      </w:r>
      <w:r w:rsidRPr="4E119242" w:rsidR="5F3B76AF">
        <w:rPr>
          <w:rFonts w:cs="Calibri"/>
          <w:color w:val="000000" w:themeColor="text1" w:themeTint="FF" w:themeShade="FF"/>
        </w:rPr>
        <w:t>a</w:t>
      </w:r>
      <w:r w:rsidRPr="4E119242" w:rsidR="05B1A6D3">
        <w:rPr>
          <w:rFonts w:cs="Calibri"/>
          <w:color w:val="000000" w:themeColor="text1" w:themeTint="FF" w:themeShade="FF"/>
        </w:rPr>
        <w:t>n</w:t>
      </w:r>
      <w:r w:rsidRPr="4E119242" w:rsidR="5F3B76AF">
        <w:rPr>
          <w:rFonts w:cs="Calibri"/>
          <w:color w:val="000000" w:themeColor="text1" w:themeTint="FF" w:themeShade="FF"/>
        </w:rPr>
        <w:t xml:space="preserve"> RCT meaningfully informing clinical practice</w:t>
      </w:r>
      <w:r w:rsidRPr="4E119242" w:rsidR="4A19175E">
        <w:rPr>
          <w:rFonts w:cs="Calibri"/>
          <w:color w:val="000000" w:themeColor="text1" w:themeTint="FF" w:themeShade="FF"/>
        </w:rPr>
        <w:t>,</w:t>
      </w:r>
      <w:r w:rsidRPr="4E119242" w:rsidR="5F3B76AF">
        <w:rPr>
          <w:rFonts w:cs="Calibri"/>
          <w:color w:val="000000" w:themeColor="text1" w:themeTint="FF" w:themeShade="FF"/>
        </w:rPr>
        <w:t xml:space="preserve"> </w:t>
      </w:r>
      <w:r w:rsidRPr="4E119242" w:rsidR="4A19175E">
        <w:rPr>
          <w:rFonts w:cs="Calibri"/>
          <w:color w:val="000000" w:themeColor="text1" w:themeTint="FF" w:themeShade="FF"/>
        </w:rPr>
        <w:t>requiring</w:t>
      </w:r>
      <w:r w:rsidRPr="4E119242" w:rsidR="7B5C0773">
        <w:rPr>
          <w:rFonts w:cs="Calibri"/>
          <w:color w:val="000000" w:themeColor="text1" w:themeTint="FF" w:themeShade="FF"/>
        </w:rPr>
        <w:t>:</w:t>
      </w:r>
      <w:r w:rsidRPr="4E119242" w:rsidR="62408DAC">
        <w:rPr>
          <w:rFonts w:cs="Calibri"/>
          <w:color w:val="000000" w:themeColor="text1" w:themeTint="FF" w:themeShade="FF"/>
        </w:rPr>
        <w:t xml:space="preserve"> (1) </w:t>
      </w:r>
      <w:r w:rsidRPr="4E119242" w:rsidR="00E459DE">
        <w:rPr>
          <w:rFonts w:cs="Calibri"/>
          <w:color w:val="000000" w:themeColor="text1" w:themeTint="FF" w:themeShade="FF"/>
        </w:rPr>
        <w:t>clearly specified</w:t>
      </w:r>
      <w:r w:rsidRPr="4E119242" w:rsidR="35D6BD62">
        <w:rPr>
          <w:rFonts w:cs="Calibri"/>
          <w:color w:val="000000" w:themeColor="text1" w:themeTint="FF" w:themeShade="FF"/>
        </w:rPr>
        <w:t xml:space="preserve"> </w:t>
      </w:r>
      <w:r w:rsidRPr="4E119242" w:rsidR="0989EB38">
        <w:rPr>
          <w:rFonts w:cs="Calibri"/>
          <w:color w:val="000000" w:themeColor="text1" w:themeTint="FF" w:themeShade="FF"/>
        </w:rPr>
        <w:t xml:space="preserve">trial </w:t>
      </w:r>
      <w:r w:rsidRPr="4E119242" w:rsidR="20F5015E">
        <w:rPr>
          <w:rFonts w:cs="Calibri"/>
          <w:color w:val="000000" w:themeColor="text1" w:themeTint="FF" w:themeShade="FF"/>
        </w:rPr>
        <w:t xml:space="preserve">hypothesis </w:t>
      </w:r>
      <w:r w:rsidRPr="4E119242" w:rsidR="4C171B15">
        <w:rPr>
          <w:rFonts w:cs="Calibri"/>
          <w:color w:val="000000" w:themeColor="text1" w:themeTint="FF" w:themeShade="FF"/>
        </w:rPr>
        <w:t>and/</w:t>
      </w:r>
      <w:r w:rsidRPr="4E119242" w:rsidR="20F5015E">
        <w:rPr>
          <w:rFonts w:cs="Calibri"/>
          <w:color w:val="000000" w:themeColor="text1" w:themeTint="FF" w:themeShade="FF"/>
        </w:rPr>
        <w:t xml:space="preserve">or a </w:t>
      </w:r>
      <w:r w:rsidRPr="4E119242" w:rsidR="3A6FAC5B">
        <w:rPr>
          <w:rFonts w:cs="Calibri"/>
          <w:color w:val="000000" w:themeColor="text1" w:themeTint="FF" w:themeShade="FF"/>
        </w:rPr>
        <w:t xml:space="preserve">study </w:t>
      </w:r>
      <w:r w:rsidRPr="4E119242" w:rsidR="20F5015E">
        <w:rPr>
          <w:rFonts w:cs="Calibri"/>
          <w:color w:val="000000" w:themeColor="text1" w:themeTint="FF" w:themeShade="FF"/>
        </w:rPr>
        <w:t xml:space="preserve">design </w:t>
      </w:r>
      <w:r w:rsidRPr="4E119242" w:rsidR="4A19175E">
        <w:rPr>
          <w:rFonts w:cs="Calibri"/>
          <w:color w:val="000000" w:themeColor="text1" w:themeTint="FF" w:themeShade="FF"/>
        </w:rPr>
        <w:t>aligned</w:t>
      </w:r>
      <w:r w:rsidRPr="4E119242" w:rsidR="20F5015E">
        <w:rPr>
          <w:rFonts w:cs="Calibri"/>
          <w:color w:val="000000" w:themeColor="text1" w:themeTint="FF" w:themeShade="FF"/>
        </w:rPr>
        <w:t xml:space="preserve"> </w:t>
      </w:r>
      <w:r w:rsidRPr="4E119242" w:rsidR="6D1E69D9">
        <w:rPr>
          <w:rFonts w:cs="Calibri"/>
          <w:color w:val="000000" w:themeColor="text1" w:themeTint="FF" w:themeShade="FF"/>
        </w:rPr>
        <w:t>with</w:t>
      </w:r>
      <w:r w:rsidRPr="4E119242" w:rsidR="20F5015E">
        <w:rPr>
          <w:rFonts w:cs="Calibri"/>
          <w:color w:val="000000" w:themeColor="text1" w:themeTint="FF" w:themeShade="FF"/>
        </w:rPr>
        <w:t xml:space="preserve"> </w:t>
      </w:r>
      <w:r w:rsidRPr="4E119242" w:rsidR="00E459DE">
        <w:rPr>
          <w:rFonts w:cs="Calibri"/>
          <w:color w:val="000000" w:themeColor="text1" w:themeTint="FF" w:themeShade="FF"/>
        </w:rPr>
        <w:t>it</w:t>
      </w:r>
      <w:r w:rsidRPr="4E119242" w:rsidR="39D6B2C8">
        <w:rPr>
          <w:rFonts w:cs="Calibri"/>
          <w:color w:val="000000" w:themeColor="text1" w:themeTint="FF" w:themeShade="FF"/>
        </w:rPr>
        <w:t>;</w:t>
      </w:r>
      <w:r w:rsidRPr="4E119242" w:rsidR="62408DAC">
        <w:rPr>
          <w:rFonts w:cs="Calibri"/>
          <w:color w:val="000000" w:themeColor="text1" w:themeTint="FF" w:themeShade="FF"/>
        </w:rPr>
        <w:t xml:space="preserve"> (2) </w:t>
      </w:r>
      <w:r w:rsidRPr="4E119242" w:rsidR="3C27BBA1">
        <w:rPr>
          <w:rFonts w:cs="Calibri"/>
          <w:color w:val="000000" w:themeColor="text1" w:themeTint="FF" w:themeShade="FF"/>
        </w:rPr>
        <w:t>specifi</w:t>
      </w:r>
      <w:r w:rsidRPr="4E119242" w:rsidR="00E459DE">
        <w:rPr>
          <w:rFonts w:cs="Calibri"/>
          <w:color w:val="000000" w:themeColor="text1" w:themeTint="FF" w:themeShade="FF"/>
        </w:rPr>
        <w:t>ed</w:t>
      </w:r>
      <w:r w:rsidRPr="4E119242" w:rsidR="5B9C50BC">
        <w:rPr>
          <w:rFonts w:cs="Calibri"/>
          <w:color w:val="000000" w:themeColor="text1" w:themeTint="FF" w:themeShade="FF"/>
        </w:rPr>
        <w:t xml:space="preserve"> </w:t>
      </w:r>
      <w:r w:rsidRPr="4E119242" w:rsidR="56AECC8B">
        <w:rPr>
          <w:rFonts w:cs="Calibri"/>
          <w:color w:val="000000" w:themeColor="text1" w:themeTint="FF" w:themeShade="FF"/>
        </w:rPr>
        <w:t xml:space="preserve">primary </w:t>
      </w:r>
      <w:r w:rsidRPr="4E119242" w:rsidR="5A951BE3">
        <w:rPr>
          <w:rFonts w:cs="Calibri"/>
          <w:color w:val="000000" w:themeColor="text1" w:themeTint="FF" w:themeShade="FF"/>
        </w:rPr>
        <w:t>endpoin</w:t>
      </w:r>
      <w:r w:rsidRPr="4E119242" w:rsidR="7C58FE17">
        <w:rPr>
          <w:rFonts w:cs="Calibri"/>
          <w:color w:val="000000" w:themeColor="text1" w:themeTint="FF" w:themeShade="FF"/>
        </w:rPr>
        <w:t>t</w:t>
      </w:r>
      <w:r w:rsidRPr="4E119242" w:rsidR="00E459DE">
        <w:rPr>
          <w:rFonts w:cs="Calibri"/>
          <w:color w:val="000000" w:themeColor="text1" w:themeTint="FF" w:themeShade="FF"/>
        </w:rPr>
        <w:t>(s)</w:t>
      </w:r>
      <w:r w:rsidRPr="4E119242" w:rsidR="55A4AE01">
        <w:rPr>
          <w:rFonts w:cs="Calibri"/>
          <w:color w:val="000000" w:themeColor="text1" w:themeTint="FF" w:themeShade="FF"/>
        </w:rPr>
        <w:t>;</w:t>
      </w:r>
      <w:r w:rsidRPr="4E119242" w:rsidR="5A951BE3">
        <w:rPr>
          <w:rFonts w:cs="Calibri"/>
          <w:color w:val="000000" w:themeColor="text1" w:themeTint="FF" w:themeShade="FF"/>
        </w:rPr>
        <w:t xml:space="preserve"> </w:t>
      </w:r>
      <w:r w:rsidRPr="4E119242" w:rsidR="6EA3B9FB">
        <w:rPr>
          <w:rFonts w:cs="Calibri"/>
          <w:color w:val="000000" w:themeColor="text1" w:themeTint="FF" w:themeShade="FF"/>
        </w:rPr>
        <w:t xml:space="preserve">(3) </w:t>
      </w:r>
      <w:r w:rsidRPr="4E119242" w:rsidR="7EB4F6F9">
        <w:rPr>
          <w:rFonts w:eastAsia="Arial" w:cs="Arial"/>
        </w:rPr>
        <w:t xml:space="preserve">use of a clinically relevant effect size </w:t>
      </w:r>
      <w:r w:rsidRPr="4E119242" w:rsidR="00E459DE">
        <w:rPr>
          <w:rFonts w:eastAsia="Arial" w:cs="Arial"/>
        </w:rPr>
        <w:t>informing</w:t>
      </w:r>
      <w:r w:rsidRPr="4E119242" w:rsidR="7EB4F6F9">
        <w:rPr>
          <w:rFonts w:eastAsia="Arial" w:cs="Arial"/>
        </w:rPr>
        <w:t xml:space="preserve"> sample size calculation; </w:t>
      </w:r>
      <w:r w:rsidRPr="4E119242" w:rsidR="56AECC8B">
        <w:rPr>
          <w:rFonts w:cs="Calibri"/>
          <w:color w:val="000000" w:themeColor="text1" w:themeTint="FF" w:themeShade="FF"/>
        </w:rPr>
        <w:t xml:space="preserve">and </w:t>
      </w:r>
      <w:r w:rsidRPr="4E119242" w:rsidR="62408DAC">
        <w:rPr>
          <w:rFonts w:cs="Calibri"/>
          <w:color w:val="000000" w:themeColor="text1" w:themeTint="FF" w:themeShade="FF"/>
        </w:rPr>
        <w:t>(4)</w:t>
      </w:r>
      <w:r w:rsidRPr="4E119242" w:rsidR="256314A2">
        <w:rPr>
          <w:rFonts w:eastAsia="Arial" w:cs="Arial"/>
        </w:rPr>
        <w:t xml:space="preserve"> consideration of </w:t>
      </w:r>
      <w:r w:rsidRPr="4E119242" w:rsidR="00E459DE">
        <w:rPr>
          <w:rFonts w:eastAsia="Arial" w:cs="Arial"/>
        </w:rPr>
        <w:t>patient-</w:t>
      </w:r>
      <w:r w:rsidRPr="4E119242" w:rsidR="256314A2">
        <w:rPr>
          <w:rFonts w:eastAsia="Arial" w:cs="Arial"/>
        </w:rPr>
        <w:t>relevan</w:t>
      </w:r>
      <w:r w:rsidRPr="4E119242" w:rsidR="00E459DE">
        <w:rPr>
          <w:rFonts w:eastAsia="Arial" w:cs="Arial"/>
        </w:rPr>
        <w:t>t clinical importance</w:t>
      </w:r>
      <w:r w:rsidRPr="4E119242" w:rsidR="256314A2">
        <w:rPr>
          <w:rFonts w:eastAsia="Arial" w:cs="Arial"/>
        </w:rPr>
        <w:t xml:space="preserve"> in interpre</w:t>
      </w:r>
      <w:r w:rsidRPr="4E119242" w:rsidR="00E459DE">
        <w:rPr>
          <w:rFonts w:eastAsia="Arial" w:cs="Arial"/>
        </w:rPr>
        <w:t>ting</w:t>
      </w:r>
      <w:r w:rsidRPr="4E119242" w:rsidR="256314A2">
        <w:rPr>
          <w:rFonts w:eastAsia="Arial" w:cs="Arial"/>
        </w:rPr>
        <w:t xml:space="preserve"> results</w:t>
      </w:r>
      <w:r w:rsidRPr="4E119242" w:rsidR="5A951BE3">
        <w:rPr>
          <w:rFonts w:cs="Calibri"/>
          <w:color w:val="000000" w:themeColor="text1" w:themeTint="FF" w:themeShade="FF"/>
        </w:rPr>
        <w:t>.</w:t>
      </w:r>
    </w:p>
    <w:p w:rsidRPr="00211B95" w:rsidR="00D96158" w:rsidP="004B1C6A" w:rsidRDefault="00D96158" w14:paraId="44533CBC" w14:textId="4F427B69">
      <w:pPr>
        <w:spacing w:line="480" w:lineRule="auto"/>
        <w:rPr>
          <w:rFonts w:cs="Calibri"/>
          <w:color w:val="000000" w:themeColor="text1"/>
        </w:rPr>
      </w:pPr>
      <w:r w:rsidRPr="4E119242" w:rsidR="00D96158">
        <w:rPr>
          <w:rFonts w:cs="Calibri"/>
          <w:b w:val="1"/>
          <w:bCs w:val="1"/>
          <w:color w:val="000000" w:themeColor="text1" w:themeTint="FF" w:themeShade="FF"/>
        </w:rPr>
        <w:t>Results:</w:t>
      </w:r>
      <w:r w:rsidRPr="4E119242" w:rsidR="00D96158">
        <w:rPr>
          <w:rFonts w:cs="Calibri"/>
          <w:color w:val="000000" w:themeColor="text1" w:themeTint="FF" w:themeShade="FF"/>
        </w:rPr>
        <w:t xml:space="preserve"> </w:t>
      </w:r>
      <w:r w:rsidRPr="4E119242" w:rsidR="0BE6755B">
        <w:rPr>
          <w:rFonts w:cs="Calibri"/>
          <w:color w:val="000000" w:themeColor="text1" w:themeTint="FF" w:themeShade="FF"/>
        </w:rPr>
        <w:t>The</w:t>
      </w:r>
      <w:r w:rsidRPr="4E119242" w:rsidR="001D55C5">
        <w:rPr>
          <w:rFonts w:cs="Calibri"/>
          <w:color w:val="000000" w:themeColor="text1" w:themeTint="FF" w:themeShade="FF"/>
        </w:rPr>
        <w:t xml:space="preserve"> pilot </w:t>
      </w:r>
      <w:r w:rsidRPr="4E119242" w:rsidR="00D55840">
        <w:rPr>
          <w:rFonts w:cs="Calibri"/>
          <w:color w:val="000000" w:themeColor="text1" w:themeTint="FF" w:themeShade="FF"/>
        </w:rPr>
        <w:t>phase</w:t>
      </w:r>
      <w:r w:rsidRPr="4E119242" w:rsidR="001D55C5">
        <w:rPr>
          <w:rFonts w:cs="Calibri"/>
          <w:color w:val="000000" w:themeColor="text1" w:themeTint="FF" w:themeShade="FF"/>
        </w:rPr>
        <w:t xml:space="preserve"> </w:t>
      </w:r>
      <w:r w:rsidRPr="4E119242" w:rsidR="00D55840">
        <w:rPr>
          <w:rFonts w:cs="Calibri"/>
          <w:color w:val="000000" w:themeColor="text1" w:themeTint="FF" w:themeShade="FF"/>
        </w:rPr>
        <w:t>included</w:t>
      </w:r>
      <w:r w:rsidRPr="4E119242" w:rsidR="001D55C5">
        <w:rPr>
          <w:rFonts w:cs="Calibri"/>
          <w:color w:val="000000" w:themeColor="text1" w:themeTint="FF" w:themeShade="FF"/>
        </w:rPr>
        <w:t xml:space="preserve"> 87 </w:t>
      </w:r>
      <w:r w:rsidRPr="4E119242" w:rsidR="001D55C5">
        <w:rPr>
          <w:rFonts w:cs="Calibri"/>
          <w:color w:val="000000" w:themeColor="text1" w:themeTint="FF" w:themeShade="FF"/>
        </w:rPr>
        <w:t>RCTs</w:t>
      </w:r>
      <w:r w:rsidRPr="4E119242" w:rsidR="00AA532E">
        <w:rPr>
          <w:rFonts w:cs="Calibri"/>
          <w:color w:val="000000" w:themeColor="text1" w:themeTint="FF" w:themeShade="FF"/>
        </w:rPr>
        <w:t xml:space="preserve"> and the </w:t>
      </w:r>
      <w:r w:rsidRPr="4E119242" w:rsidR="7850CD5E">
        <w:rPr>
          <w:rFonts w:cs="Calibri"/>
          <w:color w:val="000000" w:themeColor="text1" w:themeTint="FF" w:themeShade="FF"/>
        </w:rPr>
        <w:t xml:space="preserve">main </w:t>
      </w:r>
      <w:r w:rsidRPr="4E119242" w:rsidR="00D55840">
        <w:rPr>
          <w:rFonts w:cs="Calibri"/>
          <w:color w:val="000000" w:themeColor="text1" w:themeTint="FF" w:themeShade="FF"/>
        </w:rPr>
        <w:t>phase</w:t>
      </w:r>
      <w:r w:rsidRPr="4E119242" w:rsidR="00AA532E">
        <w:rPr>
          <w:rFonts w:cs="Calibri"/>
          <w:color w:val="000000" w:themeColor="text1" w:themeTint="FF" w:themeShade="FF"/>
        </w:rPr>
        <w:t xml:space="preserve"> </w:t>
      </w:r>
      <w:r w:rsidRPr="4E119242" w:rsidR="00D55840">
        <w:rPr>
          <w:rFonts w:cs="Calibri"/>
          <w:color w:val="000000" w:themeColor="text1" w:themeTint="FF" w:themeShade="FF"/>
        </w:rPr>
        <w:t>included</w:t>
      </w:r>
      <w:r w:rsidRPr="4E119242" w:rsidR="00AA532E">
        <w:rPr>
          <w:rFonts w:cs="Calibri"/>
          <w:color w:val="000000" w:themeColor="text1" w:themeTint="FF" w:themeShade="FF"/>
        </w:rPr>
        <w:t xml:space="preserve"> 167 RCTs</w:t>
      </w:r>
      <w:r w:rsidRPr="4E119242" w:rsidR="1B556DA8">
        <w:rPr>
          <w:rFonts w:cs="Calibri"/>
          <w:color w:val="000000" w:themeColor="text1" w:themeTint="FF" w:themeShade="FF"/>
        </w:rPr>
        <w:t>.</w:t>
      </w:r>
      <w:r w:rsidRPr="4E119242" w:rsidR="003475AE">
        <w:rPr>
          <w:rFonts w:cs="Calibri"/>
          <w:color w:val="000000" w:themeColor="text1" w:themeTint="FF" w:themeShade="FF"/>
        </w:rPr>
        <w:t xml:space="preserve"> </w:t>
      </w:r>
      <w:r w:rsidRPr="4E119242" w:rsidR="6518F81A">
        <w:rPr>
          <w:rFonts w:cs="Calibri"/>
          <w:color w:val="000000" w:themeColor="text1" w:themeTint="FF" w:themeShade="FF"/>
        </w:rPr>
        <w:t>O</w:t>
      </w:r>
      <w:r w:rsidRPr="4E119242" w:rsidR="000A7F7F">
        <w:rPr>
          <w:rFonts w:cs="Calibri"/>
          <w:color w:val="000000" w:themeColor="text1" w:themeTint="FF" w:themeShade="FF"/>
        </w:rPr>
        <w:t xml:space="preserve">nly </w:t>
      </w:r>
      <w:r w:rsidRPr="4E119242" w:rsidR="00D55840">
        <w:rPr>
          <w:rFonts w:cs="Calibri"/>
          <w:color w:val="000000" w:themeColor="text1" w:themeTint="FF" w:themeShade="FF"/>
        </w:rPr>
        <w:t xml:space="preserve">four </w:t>
      </w:r>
      <w:r w:rsidRPr="4E119242" w:rsidR="003475AE">
        <w:rPr>
          <w:rFonts w:cs="Calibri"/>
          <w:color w:val="000000" w:themeColor="text1" w:themeTint="FF" w:themeShade="FF"/>
        </w:rPr>
        <w:t xml:space="preserve">trials </w:t>
      </w:r>
      <w:r w:rsidRPr="4E119242" w:rsidR="00D55840">
        <w:rPr>
          <w:rFonts w:cs="Calibri"/>
          <w:color w:val="000000" w:themeColor="text1" w:themeTint="FF" w:themeShade="FF"/>
        </w:rPr>
        <w:t xml:space="preserve">(4.6%) </w:t>
      </w:r>
      <w:r w:rsidRPr="4E119242" w:rsidR="6128FC8C">
        <w:rPr>
          <w:rFonts w:cs="Calibri"/>
          <w:color w:val="000000" w:themeColor="text1" w:themeTint="FF" w:themeShade="FF"/>
        </w:rPr>
        <w:t xml:space="preserve">in the pilot </w:t>
      </w:r>
      <w:r w:rsidRPr="4E119242" w:rsidR="361C3015">
        <w:rPr>
          <w:rFonts w:cs="Calibri"/>
          <w:color w:val="000000" w:themeColor="text1" w:themeTint="FF" w:themeShade="FF"/>
        </w:rPr>
        <w:t>phase</w:t>
      </w:r>
      <w:r w:rsidRPr="4E119242" w:rsidR="6128FC8C">
        <w:rPr>
          <w:rFonts w:cs="Calibri"/>
          <w:color w:val="000000" w:themeColor="text1" w:themeTint="FF" w:themeShade="FF"/>
        </w:rPr>
        <w:t xml:space="preserve"> </w:t>
      </w:r>
      <w:r w:rsidRPr="4E119242" w:rsidR="00D55840">
        <w:rPr>
          <w:rFonts w:cs="Calibri"/>
          <w:color w:val="000000" w:themeColor="text1" w:themeTint="FF" w:themeShade="FF"/>
        </w:rPr>
        <w:t>and one trial (0.6%)</w:t>
      </w:r>
      <w:r w:rsidRPr="4E119242" w:rsidR="003475AE">
        <w:rPr>
          <w:rFonts w:cs="Calibri"/>
          <w:color w:val="000000" w:themeColor="text1" w:themeTint="FF" w:themeShade="FF"/>
        </w:rPr>
        <w:t xml:space="preserve"> </w:t>
      </w:r>
      <w:r w:rsidRPr="4E119242" w:rsidR="3ABC56E9">
        <w:rPr>
          <w:rFonts w:cs="Calibri"/>
          <w:color w:val="000000" w:themeColor="text1" w:themeTint="FF" w:themeShade="FF"/>
        </w:rPr>
        <w:t xml:space="preserve">in the main phase </w:t>
      </w:r>
      <w:r w:rsidRPr="4E119242" w:rsidR="003475AE">
        <w:rPr>
          <w:rFonts w:cs="Calibri"/>
          <w:color w:val="000000" w:themeColor="text1" w:themeTint="FF" w:themeShade="FF"/>
        </w:rPr>
        <w:t xml:space="preserve">fulfilled </w:t>
      </w:r>
      <w:r w:rsidRPr="4E119242" w:rsidR="4B77A4C4">
        <w:rPr>
          <w:rFonts w:cs="Calibri"/>
          <w:color w:val="000000" w:themeColor="text1" w:themeTint="FF" w:themeShade="FF"/>
        </w:rPr>
        <w:t>criteria</w:t>
      </w:r>
      <w:r w:rsidRPr="4E119242" w:rsidR="3F3B5C9B">
        <w:rPr>
          <w:rFonts w:cs="Calibri"/>
          <w:color w:val="000000" w:themeColor="text1" w:themeTint="FF" w:themeShade="FF"/>
        </w:rPr>
        <w:t xml:space="preserve"> </w:t>
      </w:r>
      <w:r w:rsidRPr="4E119242" w:rsidR="3C2D90A7">
        <w:rPr>
          <w:rFonts w:cs="Calibri"/>
          <w:color w:val="000000" w:themeColor="text1" w:themeTint="FF" w:themeShade="FF"/>
        </w:rPr>
        <w:t xml:space="preserve">to </w:t>
      </w:r>
      <w:r w:rsidRPr="4E119242" w:rsidR="3F3B5C9B">
        <w:rPr>
          <w:rFonts w:cs="Calibri"/>
          <w:color w:val="000000" w:themeColor="text1" w:themeTint="FF" w:themeShade="FF"/>
        </w:rPr>
        <w:t xml:space="preserve">meaningfully </w:t>
      </w:r>
      <w:r w:rsidRPr="4E119242" w:rsidR="3F3B5C9B">
        <w:rPr>
          <w:rFonts w:cs="Calibri"/>
          <w:color w:val="000000" w:themeColor="text1" w:themeTint="FF" w:themeShade="FF"/>
        </w:rPr>
        <w:t>informing</w:t>
      </w:r>
      <w:r w:rsidRPr="4E119242" w:rsidR="3F3B5C9B">
        <w:rPr>
          <w:rFonts w:cs="Calibri"/>
          <w:color w:val="000000" w:themeColor="text1" w:themeTint="FF" w:themeShade="FF"/>
        </w:rPr>
        <w:t xml:space="preserve"> clinical practice</w:t>
      </w:r>
      <w:r w:rsidRPr="4E119242" w:rsidR="4B77A4C4">
        <w:rPr>
          <w:rFonts w:cs="Calibri"/>
          <w:color w:val="000000" w:themeColor="text1" w:themeTint="FF" w:themeShade="FF"/>
        </w:rPr>
        <w:t>.</w:t>
      </w:r>
      <w:r w:rsidRPr="4E119242" w:rsidR="003475AE">
        <w:rPr>
          <w:rFonts w:cs="Calibri"/>
          <w:color w:val="000000" w:themeColor="text1" w:themeTint="FF" w:themeShade="FF"/>
        </w:rPr>
        <w:t xml:space="preserve"> The most </w:t>
      </w:r>
      <w:r w:rsidRPr="4E119242" w:rsidR="20A17677">
        <w:rPr>
          <w:rFonts w:cs="Calibri"/>
          <w:color w:val="000000" w:themeColor="text1" w:themeTint="FF" w:themeShade="FF"/>
        </w:rPr>
        <w:t xml:space="preserve">frequent </w:t>
      </w:r>
      <w:del w:author="Milo Alan Puhan" w:date="2026-04-12T09:07:14.416Z" w16du:dateUtc="2026-04-12T09:07:14.416Z" w:id="13407001">
        <w:r w:rsidRPr="4E119242" w:rsidDel="4B77A4C4">
          <w:rPr>
            <w:rFonts w:cs="Calibri"/>
            <w:color w:val="000000" w:themeColor="text1" w:themeTint="FF" w:themeShade="FF"/>
          </w:rPr>
          <w:delText>deficiencies</w:delText>
        </w:r>
        <w:r w:rsidRPr="4E119242" w:rsidDel="003475AE">
          <w:rPr>
            <w:rFonts w:cs="Calibri"/>
            <w:color w:val="000000" w:themeColor="text1" w:themeTint="FF" w:themeShade="FF"/>
          </w:rPr>
          <w:delText xml:space="preserve"> </w:delText>
        </w:r>
      </w:del>
      <w:ins w:author="Milo Alan Puhan" w:date="2026-04-12T09:07:15.808Z" w16du:dateUtc="2026-04-12T09:07:15.808Z" w:id="1688075716">
        <w:r w:rsidRPr="4E119242" w:rsidR="5D4D95AE">
          <w:rPr>
            <w:rFonts w:cs="Calibri"/>
            <w:color w:val="000000" w:themeColor="text1" w:themeTint="FF" w:themeShade="FF"/>
          </w:rPr>
          <w:t xml:space="preserve">limitations </w:t>
        </w:r>
      </w:ins>
      <w:r w:rsidRPr="4E119242" w:rsidR="10409A46">
        <w:rPr>
          <w:rFonts w:cs="Calibri"/>
          <w:color w:val="000000" w:themeColor="text1" w:themeTint="FF" w:themeShade="FF"/>
        </w:rPr>
        <w:t xml:space="preserve">concerned </w:t>
      </w:r>
      <w:r w:rsidRPr="4E119242" w:rsidR="003475AE">
        <w:rPr>
          <w:rFonts w:cs="Calibri"/>
          <w:color w:val="000000" w:themeColor="text1" w:themeTint="FF" w:themeShade="FF"/>
        </w:rPr>
        <w:t>the</w:t>
      </w:r>
      <w:r w:rsidRPr="4E119242" w:rsidR="00425A80">
        <w:rPr>
          <w:rFonts w:cs="Calibri"/>
          <w:color w:val="000000" w:themeColor="text1" w:themeTint="FF" w:themeShade="FF"/>
        </w:rPr>
        <w:t xml:space="preserve"> i</w:t>
      </w:r>
      <w:r w:rsidRPr="4E119242" w:rsidR="00E839E4">
        <w:rPr>
          <w:rFonts w:cs="Calibri"/>
          <w:color w:val="000000" w:themeColor="text1" w:themeTint="FF" w:themeShade="FF"/>
        </w:rPr>
        <w:t>ncorporati</w:t>
      </w:r>
      <w:r w:rsidRPr="4E119242" w:rsidR="003475AE">
        <w:rPr>
          <w:rFonts w:cs="Calibri"/>
          <w:color w:val="000000" w:themeColor="text1" w:themeTint="FF" w:themeShade="FF"/>
        </w:rPr>
        <w:t>on of</w:t>
      </w:r>
      <w:r w:rsidRPr="4E119242" w:rsidR="00E839E4">
        <w:rPr>
          <w:rFonts w:cs="Calibri"/>
          <w:color w:val="000000" w:themeColor="text1" w:themeTint="FF" w:themeShade="FF"/>
        </w:rPr>
        <w:t xml:space="preserve"> clinical relevance in sample size </w:t>
      </w:r>
      <w:r w:rsidRPr="4E119242" w:rsidR="0004C030">
        <w:rPr>
          <w:rFonts w:cs="Calibri"/>
          <w:color w:val="000000" w:themeColor="text1" w:themeTint="FF" w:themeShade="FF"/>
        </w:rPr>
        <w:t>calculation</w:t>
      </w:r>
      <w:r w:rsidRPr="4E119242" w:rsidR="2E736DB3">
        <w:rPr>
          <w:rFonts w:cs="Calibri"/>
          <w:color w:val="000000" w:themeColor="text1" w:themeTint="FF" w:themeShade="FF"/>
        </w:rPr>
        <w:t>s</w:t>
      </w:r>
      <w:r w:rsidRPr="4E119242" w:rsidR="00E839E4">
        <w:rPr>
          <w:rFonts w:cs="Calibri"/>
          <w:color w:val="000000" w:themeColor="text1" w:themeTint="FF" w:themeShade="FF"/>
        </w:rPr>
        <w:t xml:space="preserve"> and </w:t>
      </w:r>
      <w:r w:rsidRPr="4E119242" w:rsidR="1FE5A463">
        <w:rPr>
          <w:rFonts w:cs="Calibri"/>
          <w:color w:val="000000" w:themeColor="text1" w:themeTint="FF" w:themeShade="FF"/>
        </w:rPr>
        <w:t xml:space="preserve">in </w:t>
      </w:r>
      <w:r w:rsidRPr="4E119242" w:rsidR="0004C030">
        <w:rPr>
          <w:rFonts w:cs="Calibri"/>
          <w:color w:val="000000" w:themeColor="text1" w:themeTint="FF" w:themeShade="FF"/>
        </w:rPr>
        <w:t>results</w:t>
      </w:r>
      <w:r w:rsidRPr="4E119242" w:rsidR="00E839E4">
        <w:rPr>
          <w:rFonts w:cs="Calibri"/>
          <w:color w:val="000000" w:themeColor="text1" w:themeTint="FF" w:themeShade="FF"/>
        </w:rPr>
        <w:t xml:space="preserve"> interpretation</w:t>
      </w:r>
      <w:r w:rsidRPr="4E119242" w:rsidR="00425A80">
        <w:rPr>
          <w:rFonts w:cs="Calibri"/>
          <w:color w:val="000000" w:themeColor="text1" w:themeTint="FF" w:themeShade="FF"/>
        </w:rPr>
        <w:t xml:space="preserve">. </w:t>
      </w:r>
      <w:r w:rsidRPr="4E119242" w:rsidR="1F954F77">
        <w:rPr>
          <w:rFonts w:eastAsia="Arial" w:cs="Arial"/>
        </w:rPr>
        <w:t>Discordances between pre-trial documents and final publications most involved the specification of primary endpoints.</w:t>
      </w:r>
    </w:p>
    <w:p w:rsidRPr="00424702" w:rsidR="00D7190A" w:rsidP="4E119242" w:rsidRDefault="5A951BE3" w14:paraId="59AFACE6" w14:textId="7CAC19A0">
      <w:pPr>
        <w:spacing w:before="0" w:after="0" w:line="480" w:lineRule="auto"/>
        <w:rPr>
          <w:rFonts w:cs="Calibri"/>
          <w:b w:val="1"/>
          <w:bCs w:val="1"/>
          <w:i w:val="1"/>
          <w:iCs w:val="1"/>
          <w:color w:val="000000" w:themeColor="text1"/>
        </w:rPr>
      </w:pPr>
      <w:r w:rsidRPr="4E119242" w:rsidR="5A951BE3">
        <w:rPr>
          <w:rFonts w:cs="Calibri"/>
          <w:b w:val="1"/>
          <w:bCs w:val="1"/>
          <w:i w:val="1"/>
          <w:iCs w:val="1"/>
          <w:color w:val="000000" w:themeColor="text1" w:themeTint="FF" w:themeShade="FF"/>
          <w:highlight w:val="yellow"/>
        </w:rPr>
        <w:t xml:space="preserve">Conclusion: </w:t>
      </w:r>
      <w:ins w:author="Milo Alan Puhan" w:date="2026-04-12T09:07:56.262Z" w16du:dateUtc="2026-04-12T09:07:56.262Z" w:id="1362147180">
        <w:r w:rsidRPr="4E119242" w:rsidR="54C48071">
          <w:rPr>
            <w:rFonts w:cs="Calibri"/>
            <w:b w:val="1"/>
            <w:bCs w:val="1"/>
            <w:i w:val="1"/>
            <w:iCs w:val="1"/>
            <w:color w:val="000000" w:themeColor="text1" w:themeTint="FF" w:themeShade="FF"/>
            <w:highlight w:val="yellow"/>
          </w:rPr>
          <w:t xml:space="preserve">We </w:t>
        </w:r>
      </w:ins>
      <w:commentRangeStart w:id="956287590"/>
      <w:ins w:author="Milo Alan Puhan" w:date="2026-04-12T09:07:56.262Z" w16du:dateUtc="2026-04-12T09:07:56.262Z" w:id="2035890950">
        <w:r w:rsidRPr="4E119242" w:rsidR="54C48071">
          <w:rPr>
            <w:rFonts w:cs="Calibri"/>
            <w:b w:val="1"/>
            <w:bCs w:val="1"/>
            <w:i w:val="1"/>
            <w:iCs w:val="1"/>
            <w:color w:val="000000" w:themeColor="text1" w:themeTint="FF" w:themeShade="FF"/>
            <w:highlight w:val="yellow"/>
          </w:rPr>
          <w:t>developed</w:t>
        </w:r>
      </w:ins>
      <w:commentRangeEnd w:id="956287590"/>
      <w:r>
        <w:rPr>
          <w:rStyle w:val="CommentReference"/>
        </w:rPr>
        <w:commentReference w:id="956287590"/>
      </w:r>
      <w:ins w:author="Milo Alan Puhan" w:date="2026-04-12T09:07:56.262Z" w16du:dateUtc="2026-04-12T09:07:56.262Z" w:id="1165355319">
        <w:r w:rsidRPr="4E119242" w:rsidR="54C48071">
          <w:rPr>
            <w:rFonts w:cs="Calibri"/>
            <w:b w:val="1"/>
            <w:bCs w:val="1"/>
            <w:i w:val="1"/>
            <w:iCs w:val="1"/>
            <w:color w:val="000000" w:themeColor="text1" w:themeTint="FF" w:themeShade="FF"/>
            <w:highlight w:val="yellow"/>
          </w:rPr>
          <w:t xml:space="preserve"> a novel tool </w:t>
        </w:r>
      </w:ins>
      <w:ins w:author="Milo Alan Puhan" w:date="2026-04-12T09:09:20.864Z" w16du:dateUtc="2026-04-12T09:09:20.864Z" w:id="1155728064">
        <w:r w:rsidRPr="4E119242" w:rsidR="781BAAA6">
          <w:rPr>
            <w:rFonts w:cs="Calibri"/>
            <w:b w:val="1"/>
            <w:bCs w:val="1"/>
            <w:i w:val="1"/>
            <w:iCs w:val="1"/>
            <w:color w:val="000000" w:themeColor="text1" w:themeTint="FF" w:themeShade="FF"/>
            <w:highlight w:val="yellow"/>
          </w:rPr>
          <w:t xml:space="preserve">for evaluating the potential to inform clinical practice </w:t>
        </w:r>
      </w:ins>
      <w:ins w:author="Milo Alan Puhan" w:date="2026-04-12T09:07:56.262Z" w16du:dateUtc="2026-04-12T09:07:56.262Z" w:id="898424585">
        <w:r w:rsidRPr="4E119242" w:rsidR="54C48071">
          <w:rPr>
            <w:rFonts w:cs="Calibri"/>
            <w:b w:val="1"/>
            <w:bCs w:val="1"/>
            <w:i w:val="1"/>
            <w:iCs w:val="1"/>
            <w:color w:val="000000" w:themeColor="text1" w:themeTint="FF" w:themeShade="FF"/>
            <w:highlight w:val="yellow"/>
          </w:rPr>
          <w:t xml:space="preserve">that </w:t>
        </w:r>
      </w:ins>
      <w:ins w:author="Milo Alan Puhan" w:date="2026-04-12T09:08:01.16Z" w16du:dateUtc="2026-04-12T09:08:01.16Z" w:id="332709386">
        <w:r w:rsidRPr="4E119242" w:rsidR="54C48071">
          <w:rPr>
            <w:rFonts w:cs="Calibri"/>
            <w:b w:val="1"/>
            <w:bCs w:val="1"/>
            <w:i w:val="1"/>
            <w:iCs w:val="1"/>
            <w:color w:val="000000" w:themeColor="text1" w:themeTint="FF" w:themeShade="FF"/>
            <w:highlight w:val="yellow"/>
          </w:rPr>
          <w:t>complements</w:t>
        </w:r>
      </w:ins>
      <w:ins w:author="Milo Alan Puhan" w:date="2026-04-12T09:07:56.262Z" w16du:dateUtc="2026-04-12T09:07:56.262Z" w:id="1162930624">
        <w:r w:rsidRPr="4E119242" w:rsidR="54C48071">
          <w:rPr>
            <w:rFonts w:cs="Calibri"/>
            <w:b w:val="1"/>
            <w:bCs w:val="1"/>
            <w:i w:val="1"/>
            <w:iCs w:val="1"/>
            <w:color w:val="000000" w:themeColor="text1" w:themeTint="FF" w:themeShade="FF"/>
            <w:highlight w:val="yellow"/>
          </w:rPr>
          <w:t xml:space="preserve"> established tools </w:t>
        </w:r>
      </w:ins>
      <w:ins w:author="Milo Alan Puhan" w:date="2026-04-12T09:09:03.479Z" w16du:dateUtc="2026-04-12T09:09:03.479Z" w:id="1772704374">
        <w:r w:rsidRPr="4E119242" w:rsidR="17DE9F26">
          <w:rPr>
            <w:rFonts w:cs="Calibri"/>
            <w:b w:val="1"/>
            <w:bCs w:val="1"/>
            <w:i w:val="1"/>
            <w:iCs w:val="1"/>
            <w:color w:val="000000" w:themeColor="text1" w:themeTint="FF" w:themeShade="FF"/>
            <w:highlight w:val="yellow"/>
          </w:rPr>
          <w:t xml:space="preserve">that </w:t>
        </w:r>
      </w:ins>
      <w:ins w:author="Milo Alan Puhan" w:date="2026-04-12T09:07:56.262Z" w16du:dateUtc="2026-04-12T09:07:56.262Z" w:id="189227728">
        <w:r w:rsidRPr="4E119242" w:rsidR="54C48071">
          <w:rPr>
            <w:rFonts w:cs="Calibri"/>
            <w:b w:val="1"/>
            <w:bCs w:val="1"/>
            <w:i w:val="1"/>
            <w:iCs w:val="1"/>
            <w:color w:val="000000" w:themeColor="text1" w:themeTint="FF" w:themeShade="FF"/>
            <w:highlight w:val="yellow"/>
          </w:rPr>
          <w:t>asses</w:t>
        </w:r>
      </w:ins>
      <w:ins w:author="Milo Alan Puhan" w:date="2026-04-12T09:08:06.555Z" w16du:dateUtc="2026-04-12T09:08:06.555Z" w:id="1187897318">
        <w:r w:rsidRPr="4E119242" w:rsidR="54C48071">
          <w:rPr>
            <w:rFonts w:cs="Calibri"/>
            <w:b w:val="1"/>
            <w:bCs w:val="1"/>
            <w:i w:val="1"/>
            <w:iCs w:val="1"/>
            <w:color w:val="000000" w:themeColor="text1" w:themeTint="FF" w:themeShade="FF"/>
            <w:highlight w:val="yellow"/>
          </w:rPr>
          <w:t>s</w:t>
        </w:r>
      </w:ins>
      <w:ins w:author="Milo Alan Puhan" w:date="2026-04-12T09:07:56.262Z" w16du:dateUtc="2026-04-12T09:07:56.262Z" w:id="1808316801">
        <w:r w:rsidRPr="4E119242" w:rsidR="54C48071">
          <w:rPr>
            <w:rFonts w:cs="Calibri"/>
            <w:b w:val="1"/>
            <w:bCs w:val="1"/>
            <w:i w:val="1"/>
            <w:iCs w:val="1"/>
            <w:color w:val="000000" w:themeColor="text1" w:themeTint="FF" w:themeShade="FF"/>
            <w:highlight w:val="yellow"/>
          </w:rPr>
          <w:t xml:space="preserve"> risk of bias and</w:t>
        </w:r>
      </w:ins>
      <w:ins w:author="Milo Alan Puhan" w:date="2026-04-12T09:08:11.633Z" w16du:dateUtc="2026-04-12T09:08:11.633Z" w:id="1528091392">
        <w:r w:rsidRPr="4E119242" w:rsidR="54C48071">
          <w:rPr>
            <w:rFonts w:cs="Calibri"/>
            <w:b w:val="1"/>
            <w:bCs w:val="1"/>
            <w:i w:val="1"/>
            <w:iCs w:val="1"/>
            <w:color w:val="000000" w:themeColor="text1" w:themeTint="FF" w:themeShade="FF"/>
            <w:highlight w:val="yellow"/>
          </w:rPr>
          <w:t xml:space="preserve"> </w:t>
        </w:r>
      </w:ins>
      <w:ins w:author="Milo Alan Puhan" w:date="2026-04-12T09:09:28.616Z" w16du:dateUtc="2026-04-12T09:09:28.616Z" w:id="1982687884">
        <w:r w:rsidRPr="4E119242" w:rsidR="10F4398D">
          <w:rPr>
            <w:rFonts w:cs="Calibri"/>
            <w:b w:val="1"/>
            <w:bCs w:val="1"/>
            <w:i w:val="1"/>
            <w:iCs w:val="1"/>
            <w:color w:val="000000" w:themeColor="text1" w:themeTint="FF" w:themeShade="FF"/>
            <w:highlight w:val="yellow"/>
          </w:rPr>
          <w:t>quality of</w:t>
        </w:r>
      </w:ins>
      <w:ins w:author="Milo Alan Puhan" w:date="2026-04-12T09:08:11.633Z" w16du:dateUtc="2026-04-12T09:08:11.633Z" w:id="1002663702">
        <w:r w:rsidRPr="4E119242" w:rsidR="54C48071">
          <w:rPr>
            <w:rFonts w:cs="Calibri"/>
            <w:b w:val="1"/>
            <w:bCs w:val="1"/>
            <w:i w:val="1"/>
            <w:iCs w:val="1"/>
            <w:color w:val="000000" w:themeColor="text1" w:themeTint="FF" w:themeShade="FF"/>
            <w:highlight w:val="yellow"/>
          </w:rPr>
          <w:t xml:space="preserve"> </w:t>
        </w:r>
      </w:ins>
      <w:ins w:author="Milo Alan Puhan" w:date="2026-04-12T09:07:56.262Z" w16du:dateUtc="2026-04-12T09:07:56.262Z" w:id="1061301588">
        <w:r w:rsidRPr="4E119242" w:rsidR="54C48071">
          <w:rPr>
            <w:rFonts w:cs="Calibri"/>
            <w:b w:val="1"/>
            <w:bCs w:val="1"/>
            <w:i w:val="1"/>
            <w:iCs w:val="1"/>
            <w:color w:val="000000" w:themeColor="text1" w:themeTint="FF" w:themeShade="FF"/>
            <w:highlight w:val="yellow"/>
          </w:rPr>
          <w:t>reporting</w:t>
        </w:r>
        <w:r w:rsidRPr="4E119242" w:rsidR="54C48071">
          <w:rPr>
            <w:rFonts w:cs="Calibri"/>
            <w:b w:val="1"/>
            <w:bCs w:val="1"/>
            <w:i w:val="1"/>
            <w:iCs w:val="1"/>
            <w:color w:val="000000" w:themeColor="text1" w:themeTint="FF" w:themeShade="FF"/>
            <w:highlight w:val="yellow"/>
          </w:rPr>
          <w:t xml:space="preserve">. </w:t>
        </w:r>
      </w:ins>
      <w:r w:rsidRPr="4E119242" w:rsidR="00424702">
        <w:rPr>
          <w:rFonts w:cs="Calibri"/>
          <w:b w:val="1"/>
          <w:bCs w:val="1"/>
          <w:i w:val="1"/>
          <w:iCs w:val="1"/>
          <w:color w:val="000000" w:themeColor="text1" w:themeTint="FF" w:themeShade="FF"/>
          <w:highlight w:val="yellow"/>
        </w:rPr>
        <w:t>Our results suggest concerns in the ability of</w:t>
      </w:r>
      <w:r w:rsidRPr="4E119242" w:rsidR="00324C75">
        <w:rPr>
          <w:rFonts w:cs="Calibri"/>
          <w:b w:val="1"/>
          <w:bCs w:val="1"/>
          <w:i w:val="1"/>
          <w:iCs w:val="1"/>
          <w:color w:val="000000" w:themeColor="text1" w:themeTint="FF" w:themeShade="FF"/>
          <w:highlight w:val="yellow"/>
        </w:rPr>
        <w:t xml:space="preserve"> surgical</w:t>
      </w:r>
      <w:r w:rsidRPr="4E119242" w:rsidR="436EFB0D">
        <w:rPr>
          <w:rFonts w:cs="Calibri"/>
          <w:b w:val="1"/>
          <w:bCs w:val="1"/>
          <w:i w:val="1"/>
          <w:iCs w:val="1"/>
          <w:color w:val="000000" w:themeColor="text1" w:themeTint="FF" w:themeShade="FF"/>
          <w:highlight w:val="yellow"/>
        </w:rPr>
        <w:t xml:space="preserve"> RCTs</w:t>
      </w:r>
      <w:r w:rsidRPr="4E119242" w:rsidR="00324C75">
        <w:rPr>
          <w:rFonts w:cs="Calibri"/>
          <w:b w:val="1"/>
          <w:bCs w:val="1"/>
          <w:i w:val="1"/>
          <w:iCs w:val="1"/>
          <w:color w:val="000000" w:themeColor="text1" w:themeTint="FF" w:themeShade="FF"/>
          <w:highlight w:val="yellow"/>
        </w:rPr>
        <w:t xml:space="preserve"> to inform clinical decision-making</w:t>
      </w:r>
      <w:r w:rsidRPr="4E119242" w:rsidR="00424702">
        <w:rPr>
          <w:rFonts w:cs="Calibri"/>
          <w:b w:val="1"/>
          <w:bCs w:val="1"/>
          <w:i w:val="1"/>
          <w:iCs w:val="1"/>
          <w:color w:val="000000" w:themeColor="text1" w:themeTint="FF" w:themeShade="FF"/>
          <w:highlight w:val="yellow"/>
        </w:rPr>
        <w:t>.</w:t>
      </w:r>
    </w:p>
    <w:p w:rsidRPr="004B1C6A" w:rsidR="00203336" w:rsidP="00BB5783" w:rsidRDefault="00203336" w14:paraId="21AB7F0E" w14:textId="56D8A8C1">
      <w:pPr>
        <w:pStyle w:val="Titre11"/>
        <w:rPr>
          <w:lang w:val="en-US"/>
        </w:rPr>
      </w:pPr>
      <w:r w:rsidRPr="004B1C6A">
        <w:rPr>
          <w:lang w:val="en-US"/>
        </w:rPr>
        <w:t>INTRODUCTION</w:t>
      </w:r>
      <w:bookmarkEnd w:id="7"/>
    </w:p>
    <w:p w:rsidRPr="00F32460" w:rsidR="00626B74" w:rsidP="4E119242" w:rsidRDefault="00626B74" w14:paraId="0EDB53AB" w14:textId="16D520C2">
      <w:pPr>
        <w:pStyle w:val="Normal"/>
        <w:spacing w:line="480" w:lineRule="auto"/>
        <w:rPr>
          <w:rFonts w:eastAsia="Times New Roman" w:cs="Calibri"/>
          <w:color w:val="000000" w:themeColor="text1"/>
          <w:kern w:val="0"/>
          <w:lang w:eastAsia="de-DE"/>
          <w14:ligatures w14:val="none"/>
        </w:rPr>
      </w:pPr>
      <w:r w:rsidRPr="7052A300" w:rsidR="00626B74">
        <w:rPr>
          <w:rFonts w:cs="Calibri"/>
          <w:color w:val="000000" w:themeColor="text1"/>
        </w:rPr>
        <w:t>Randomized controlled trials (RCTs) are considered the gold standard for generating surgical evidence</w:t>
      </w:r>
      <w:r w:rsidRPr="7052A300" w:rsidR="006012AD">
        <w:rPr>
          <w:rFonts w:cs="Calibri"/>
          <w:color w:val="000000" w:themeColor="text1"/>
        </w:rPr>
        <w:t xml:space="preserve"> on treatments</w:t>
      </w:r>
      <w:r w:rsidRPr="7052A300" w:rsidR="00626B74">
        <w:rPr>
          <w:rFonts w:cs="Calibri"/>
          <w:color w:val="000000" w:themeColor="text1"/>
        </w:rPr>
        <w:t xml:space="preserve">. </w:t>
      </w:r>
      <w:ins w:author="Milo Alan Puhan" w:date="2026-04-12T09:11:53.019Z" w16du:dateUtc="2026-04-12T09:11:53.019Z" w:id="2059213446">
        <w:r w:rsidRPr="7052A300" w:rsidR="654A76D3">
          <w:rPr>
            <w:rFonts w:cs="Calibri"/>
            <w:color w:val="000000" w:themeColor="text1"/>
          </w:rPr>
          <w:t xml:space="preserve">Previous</w:t>
        </w:r>
      </w:ins>
      <w:ins w:author="Milo Alan Puhan" w:date="2026-04-12T09:12:04.843Z" w16du:dateUtc="2026-04-12T09:12:04.843Z" w:id="1344546033">
        <w:r w:rsidRPr="7052A300" w:rsidR="654A76D3">
          <w:rPr>
            <w:rFonts w:cs="Calibri"/>
            <w:color w:val="000000" w:themeColor="text1"/>
          </w:rPr>
          <w:t xml:space="preserve"> research showed that, as in other clinical areas, a substantial proportion of surgical RCTs are at increased r</w:t>
        </w:r>
      </w:ins>
      <w:ins w:author="Milo Alan Puhan" w:date="2026-04-12T09:11:53.019Z" w16du:dateUtc="2026-04-12T09:11:53.019Z" w:id="2015369131">
        <w:r w:rsidRPr="4E119242" w:rsidR="654A76D3">
          <w:rPr>
            <w:rFonts w:eastAsia="Times New Roman" w:cs="Calibri"/>
            <w:color w:val="000000" w:themeColor="text1" w:themeTint="FF" w:themeShade="FF"/>
            <w:lang w:eastAsia="de-DE"/>
          </w:rPr>
          <w:t xml:space="preserve">isk of bias and </w:t>
        </w:r>
      </w:ins>
      <w:ins w:author="Milo Alan Puhan" w:date="2026-04-12T09:12:53.59Z" w16du:dateUtc="2026-04-12T09:12:53.59Z" w:id="873920980">
        <w:r w:rsidRPr="4E119242" w:rsidR="654A76D3">
          <w:rPr>
            <w:rFonts w:eastAsia="Times New Roman" w:cs="Calibri"/>
            <w:color w:val="000000" w:themeColor="text1" w:themeTint="FF" w:themeShade="FF"/>
            <w:lang w:eastAsia="de-DE"/>
          </w:rPr>
          <w:t xml:space="preserve">limited </w:t>
        </w:r>
      </w:ins>
      <w:ins w:author="Milo Alan Puhan" w:date="2026-04-12T09:11:53.019Z" w16du:dateUtc="2026-04-12T09:11:53.019Z" w:id="272765169">
        <w:r w:rsidRPr="4E119242" w:rsidR="654A76D3">
          <w:rPr>
            <w:rFonts w:eastAsia="Times New Roman" w:cs="Calibri"/>
            <w:color w:val="000000" w:themeColor="text1" w:themeTint="FF" w:themeShade="FF"/>
            <w:lang w:eastAsia="de-DE"/>
          </w:rPr>
          <w:t>quality of reporting</w:t>
        </w:r>
      </w:ins>
      <w:commentRangeStart w:id="243479288"/>
      <w:ins w:author="Milo Alan Puhan" w:date="2026-04-12T09:13:05.747Z" w16du:dateUtc="2026-04-12T09:13:05.747Z" w:id="1466139765">
        <w:r w:rsidRPr="4E119242" w:rsidR="18505DD7">
          <w:rPr>
            <w:rFonts w:eastAsia="Times New Roman" w:cs="Calibri"/>
            <w:color w:val="000000" w:themeColor="text1" w:themeTint="FF" w:themeShade="FF"/>
            <w:lang w:eastAsia="de-DE"/>
          </w:rPr>
          <w:t>.</w:t>
        </w:r>
      </w:ins>
      <w:commentRangeEnd w:id="243479288"/>
      <w:r>
        <w:rPr>
          <w:rStyle w:val="CommentReference"/>
        </w:rPr>
        <w:commentReference w:id="243479288"/>
      </w:r>
      <w:ins w:author="Milo Alan Puhan" w:date="2026-04-12T09:13:05.747Z" w16du:dateUtc="2026-04-12T09:13:05.747Z" w:id="273214130">
        <w:r w:rsidRPr="4E119242" w:rsidR="18505DD7">
          <w:rPr>
            <w:rFonts w:eastAsia="Times New Roman" w:cs="Calibri"/>
            <w:color w:val="000000" w:themeColor="text1" w:themeTint="FF" w:themeShade="FF"/>
            <w:lang w:eastAsia="de-DE"/>
          </w:rPr>
          <w:t xml:space="preserve"> In </w:t>
        </w:r>
        <w:r w:rsidRPr="4E119242" w:rsidR="18505DD7">
          <w:rPr>
            <w:rFonts w:eastAsia="Times New Roman" w:cs="Calibri"/>
            <w:color w:val="000000" w:themeColor="text1" w:themeTint="FF" w:themeShade="FF"/>
            <w:lang w:eastAsia="de-DE"/>
          </w:rPr>
          <w:t>addition</w:t>
        </w:r>
      </w:ins>
      <w:ins w:author="Milo Alan Puhan" w:date="2026-04-12T09:11:53.019Z" w16du:dateUtc="2026-04-12T09:11:53.019Z" w:id="159789021">
        <w:r w:rsidR="654A76D3">
          <w:rPr>
            <w:rFonts w:cs="Calibri"/>
            <w:color w:val="000000" w:themeColor="text1"/>
          </w:rPr>
          <w:t xml:space="preserve"> </w:t>
        </w:r>
      </w:ins>
      <w:del w:author="Milo Alan Puhan" w:date="2026-04-12T09:13:42.541Z" w16du:dateUtc="2026-04-12T09:13:42.541Z" w:id="1310644608">
        <w:r w:rsidRPr="4E119242" w:rsidDel="00FE6B7C">
          <w:rPr>
            <w:rFonts w:cs="Calibri"/>
            <w:color w:val="000000" w:themeColor="text1" w:themeTint="FF" w:themeShade="FF"/>
          </w:rPr>
          <w:delText>S</w:delText>
        </w:r>
      </w:del>
      <w:ins w:author="Milo Alan Puhan" w:date="2026-04-12T09:13:42.634Z" w16du:dateUtc="2026-04-12T09:13:42.634Z" w:id="2082531111">
        <w:r w:rsidRPr="7052A300" w:rsidR="49ED0B72">
          <w:rPr>
            <w:rFonts w:cs="Calibri"/>
            <w:color w:val="000000" w:themeColor="text1"/>
          </w:rPr>
          <w:t>s</w:t>
        </w:r>
      </w:ins>
      <w:r w:rsidR="00626B74">
        <w:rPr>
          <w:rFonts w:cs="Calibri"/>
          <w:color w:val="000000" w:themeColor="text1"/>
        </w:rPr>
        <w:t>urgical RCTs are</w:t>
      </w:r>
      <w:r w:rsidRPr="7052A300" w:rsidR="00FE6B7C">
        <w:rPr>
          <w:rFonts w:cs="Calibri"/>
          <w:color w:val="000000" w:themeColor="text1"/>
        </w:rPr>
        <w:t xml:space="preserve">, </w:t>
      </w:r>
      <w:del w:author="Milo Alan Puhan" w:date="2026-04-12T09:13:54.528Z" w16du:dateUtc="2026-04-12T09:13:54.528Z" w:id="790824849">
        <w:r w:rsidRPr="4E119242" w:rsidDel="00FE6B7C">
          <w:rPr>
            <w:rFonts w:cs="Calibri"/>
            <w:color w:val="000000" w:themeColor="text1" w:themeTint="FF" w:themeShade="FF"/>
          </w:rPr>
          <w:delText>however,</w:delText>
        </w:r>
        <w:r w:rsidRPr="4E119242" w:rsidDel="00626B74">
          <w:rPr>
            <w:rFonts w:cs="Calibri"/>
            <w:color w:val="000000" w:themeColor="text1" w:themeTint="FF" w:themeShade="FF"/>
          </w:rPr>
          <w:delText xml:space="preserve"> </w:delText>
        </w:r>
        <w:r w:rsidRPr="4E119242" w:rsidDel="00626B74">
          <w:rPr>
            <w:rFonts w:cs="Calibri"/>
            <w:color w:val="000000" w:themeColor="text1" w:themeTint="FF" w:themeShade="FF"/>
          </w:rPr>
          <w:delText>frequently</w:delText>
        </w:r>
        <w:r w:rsidRPr="4E119242" w:rsidDel="00626B74">
          <w:rPr>
            <w:rFonts w:cs="Calibri"/>
            <w:color w:val="000000" w:themeColor="text1" w:themeTint="FF" w:themeShade="FF"/>
          </w:rPr>
          <w:delText xml:space="preserve"> incompletely and inconsistently reported and</w:delText>
        </w:r>
      </w:del>
      <w:r w:rsidRPr="4E119242" w:rsidR="00626B74">
        <w:rPr>
          <w:rFonts w:cs="Calibri"/>
          <w:color w:val="000000" w:themeColor="text1" w:themeTint="FF" w:themeShade="FF"/>
        </w:rPr>
        <w:t xml:space="preserve"> often </w:t>
      </w:r>
      <w:r w:rsidRPr="4E119242" w:rsidR="00626B74">
        <w:rPr>
          <w:rFonts w:cs="Calibri"/>
          <w:color w:val="000000" w:themeColor="text1" w:themeTint="FF" w:themeShade="FF"/>
        </w:rPr>
        <w:t>fail to</w:t>
      </w:r>
      <w:r w:rsidRPr="7052A300" w:rsidR="00B67CAF">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Pr="7052A300" w:rsidR="00B67CAF">
        <w:rPr>
          <w:rFonts w:cs="Calibri"/>
          <w:color w:val="000000" w:themeColor="text1"/>
        </w:rPr>
        <w:fldChar w:fldCharType="separate"/>
      </w:r>
      <w:r w:rsidRPr="4E119242" w:rsidR="00A33E1D">
        <w:rPr>
          <w:kern w:val="0"/>
        </w:rPr>
        <w:t>￼</w:t>
      </w:r>
      <w:r w:rsidRPr="7052A300" w:rsidR="00B67CAF">
        <w:rPr>
          <w:rFonts w:cs="Calibri"/>
          <w:color w:val="000000" w:themeColor="text1"/>
        </w:rPr>
        <w:fldChar w:fldCharType="end"/>
      </w:r>
      <w:r w:rsidRPr="4E119242" w:rsidR="2B5BFA7D">
        <w:rPr>
          <w:kern w:val="0"/>
          <w:lang w:eastAsia="de-DE"/>
          <w14:ligatures w14:val="none"/>
        </w:rPr>
        <w:t>￼</w:t>
      </w:r>
      <w:r w:rsidRPr="7052A300" w:rsidR="2B5BFA7D">
        <w:rPr>
          <w:rFonts w:eastAsia="Times New Roman" w:cs="Calibri"/>
          <w:color w:val="000000" w:themeColor="text1"/>
          <w:kern w:val="0"/>
          <w:lang w:eastAsia="de-DE"/>
          <w14:ligatures w14:val="none"/>
        </w:rPr>
        <w:t xml:space="preserve">.</w:t>
      </w:r>
      <w:r w:rsidRPr="7052A300" w:rsidR="5AB2E3A8">
        <w:rPr>
          <w:rFonts w:eastAsia="Times New Roman" w:cs="Calibri"/>
          <w:color w:val="000000" w:themeColor="text1"/>
          <w:kern w:val="0"/>
          <w:lang w:eastAsia="de-DE"/>
          <w14:ligatures w14:val="none"/>
        </w:rPr>
        <w:t xml:space="preserve"> </w:t>
      </w:r>
      <w:r w:rsidRPr="7052A300" w:rsidR="00FE6B7C">
        <w:rPr>
          <w:rFonts w:eastAsia="Times New Roman" w:cs="Calibri"/>
          <w:color w:val="000000" w:themeColor="text1"/>
          <w:kern w:val="0"/>
          <w:lang w:eastAsia="de-DE"/>
          <w14:ligatures w14:val="none"/>
        </w:rPr>
        <w:t>Consequently</w:t>
      </w:r>
      <w:r w:rsidRPr="7052A300" w:rsidR="070A1448">
        <w:rPr>
          <w:rFonts w:eastAsia="Times New Roman" w:cs="Calibri"/>
          <w:color w:val="000000" w:themeColor="text1"/>
          <w:kern w:val="0"/>
          <w:lang w:eastAsia="de-DE"/>
          <w14:ligatures w14:val="none"/>
        </w:rPr>
        <w:t xml:space="preserve">, a substantial proportion of the surgical evidence base does not adequately inform patient-focused decision-making at the bedside.</w:t>
      </w:r>
      <w:r w:rsidRPr="4E119242" w:rsidR="2B5BFA7D">
        <w:rPr>
          <w:rFonts w:eastAsia="Times New Roman" w:cs="Calibri"/>
          <w:color w:val="000000" w:themeColor="text1" w:themeTint="FF" w:themeShade="FF"/>
          <w:lang w:eastAsia="de-DE"/>
        </w:rPr>
        <w:t xml:space="preserve"> The </w:t>
      </w:r>
      <w:r w:rsidRPr="4E119242" w:rsidR="2B5BFA7D">
        <w:rPr>
          <w:rFonts w:eastAsia="Times New Roman" w:cs="Calibri"/>
          <w:color w:val="000000" w:themeColor="text1" w:themeTint="FF" w:themeShade="FF"/>
          <w:lang w:eastAsia="de-DE"/>
        </w:rPr>
        <w:t>great effort</w:t>
      </w:r>
      <w:r w:rsidRPr="4E119242" w:rsidR="2B5BFA7D">
        <w:rPr>
          <w:rFonts w:eastAsia="Times New Roman" w:cs="Calibri"/>
          <w:color w:val="000000" w:themeColor="text1" w:themeTint="FF" w:themeShade="FF"/>
          <w:lang w:eastAsia="de-DE"/>
        </w:rPr>
        <w:t xml:space="preserve"> surgical scientists put into the conduct of trials may not pay off.</w:t>
      </w:r>
    </w:p>
    <w:p w:rsidRPr="00C43EB2" w:rsidR="00626B74" w:rsidP="004B1C6A" w:rsidRDefault="409F8ACC" w14:paraId="0F257069" w14:textId="26641318">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Pr="7052A300" w:rsidR="7D863F26">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Pr="7052A300" w:rsidR="7D863F26">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Pr="7052A300" w:rsidR="7D863F26">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Pr="7052A300" w:rsidR="0013163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7052A300" w:rsidR="00131630">
        <w:rPr>
          <w:rFonts w:eastAsia="Times New Roman" w:cs="Calibri"/>
          <w:color w:val="000000" w:themeColor="text1"/>
          <w:kern w:val="0"/>
          <w:lang w:eastAsia="de-DE"/>
          <w14:ligatures w14:val="none"/>
        </w:rPr>
        <w:fldChar w:fldCharType="separate"/>
      </w:r>
      <w:r w:rsidRPr="00A33E1D" w:rsidR="00A33E1D">
        <w:rPr>
          <w:rFonts w:cs="Arial"/>
          <w:color w:val="000000"/>
          <w:kern w:val="0"/>
          <w:vertAlign w:val="superscript"/>
        </w:rPr>
        <w:t>2</w:t>
      </w:r>
      <w:r w:rsidRPr="7052A300" w:rsidR="0013163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rsidRPr="00C43EB2" w:rsidR="001A67F1" w:rsidP="004B1C6A" w:rsidRDefault="409F8ACC" w14:paraId="6A8A35E7" w14:textId="037AA4B7">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Pr="7052A300" w:rsidR="00FE6B7C">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Pr="7052A300" w:rsidR="20C7521F">
        <w:rPr>
          <w:rFonts w:eastAsia="Times New Roman" w:cs="Calibri"/>
          <w:color w:val="000000" w:themeColor="text1"/>
          <w:kern w:val="0"/>
          <w:lang w:eastAsia="de-DE"/>
          <w14:ligatures w14:val="none"/>
        </w:rPr>
        <w:t xml:space="preserve"> </w:t>
      </w:r>
    </w:p>
    <w:p w:rsidRPr="00C43EB2" w:rsidR="00701AEC" w:rsidP="004B1C6A" w:rsidRDefault="70E5F1C7" w14:paraId="2D147BFB" w14:textId="10436817">
      <w:pPr>
        <w:spacing w:line="480" w:lineRule="auto"/>
        <w:rPr>
          <w:rFonts w:eastAsia="Times New Roman" w:cs="Calibri"/>
          <w:color w:val="000000" w:themeColor="text1"/>
          <w:kern w:val="0"/>
          <w:lang w:eastAsia="de-DE"/>
          <w14:ligatures w14:val="none"/>
        </w:rPr>
      </w:pPr>
      <w:ins w:author="Milo Alan Puhan" w:date="2026-04-12T09:10:44.432Z" w16du:dateUtc="2026-04-12T09:10:44.432Z" w:id="896921132">
        <w:r w:rsidRPr="7052A300" w:rsidR="5888DFB7">
          <w:rPr>
            <w:rFonts w:eastAsia="Times New Roman" w:cs="Calibri"/>
            <w:color w:val="000000" w:themeColor="text1"/>
            <w:kern w:val="0"/>
            <w:lang w:eastAsia="de-DE"/>
            <w14:ligatures w14:val="none"/>
          </w:rPr>
          <w:t xml:space="preserve">Risk</w:t>
        </w:r>
        <w:r w:rsidRPr="7052A300" w:rsidR="5888DFB7">
          <w:rPr>
            <w:rFonts w:eastAsia="Times New Roman" w:cs="Calibri"/>
            <w:color w:val="000000" w:themeColor="text1"/>
            <w:kern w:val="0"/>
            <w:lang w:eastAsia="de-DE"/>
            <w14:ligatures w14:val="none"/>
          </w:rPr>
          <w:t xml:space="preserve"> of bias and quality of reporting of surgical trials have been assessed previously</w:t>
        </w:r>
      </w:ins>
      <w:commentRangeStart w:id="140162048"/>
      <w:ins w:author="Milo Alan Puhan" w:date="2026-04-12T09:10:44.432Z" w16du:dateUtc="2026-04-12T09:10:44.432Z" w:id="141065712">
        <w:r w:rsidRPr="7052A300" w:rsidR="5888DFB7">
          <w:rPr>
            <w:rFonts w:eastAsia="Times New Roman" w:cs="Calibri"/>
            <w:color w:val="000000" w:themeColor="text1"/>
            <w:kern w:val="0"/>
            <w:lang w:eastAsia="de-DE"/>
            <w14:ligatures w14:val="none"/>
          </w:rPr>
          <w:t xml:space="preserve">.</w:t>
        </w:r>
      </w:ins>
      <w:commentRangeEnd w:id="140162048"/>
      <w:r>
        <w:rPr>
          <w:rStyle w:val="CommentReference"/>
        </w:rPr>
        <w:commentReference w:id="140162048"/>
      </w:r>
      <w:ins w:author="Milo Alan Puhan" w:date="2026-04-12T09:10:44.432Z" w16du:dateUtc="2026-04-12T09:10:44.432Z" w:id="577128066">
        <w:r w:rsidRPr="7052A300" w:rsidR="5888DFB7">
          <w:rPr>
            <w:rFonts w:eastAsia="Times New Roman" w:cs="Calibri"/>
            <w:color w:val="000000" w:themeColor="text1"/>
            <w:kern w:val="0"/>
            <w:lang w:eastAsia="de-DE"/>
            <w14:ligatures w14:val="none"/>
          </w:rPr>
          <w:t xml:space="preserve"> </w:t>
        </w:r>
      </w:ins>
      <w:del w:author="Milo Alan Puhan" w:date="2026-04-12T09:10:59.72Z" w16du:dateUtc="2026-04-12T09:10:59.72Z" w:id="307674503">
        <w:r w:rsidRPr="4E119242" w:rsidDel="70E5F1C7">
          <w:rPr>
            <w:rFonts w:eastAsia="Times New Roman" w:cs="Calibri"/>
            <w:color w:val="000000" w:themeColor="text1" w:themeTint="FF" w:themeShade="FF"/>
            <w:lang w:eastAsia="de-DE"/>
          </w:rPr>
          <w:delText xml:space="preserve">Despite the </w:delText>
        </w:r>
        <w:r w:rsidRPr="4E119242" w:rsidDel="70E5F1C7">
          <w:rPr>
            <w:rFonts w:eastAsia="Times New Roman" w:cs="Calibri"/>
            <w:color w:val="000000" w:themeColor="text1" w:themeTint="FF" w:themeShade="FF"/>
            <w:lang w:eastAsia="de-DE"/>
          </w:rPr>
          <w:delText>central role</w:delText>
        </w:r>
        <w:r w:rsidRPr="4E119242" w:rsidDel="70E5F1C7">
          <w:rPr>
            <w:rFonts w:eastAsia="Times New Roman" w:cs="Calibri"/>
            <w:color w:val="000000" w:themeColor="text1" w:themeTint="FF" w:themeShade="FF"/>
            <w:lang w:eastAsia="de-DE"/>
          </w:rPr>
          <w:delText xml:space="preserve"> of RCTs in shaping surgical practice</w:delText>
        </w:r>
      </w:del>
      <w:ins w:author="Milo Alan Puhan" w:date="2026-04-12T09:10:59.784Z" w16du:dateUtc="2026-04-12T09:10:59.784Z" w:id="855459026">
        <w:r w:rsidRPr="7052A300" w:rsidR="29AA7134">
          <w:rPr>
            <w:rFonts w:eastAsia="Times New Roman" w:cs="Calibri"/>
            <w:color w:val="000000" w:themeColor="text1"/>
            <w:kern w:val="0"/>
            <w:lang w:eastAsia="de-DE"/>
            <w14:ligatures w14:val="none"/>
          </w:rPr>
          <w:t xml:space="preserve">H</w:t>
        </w:r>
      </w:ins>
      <w:ins w:author="Milo Alan Puhan" w:date="2026-04-12T09:11:02.797Z" w16du:dateUtc="2026-04-12T09:11:02.797Z" w:id="176657496">
        <w:r w:rsidRPr="7052A300" w:rsidR="29AA7134">
          <w:rPr>
            <w:rFonts w:eastAsia="Times New Roman" w:cs="Calibri"/>
            <w:color w:val="000000" w:themeColor="text1"/>
            <w:kern w:val="0"/>
            <w:lang w:eastAsia="de-DE"/>
            <w14:ligatures w14:val="none"/>
          </w:rPr>
          <w:t xml:space="preserve">owever</w:t>
        </w:r>
      </w:ins>
      <w:r w:rsidRPr="7052A300" w:rsidR="70E5F1C7">
        <w:rPr>
          <w:rFonts w:eastAsia="Times New Roman" w:cs="Calibri"/>
          <w:color w:val="000000" w:themeColor="text1"/>
          <w:kern w:val="0"/>
          <w:lang w:eastAsia="de-DE"/>
          <w14:ligatures w14:val="none"/>
        </w:rPr>
        <w:t xml:space="preserve">, contemporary surgical trials have not been systematically evaluated </w:t>
      </w:r>
      <w:r w:rsidRPr="7052A300" w:rsidR="00FE6B7C">
        <w:rPr>
          <w:rFonts w:eastAsia="Times New Roman" w:cs="Calibri"/>
          <w:color w:val="000000" w:themeColor="text1"/>
          <w:kern w:val="0"/>
          <w:lang w:eastAsia="de-DE"/>
          <w14:ligatures w14:val="none"/>
        </w:rPr>
        <w:t>regarding</w:t>
      </w:r>
      <w:r w:rsidRPr="7052A300" w:rsidR="70E5F1C7">
        <w:rPr>
          <w:rFonts w:eastAsia="Times New Roman" w:cs="Calibri"/>
          <w:color w:val="000000" w:themeColor="text1"/>
          <w:kern w:val="0"/>
          <w:lang w:eastAsia="de-DE"/>
          <w14:ligatures w14:val="none"/>
        </w:rPr>
        <w:t xml:space="preserve"> </w:t>
      </w:r>
      <w:del w:author="Milo Alan Puhan" w:date="2026-04-12T09:11:08.971Z" w16du:dateUtc="2026-04-12T09:11:08.971Z" w:id="1076639418">
        <w:r w:rsidRPr="4E119242" w:rsidDel="70E5F1C7">
          <w:rPr>
            <w:rFonts w:eastAsia="Times New Roman" w:cs="Calibri"/>
            <w:color w:val="000000" w:themeColor="text1" w:themeTint="FF" w:themeShade="FF"/>
            <w:lang w:eastAsia="de-DE"/>
          </w:rPr>
          <w:delText xml:space="preserve">these </w:delText>
        </w:r>
      </w:del>
      <w:r w:rsidRPr="7052A300" w:rsidR="70E5F1C7">
        <w:rPr>
          <w:rFonts w:eastAsia="Times New Roman" w:cs="Calibri"/>
          <w:color w:val="000000" w:themeColor="text1"/>
          <w:kern w:val="0"/>
          <w:lang w:eastAsia="de-DE"/>
          <w14:ligatures w14:val="none"/>
        </w:rPr>
        <w:t xml:space="preserve">core elements </w:t>
      </w:r>
      <w:ins w:author="Milo Alan Puhan" w:date="2026-04-12T09:11:18.629Z" w16du:dateUtc="2026-04-12T09:11:18.629Z" w:id="1385438484">
        <w:r w:rsidRPr="7052A300" w:rsidR="17552478">
          <w:rPr>
            <w:rFonts w:eastAsia="Times New Roman" w:cs="Calibri"/>
            <w:color w:val="000000" w:themeColor="text1"/>
            <w:kern w:val="0"/>
            <w:lang w:eastAsia="de-DE"/>
            <w14:ligatures w14:val="none"/>
          </w:rPr>
          <w:t xml:space="preserve">to inform practice </w:t>
        </w:r>
      </w:ins>
      <w:r w:rsidRPr="7052A300" w:rsidR="70E5F1C7">
        <w:rPr>
          <w:rFonts w:eastAsia="Times New Roman" w:cs="Calibri"/>
          <w:color w:val="000000" w:themeColor="text1"/>
          <w:kern w:val="0"/>
          <w:lang w:eastAsia="de-DE"/>
          <w14:ligatures w14:val="none"/>
        </w:rPr>
        <w:t xml:space="preserve">across the full trajectory from trial conception to interpretation of results. </w:t>
      </w:r>
      <w:r w:rsidRPr="7052A300" w:rsidR="3CB976F6">
        <w:rPr>
          <w:rFonts w:eastAsia="Times New Roman" w:cs="Calibri"/>
          <w:color w:val="000000" w:themeColor="text1"/>
          <w:kern w:val="0"/>
          <w:lang w:eastAsia="de-DE"/>
          <w14:ligatures w14:val="none"/>
        </w:rPr>
        <w:t>Therefore, the</w:t>
      </w:r>
      <w:r w:rsidRPr="7052A300" w:rsidDel="00DF15B0" w:rsidR="0DEDF809">
        <w:rPr>
          <w:rFonts w:eastAsia="Times New Roman" w:cs="Calibri"/>
          <w:color w:val="000000" w:themeColor="text1"/>
          <w:kern w:val="0"/>
          <w:lang w:eastAsia="de-DE"/>
          <w14:ligatures w14:val="none"/>
        </w:rPr>
        <w:t xml:space="preserve"> </w:t>
      </w:r>
      <w:r w:rsidRPr="7052A300" w:rsidR="63B5A265">
        <w:rPr>
          <w:rFonts w:eastAsia="Times New Roman" w:cs="Calibri"/>
          <w:color w:val="000000" w:themeColor="text1"/>
          <w:kern w:val="0"/>
          <w:lang w:eastAsia="de-DE"/>
          <w14:ligatures w14:val="none"/>
        </w:rPr>
        <w:t>objective</w:t>
      </w:r>
      <w:r w:rsidRPr="7052A300" w:rsidR="3CB976F6">
        <w:rPr>
          <w:rFonts w:eastAsia="Times New Roman" w:cs="Calibri"/>
          <w:color w:val="000000" w:themeColor="text1"/>
          <w:kern w:val="0"/>
          <w:lang w:eastAsia="de-DE"/>
          <w14:ligatures w14:val="none"/>
        </w:rPr>
        <w:t xml:space="preserve"> of this study</w:t>
      </w:r>
      <w:r w:rsidRPr="7052A300" w:rsidR="63B5A265">
        <w:rPr>
          <w:rFonts w:eastAsia="Times New Roman" w:cs="Calibri"/>
          <w:color w:val="000000" w:themeColor="text1"/>
          <w:kern w:val="0"/>
          <w:lang w:eastAsia="de-DE"/>
          <w14:ligatures w14:val="none"/>
        </w:rPr>
        <w:t xml:space="preserve"> </w:t>
      </w:r>
      <w:r w:rsidRPr="7052A300" w:rsidR="70E5F1C7">
        <w:rPr>
          <w:rFonts w:eastAsia="Times New Roman" w:cs="Calibri"/>
          <w:color w:val="000000" w:themeColor="text1"/>
          <w:kern w:val="0"/>
          <w:lang w:eastAsia="de-DE"/>
          <w14:ligatures w14:val="none"/>
        </w:rPr>
        <w:t xml:space="preserve">was </w:t>
      </w:r>
      <w:r w:rsidRPr="7052A300" w:rsidR="63B5A265">
        <w:rPr>
          <w:rFonts w:eastAsia="Times New Roman" w:cs="Calibri"/>
          <w:color w:val="000000" w:themeColor="text1"/>
          <w:kern w:val="0"/>
          <w:lang w:eastAsia="de-DE"/>
          <w14:ligatures w14:val="none"/>
        </w:rPr>
        <w:t xml:space="preserve">to </w:t>
      </w:r>
      <w:ins w:author="Milo Alan Puhan" w:date="2026-04-12T09:14:39.941Z" w16du:dateUtc="2026-04-12T09:14:39.941Z" w:id="684249599">
        <w:r w:rsidRPr="7052A300" w:rsidR="6C3B4A56">
          <w:rPr>
            <w:rFonts w:eastAsia="Times New Roman" w:cs="Calibri"/>
            <w:color w:val="000000" w:themeColor="text1"/>
            <w:kern w:val="0"/>
            <w:lang w:eastAsia="de-DE"/>
            <w14:ligatures w14:val="none"/>
          </w:rPr>
          <w:t xml:space="preserve">develop a tool to </w:t>
        </w:r>
      </w:ins>
      <w:r w:rsidRPr="7052A300" w:rsidR="63B5A265">
        <w:rPr>
          <w:rFonts w:eastAsia="Times New Roman" w:cs="Calibri"/>
          <w:color w:val="000000" w:themeColor="text1"/>
          <w:kern w:val="0"/>
          <w:lang w:eastAsia="de-DE"/>
          <w14:ligatures w14:val="none"/>
        </w:rPr>
        <w:t xml:space="preserve">assess to what extent </w:t>
      </w:r>
      <w:r w:rsidRPr="7052A300" w:rsidR="70E5F1C7">
        <w:rPr>
          <w:rFonts w:eastAsia="Times New Roman" w:cs="Calibri"/>
          <w:color w:val="000000" w:themeColor="text1"/>
          <w:kern w:val="0"/>
          <w:lang w:eastAsia="de-DE"/>
          <w14:ligatures w14:val="none"/>
        </w:rPr>
        <w:t>surgical RCTs were</w:t>
      </w:r>
      <w:r w:rsidRPr="7052A300" w:rsidR="63B5A265">
        <w:rPr>
          <w:rFonts w:eastAsia="Times New Roman" w:cs="Calibri"/>
          <w:color w:val="000000" w:themeColor="text1"/>
          <w:kern w:val="0"/>
          <w:lang w:eastAsia="de-DE"/>
          <w14:ligatures w14:val="none"/>
        </w:rPr>
        <w:t xml:space="preserve"> planned, reported, and interpreted in a manner that meaningfully informs clinical practice</w:t>
      </w:r>
      <w:ins w:author="Milo Alan Puhan" w:date="2026-04-12T09:15:22.264Z" w16du:dateUtc="2026-04-12T09:15:22.264Z" w:id="1222533855">
        <w:r w:rsidRPr="7052A300" w:rsidR="4FB1471A">
          <w:rPr>
            <w:rFonts w:eastAsia="Times New Roman" w:cs="Calibri"/>
            <w:color w:val="000000" w:themeColor="text1"/>
            <w:kern w:val="0"/>
            <w:lang w:eastAsia="de-DE"/>
            <w14:ligatures w14:val="none"/>
          </w:rPr>
          <w:t xml:space="preserve"> and to apply it to a representative sample of contemporary surgical RCTs</w:t>
        </w:r>
      </w:ins>
      <w:r w:rsidRPr="7052A300" w:rsidR="63B5A265">
        <w:rPr>
          <w:rFonts w:eastAsia="Times New Roman" w:cs="Calibri"/>
          <w:color w:val="000000" w:themeColor="text1"/>
          <w:kern w:val="0"/>
          <w:lang w:eastAsia="de-DE"/>
          <w14:ligatures w14:val="none"/>
        </w:rPr>
        <w:t xml:space="preserve">.</w:t>
      </w:r>
    </w:p>
    <w:p w:rsidRPr="00C43EB2" w:rsidR="00203336" w:rsidP="004B1C6A" w:rsidRDefault="00203336" w14:paraId="6A969434" w14:textId="77777777">
      <w:pPr>
        <w:spacing w:before="0" w:after="0" w:line="480" w:lineRule="auto"/>
        <w:rPr>
          <w:rFonts w:cs="Calibri" w:eastAsiaTheme="majorEastAsia"/>
          <w:color w:val="000000" w:themeColor="text1"/>
          <w:kern w:val="0"/>
          <w14:ligatures w14:val="none"/>
        </w:rPr>
      </w:pPr>
      <w:r w:rsidRPr="7052A300">
        <w:rPr>
          <w:rFonts w:cs="Calibri"/>
          <w:color w:val="000000" w:themeColor="text1"/>
        </w:rPr>
        <w:br w:type="page"/>
      </w:r>
    </w:p>
    <w:p w:rsidRPr="00BB4931" w:rsidR="00203336" w:rsidP="00BB5783" w:rsidRDefault="00203336" w14:paraId="2DC07D69" w14:textId="564B06CD">
      <w:pPr>
        <w:pStyle w:val="Titre11"/>
        <w:rPr>
          <w:rFonts w:ascii="Arial" w:hAnsi="Arial"/>
          <w:lang w:val="en-US"/>
        </w:rPr>
      </w:pPr>
      <w:r w:rsidRPr="00BB4931">
        <w:rPr>
          <w:lang w:val="en-US"/>
        </w:rPr>
        <w:t>MATERIALS AND METHODS</w:t>
      </w:r>
    </w:p>
    <w:p w:rsidRPr="003732B0" w:rsidR="007A090A" w:rsidP="00BB5783" w:rsidRDefault="007A090A" w14:paraId="6FD064F7" w14:textId="6B160BFB">
      <w:pPr>
        <w:pStyle w:val="Titre21"/>
      </w:pPr>
      <w:r w:rsidRPr="003732B0">
        <w:t xml:space="preserve">Study </w:t>
      </w:r>
      <w:r w:rsidR="0054525C">
        <w:t>d</w:t>
      </w:r>
      <w:r w:rsidRPr="003732B0">
        <w:t>esign</w:t>
      </w:r>
    </w:p>
    <w:p w:rsidRPr="00F32460" w:rsidR="001A67F1" w:rsidP="4E119242" w:rsidRDefault="3C44974F" w14:paraId="3EBCEB63" w14:textId="25A7F65E">
      <w:pPr>
        <w:spacing w:before="100" w:beforeAutospacing="on" w:after="100" w:afterAutospacing="on" w:line="480" w:lineRule="auto"/>
        <w:rPr>
          <w:rFonts w:eastAsia="Times New Roman" w:cs="Calibri"/>
          <w:color w:val="000000" w:themeColor="text1"/>
          <w:lang w:eastAsia="de-DE"/>
        </w:rPr>
      </w:pPr>
      <w:r w:rsidRPr="7052A300" w:rsidR="3C44974F">
        <w:rPr>
          <w:rFonts w:eastAsia="Times New Roman" w:cs="Calibri"/>
          <w:color w:val="000000" w:themeColor="text1"/>
          <w:kern w:val="0"/>
          <w:lang w:eastAsia="de-DE"/>
          <w14:ligatures w14:val="none"/>
        </w:rPr>
        <w:t xml:space="preserve">This meta-research study </w:t>
      </w:r>
      <w:r w:rsidRPr="7052A300" w:rsidR="70E5F1C7">
        <w:rPr>
          <w:rFonts w:eastAsia="Times New Roman" w:cs="Calibri"/>
          <w:color w:val="000000" w:themeColor="text1"/>
          <w:kern w:val="0"/>
          <w:lang w:eastAsia="de-DE"/>
          <w14:ligatures w14:val="none"/>
        </w:rPr>
        <w:t xml:space="preserve">comprised</w:t>
      </w:r>
      <w:r w:rsidRPr="7052A300" w:rsidR="70E5F1C7">
        <w:rPr>
          <w:rFonts w:eastAsia="Times New Roman" w:cs="Calibri"/>
          <w:color w:val="000000" w:themeColor="text1"/>
          <w:kern w:val="0"/>
          <w:lang w:eastAsia="de-DE"/>
          <w14:ligatures w14:val="none"/>
        </w:rPr>
        <w:t xml:space="preserve"> </w:t>
      </w:r>
      <w:r w:rsidRPr="7052A300" w:rsidR="501B8BBE">
        <w:rPr>
          <w:rFonts w:eastAsia="Times New Roman" w:cs="Calibri"/>
          <w:color w:val="000000" w:themeColor="text1"/>
          <w:kern w:val="0"/>
          <w:lang w:eastAsia="de-DE"/>
          <w14:ligatures w14:val="none"/>
        </w:rPr>
        <w:t xml:space="preserve">two </w:t>
      </w:r>
      <w:del w:author="Milo Alan Puhan" w:date="2026-04-12T09:15:42.64Z" w16du:dateUtc="2026-04-12T09:15:42.64Z" w:id="760907620">
        <w:r w:rsidRPr="4E119242" w:rsidDel="70E5F1C7">
          <w:rPr>
            <w:rFonts w:eastAsia="Times New Roman" w:cs="Calibri"/>
            <w:color w:val="000000" w:themeColor="text1" w:themeTint="FF" w:themeShade="FF"/>
            <w:lang w:eastAsia="de-DE"/>
          </w:rPr>
          <w:delText xml:space="preserve">sequential </w:delText>
        </w:r>
        <w:r w:rsidRPr="4E119242" w:rsidDel="51C0EB4B">
          <w:rPr>
            <w:rFonts w:eastAsia="Times New Roman" w:cs="Calibri"/>
            <w:color w:val="000000" w:themeColor="text1" w:themeTint="FF" w:themeShade="FF"/>
            <w:lang w:eastAsia="de-DE"/>
          </w:rPr>
          <w:delText>assessments</w:delText>
        </w:r>
        <w:r w:rsidRPr="4E119242" w:rsidDel="501B8BBE">
          <w:rPr>
            <w:rFonts w:eastAsia="Times New Roman" w:cs="Calibri"/>
            <w:color w:val="000000" w:themeColor="text1" w:themeTint="FF" w:themeShade="FF"/>
            <w:lang w:eastAsia="de-DE"/>
          </w:rPr>
          <w:delText xml:space="preserve"> of </w:delText>
        </w:r>
        <w:r w:rsidRPr="4E119242" w:rsidDel="70E5F1C7">
          <w:rPr>
            <w:rFonts w:eastAsia="Times New Roman" w:cs="Calibri"/>
            <w:color w:val="000000" w:themeColor="text1" w:themeTint="FF" w:themeShade="FF"/>
            <w:lang w:eastAsia="de-DE"/>
          </w:rPr>
          <w:delText xml:space="preserve">surgical </w:delText>
        </w:r>
        <w:r w:rsidRPr="4E119242" w:rsidDel="501B8BBE">
          <w:rPr>
            <w:rFonts w:eastAsia="Times New Roman" w:cs="Calibri"/>
            <w:color w:val="000000" w:themeColor="text1" w:themeTint="FF" w:themeShade="FF"/>
            <w:lang w:eastAsia="de-DE"/>
          </w:rPr>
          <w:delText>RCTs</w:delText>
        </w:r>
      </w:del>
      <w:ins w:author="Milo Alan Puhan" w:date="2026-04-12T09:15:43.497Z" w16du:dateUtc="2026-04-12T09:15:43.497Z" w:id="1126241855">
        <w:r w:rsidRPr="7052A300" w:rsidR="1E1CA343">
          <w:rPr>
            <w:rFonts w:eastAsia="Times New Roman" w:cs="Calibri"/>
            <w:color w:val="000000" w:themeColor="text1"/>
            <w:kern w:val="0"/>
            <w:lang w:eastAsia="de-DE"/>
            <w14:ligatures w14:val="none"/>
          </w:rPr>
          <w:t>phases</w:t>
        </w:r>
      </w:ins>
      <w:r w:rsidRPr="7052A300" w:rsidR="51C0EB4B">
        <w:rPr>
          <w:rFonts w:eastAsia="Times New Roman" w:cs="Calibri"/>
          <w:color w:val="000000" w:themeColor="text1"/>
          <w:kern w:val="0"/>
          <w:lang w:eastAsia="de-DE"/>
          <w14:ligatures w14:val="none"/>
        </w:rPr>
        <w:t xml:space="preserve">. </w:t>
      </w:r>
      <w:r w:rsidRPr="7052A300" w:rsidR="70E5F1C7">
        <w:rPr>
          <w:rFonts w:eastAsia="Times New Roman" w:cs="Calibri"/>
          <w:color w:val="000000" w:themeColor="text1"/>
          <w:kern w:val="0"/>
          <w:lang w:eastAsia="de-DE"/>
          <w14:ligatures w14:val="none"/>
        </w:rPr>
        <w:t xml:space="preserve">First, we </w:t>
      </w:r>
      <w:ins w:author="Milo Alan Puhan" w:date="2026-04-12T09:15:55.003Z" w16du:dateUtc="2026-04-12T09:15:55.003Z" w:id="904983316">
        <w:r w:rsidRPr="7052A300" w:rsidR="54AE42F8">
          <w:rPr>
            <w:rFonts w:eastAsia="Times New Roman" w:cs="Calibri"/>
            <w:color w:val="000000" w:themeColor="text1"/>
            <w:kern w:val="0"/>
            <w:lang w:eastAsia="de-DE"/>
            <w14:ligatures w14:val="none"/>
          </w:rPr>
          <w:t xml:space="preserve">developed the tool and </w:t>
        </w:r>
      </w:ins>
      <w:r w:rsidRPr="7052A300" w:rsidR="70E5F1C7">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Pr="7052A300" w:rsidR="70E5F1C7">
        <w:rPr>
          <w:rFonts w:eastAsia="Times New Roman" w:cs="Calibri"/>
          <w:color w:val="000000" w:themeColor="text1"/>
          <w:kern w:val="0"/>
          <w:lang w:eastAsia="de-DE"/>
          <w14:ligatures w14:val="none"/>
        </w:rPr>
        <w:t>surgical RCTs that used the Comprehensive Complication Index (CCI®)</w:t>
      </w:r>
      <w:r w:rsidRPr="7052A300" w:rsidR="004B7C7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Pr="7052A300" w:rsidR="004B7C70">
        <w:rPr>
          <w:rFonts w:eastAsia="Times New Roman" w:cs="Calibri"/>
          <w:color w:val="000000" w:themeColor="text1"/>
          <w:kern w:val="0"/>
          <w:lang w:eastAsia="de-DE"/>
          <w14:ligatures w14:val="none"/>
        </w:rPr>
        <w:fldChar w:fldCharType="separate"/>
      </w:r>
      <w:r w:rsidRPr="00A33E1D" w:rsidR="00A33E1D">
        <w:rPr>
          <w:rFonts w:cs="Arial"/>
          <w:color w:val="000000"/>
          <w:kern w:val="0"/>
          <w:vertAlign w:val="superscript"/>
        </w:rPr>
        <w:t>3</w:t>
      </w:r>
      <w:r w:rsidRPr="7052A300" w:rsidR="004B7C70">
        <w:rPr>
          <w:rFonts w:eastAsia="Times New Roman" w:cs="Calibri"/>
          <w:color w:val="000000" w:themeColor="text1"/>
          <w:kern w:val="0"/>
          <w:lang w:eastAsia="de-DE"/>
          <w14:ligatures w14:val="none"/>
        </w:rPr>
        <w:fldChar w:fldCharType="end"/>
      </w:r>
      <w:r w:rsidRPr="7052A300" w:rsidR="70E5F1C7">
        <w:rPr>
          <w:rFonts w:eastAsia="Times New Roman" w:cs="Calibri"/>
          <w:color w:val="000000" w:themeColor="text1"/>
          <w:kern w:val="0"/>
          <w:lang w:eastAsia="de-DE"/>
          <w14:ligatures w14:val="none"/>
        </w:rPr>
        <w:t xml:space="preserve"> as an outcome. </w:t>
      </w:r>
      <w:r w:rsidRPr="7052A300" w:rsidR="4BE3D8DD">
        <w:rPr>
          <w:rFonts w:eastAsia="Times New Roman" w:cs="Calibri"/>
          <w:color w:val="000000" w:themeColor="text1"/>
          <w:kern w:val="0"/>
          <w:lang w:eastAsia="de-DE"/>
          <w14:ligatures w14:val="none"/>
        </w:rPr>
        <w:t xml:space="preserve">As the CCI® </w:t>
      </w:r>
      <w:r w:rsidRPr="7052A300" w:rsidR="70E5F1C7">
        <w:rPr>
          <w:rFonts w:eastAsia="Times New Roman" w:cs="Calibri"/>
          <w:color w:val="000000" w:themeColor="text1"/>
          <w:kern w:val="0"/>
          <w:lang w:eastAsia="de-DE"/>
          <w14:ligatures w14:val="none"/>
        </w:rPr>
        <w:t xml:space="preserve">is a </w:t>
      </w:r>
      <w:r w:rsidRPr="7052A300" w:rsidR="4BE3D8DD">
        <w:rPr>
          <w:rFonts w:eastAsia="Times New Roman" w:cs="Calibri"/>
          <w:color w:val="000000" w:themeColor="text1"/>
          <w:kern w:val="0"/>
          <w:lang w:eastAsia="de-DE"/>
          <w14:ligatures w14:val="none"/>
        </w:rPr>
        <w:t>validated</w:t>
      </w:r>
      <w:r w:rsidRPr="7052A300" w:rsidR="70E5F1C7">
        <w:rPr>
          <w:rFonts w:eastAsia="Times New Roman" w:cs="Calibri"/>
          <w:color w:val="000000" w:themeColor="text1"/>
          <w:kern w:val="0"/>
          <w:lang w:eastAsia="de-DE"/>
          <w14:ligatures w14:val="none"/>
        </w:rPr>
        <w:t xml:space="preserve">, </w:t>
      </w:r>
      <w:r w:rsidRPr="7052A300" w:rsidR="4BE3D8DD">
        <w:rPr>
          <w:rFonts w:eastAsia="Times New Roman" w:cs="Calibri"/>
          <w:color w:val="000000" w:themeColor="text1"/>
          <w:kern w:val="0"/>
          <w:lang w:eastAsia="de-DE"/>
          <w14:ligatures w14:val="none"/>
        </w:rPr>
        <w:t xml:space="preserve">patient-relevant measure of postoperative morbidity, </w:t>
      </w:r>
      <w:r w:rsidRPr="7052A300" w:rsidR="70E5F1C7">
        <w:rPr>
          <w:rFonts w:eastAsia="Times New Roman" w:cs="Calibri"/>
          <w:color w:val="000000" w:themeColor="text1"/>
          <w:kern w:val="0"/>
          <w:lang w:eastAsia="de-DE"/>
          <w14:ligatures w14:val="none"/>
        </w:rPr>
        <w:t>trials using this endpoint were considered</w:t>
      </w:r>
      <w:r w:rsidRPr="7052A300" w:rsidR="4BE3D8DD">
        <w:rPr>
          <w:rFonts w:eastAsia="Times New Roman" w:cs="Calibri"/>
          <w:color w:val="000000" w:themeColor="text1"/>
          <w:kern w:val="0"/>
          <w:lang w:eastAsia="de-DE"/>
          <w14:ligatures w14:val="none"/>
        </w:rPr>
        <w:t xml:space="preserve"> </w:t>
      </w:r>
      <w:r w:rsidRPr="7052A300" w:rsidR="70E5F1C7">
        <w:rPr>
          <w:rFonts w:eastAsia="Times New Roman" w:cs="Calibri"/>
          <w:color w:val="000000" w:themeColor="text1"/>
          <w:kern w:val="0"/>
          <w:lang w:eastAsia="de-DE"/>
          <w14:ligatures w14:val="none"/>
        </w:rPr>
        <w:t>to</w:t>
      </w:r>
      <w:r w:rsidRPr="7052A300" w:rsidR="4BE3D8DD">
        <w:rPr>
          <w:rFonts w:eastAsia="Times New Roman" w:cs="Calibri"/>
          <w:color w:val="000000" w:themeColor="text1"/>
          <w:kern w:val="0"/>
          <w:lang w:eastAsia="de-DE"/>
          <w14:ligatures w14:val="none"/>
        </w:rPr>
        <w:t xml:space="preserve"> have a </w:t>
      </w:r>
      <w:r w:rsidRPr="7052A300" w:rsidR="70E5F1C7">
        <w:rPr>
          <w:rFonts w:eastAsia="Times New Roman" w:cs="Calibri"/>
          <w:color w:val="000000" w:themeColor="text1"/>
          <w:kern w:val="0"/>
          <w:lang w:eastAsia="de-DE"/>
          <w14:ligatures w14:val="none"/>
        </w:rPr>
        <w:t xml:space="preserve">high </w:t>
      </w:r>
      <w:r w:rsidRPr="7052A300" w:rsidR="4BE3D8DD">
        <w:rPr>
          <w:rFonts w:eastAsia="Times New Roman" w:cs="Calibri"/>
          <w:color w:val="000000" w:themeColor="text1"/>
          <w:kern w:val="0"/>
          <w:lang w:eastAsia="de-DE"/>
          <w14:ligatures w14:val="none"/>
        </w:rPr>
        <w:t xml:space="preserve">potential to inform </w:t>
      </w:r>
      <w:r w:rsidRPr="7052A300" w:rsidR="70E5F1C7">
        <w:rPr>
          <w:rFonts w:eastAsia="Times New Roman" w:cs="Calibri"/>
          <w:color w:val="000000" w:themeColor="text1"/>
          <w:kern w:val="0"/>
          <w:lang w:eastAsia="de-DE"/>
          <w14:ligatures w14:val="none"/>
        </w:rPr>
        <w:t xml:space="preserve">clinically </w:t>
      </w:r>
      <w:r w:rsidRPr="7052A300" w:rsidR="4BE3D8DD">
        <w:rPr>
          <w:rFonts w:eastAsia="Times New Roman" w:cs="Calibri"/>
          <w:color w:val="000000" w:themeColor="text1"/>
          <w:kern w:val="0"/>
          <w:lang w:eastAsia="de-DE"/>
          <w14:ligatures w14:val="none"/>
        </w:rPr>
        <w:t>meaningful decision</w:t>
      </w:r>
      <w:r w:rsidRPr="7052A300" w:rsidR="70E5F1C7">
        <w:rPr>
          <w:rFonts w:eastAsia="Times New Roman" w:cs="Calibri"/>
          <w:color w:val="000000" w:themeColor="text1"/>
          <w:kern w:val="0"/>
          <w:lang w:eastAsia="de-DE"/>
          <w14:ligatures w14:val="none"/>
        </w:rPr>
        <w:t>-</w:t>
      </w:r>
      <w:r w:rsidRPr="7052A300" w:rsidR="4BE3D8DD">
        <w:rPr>
          <w:rFonts w:eastAsia="Times New Roman" w:cs="Calibri"/>
          <w:color w:val="000000" w:themeColor="text1"/>
          <w:kern w:val="0"/>
          <w:lang w:eastAsia="de-DE"/>
          <w14:ligatures w14:val="none"/>
        </w:rPr>
        <w:t>making.</w:t>
      </w:r>
      <w:r w:rsidRPr="7052A300" w:rsidR="3DDE24CD">
        <w:rPr>
          <w:rFonts w:eastAsia="Times New Roman" w:cs="Calibri"/>
          <w:color w:val="000000" w:themeColor="text1"/>
          <w:kern w:val="0"/>
          <w:lang w:eastAsia="de-DE"/>
          <w14:ligatures w14:val="none"/>
        </w:rPr>
        <w:t xml:space="preserve"> </w:t>
      </w:r>
    </w:p>
    <w:p w:rsidRPr="00C43EB2" w:rsidR="00CE4CC0" w:rsidP="4E119242" w:rsidRDefault="70E5F1C7" w14:paraId="04505AA5" w14:textId="29AE1505">
      <w:pPr>
        <w:pStyle w:val="Normal"/>
        <w:spacing w:before="100" w:beforeAutospacing="on" w:after="100" w:afterAutospacing="on" w:line="480" w:lineRule="auto"/>
        <w:rPr>
          <w:rFonts w:eastAsia="Times New Roman" w:cs="Calibri"/>
          <w:color w:val="000000" w:themeColor="text1"/>
          <w:kern w:val="0"/>
          <w:lang w:eastAsia="de-DE"/>
          <w14:ligatures w14:val="none"/>
        </w:rPr>
      </w:pPr>
      <w:r w:rsidRPr="7052A300" w:rsidR="70E5F1C7">
        <w:rPr>
          <w:rFonts w:eastAsia="Times New Roman" w:cs="Calibri"/>
          <w:color w:val="000000" w:themeColor="text1"/>
          <w:kern w:val="0"/>
          <w:lang w:eastAsia="de-DE"/>
          <w14:ligatures w14:val="none"/>
        </w:rPr>
        <w:t xml:space="preserve">The pilot study </w:t>
      </w:r>
      <w:ins w:author="Milo Alan Puhan" w:date="2026-04-12T09:17:20.282Z" w16du:dateUtc="2026-04-12T09:17:20.282Z" w:id="1961510232">
        <w:r w:rsidRPr="7052A300" w:rsidR="35B3C225">
          <w:rPr>
            <w:rFonts w:eastAsia="Times New Roman" w:cs="Calibri"/>
            <w:color w:val="000000" w:themeColor="text1"/>
            <w:kern w:val="0"/>
            <w:lang w:eastAsia="de-DE"/>
            <w14:ligatures w14:val="none"/>
          </w:rPr>
          <w:t xml:space="preserve">in phase 1 </w:t>
        </w:r>
      </w:ins>
      <w:r w:rsidRPr="7052A300" w:rsidR="70E5F1C7">
        <w:rPr>
          <w:rFonts w:eastAsia="Times New Roman" w:cs="Calibri"/>
          <w:color w:val="000000" w:themeColor="text1"/>
          <w:kern w:val="0"/>
          <w:lang w:eastAsia="de-DE"/>
          <w14:ligatures w14:val="none"/>
        </w:rPr>
        <w:t xml:space="preserve">was intended to </w:t>
      </w:r>
      <w:ins w:author="Milo Alan Puhan" w:date="2026-04-12T09:16:42.611Z" w16du:dateUtc="2026-04-12T09:16:42.611Z" w:id="798628019">
        <w:r w:rsidRPr="7052A300" w:rsidR="6C7FF9C6">
          <w:rPr>
            <w:rFonts w:eastAsia="Times New Roman" w:cs="Calibri"/>
            <w:color w:val="000000" w:themeColor="text1"/>
            <w:kern w:val="0"/>
            <w:lang w:eastAsia="de-DE"/>
            <w14:ligatures w14:val="none"/>
          </w:rPr>
          <w:t xml:space="preserve">pilot test the novel tool and, as a basis for sample size calculation, </w:t>
        </w:r>
      </w:ins>
      <w:r w:rsidRPr="7052A300" w:rsidR="70E5F1C7">
        <w:rPr>
          <w:rFonts w:eastAsia="Times New Roman" w:cs="Calibri"/>
          <w:color w:val="000000" w:themeColor="text1"/>
          <w:kern w:val="0"/>
          <w:lang w:eastAsia="de-DE"/>
          <w14:ligatures w14:val="none"/>
        </w:rPr>
        <w:t xml:space="preserve">explore </w:t>
      </w:r>
      <w:del w:author="Milo Alan Puhan" w:date="2026-04-12T09:16:51.575Z" w16du:dateUtc="2026-04-12T09:16:51.575Z" w:id="1807246356">
        <w:r w:rsidRPr="4E119242" w:rsidDel="70E5F1C7">
          <w:rPr>
            <w:rFonts w:eastAsia="Times New Roman" w:cs="Calibri"/>
            <w:color w:val="000000" w:themeColor="text1" w:themeTint="FF" w:themeShade="FF"/>
            <w:lang w:eastAsia="de-DE"/>
          </w:rPr>
          <w:delText xml:space="preserve">whether </w:delText>
        </w:r>
      </w:del>
      <w:ins w:author="Milo Alan Puhan" w:date="2026-04-12T09:16:55.364Z" w16du:dateUtc="2026-04-12T09:16:55.364Z" w:id="1196410973">
        <w:r w:rsidRPr="7052A300" w:rsidR="549CC17B">
          <w:rPr>
            <w:rFonts w:eastAsia="Times New Roman" w:cs="Calibri"/>
            <w:color w:val="000000" w:themeColor="text1"/>
            <w:kern w:val="0"/>
            <w:lang w:eastAsia="de-DE"/>
            <w14:ligatures w14:val="none"/>
          </w:rPr>
          <w:t xml:space="preserve">how </w:t>
        </w:r>
        <w:r w:rsidRPr="7052A300" w:rsidR="549CC17B">
          <w:rPr>
            <w:rFonts w:eastAsia="Times New Roman" w:cs="Calibri"/>
            <w:color w:val="000000" w:themeColor="text1"/>
            <w:kern w:val="0"/>
            <w:lang w:eastAsia="de-DE"/>
            <w14:ligatures w14:val="none"/>
          </w:rPr>
          <w:t>frequently</w:t>
        </w:r>
        <w:r w:rsidRPr="7052A300" w:rsidR="549CC17B">
          <w:rPr>
            <w:rFonts w:eastAsia="Times New Roman" w:cs="Calibri"/>
            <w:color w:val="000000" w:themeColor="text1"/>
            <w:kern w:val="0"/>
            <w:lang w:eastAsia="de-DE"/>
            <w14:ligatures w14:val="none"/>
          </w:rPr>
          <w:t xml:space="preserve"> </w:t>
        </w:r>
      </w:ins>
      <w:r w:rsidRPr="7052A300" w:rsidR="70E5F1C7">
        <w:rPr>
          <w:rFonts w:eastAsia="Times New Roman" w:cs="Calibri"/>
          <w:color w:val="000000" w:themeColor="text1"/>
          <w:kern w:val="0"/>
          <w:lang w:eastAsia="de-DE"/>
          <w14:ligatures w14:val="none"/>
        </w:rPr>
        <w:t xml:space="preserve">core elements </w:t>
      </w:r>
      <w:r w:rsidRPr="7052A300" w:rsidR="70E5F1C7">
        <w:rPr>
          <w:rFonts w:eastAsia="Times New Roman" w:cs="Calibri"/>
          <w:color w:val="000000" w:themeColor="text1"/>
          <w:kern w:val="0"/>
          <w:lang w:eastAsia="de-DE"/>
          <w14:ligatures w14:val="none"/>
        </w:rPr>
        <w:t>required</w:t>
      </w:r>
      <w:r w:rsidRPr="7052A300" w:rsidR="70E5F1C7">
        <w:rPr>
          <w:rFonts w:eastAsia="Times New Roman" w:cs="Calibri"/>
          <w:color w:val="000000" w:themeColor="text1"/>
          <w:kern w:val="0"/>
          <w:lang w:eastAsia="de-DE"/>
          <w14:ligatures w14:val="none"/>
        </w:rPr>
        <w:t xml:space="preserve"> for clinical relevance were adequately addressed </w:t>
      </w:r>
      <w:del w:author="Milo Alan Puhan" w:date="2026-04-12T09:17:06.477Z" w16du:dateUtc="2026-04-12T09:17:06.477Z" w:id="1159632101">
        <w:r w:rsidRPr="4E119242" w:rsidDel="70E5F1C7">
          <w:rPr>
            <w:rFonts w:eastAsia="Times New Roman" w:cs="Calibri"/>
            <w:color w:val="000000" w:themeColor="text1" w:themeTint="FF" w:themeShade="FF"/>
            <w:lang w:eastAsia="de-DE"/>
          </w:rPr>
          <w:delText>even under these favorable condition</w:delText>
        </w:r>
      </w:del>
      <w:r w:rsidRPr="7052A300" w:rsidR="70E5F1C7">
        <w:rPr>
          <w:rFonts w:eastAsia="Times New Roman" w:cs="Calibri"/>
          <w:color w:val="000000" w:themeColor="text1"/>
          <w:kern w:val="0"/>
          <w:lang w:eastAsia="de-DE"/>
          <w14:ligatures w14:val="none"/>
        </w:rPr>
        <w:t>s.</w:t>
      </w:r>
      <w:r w:rsidRPr="7052A300" w:rsidR="17601CCD">
        <w:rPr>
          <w:rFonts w:eastAsia="Times New Roman" w:cs="Calibri"/>
          <w:color w:val="000000" w:themeColor="text1"/>
          <w:kern w:val="0"/>
          <w:lang w:eastAsia="de-DE"/>
          <w14:ligatures w14:val="none"/>
        </w:rPr>
        <w:t xml:space="preserve"> </w:t>
      </w:r>
      <w:r w:rsidRPr="7052A300" w:rsidR="359D179A">
        <w:rPr>
          <w:rFonts w:eastAsia="Times New Roman" w:cs="Calibri"/>
          <w:color w:val="000000" w:themeColor="text1"/>
          <w:kern w:val="0"/>
          <w:lang w:eastAsia="de-DE"/>
          <w14:ligatures w14:val="none"/>
        </w:rPr>
        <w:t xml:space="preserve">Since RCTs using the </w:t>
      </w:r>
      <w:r w:rsidRPr="7052A300" w:rsidR="059029D5">
        <w:rPr>
          <w:rFonts w:eastAsia="Times New Roman" w:cs="Calibri"/>
          <w:color w:val="000000" w:themeColor="text1"/>
          <w:kern w:val="0"/>
          <w:lang w:eastAsia="de-DE"/>
          <w14:ligatures w14:val="none"/>
        </w:rPr>
        <w:t>CCI</w:t>
      </w:r>
      <w:r w:rsidRPr="7052A300" w:rsidR="00E342CC">
        <w:rPr>
          <w:rFonts w:eastAsia="Times New Roman" w:cs="Calibri"/>
          <w:color w:val="000000" w:themeColor="text1"/>
          <w:kern w:val="0"/>
          <w:lang w:eastAsia="de-DE"/>
          <w14:ligatures w14:val="none"/>
        </w:rPr>
        <w:t>® may</w:t>
      </w:r>
      <w:r w:rsidRPr="7052A300" w:rsidR="359D179A">
        <w:rPr>
          <w:rFonts w:eastAsia="Times New Roman" w:cs="Calibri"/>
          <w:color w:val="000000" w:themeColor="text1"/>
          <w:kern w:val="0"/>
          <w:lang w:eastAsia="de-DE"/>
          <w14:ligatures w14:val="none"/>
        </w:rPr>
        <w:t xml:space="preserve"> overestimate </w:t>
      </w:r>
      <w:r w:rsidRPr="7052A300" w:rsidR="300967C2">
        <w:rPr>
          <w:rFonts w:eastAsia="Times New Roman" w:cs="Calibri"/>
          <w:color w:val="000000" w:themeColor="text1"/>
          <w:kern w:val="0"/>
          <w:lang w:eastAsia="de-DE"/>
          <w14:ligatures w14:val="none"/>
        </w:rPr>
        <w:t>the proportion of trials that are informative for clinical practice</w:t>
      </w:r>
      <w:r w:rsidRPr="7052A300" w:rsidR="58627E92">
        <w:rPr>
          <w:rFonts w:eastAsia="Times New Roman" w:cs="Calibri"/>
          <w:color w:val="000000" w:themeColor="text1"/>
          <w:kern w:val="0"/>
          <w:lang w:eastAsia="de-DE"/>
          <w14:ligatures w14:val="none"/>
        </w:rPr>
        <w:t>,</w:t>
      </w:r>
      <w:r w:rsidRPr="7052A300" w:rsidR="300967C2">
        <w:rPr>
          <w:rFonts w:eastAsia="Times New Roman" w:cs="Calibri"/>
          <w:color w:val="000000" w:themeColor="text1"/>
          <w:kern w:val="0"/>
          <w:lang w:eastAsia="de-DE"/>
          <w14:ligatures w14:val="none"/>
        </w:rPr>
        <w:t xml:space="preserve"> we </w:t>
      </w:r>
      <w:r w:rsidRPr="7052A300" w:rsidR="3E7B17A8">
        <w:rPr>
          <w:rFonts w:eastAsia="Times New Roman" w:cs="Calibri"/>
          <w:color w:val="000000" w:themeColor="text1"/>
          <w:kern w:val="0"/>
          <w:lang w:eastAsia="de-DE"/>
          <w14:ligatures w14:val="none"/>
        </w:rPr>
        <w:t xml:space="preserve">conducted a second </w:t>
      </w:r>
      <w:del w:author="Milo Alan Puhan" w:date="2026-04-12T09:17:28.95Z" w16du:dateUtc="2026-04-12T09:17:28.95Z" w:id="935859837">
        <w:r w:rsidRPr="4E119242" w:rsidDel="3E7B17A8">
          <w:rPr>
            <w:rFonts w:eastAsia="Times New Roman" w:cs="Calibri"/>
            <w:color w:val="000000" w:themeColor="text1" w:themeTint="FF" w:themeShade="FF"/>
            <w:lang w:eastAsia="de-DE"/>
          </w:rPr>
          <w:delText xml:space="preserve">assessment </w:delText>
        </w:r>
      </w:del>
      <w:ins w:author="Milo Alan Puhan" w:date="2026-04-12T09:17:33.295Z" w16du:dateUtc="2026-04-12T09:17:33.295Z" w:id="2113045198">
        <w:r w:rsidRPr="7052A300" w:rsidR="4A347038">
          <w:rPr>
            <w:rFonts w:eastAsia="Times New Roman" w:cs="Calibri"/>
            <w:color w:val="000000" w:themeColor="text1"/>
            <w:kern w:val="0"/>
            <w:lang w:eastAsia="de-DE"/>
            <w14:ligatures w14:val="none"/>
          </w:rPr>
          <w:t xml:space="preserve">phase where we assessed </w:t>
        </w:r>
      </w:ins>
      <w:del w:author="Milo Alan Puhan" w:date="2026-04-12T09:17:34.479Z" w16du:dateUtc="2026-04-12T09:17:34.479Z" w:id="1105464855">
        <w:r w:rsidRPr="4E119242" w:rsidDel="3E7B17A8">
          <w:rPr>
            <w:rFonts w:eastAsia="Times New Roman" w:cs="Calibri"/>
            <w:color w:val="000000" w:themeColor="text1" w:themeTint="FF" w:themeShade="FF"/>
            <w:lang w:eastAsia="de-DE"/>
          </w:rPr>
          <w:delText xml:space="preserve">of </w:delText>
        </w:r>
      </w:del>
      <w:r w:rsidRPr="7052A300" w:rsidR="3E7B17A8">
        <w:rPr>
          <w:rFonts w:eastAsia="Times New Roman" w:cs="Calibri"/>
          <w:color w:val="000000" w:themeColor="text1"/>
          <w:kern w:val="0"/>
          <w:lang w:eastAsia="de-DE"/>
          <w14:ligatures w14:val="none"/>
        </w:rPr>
        <w:t xml:space="preserve">a </w:t>
      </w:r>
      <w:r w:rsidR="0054525C">
        <w:rPr>
          <w:rFonts w:eastAsia="Times New Roman" w:cs="Calibri"/>
          <w:color w:val="000000" w:themeColor="text1"/>
          <w:kern w:val="0"/>
          <w:lang w:eastAsia="de-DE"/>
          <w14:ligatures w14:val="none"/>
        </w:rPr>
        <w:t>random</w:t>
      </w:r>
      <w:r w:rsidRPr="7052A300" w:rsidR="3E7B17A8">
        <w:rPr>
          <w:rFonts w:eastAsia="Times New Roman" w:cs="Calibri"/>
          <w:color w:val="000000" w:themeColor="text1"/>
          <w:kern w:val="0"/>
          <w:lang w:eastAsia="de-DE"/>
          <w14:ligatures w14:val="none"/>
        </w:rPr>
        <w:t xml:space="preserve"> </w:t>
      </w:r>
      <w:del w:author="Milo Alan Puhan" w:date="2026-04-12T09:17:39.311Z" w16du:dateUtc="2026-04-12T09:17:39.311Z" w:id="392173031">
        <w:r w:rsidRPr="4E119242" w:rsidDel="3E7B17A8">
          <w:rPr>
            <w:rFonts w:eastAsia="Times New Roman" w:cs="Calibri"/>
            <w:color w:val="000000" w:themeColor="text1" w:themeTint="FF" w:themeShade="FF"/>
            <w:lang w:eastAsia="de-DE"/>
          </w:rPr>
          <w:delText xml:space="preserve">published </w:delText>
        </w:r>
      </w:del>
      <w:r w:rsidRPr="7052A300" w:rsidR="3E7B17A8">
        <w:rPr>
          <w:rFonts w:eastAsia="Times New Roman" w:cs="Calibri"/>
          <w:color w:val="000000" w:themeColor="text1"/>
          <w:kern w:val="0"/>
          <w:lang w:eastAsia="de-DE"/>
          <w14:ligatures w14:val="none"/>
        </w:rPr>
        <w:t xml:space="preserve">set of </w:t>
      </w:r>
      <w:ins w:author="Milo Alan Puhan" w:date="2026-04-12T09:17:39.329Z" w16du:dateUtc="2026-04-12T09:17:39.329Z" w:id="6803915">
        <w:r w:rsidRPr="4E119242" w:rsidR="4038D33C">
          <w:rPr>
            <w:rFonts w:eastAsia="Times New Roman" w:cs="Calibri"/>
            <w:color w:val="000000" w:themeColor="text1" w:themeTint="FF" w:themeShade="FF"/>
            <w:lang w:eastAsia="de-DE"/>
          </w:rPr>
          <w:t xml:space="preserve">published </w:t>
        </w:r>
      </w:ins>
      <w:r w:rsidRPr="7052A300" w:rsidR="3E7B17A8">
        <w:rPr>
          <w:rFonts w:eastAsia="Times New Roman" w:cs="Calibri"/>
          <w:color w:val="000000" w:themeColor="text1"/>
          <w:kern w:val="0"/>
          <w:lang w:eastAsia="de-DE"/>
          <w14:ligatures w14:val="none"/>
        </w:rPr>
        <w:t xml:space="preserve">RCTs </w:t>
      </w:r>
      <w:r w:rsidRPr="7052A300" w:rsidR="72382631">
        <w:rPr>
          <w:rFonts w:eastAsia="Times New Roman" w:cs="Calibri"/>
          <w:color w:val="000000" w:themeColor="text1"/>
          <w:kern w:val="0"/>
          <w:lang w:eastAsia="de-DE"/>
          <w14:ligatures w14:val="none"/>
        </w:rPr>
        <w:t>without the restriction of using the CCI</w:t>
      </w:r>
      <w:r w:rsidRPr="7052A300" w:rsidR="61FEBE39">
        <w:rPr>
          <w:rFonts w:eastAsia="Times New Roman" w:cs="Calibri"/>
          <w:color w:val="000000" w:themeColor="text1"/>
          <w:kern w:val="0"/>
          <w:lang w:eastAsia="de-DE"/>
          <w14:ligatures w14:val="none"/>
        </w:rPr>
        <w:t>®</w:t>
      </w:r>
      <w:r w:rsidRPr="7052A300" w:rsidR="105F410D">
        <w:rPr>
          <w:rFonts w:eastAsia="Times New Roman" w:cs="Calibri"/>
          <w:color w:val="000000" w:themeColor="text1"/>
          <w:kern w:val="0"/>
          <w:lang w:eastAsia="de-DE"/>
          <w14:ligatures w14:val="none"/>
        </w:rPr>
        <w:t>.</w:t>
      </w:r>
      <w:r w:rsidRPr="7052A300" w:rsidR="72382631">
        <w:rPr>
          <w:rFonts w:eastAsia="Times New Roman" w:cs="Calibri"/>
          <w:color w:val="000000" w:themeColor="text1"/>
          <w:kern w:val="0"/>
          <w:lang w:eastAsia="de-DE"/>
          <w14:ligatures w14:val="none"/>
        </w:rPr>
        <w:t xml:space="preserve"> In this</w:t>
      </w:r>
      <w:r w:rsidRPr="7052A300" w:rsidR="066FAD22">
        <w:rPr>
          <w:rFonts w:eastAsia="Times New Roman" w:cs="Calibri"/>
          <w:color w:val="000000" w:themeColor="text1"/>
          <w:kern w:val="0"/>
          <w:lang w:eastAsia="de-DE"/>
          <w14:ligatures w14:val="none"/>
        </w:rPr>
        <w:t xml:space="preserve"> </w:t>
      </w:r>
      <w:r w:rsidRPr="7052A300" w:rsidR="38D91006">
        <w:rPr>
          <w:rFonts w:eastAsia="Times New Roman" w:cs="Calibri"/>
          <w:color w:val="000000" w:themeColor="text1"/>
          <w:kern w:val="0"/>
          <w:lang w:eastAsia="de-DE"/>
          <w14:ligatures w14:val="none"/>
        </w:rPr>
        <w:t xml:space="preserve">second </w:t>
      </w:r>
      <w:ins w:author="Milo Alan Puhan" w:date="2026-04-12T09:17:45.531Z" w16du:dateUtc="2026-04-12T09:17:45.531Z" w:id="1716786473">
        <w:r w:rsidRPr="7052A300" w:rsidR="17A384B5">
          <w:rPr>
            <w:rFonts w:eastAsia="Times New Roman" w:cs="Calibri"/>
            <w:color w:val="000000" w:themeColor="text1"/>
            <w:kern w:val="0"/>
            <w:lang w:eastAsia="de-DE"/>
            <w14:ligatures w14:val="none"/>
          </w:rPr>
          <w:t xml:space="preserve">main </w:t>
        </w:r>
      </w:ins>
      <w:r w:rsidRPr="7052A300" w:rsidR="38D91006">
        <w:rPr>
          <w:rFonts w:eastAsia="Times New Roman" w:cs="Calibri"/>
          <w:color w:val="000000" w:themeColor="text1"/>
          <w:kern w:val="0"/>
          <w:lang w:eastAsia="de-DE"/>
          <w14:ligatures w14:val="none"/>
        </w:rPr>
        <w:t>part of the study</w:t>
      </w:r>
      <w:r w:rsidRPr="7052A300" w:rsidR="066FAD22">
        <w:rPr>
          <w:rFonts w:eastAsia="Times New Roman" w:cs="Calibri"/>
          <w:color w:val="000000" w:themeColor="text1"/>
          <w:kern w:val="0"/>
          <w:lang w:eastAsia="de-DE"/>
          <w14:ligatures w14:val="none"/>
        </w:rPr>
        <w:t xml:space="preserve">, we included </w:t>
      </w:r>
      <w:r w:rsidRPr="7052A300" w:rsidR="3C44974F">
        <w:rPr>
          <w:rFonts w:eastAsia="Times New Roman" w:cs="Calibri"/>
          <w:color w:val="000000" w:themeColor="text1"/>
          <w:kern w:val="0"/>
          <w:lang w:eastAsia="de-DE"/>
          <w14:ligatures w14:val="none"/>
        </w:rPr>
        <w:t xml:space="preserve">RCTs in the surgical field published consecutively in 2024, without language restrictions. </w:t>
      </w:r>
      <w:r w:rsidRPr="7052A300" w:rsidR="006C2BAA">
        <w:rPr>
          <w:rFonts w:eastAsia="Times New Roman" w:cs="Calibri"/>
          <w:color w:val="000000" w:themeColor="text1"/>
          <w:kern w:val="0"/>
          <w:lang w:eastAsia="de-DE"/>
          <w14:ligatures w14:val="none"/>
        </w:rPr>
        <w:t>We used ChatG</w:t>
      </w:r>
      <w:r w:rsidRPr="7052A300" w:rsidR="00FB711C">
        <w:rPr>
          <w:rFonts w:eastAsia="Times New Roman" w:cs="Calibri"/>
          <w:color w:val="000000" w:themeColor="text1"/>
          <w:kern w:val="0"/>
          <w:lang w:eastAsia="de-DE"/>
          <w14:ligatures w14:val="none"/>
        </w:rPr>
        <w:t xml:space="preserve">PT </w:t>
      </w:r>
      <w:r w:rsidRPr="7052A300" w:rsidR="00D10ADE">
        <w:rPr>
          <w:rFonts w:eastAsia="Times New Roman" w:cs="Calibri"/>
          <w:color w:val="000000" w:themeColor="text1"/>
          <w:kern w:val="0"/>
          <w:lang w:eastAsia="de-DE"/>
          <w14:ligatures w14:val="none"/>
        </w:rPr>
        <w:t xml:space="preserve">(OpenAI; GPT-</w:t>
      </w:r>
      <w:commentRangeStart w:id="382481299"/>
      <w:r w:rsidRPr="7052A300" w:rsidR="00D10ADE">
        <w:rPr>
          <w:rFonts w:eastAsia="Times New Roman" w:cs="Calibri"/>
          <w:color w:val="000000" w:themeColor="text1"/>
          <w:kern w:val="0"/>
          <w:lang w:eastAsia="de-DE"/>
          <w14:ligatures w14:val="none"/>
        </w:rPr>
        <w:t xml:space="preserve">5</w:t>
      </w:r>
      <w:commentRangeEnd w:id="382481299"/>
      <w:r>
        <w:rPr>
          <w:rStyle w:val="CommentReference"/>
        </w:rPr>
        <w:commentReference w:id="382481299"/>
      </w:r>
      <w:r w:rsidRPr="7052A300" w:rsidR="00D10ADE">
        <w:rPr>
          <w:rFonts w:eastAsia="Times New Roman" w:cs="Calibri"/>
          <w:color w:val="000000" w:themeColor="text1"/>
          <w:kern w:val="0"/>
          <w:lang w:eastAsia="de-DE"/>
          <w14:ligatures w14:val="none"/>
        </w:rPr>
        <w:t xml:space="preserve">.2) </w:t>
      </w:r>
      <w:r w:rsidRPr="7052A300" w:rsidR="00FB711C">
        <w:rPr>
          <w:rFonts w:eastAsia="Times New Roman" w:cs="Calibri"/>
          <w:color w:val="000000" w:themeColor="text1"/>
          <w:kern w:val="0"/>
          <w:lang w:eastAsia="de-DE"/>
          <w14:ligatures w14:val="none"/>
        </w:rPr>
        <w:t>to translate original non-English articles</w:t>
      </w:r>
      <w:r w:rsidRPr="7052A300" w:rsidR="00D10ADE">
        <w:rPr>
          <w:rFonts w:eastAsia="Times New Roman" w:cs="Calibri"/>
          <w:color w:val="000000" w:themeColor="text1"/>
          <w:kern w:val="0"/>
          <w:lang w:eastAsia="de-DE"/>
          <w14:ligatures w14:val="none"/>
        </w:rPr>
        <w:t xml:space="preserve"> into English</w:t>
      </w:r>
      <w:r w:rsidRPr="7052A300" w:rsidR="00FB711C">
        <w:rPr>
          <w:rFonts w:eastAsia="Times New Roman" w:cs="Calibri"/>
          <w:color w:val="000000" w:themeColor="text1"/>
          <w:kern w:val="0"/>
          <w:lang w:eastAsia="de-DE"/>
          <w14:ligatures w14:val="none"/>
        </w:rPr>
        <w:t>.</w:t>
      </w:r>
    </w:p>
    <w:p w:rsidRPr="00C43EB2" w:rsidR="00CE4CC0" w:rsidP="4E119242" w:rsidRDefault="7B491565" w14:paraId="7999A643" w14:textId="0CEF1EAC">
      <w:pPr>
        <w:spacing w:before="100" w:beforeAutospacing="on" w:after="100" w:afterAutospacing="on" w:line="480" w:lineRule="auto"/>
        <w:rPr>
          <w:rFonts w:eastAsia="Times New Roman" w:cs="Calibri"/>
          <w:color w:val="000000" w:themeColor="text1"/>
          <w:kern w:val="0"/>
          <w:lang w:eastAsia="de-DE"/>
          <w14:ligatures w14:val="none"/>
        </w:rPr>
      </w:pPr>
      <w:r w:rsidRPr="7052A300" w:rsidR="7B491565">
        <w:rPr>
          <w:rFonts w:eastAsia="Times New Roman" w:cs="Calibri"/>
          <w:color w:val="000000" w:themeColor="text1"/>
          <w:kern w:val="0"/>
          <w:lang w:eastAsia="de-DE"/>
          <w14:ligatures w14:val="none"/>
        </w:rPr>
        <w:t xml:space="preserve">For both </w:t>
      </w:r>
      <w:del w:author="Milo Alan Puhan" w:date="2026-04-12T09:19:10.733Z" w16du:dateUtc="2026-04-12T09:19:10.733Z" w:id="1945036178">
        <w:r w:rsidRPr="4E119242" w:rsidDel="7B491565">
          <w:rPr>
            <w:rFonts w:eastAsia="Times New Roman" w:cs="Calibri"/>
            <w:color w:val="000000" w:themeColor="text1" w:themeTint="FF" w:themeShade="FF"/>
            <w:lang w:eastAsia="de-DE"/>
          </w:rPr>
          <w:delText>studies</w:delText>
        </w:r>
      </w:del>
      <w:ins w:author="Milo Alan Puhan" w:date="2026-04-12T09:19:14.444Z" w16du:dateUtc="2026-04-12T09:19:14.444Z" w:id="231297564">
        <w:r w:rsidRPr="7052A300" w:rsidR="7FC13F97">
          <w:rPr>
            <w:rFonts w:eastAsia="Times New Roman" w:cs="Calibri"/>
            <w:color w:val="000000" w:themeColor="text1"/>
            <w:kern w:val="0"/>
            <w:lang w:eastAsia="de-DE"/>
            <w14:ligatures w14:val="none"/>
          </w:rPr>
          <w:t>the pilot and the main study</w:t>
        </w:r>
      </w:ins>
      <w:r w:rsidRPr="7052A300" w:rsidR="350292EE">
        <w:rPr>
          <w:rFonts w:eastAsia="Times New Roman" w:cs="Calibri"/>
          <w:color w:val="000000" w:themeColor="text1"/>
          <w:kern w:val="0"/>
          <w:lang w:eastAsia="de-DE"/>
          <w14:ligatures w14:val="none"/>
        </w:rPr>
        <w:t>,</w:t>
      </w:r>
      <w:r w:rsidRPr="7052A300" w:rsidR="7B491565">
        <w:rPr>
          <w:rFonts w:eastAsia="Times New Roman" w:cs="Calibri"/>
          <w:color w:val="000000" w:themeColor="text1"/>
          <w:kern w:val="0"/>
          <w:lang w:eastAsia="de-DE"/>
          <w14:ligatures w14:val="none"/>
        </w:rPr>
        <w:t xml:space="preserve"> e</w:t>
      </w:r>
      <w:r w:rsidRPr="7052A300" w:rsidR="3C44974F">
        <w:rPr>
          <w:rFonts w:eastAsia="Times New Roman" w:cs="Calibri"/>
          <w:color w:val="000000" w:themeColor="text1"/>
          <w:kern w:val="0"/>
          <w:lang w:eastAsia="de-DE"/>
          <w14:ligatures w14:val="none"/>
        </w:rPr>
        <w:t>ligible trials involve</w:t>
      </w:r>
      <w:r w:rsidRPr="7052A300" w:rsidR="1EB63587">
        <w:rPr>
          <w:rFonts w:eastAsia="Times New Roman" w:cs="Calibri"/>
          <w:color w:val="000000" w:themeColor="text1"/>
          <w:kern w:val="0"/>
          <w:lang w:eastAsia="de-DE"/>
          <w14:ligatures w14:val="none"/>
        </w:rPr>
        <w:t>d</w:t>
      </w:r>
      <w:r w:rsidRPr="7052A300" w:rsidR="3C44974F">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w:t>
      </w:r>
      <w:r w:rsidRPr="7052A300" w:rsidR="3C44974F">
        <w:rPr>
          <w:rFonts w:eastAsia="Times New Roman" w:cs="Calibri"/>
          <w:color w:val="000000" w:themeColor="text1"/>
          <w:kern w:val="0"/>
          <w:lang w:eastAsia="de-DE"/>
          <w14:ligatures w14:val="none"/>
        </w:rPr>
        <w:t xml:space="preserve">excluded</w:t>
      </w:r>
      <w:r w:rsidRPr="7052A300" w:rsidR="3C44974F">
        <w:rPr>
          <w:rFonts w:eastAsia="Times New Roman" w:cs="Calibri"/>
          <w:color w:val="000000" w:themeColor="text1"/>
          <w:kern w:val="0"/>
          <w:lang w:eastAsia="de-DE"/>
          <w14:ligatures w14:val="none"/>
        </w:rPr>
        <w:t xml:space="preserve"> pilot, feasibility, or safety trials</w:t>
      </w:r>
      <w:r w:rsidRPr="7052A300" w:rsidR="312E1C96">
        <w:rPr>
          <w:rFonts w:eastAsia="Times New Roman" w:cs="Calibri"/>
          <w:color w:val="000000" w:themeColor="text1"/>
          <w:kern w:val="0"/>
          <w:lang w:eastAsia="de-DE"/>
          <w14:ligatures w14:val="none"/>
        </w:rPr>
        <w:t>,</w:t>
      </w:r>
      <w:r w:rsidRPr="7052A300" w:rsidR="3C44974F">
        <w:rPr>
          <w:rFonts w:eastAsia="Times New Roman" w:cs="Calibri"/>
          <w:color w:val="000000" w:themeColor="text1"/>
          <w:kern w:val="0"/>
          <w:lang w:eastAsia="de-DE"/>
          <w14:ligatures w14:val="none"/>
        </w:rPr>
        <w:t xml:space="preserve"> secondary or pooled analyses</w:t>
      </w:r>
      <w:r w:rsidRPr="7052A300" w:rsidR="312E1C96">
        <w:rPr>
          <w:rFonts w:eastAsia="Times New Roman" w:cs="Calibri"/>
          <w:color w:val="000000" w:themeColor="text1"/>
          <w:kern w:val="0"/>
          <w:lang w:eastAsia="de-DE"/>
          <w14:ligatures w14:val="none"/>
        </w:rPr>
        <w:t>,</w:t>
      </w:r>
      <w:r w:rsidRPr="7052A300" w:rsidR="3C44974F">
        <w:rPr>
          <w:rFonts w:eastAsia="Times New Roman" w:cs="Calibri"/>
          <w:color w:val="000000" w:themeColor="text1"/>
          <w:kern w:val="0"/>
          <w:lang w:eastAsia="de-DE"/>
          <w14:ligatures w14:val="none"/>
        </w:rPr>
        <w:t xml:space="preserve"> and abstracts</w:t>
      </w:r>
      <w:r w:rsidRPr="7052A300" w:rsidR="4B7583BB">
        <w:rPr>
          <w:rFonts w:eastAsia="Times New Roman" w:cs="Calibri"/>
          <w:color w:val="000000" w:themeColor="text1"/>
          <w:lang w:eastAsia="de-DE"/>
        </w:rPr>
        <w:t xml:space="preserve">, </w:t>
      </w:r>
      <w:r w:rsidRPr="7052A300" w:rsidR="4B7583BB">
        <w:rPr>
          <w:rFonts w:eastAsia="Times New Roman" w:cs="Calibri"/>
          <w:color w:val="000000" w:themeColor="text1"/>
          <w:lang w:eastAsia="de-DE"/>
        </w:rPr>
        <w:t>posters</w:t>
      </w:r>
      <w:r w:rsidRPr="7052A300" w:rsidR="4B7583BB">
        <w:rPr>
          <w:rFonts w:eastAsia="Times New Roman" w:cs="Calibri"/>
          <w:color w:val="000000" w:themeColor="text1"/>
          <w:kern w:val="0"/>
          <w:lang w:eastAsia="de-DE"/>
          <w14:ligatures w14:val="none"/>
        </w:rPr>
        <w:t xml:space="preserve"> </w:t>
      </w:r>
      <w:r w:rsidRPr="7052A300" w:rsidR="3C44974F">
        <w:rPr>
          <w:rFonts w:eastAsia="Times New Roman" w:cs="Calibri"/>
          <w:color w:val="000000" w:themeColor="text1"/>
          <w:kern w:val="0"/>
          <w:lang w:eastAsia="de-DE"/>
          <w14:ligatures w14:val="none"/>
        </w:rPr>
        <w:t xml:space="preserve">or conference proceedings without a full-text publication. </w:t>
      </w:r>
    </w:p>
    <w:p w:rsidRPr="00C43EB2" w:rsidR="00D97661" w:rsidP="00BB5783" w:rsidRDefault="3D9512EE" w14:paraId="01A3D82E" w14:textId="584C6047">
      <w:pPr>
        <w:pStyle w:val="Titre21"/>
        <w:rPr>
          <w:rFonts w:eastAsia="Times New Roman"/>
          <w:lang w:eastAsia="de-DE"/>
        </w:rPr>
      </w:pPr>
      <w:r w:rsidRPr="7052A300">
        <w:rPr>
          <w:rFonts w:eastAsia="Times New Roman"/>
          <w:lang w:eastAsia="de-DE"/>
        </w:rPr>
        <w:t>Study selection</w:t>
      </w:r>
    </w:p>
    <w:p w:rsidRPr="00C43EB2" w:rsidR="00E335F1" w:rsidP="00BB4931" w:rsidRDefault="38D91006" w14:paraId="1B11977E" w14:textId="04A4D9AD">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Pr="7052A300" w:rsidR="1C88C469">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Pr="7052A300" w:rsidR="7954E1D3">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Pr="7052A300" w:rsidR="7CAE7CF2">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Pr="7052A300" w:rsidR="59074DB5">
        <w:rPr>
          <w:rFonts w:eastAsia="Times New Roman" w:cs="Calibri"/>
          <w:color w:val="000000" w:themeColor="text1"/>
          <w:kern w:val="0"/>
          <w:lang w:eastAsia="de-DE"/>
          <w14:ligatures w14:val="none"/>
        </w:rPr>
        <w:t xml:space="preserve">hree </w:t>
      </w:r>
      <w:r w:rsidRPr="7052A300" w:rsidR="7CAE7CF2">
        <w:rPr>
          <w:rFonts w:eastAsia="Times New Roman" w:cs="Calibri"/>
          <w:color w:val="000000" w:themeColor="text1"/>
          <w:kern w:val="0"/>
          <w:lang w:eastAsia="de-DE"/>
          <w14:ligatures w14:val="none"/>
        </w:rPr>
        <w:t>reviewers (FA</w:t>
      </w:r>
      <w:r w:rsidRPr="7052A300" w:rsidR="59074DB5">
        <w:rPr>
          <w:rFonts w:eastAsia="Times New Roman" w:cs="Calibri"/>
          <w:color w:val="000000" w:themeColor="text1"/>
          <w:kern w:val="0"/>
          <w:lang w:eastAsia="de-DE"/>
          <w14:ligatures w14:val="none"/>
        </w:rPr>
        <w:t>, MP</w:t>
      </w:r>
      <w:r w:rsidRPr="7052A300" w:rsidR="7CAE7CF2">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t xml:space="preserve">screening and full-text selection </w:t>
      </w:r>
      <w:r w:rsidRPr="7052A300" w:rsidR="7CAE7CF2">
        <w:rPr>
          <w:rFonts w:eastAsia="Times New Roman" w:cs="Calibri"/>
          <w:color w:val="000000" w:themeColor="text1"/>
          <w:kern w:val="0"/>
          <w:lang w:eastAsia="de-DE"/>
          <w14:ligatures w14:val="none"/>
        </w:rPr>
        <w:t xml:space="preserve">using </w:t>
      </w:r>
      <w:r w:rsidRPr="7052A300" w:rsidR="7954E1D3">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Pr="00A33E1D" w:rsid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Pr="7052A300" w:rsidR="7CAE7CF2">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Pr="7052A300" w:rsidR="0001760E">
        <w:rPr>
          <w:rFonts w:eastAsia="Times New Roman" w:cs="Calibri"/>
          <w:color w:val="000000" w:themeColor="text1"/>
          <w:kern w:val="0"/>
          <w:lang w:eastAsia="de-DE"/>
          <w14:ligatures w14:val="none"/>
        </w:rPr>
        <w:t xml:space="preserve"> </w:t>
      </w:r>
      <w:r w:rsidRPr="7052A300" w:rsidR="7CAE7CF2">
        <w:rPr>
          <w:rFonts w:eastAsia="Times New Roman" w:cs="Calibri"/>
          <w:color w:val="000000" w:themeColor="text1"/>
          <w:kern w:val="0"/>
          <w:lang w:eastAsia="de-DE"/>
          <w14:ligatures w14:val="none"/>
        </w:rPr>
        <w:t>reviewer (M</w:t>
      </w:r>
      <w:r w:rsidRPr="7052A300" w:rsidR="59074DB5">
        <w:rPr>
          <w:rFonts w:eastAsia="Times New Roman" w:cs="Calibri"/>
          <w:color w:val="000000" w:themeColor="text1"/>
          <w:kern w:val="0"/>
          <w:lang w:eastAsia="de-DE"/>
          <w14:ligatures w14:val="none"/>
        </w:rPr>
        <w:t>A</w:t>
      </w:r>
      <w:r w:rsidRPr="7052A300" w:rsidR="7CAE7CF2">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Pr="7052A300" w:rsidR="0001760E">
        <w:rPr>
          <w:rFonts w:eastAsia="Times New Roman" w:cs="Calibri"/>
          <w:color w:val="000000" w:themeColor="text1"/>
          <w:kern w:val="0"/>
          <w:lang w:eastAsia="de-DE"/>
          <w14:ligatures w14:val="none"/>
        </w:rPr>
        <w:t xml:space="preserve"> </w:t>
      </w:r>
      <w:r w:rsidRPr="7052A300" w:rsidR="7CAE7CF2">
        <w:rPr>
          <w:rFonts w:eastAsia="Times New Roman" w:cs="Calibri"/>
          <w:color w:val="000000" w:themeColor="text1"/>
          <w:kern w:val="0"/>
          <w:lang w:eastAsia="de-DE"/>
          <w14:ligatures w14:val="none"/>
        </w:rPr>
        <w:t>reviewers</w:t>
      </w:r>
      <w:r w:rsidRPr="7052A300" w:rsidR="7954E1D3">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Pr="7052A300" w:rsidR="7954E1D3">
        <w:rPr>
          <w:rFonts w:eastAsia="Times New Roman" w:cs="Calibri"/>
          <w:color w:val="000000" w:themeColor="text1"/>
          <w:kern w:val="0"/>
          <w:lang w:eastAsia="de-DE"/>
          <w14:ligatures w14:val="none"/>
        </w:rPr>
        <w:t xml:space="preserve"> and JRR)</w:t>
      </w:r>
      <w:r w:rsidRPr="7052A300" w:rsidR="7CAE7CF2">
        <w:rPr>
          <w:rFonts w:eastAsia="Times New Roman" w:cs="Calibri"/>
          <w:color w:val="000000" w:themeColor="text1"/>
          <w:kern w:val="0"/>
          <w:lang w:eastAsia="de-DE"/>
          <w14:ligatures w14:val="none"/>
        </w:rPr>
        <w:t xml:space="preserve">. </w:t>
      </w:r>
    </w:p>
    <w:p w:rsidRPr="00A741E4" w:rsidR="2AE4E2AB" w:rsidP="4E119242" w:rsidRDefault="2AE4E2AB" w14:paraId="33BA0F39" w14:textId="600C95A0">
      <w:pPr>
        <w:pStyle w:val="Normal"/>
        <w:suppressLineNumbers w:val="0"/>
        <w:bidi w:val="0"/>
        <w:spacing w:beforeAutospacing="on" w:afterAutospacing="on" w:line="480" w:lineRule="auto"/>
        <w:ind w:left="0" w:right="0"/>
        <w:jc w:val="left"/>
        <w:rPr>
          <w:rFonts w:eastAsia="Times New Roman" w:cs="Calibri"/>
          <w:b w:val="1"/>
          <w:bCs w:val="1"/>
          <w:i w:val="1"/>
          <w:iCs w:val="1"/>
          <w:color w:val="000000" w:themeColor="text1" w:themeTint="FF" w:themeShade="FF"/>
          <w:lang w:eastAsia="de-DE"/>
        </w:rPr>
      </w:pPr>
      <w:r w:rsidRPr="7052A300" w:rsidR="2AE4E2AB">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sidR="2AE4E2AB">
        <w:rPr>
          <w:rFonts w:eastAsia="Times New Roman" w:cs="Calibri"/>
          <w:color w:val="000000" w:themeColor="text1"/>
          <w:lang w:eastAsia="de-DE"/>
        </w:rPr>
        <w:t xml:space="preserve">he main study, </w:t>
      </w:r>
      <w:r w:rsidRPr="4E119242" w:rsidR="2AE4E2AB">
        <w:rPr>
          <w:rFonts w:eastAsia="Times New Roman" w:cs="Calibri"/>
          <w:b w:val="1"/>
          <w:bCs w:val="1"/>
          <w:i w:val="1"/>
          <w:iCs w:val="1"/>
          <w:color w:val="000000" w:themeColor="text1"/>
          <w:highlight w:val="yellow"/>
          <w:lang w:eastAsia="de-DE"/>
        </w:rPr>
        <w:t xml:space="preserve">trials </w:t>
      </w:r>
      <w:r w:rsidRPr="4E119242" w:rsidR="00D51F46">
        <w:rPr>
          <w:rFonts w:eastAsia="Times New Roman" w:cs="Calibri"/>
          <w:b w:val="1"/>
          <w:bCs w:val="1"/>
          <w:i w:val="1"/>
          <w:iCs w:val="1"/>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sidR="2AE4E2AB">
        <w:rPr>
          <w:rFonts w:eastAsia="Times New Roman" w:cs="Calibri"/>
          <w:color w:val="000000" w:themeColor="text1"/>
          <w:lang w:eastAsia="de-DE"/>
        </w:rPr>
        <w:t xml:space="preserve">were </w:t>
      </w:r>
      <w:r w:rsidRPr="7052A300" w:rsidR="2AE4E2AB">
        <w:rPr>
          <w:rFonts w:eastAsia="Times New Roman" w:cs="Calibri"/>
          <w:color w:val="000000" w:themeColor="text1"/>
          <w:lang w:eastAsia="de-DE"/>
        </w:rPr>
        <w:t xml:space="preserve">identified</w:t>
      </w:r>
      <w:r w:rsidRPr="7052A300" w:rsidR="2AE4E2AB">
        <w:rPr>
          <w:rFonts w:eastAsia="Times New Roman" w:cs="Calibri"/>
          <w:color w:val="000000" w:themeColor="text1"/>
          <w:lang w:eastAsia="de-DE"/>
        </w:rPr>
        <w:t xml:space="preserve"> through the Cochrane Central Register of Controlled Trials (CENTRAL), using Cochrane’s Centralized Search Service, which integrates records from multiple bibliographic databases and trial registries. </w:t>
      </w:r>
      <w:r w:rsidRPr="4E119242" w:rsidR="00D51F46">
        <w:rPr>
          <w:rFonts w:eastAsia="Times New Roman" w:cs="Calibri"/>
          <w:b w:val="1"/>
          <w:bCs w:val="1"/>
          <w:i w:val="1"/>
          <w:iCs w:val="1"/>
          <w:color w:val="000000" w:themeColor="text1"/>
          <w:highlight w:val="yellow"/>
          <w:lang w:eastAsia="de-DE"/>
        </w:rPr>
        <w:t>As detailed in our</w:t>
      </w:r>
      <w:r w:rsidRPr="4E119242" w:rsidR="2AE4E2AB">
        <w:rPr>
          <w:rFonts w:eastAsia="Times New Roman" w:cs="Calibri"/>
          <w:b w:val="1"/>
          <w:bCs w:val="1"/>
          <w:i w:val="1"/>
          <w:iCs w:val="1"/>
          <w:color w:val="000000" w:themeColor="text1"/>
          <w:highlight w:val="yellow"/>
          <w:lang w:eastAsia="de-DE"/>
        </w:rPr>
        <w:t xml:space="preserve"> study proto</w:t>
      </w:r>
      <w:r w:rsidRPr="4E119242" w:rsidR="2AE4E2AB">
        <w:rPr>
          <w:rFonts w:eastAsia="Times New Roman" w:cs="Calibri"/>
          <w:b w:val="1"/>
          <w:bCs w:val="1"/>
          <w:i w:val="1"/>
          <w:iCs w:val="1"/>
          <w:color w:val="000000" w:themeColor="text1"/>
          <w:highlight w:val="yellow"/>
          <w:lang w:eastAsia="de-DE"/>
        </w:rPr>
        <w:t>col</w:t>
      </w:r>
      <w:r w:rsidRPr="4E119242" w:rsidR="00D51F46">
        <w:rPr>
          <w:rFonts w:eastAsia="Times New Roman" w:cs="Calibri"/>
          <w:b w:val="1"/>
          <w:bCs w:val="1"/>
          <w:i w:val="1"/>
          <w:iCs w:val="1"/>
          <w:color w:val="000000" w:themeColor="text1"/>
          <w:highlight w:val="yellow"/>
          <w:lang w:eastAsia="de-DE"/>
        </w:rPr>
        <w:t xml:space="preserve">, </w:t>
      </w:r>
      <w:r w:rsidRPr="4E119242" w:rsidR="2AE4E2AB">
        <w:rPr>
          <w:rFonts w:eastAsia="Times New Roman" w:cs="Calibri"/>
          <w:b w:val="1"/>
          <w:bCs w:val="1"/>
          <w:i w:val="1"/>
          <w:iCs w:val="1"/>
          <w:color w:val="000000" w:themeColor="text1"/>
          <w:highlight w:val="yellow"/>
          <w:lang w:eastAsia="de-DE"/>
        </w:rPr>
        <w:t>prospectively register</w:t>
      </w:r>
      <w:r w:rsidRPr="4E119242" w:rsidR="00D51F46">
        <w:rPr>
          <w:rFonts w:eastAsia="Times New Roman" w:cs="Calibri"/>
          <w:b w:val="1"/>
          <w:bCs w:val="1"/>
          <w:i w:val="1"/>
          <w:iCs w:val="1"/>
          <w:color w:val="000000" w:themeColor="text1"/>
          <w:highlight w:val="yellow"/>
          <w:lang w:eastAsia="de-DE"/>
        </w:rPr>
        <w:t>ed</w:t>
      </w:r>
      <w:r w:rsidRPr="4E119242" w:rsidR="2AE4E2AB">
        <w:rPr>
          <w:rFonts w:eastAsia="Times New Roman" w:cs="Calibri"/>
          <w:b w:val="1"/>
          <w:bCs w:val="1"/>
          <w:i w:val="1"/>
          <w:iCs w:val="1"/>
          <w:color w:val="000000" w:themeColor="text1"/>
          <w:highlight w:val="yellow"/>
          <w:lang w:eastAsia="de-DE"/>
        </w:rPr>
        <w:t xml:space="preserve"> on the Open Science Framework (OSF</w:t>
      </w:r>
      <w:r w:rsidRPr="4E119242" w:rsidR="2AE4E2AB">
        <w:rPr>
          <w:rFonts w:eastAsia="Times New Roman" w:cs="Calibri"/>
          <w:b w:val="1"/>
          <w:bCs w:val="1"/>
          <w:i w:val="1"/>
          <w:iCs w:val="1"/>
          <w:color w:val="000000" w:themeColor="text1"/>
          <w:highlight w:val="yellow"/>
          <w:lang w:eastAsia="de-DE"/>
        </w:rPr>
        <w:t xml:space="preserve">)</w:t>
      </w:r>
      <w:r w:rsidRPr="4E119242" w:rsidR="00C85516">
        <w:rPr>
          <w:rFonts w:eastAsia="Times New Roman" w:cs="Calibri"/>
          <w:b w:val="1"/>
          <w:bCs w:val="1"/>
          <w:i w:val="1"/>
          <w:iCs w:val="1"/>
          <w:color w:val="000000" w:themeColor="text1"/>
          <w:highlight w:val="yellow"/>
          <w:lang w:eastAsia="de-DE"/>
        </w:rPr>
        <w:t xml:space="preserve"> and </w:t>
      </w:r>
      <w:r w:rsidRPr="4E119242" w:rsidR="00D51F46">
        <w:rPr>
          <w:rFonts w:eastAsia="Times New Roman" w:cs="Calibri"/>
          <w:b w:val="1"/>
          <w:bCs w:val="1"/>
          <w:i w:val="1"/>
          <w:iCs w:val="1"/>
          <w:color w:val="000000" w:themeColor="text1"/>
          <w:highlight w:val="yellow"/>
          <w:lang w:eastAsia="de-DE"/>
        </w:rPr>
        <w:t xml:space="preserve">made </w:t>
      </w:r>
      <w:r w:rsidRPr="4E119242" w:rsidR="00F132E2">
        <w:rPr>
          <w:rFonts w:eastAsia="Times New Roman" w:cs="Calibri"/>
          <w:b w:val="1"/>
          <w:bCs w:val="1"/>
          <w:i w:val="1"/>
          <w:iCs w:val="1"/>
          <w:color w:val="000000" w:themeColor="text1"/>
          <w:highlight w:val="yellow"/>
          <w:lang w:eastAsia="de-DE"/>
        </w:rPr>
        <w:t xml:space="preserve">publicly </w:t>
      </w:r>
      <w:r w:rsidRPr="4E119242" w:rsidR="00F132E2">
        <w:rPr>
          <w:rFonts w:eastAsia="Times New Roman" w:cs="Calibri"/>
          <w:b w:val="1"/>
          <w:bCs w:val="1"/>
          <w:i w:val="1"/>
          <w:iCs w:val="1"/>
          <w:color w:val="000000" w:themeColor="text1"/>
          <w:highlight w:val="yellow"/>
          <w:lang w:eastAsia="de-DE"/>
        </w:rPr>
        <w:t>accessible</w:t>
      </w:r>
      <w:r w:rsidRPr="4E119242" w:rsidR="00C85516">
        <w:rPr>
          <w:rFonts w:eastAsia="Times New Roman" w:cs="Calibri"/>
          <w:b w:val="1"/>
          <w:bCs w:val="1"/>
          <w:i w:val="1"/>
          <w:iCs w:val="1"/>
          <w:color w:val="000000" w:themeColor="text1"/>
          <w:highlight w:val="yellow"/>
          <w:lang w:eastAsia="de-DE"/>
        </w:rPr>
        <w:fldChar w:fldCharType="begin"/>
      </w:r>
      <w:r w:rsidRPr="4E119242" w:rsidR="00C85516">
        <w:rPr>
          <w:rFonts w:eastAsia="Times New Roman" w:cs="Calibri"/>
          <w:b w:val="1"/>
          <w:bCs w:val="1"/>
          <w:i w:val="1"/>
          <w:iCs w:val="1"/>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Pr="4E119242" w:rsidR="00C85516">
        <w:rPr>
          <w:rFonts w:eastAsia="Times New Roman" w:cs="Calibri"/>
          <w:b w:val="1"/>
          <w:bCs w:val="1"/>
          <w:i w:val="1"/>
          <w:iCs w:val="1"/>
          <w:color w:val="000000" w:themeColor="text1"/>
          <w:highlight w:val="yellow"/>
          <w:lang w:eastAsia="de-DE"/>
        </w:rPr>
        <w:fldChar w:fldCharType="separate"/>
      </w:r>
      <w:r w:rsidRPr="4E119242" w:rsidR="00C85516">
        <w:rPr>
          <w:rFonts w:cs="Arial"/>
          <w:b w:val="1"/>
          <w:bCs w:val="1"/>
          <w:i w:val="1"/>
          <w:iCs w:val="1"/>
          <w:color w:val="000000"/>
          <w:kern w:val="0"/>
          <w:highlight w:val="yellow"/>
          <w:vertAlign w:val="superscript"/>
        </w:rPr>
        <w:t>5</w:t>
      </w:r>
      <w:r w:rsidRPr="4E119242" w:rsidR="00C85516">
        <w:rPr>
          <w:rFonts w:eastAsia="Times New Roman" w:cs="Calibri"/>
          <w:b w:val="1"/>
          <w:bCs w:val="1"/>
          <w:i w:val="1"/>
          <w:iCs w:val="1"/>
          <w:color w:val="000000" w:themeColor="text1"/>
          <w:highlight w:val="yellow"/>
          <w:lang w:eastAsia="de-DE"/>
        </w:rPr>
        <w:fldChar w:fldCharType="end"/>
      </w:r>
      <w:r w:rsidRPr="4E119242" w:rsidR="00D51F46">
        <w:rPr>
          <w:rFonts w:eastAsia="Times New Roman" w:cs="Calibri"/>
          <w:b w:val="1"/>
          <w:bCs w:val="1"/>
          <w:i w:val="1"/>
          <w:iCs w:val="1"/>
          <w:color w:val="000000" w:themeColor="text1"/>
          <w:highlight w:val="yellow"/>
          <w:lang w:eastAsia="de-DE"/>
        </w:rPr>
        <w:t xml:space="preserve">, we did not perform a systematic selection of all </w:t>
      </w:r>
      <w:r w:rsidRPr="4E119242" w:rsidR="00812140">
        <w:rPr>
          <w:rFonts w:eastAsia="Times New Roman" w:cs="Calibri"/>
          <w:b w:val="1"/>
          <w:bCs w:val="1"/>
          <w:i w:val="1"/>
          <w:iCs w:val="1"/>
          <w:color w:val="000000" w:themeColor="text1"/>
          <w:highlight w:val="yellow"/>
          <w:lang w:eastAsia="de-DE"/>
        </w:rPr>
        <w:t xml:space="preserve">surgical </w:t>
      </w:r>
      <w:r w:rsidRPr="4E119242" w:rsidR="00D51F46">
        <w:rPr>
          <w:rFonts w:eastAsia="Times New Roman" w:cs="Calibri"/>
          <w:b w:val="1"/>
          <w:bCs w:val="1"/>
          <w:i w:val="1"/>
          <w:iCs w:val="1"/>
          <w:color w:val="000000" w:themeColor="text1"/>
          <w:highlight w:val="yellow"/>
          <w:lang w:eastAsia="de-DE"/>
        </w:rPr>
        <w:t>RCTs</w:t>
      </w:r>
      <w:r w:rsidRPr="4E119242" w:rsidR="00812140">
        <w:rPr>
          <w:rFonts w:eastAsia="Times New Roman" w:cs="Calibri"/>
          <w:b w:val="1"/>
          <w:bCs w:val="1"/>
          <w:i w:val="1"/>
          <w:iCs w:val="1"/>
          <w:color w:val="000000" w:themeColor="text1"/>
          <w:highlight w:val="yellow"/>
          <w:lang w:eastAsia="de-DE"/>
        </w:rPr>
        <w:t xml:space="preserve"> </w:t>
      </w:r>
      <w:r w:rsidRPr="4E119242" w:rsidR="00812140">
        <w:rPr>
          <w:rFonts w:eastAsia="Times New Roman" w:cs="Calibri"/>
          <w:b w:val="1"/>
          <w:bCs w:val="1"/>
          <w:i w:val="1"/>
          <w:iCs w:val="1"/>
          <w:color w:val="000000" w:themeColor="text1"/>
          <w:highlight w:val="yellow"/>
          <w:lang w:eastAsia="de-DE"/>
        </w:rPr>
        <w:t xml:space="preserve">identified</w:t>
      </w:r>
      <w:r w:rsidRPr="4E119242" w:rsidR="0036564B">
        <w:rPr>
          <w:rFonts w:eastAsia="Times New Roman" w:cs="Calibri"/>
          <w:b w:val="1"/>
          <w:bCs w:val="1"/>
          <w:i w:val="1"/>
          <w:iCs w:val="1"/>
          <w:color w:val="000000" w:themeColor="text1"/>
          <w:highlight w:val="yellow"/>
          <w:lang w:eastAsia="de-DE"/>
        </w:rPr>
        <w:t xml:space="preserve">. </w:t>
      </w:r>
      <w:del w:author="Milo Alan Puhan" w:date="2026-04-12T09:19:45.441Z" w16du:dateUtc="2026-04-12T09:19:45.442Z" w:id="228316645">
        <w:r w:rsidRPr="4E119242" w:rsidDel="0036564B">
          <w:rPr>
            <w:rFonts w:eastAsia="Times New Roman" w:cs="Calibri"/>
            <w:b w:val="1"/>
            <w:bCs w:val="1"/>
            <w:i w:val="1"/>
            <w:iCs w:val="1"/>
            <w:color w:val="000000" w:themeColor="text1" w:themeTint="FF" w:themeShade="FF"/>
            <w:highlight w:val="yellow"/>
            <w:lang w:eastAsia="de-DE"/>
          </w:rPr>
          <w:delText>Alternatively</w:delText>
        </w:r>
      </w:del>
      <w:ins w:author="Milo Alan Puhan" w:date="2026-04-12T09:19:47.36Z" w16du:dateUtc="2026-04-12T09:19:47.36Z" w:id="1456498008">
        <w:r w:rsidRPr="4E119242" w:rsidR="25047D32">
          <w:rPr>
            <w:rFonts w:eastAsia="Times New Roman" w:cs="Calibri"/>
            <w:color w:val="000000" w:themeColor="text1" w:themeTint="FF" w:themeShade="FF"/>
            <w:lang w:eastAsia="de-DE"/>
          </w:rPr>
          <w:t>Instead</w:t>
        </w:r>
      </w:ins>
      <w:r w:rsidRPr="4E119242" w:rsidR="0036564B">
        <w:rPr>
          <w:rFonts w:eastAsia="Times New Roman" w:cs="Calibri"/>
          <w:b w:val="1"/>
          <w:bCs w:val="1"/>
          <w:i w:val="1"/>
          <w:iCs w:val="1"/>
          <w:color w:val="000000" w:themeColor="text1"/>
          <w:highlight w:val="yellow"/>
          <w:lang w:eastAsia="de-DE"/>
        </w:rPr>
        <w:t xml:space="preserve">, we performed a survey of </w:t>
      </w:r>
      <w:r w:rsidRPr="4E119242" w:rsidR="00812140">
        <w:rPr>
          <w:rFonts w:eastAsia="Times New Roman" w:cs="Calibri"/>
          <w:b w:val="1"/>
          <w:bCs w:val="1"/>
          <w:i w:val="1"/>
          <w:iCs w:val="1"/>
          <w:color w:val="000000" w:themeColor="text1"/>
          <w:highlight w:val="yellow"/>
          <w:lang w:eastAsia="de-DE"/>
        </w:rPr>
        <w:t>them</w:t>
      </w:r>
      <w:r w:rsidRPr="4E119242" w:rsidR="005E6D3E">
        <w:rPr>
          <w:rFonts w:eastAsia="Times New Roman" w:cs="Calibri"/>
          <w:b w:val="1"/>
          <w:bCs w:val="1"/>
          <w:i w:val="1"/>
          <w:iCs w:val="1"/>
          <w:color w:val="000000" w:themeColor="text1"/>
          <w:highlight w:val="yellow"/>
          <w:lang w:eastAsia="de-DE"/>
        </w:rPr>
        <w:t xml:space="preserve"> with a target sample size based</w:t>
      </w:r>
      <w:r w:rsidRPr="4E119242" w:rsidR="0036564B">
        <w:rPr>
          <w:rFonts w:eastAsia="Times New Roman" w:cs="Calibri"/>
          <w:b w:val="1"/>
          <w:bCs w:val="1"/>
          <w:i w:val="1"/>
          <w:iCs w:val="1"/>
          <w:color w:val="000000" w:themeColor="text1"/>
          <w:highlight w:val="yellow"/>
          <w:lang w:eastAsia="de-DE"/>
        </w:rPr>
        <w:t xml:space="preserve"> on the results of the pilot phase (see </w:t>
      </w:r>
      <w:r w:rsidRPr="4E119242" w:rsidR="0054525C">
        <w:rPr>
          <w:rFonts w:eastAsia="Times New Roman" w:cs="Calibri"/>
          <w:b w:val="1"/>
          <w:bCs w:val="1"/>
          <w:i w:val="1"/>
          <w:iCs w:val="1"/>
          <w:color w:val="000000" w:themeColor="text1"/>
          <w:lang w:eastAsia="de-DE"/>
        </w:rPr>
        <w:t>Sample size calculation for the main study</w:t>
      </w:r>
      <w:r w:rsidRPr="4E119242" w:rsidR="0054525C">
        <w:rPr>
          <w:rFonts w:eastAsia="Times New Roman" w:cs="Calibri"/>
          <w:b w:val="1"/>
          <w:bCs w:val="1"/>
          <w:i w:val="1"/>
          <w:iCs w:val="1"/>
          <w:color w:val="000000" w:themeColor="text1"/>
          <w:lang w:eastAsia="de-DE"/>
        </w:rPr>
        <w:t xml:space="preserve"> </w:t>
      </w:r>
      <w:r w:rsidRPr="4E119242" w:rsidR="0036564B">
        <w:rPr>
          <w:rFonts w:eastAsia="Times New Roman" w:cs="Calibri"/>
          <w:b w:val="1"/>
          <w:bCs w:val="1"/>
          <w:i w:val="1"/>
          <w:iCs w:val="1"/>
          <w:color w:val="000000" w:themeColor="text1"/>
          <w:highlight w:val="yellow"/>
          <w:lang w:eastAsia="de-DE"/>
        </w:rPr>
        <w:t>section)</w:t>
      </w:r>
      <w:r w:rsidRPr="4E119242" w:rsidR="005E6D3E">
        <w:rPr>
          <w:rFonts w:eastAsia="Times New Roman" w:cs="Calibri"/>
          <w:b w:val="1"/>
          <w:bCs w:val="1"/>
          <w:i w:val="1"/>
          <w:iCs w:val="1"/>
          <w:color w:val="000000" w:themeColor="text1"/>
          <w:highlight w:val="yellow"/>
          <w:lang w:eastAsia="de-DE"/>
        </w:rPr>
        <w:t>.</w:t>
      </w:r>
      <w:r w:rsidRPr="00A741E4" w:rsidR="00D51F46">
        <w:rPr>
          <w:rFonts w:eastAsia="Times New Roman" w:cs="Calibri"/>
          <w:color w:val="000000" w:themeColor="text1"/>
          <w:highlight w:val="yellow"/>
          <w:lang w:eastAsia="de-DE"/>
        </w:rPr>
        <w:t xml:space="preserve"> </w:t>
      </w:r>
      <w:r w:rsidRPr="4E119242" w:rsidR="0001760E">
        <w:rPr>
          <w:rFonts w:eastAsia="Times New Roman" w:cs="Calibri"/>
          <w:b w:val="1"/>
          <w:bCs w:val="1"/>
          <w:i w:val="1"/>
          <w:iCs w:val="1"/>
          <w:color w:val="000000" w:themeColor="text1"/>
          <w:highlight w:val="yellow"/>
          <w:lang w:eastAsia="de-DE"/>
        </w:rPr>
        <w:t>Two reviewers</w:t>
      </w:r>
      <w:r w:rsidRPr="4E119242" w:rsidR="2AE4E2AB">
        <w:rPr>
          <w:rFonts w:eastAsia="Times New Roman" w:cs="Calibri"/>
          <w:b w:val="1"/>
          <w:bCs w:val="1"/>
          <w:i w:val="1"/>
          <w:iCs w:val="1"/>
          <w:color w:val="000000" w:themeColor="text1"/>
          <w:highlight w:val="yellow"/>
          <w:lang w:eastAsia="de-DE"/>
        </w:rPr>
        <w:t xml:space="preserve"> </w:t>
      </w:r>
      <w:r w:rsidRPr="4E119242" w:rsidR="00A741E4">
        <w:rPr>
          <w:rFonts w:eastAsia="Times New Roman" w:cs="Calibri"/>
          <w:b w:val="1"/>
          <w:bCs w:val="1"/>
          <w:i w:val="1"/>
          <w:iCs w:val="1"/>
          <w:color w:val="000000" w:themeColor="text1"/>
          <w:highlight w:val="yellow"/>
          <w:lang w:eastAsia="de-DE"/>
        </w:rPr>
        <w:t xml:space="preserve">(JRR and JP) </w:t>
      </w:r>
      <w:r w:rsidRPr="4E119242" w:rsidR="008A6C15">
        <w:rPr>
          <w:rFonts w:eastAsia="Times New Roman" w:cs="Calibri"/>
          <w:b w:val="1"/>
          <w:bCs w:val="1"/>
          <w:i w:val="1"/>
          <w:iCs w:val="1"/>
          <w:color w:val="000000" w:themeColor="text1"/>
          <w:highlight w:val="yellow"/>
          <w:lang w:eastAsia="de-DE"/>
        </w:rPr>
        <w:t xml:space="preserve">independently </w:t>
      </w:r>
      <w:r w:rsidRPr="4E119242" w:rsidR="2AE4E2AB">
        <w:rPr>
          <w:rFonts w:eastAsia="Times New Roman" w:cs="Calibri"/>
          <w:b w:val="1"/>
          <w:bCs w:val="1"/>
          <w:i w:val="1"/>
          <w:iCs w:val="1"/>
          <w:color w:val="000000" w:themeColor="text1"/>
          <w:highlight w:val="yellow"/>
          <w:lang w:eastAsia="de-DE"/>
        </w:rPr>
        <w:t>screened</w:t>
      </w:r>
      <w:r w:rsidRPr="4E119242" w:rsidR="0001760E">
        <w:rPr>
          <w:rFonts w:eastAsia="Times New Roman" w:cs="Calibri"/>
          <w:b w:val="1"/>
          <w:bCs w:val="1"/>
          <w:i w:val="1"/>
          <w:iCs w:val="1"/>
          <w:color w:val="000000" w:themeColor="text1"/>
          <w:highlight w:val="yellow"/>
          <w:lang w:eastAsia="de-DE"/>
        </w:rPr>
        <w:t xml:space="preserve"> records </w:t>
      </w:r>
      <w:r w:rsidRPr="4E119242" w:rsidR="005E6D3E">
        <w:rPr>
          <w:rFonts w:eastAsia="Times New Roman" w:cs="Calibri"/>
          <w:b w:val="1"/>
          <w:bCs w:val="1"/>
          <w:i w:val="1"/>
          <w:iCs w:val="1"/>
          <w:color w:val="000000" w:themeColor="text1"/>
          <w:highlight w:val="yellow"/>
          <w:lang w:eastAsia="de-DE"/>
        </w:rPr>
        <w:t>using Rayyan®</w:t>
      </w:r>
      <w:r w:rsidRPr="4E119242" w:rsidR="005E6D3E">
        <w:rPr>
          <w:rFonts w:eastAsia="Times New Roman" w:cs="Calibri"/>
          <w:b w:val="1"/>
          <w:bCs w:val="1"/>
          <w:i w:val="1"/>
          <w:iCs w:val="1"/>
          <w:color w:val="000000" w:themeColor="text1"/>
          <w:highlight w:val="yellow"/>
          <w:lang w:eastAsia="de-DE"/>
        </w:rPr>
        <w:fldChar w:fldCharType="begin"/>
      </w:r>
      <w:r w:rsidRPr="4E119242" w:rsidR="005E6D3E">
        <w:rPr>
          <w:rFonts w:eastAsia="Times New Roman" w:cs="Calibri"/>
          <w:b w:val="1"/>
          <w:bCs w:val="1"/>
          <w:i w:val="1"/>
          <w:iCs w:val="1"/>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Pr="4E119242" w:rsidR="005E6D3E">
        <w:rPr>
          <w:rFonts w:eastAsia="Times New Roman" w:cs="Calibri"/>
          <w:b w:val="1"/>
          <w:bCs w:val="1"/>
          <w:i w:val="1"/>
          <w:iCs w:val="1"/>
          <w:color w:val="000000" w:themeColor="text1"/>
          <w:highlight w:val="yellow"/>
          <w:lang w:eastAsia="de-DE"/>
        </w:rPr>
        <w:fldChar w:fldCharType="separate"/>
      </w:r>
      <w:r w:rsidRPr="4E119242" w:rsidR="005E6D3E">
        <w:rPr>
          <w:rFonts w:cs="Arial"/>
          <w:b w:val="1"/>
          <w:bCs w:val="1"/>
          <w:i w:val="1"/>
          <w:iCs w:val="1"/>
          <w:color w:val="000000"/>
          <w:kern w:val="0"/>
          <w:highlight w:val="yellow"/>
          <w:vertAlign w:val="superscript"/>
        </w:rPr>
        <w:t>6</w:t>
      </w:r>
      <w:r w:rsidRPr="4E119242" w:rsidR="005E6D3E">
        <w:rPr>
          <w:rFonts w:eastAsia="Times New Roman" w:cs="Calibri"/>
          <w:b w:val="1"/>
          <w:bCs w:val="1"/>
          <w:i w:val="1"/>
          <w:iCs w:val="1"/>
          <w:color w:val="000000" w:themeColor="text1"/>
          <w:highlight w:val="yellow"/>
          <w:lang w:eastAsia="de-DE"/>
        </w:rPr>
        <w:fldChar w:fldCharType="end"/>
      </w:r>
      <w:r w:rsidRPr="4E119242" w:rsidR="005E6D3E">
        <w:rPr>
          <w:rFonts w:eastAsia="Times New Roman" w:cs="Calibri"/>
          <w:b w:val="1"/>
          <w:bCs w:val="1"/>
          <w:i w:val="1"/>
          <w:iCs w:val="1"/>
          <w:color w:val="000000" w:themeColor="text1"/>
          <w:highlight w:val="yellow"/>
          <w:lang w:eastAsia="de-DE"/>
        </w:rPr>
        <w:t xml:space="preserve"> in </w:t>
      </w:r>
      <w:r w:rsidRPr="4E119242" w:rsidR="00812140">
        <w:rPr>
          <w:rFonts w:eastAsia="Times New Roman" w:cs="Calibri"/>
          <w:b w:val="1"/>
          <w:bCs w:val="1"/>
          <w:i w:val="1"/>
          <w:iCs w:val="1"/>
          <w:color w:val="000000" w:themeColor="text1"/>
          <w:highlight w:val="yellow"/>
          <w:lang w:eastAsia="de-DE"/>
        </w:rPr>
        <w:t xml:space="preserve">the default </w:t>
      </w:r>
      <w:r w:rsidRPr="4E119242" w:rsidR="005E6D3E">
        <w:rPr>
          <w:rFonts w:eastAsia="Times New Roman" w:cs="Calibri"/>
          <w:b w:val="1"/>
          <w:bCs w:val="1"/>
          <w:i w:val="1"/>
          <w:iCs w:val="1"/>
          <w:color w:val="000000" w:themeColor="text1"/>
          <w:highlight w:val="yellow"/>
          <w:lang w:eastAsia="de-DE"/>
        </w:rPr>
        <w:t>randomly generated order</w:t>
      </w:r>
      <w:r w:rsidRPr="4E119242" w:rsidR="00812140">
        <w:rPr>
          <w:rFonts w:eastAsia="Times New Roman" w:cs="Calibri"/>
          <w:b w:val="1"/>
          <w:bCs w:val="1"/>
          <w:i w:val="1"/>
          <w:iCs w:val="1"/>
          <w:color w:val="000000" w:themeColor="text1"/>
          <w:highlight w:val="yellow"/>
          <w:lang w:eastAsia="de-DE"/>
        </w:rPr>
        <w:t xml:space="preserve"> </w:t>
      </w:r>
      <w:r w:rsidRPr="4E119242" w:rsidR="005E6D3E">
        <w:rPr>
          <w:rFonts w:eastAsia="Times New Roman" w:cs="Calibri"/>
          <w:b w:val="1"/>
          <w:bCs w:val="1"/>
          <w:i w:val="1"/>
          <w:iCs w:val="1"/>
          <w:color w:val="000000" w:themeColor="text1"/>
          <w:highlight w:val="yellow"/>
          <w:lang w:eastAsia="de-DE"/>
        </w:rPr>
        <w:t>(no sorting or prioritization applied),</w:t>
      </w:r>
      <w:r w:rsidRPr="4E119242" w:rsidR="00812140">
        <w:rPr>
          <w:rFonts w:eastAsia="Times New Roman" w:cs="Calibri"/>
          <w:b w:val="1"/>
          <w:bCs w:val="1"/>
          <w:i w:val="1"/>
          <w:iCs w:val="1"/>
          <w:color w:val="000000" w:themeColor="text1"/>
          <w:highlight w:val="yellow"/>
          <w:lang w:eastAsia="de-DE"/>
        </w:rPr>
        <w:t xml:space="preserve"> which was</w:t>
      </w:r>
      <w:r w:rsidRPr="4E119242" w:rsidR="005E6D3E">
        <w:rPr>
          <w:rFonts w:eastAsia="Times New Roman" w:cs="Calibri"/>
          <w:b w:val="1"/>
          <w:bCs w:val="1"/>
          <w:i w:val="1"/>
          <w:iCs w:val="1"/>
          <w:color w:val="000000" w:themeColor="text1"/>
          <w:highlight w:val="yellow"/>
          <w:lang w:eastAsia="de-DE"/>
        </w:rPr>
        <w:t xml:space="preserve"> </w:t>
      </w:r>
      <w:r w:rsidRPr="4E119242" w:rsidR="008A6C15">
        <w:rPr>
          <w:rFonts w:eastAsia="Times New Roman" w:cs="Calibri"/>
          <w:b w:val="1"/>
          <w:bCs w:val="1"/>
          <w:i w:val="1"/>
          <w:iCs w:val="1"/>
          <w:color w:val="000000" w:themeColor="text1"/>
          <w:highlight w:val="yellow"/>
          <w:lang w:eastAsia="de-DE"/>
        </w:rPr>
        <w:t>identical</w:t>
      </w:r>
      <w:r w:rsidRPr="4E119242" w:rsidR="005E6D3E">
        <w:rPr>
          <w:rFonts w:eastAsia="Times New Roman" w:cs="Calibri"/>
          <w:b w:val="1"/>
          <w:bCs w:val="1"/>
          <w:i w:val="1"/>
          <w:iCs w:val="1"/>
          <w:color w:val="000000" w:themeColor="text1"/>
          <w:highlight w:val="yellow"/>
          <w:lang w:eastAsia="de-DE"/>
        </w:rPr>
        <w:t xml:space="preserve"> </w:t>
      </w:r>
      <w:r w:rsidRPr="4E119242" w:rsidR="008A6C15">
        <w:rPr>
          <w:rFonts w:eastAsia="Times New Roman" w:cs="Calibri"/>
          <w:b w:val="1"/>
          <w:bCs w:val="1"/>
          <w:i w:val="1"/>
          <w:iCs w:val="1"/>
          <w:color w:val="000000" w:themeColor="text1"/>
          <w:highlight w:val="yellow"/>
          <w:lang w:eastAsia="de-DE"/>
        </w:rPr>
        <w:t>for</w:t>
      </w:r>
      <w:r w:rsidRPr="4E119242" w:rsidR="005E6D3E">
        <w:rPr>
          <w:rFonts w:eastAsia="Times New Roman" w:cs="Calibri"/>
          <w:b w:val="1"/>
          <w:bCs w:val="1"/>
          <w:i w:val="1"/>
          <w:iCs w:val="1"/>
          <w:color w:val="000000" w:themeColor="text1"/>
          <w:highlight w:val="yellow"/>
          <w:lang w:eastAsia="de-DE"/>
        </w:rPr>
        <w:t xml:space="preserve"> both reviewers.</w:t>
      </w:r>
      <w:r w:rsidRPr="4E119242" w:rsidR="00A741E4">
        <w:rPr>
          <w:rFonts w:eastAsia="Times New Roman" w:cs="Calibri"/>
          <w:b w:val="1"/>
          <w:bCs w:val="1"/>
          <w:i w:val="1"/>
          <w:iCs w:val="1"/>
          <w:color w:val="000000" w:themeColor="text1"/>
          <w:highlight w:val="yellow"/>
          <w:lang w:eastAsia="de-DE"/>
        </w:rPr>
        <w:t xml:space="preserve"> Abstract screening was continued until the number of </w:t>
      </w:r>
      <w:r w:rsidRPr="4E119242" w:rsidR="008A6C15">
        <w:rPr>
          <w:rFonts w:eastAsia="Times New Roman" w:cs="Calibri"/>
          <w:b w:val="1"/>
          <w:bCs w:val="1"/>
          <w:i w:val="1"/>
          <w:iCs w:val="1"/>
          <w:color w:val="000000" w:themeColor="text1"/>
          <w:highlight w:val="yellow"/>
          <w:lang w:eastAsia="de-DE"/>
        </w:rPr>
        <w:t xml:space="preserve">potentially eligible records </w:t>
      </w:r>
      <w:r w:rsidRPr="4E119242" w:rsidR="00A741E4">
        <w:rPr>
          <w:rFonts w:eastAsia="Times New Roman" w:cs="Calibri"/>
          <w:b w:val="1"/>
          <w:bCs w:val="1"/>
          <w:i w:val="1"/>
          <w:iCs w:val="1"/>
          <w:color w:val="000000" w:themeColor="text1"/>
          <w:highlight w:val="yellow"/>
          <w:lang w:eastAsia="de-DE"/>
        </w:rPr>
        <w:t>approached the predefined target</w:t>
      </w:r>
      <w:r w:rsidRPr="4E119242" w:rsidR="008A6C15">
        <w:rPr>
          <w:rFonts w:eastAsia="Times New Roman" w:cs="Calibri"/>
          <w:b w:val="1"/>
          <w:bCs w:val="1"/>
          <w:i w:val="1"/>
          <w:iCs w:val="1"/>
          <w:color w:val="000000" w:themeColor="text1"/>
          <w:highlight w:val="yellow"/>
          <w:lang w:eastAsia="de-DE"/>
        </w:rPr>
        <w:t xml:space="preserve"> sample size</w:t>
      </w:r>
      <w:r w:rsidRPr="4E119242" w:rsidR="00A741E4">
        <w:rPr>
          <w:rFonts w:eastAsia="Times New Roman" w:cs="Calibri"/>
          <w:b w:val="1"/>
          <w:bCs w:val="1"/>
          <w:i w:val="1"/>
          <w:iCs w:val="1"/>
          <w:color w:val="000000" w:themeColor="text1"/>
          <w:highlight w:val="yellow"/>
          <w:lang w:eastAsia="de-DE"/>
        </w:rPr>
        <w:t>.</w:t>
      </w:r>
      <w:r w:rsidRPr="4E119242" w:rsidR="008A6C15">
        <w:rPr>
          <w:rFonts w:eastAsia="Times New Roman" w:cs="Calibri"/>
          <w:b w:val="1"/>
          <w:bCs w:val="1"/>
          <w:i w:val="1"/>
          <w:iCs w:val="1"/>
          <w:color w:val="000000" w:themeColor="text1"/>
          <w:lang w:eastAsia="de-DE"/>
        </w:rPr>
        <w:t xml:space="preserve"> </w:t>
      </w:r>
      <w:r w:rsidRPr="4E119242" w:rsidR="00A741E4">
        <w:rPr>
          <w:rFonts w:eastAsia="Times New Roman" w:cs="Calibri"/>
          <w:b w:val="1"/>
          <w:bCs w:val="1"/>
          <w:i w:val="1"/>
          <w:iCs w:val="1"/>
          <w:color w:val="000000" w:themeColor="text1"/>
          <w:highlight w:val="yellow"/>
          <w:lang w:eastAsia="de-DE"/>
        </w:rPr>
        <w:t xml:space="preserve">Full-text selection was then performed, resulting in the exclusion of </w:t>
      </w:r>
      <w:r w:rsidRPr="4E119242" w:rsidR="008A6C15">
        <w:rPr>
          <w:rFonts w:eastAsia="Times New Roman" w:cs="Calibri"/>
          <w:b w:val="1"/>
          <w:bCs w:val="1"/>
          <w:i w:val="1"/>
          <w:iCs w:val="1"/>
          <w:color w:val="000000" w:themeColor="text1"/>
          <w:highlight w:val="yellow"/>
          <w:lang w:eastAsia="de-DE"/>
        </w:rPr>
        <w:t>ineligible studies and a total sample inferior to the target size</w:t>
      </w:r>
      <w:r w:rsidRPr="4E119242" w:rsidR="00A741E4">
        <w:rPr>
          <w:rFonts w:eastAsia="Times New Roman" w:cs="Calibri"/>
          <w:b w:val="1"/>
          <w:bCs w:val="1"/>
          <w:i w:val="1"/>
          <w:iCs w:val="1"/>
          <w:color w:val="000000" w:themeColor="text1"/>
          <w:highlight w:val="yellow"/>
          <w:lang w:eastAsia="de-DE"/>
        </w:rPr>
        <w:t>.</w:t>
      </w:r>
      <w:r w:rsidRPr="4E119242" w:rsidR="00A741E4">
        <w:rPr>
          <w:rFonts w:eastAsia="Times New Roman" w:cs="Calibri"/>
          <w:b w:val="1"/>
          <w:bCs w:val="1"/>
          <w:i w:val="1"/>
          <w:iCs w:val="1"/>
          <w:color w:val="000000" w:themeColor="text1"/>
          <w:highlight w:val="yellow"/>
          <w:lang w:eastAsia="de-DE"/>
        </w:rPr>
        <w:t xml:space="preserve"> </w:t>
      </w:r>
      <w:r w:rsidRPr="4E119242" w:rsidR="00D43C9F">
        <w:rPr>
          <w:rFonts w:eastAsia="Times New Roman" w:cs="Calibri"/>
          <w:b w:val="1"/>
          <w:bCs w:val="1"/>
          <w:i w:val="1"/>
          <w:iCs w:val="1"/>
          <w:color w:val="000000" w:themeColor="text1"/>
          <w:highlight w:val="yellow"/>
          <w:lang w:eastAsia="de-DE"/>
        </w:rPr>
        <w:t>As this step</w:t>
      </w:r>
      <w:r w:rsidRPr="4E119242" w:rsidR="008A6C15">
        <w:rPr>
          <w:rFonts w:eastAsia="Times New Roman" w:cs="Calibri"/>
          <w:b w:val="1"/>
          <w:bCs w:val="1"/>
          <w:i w:val="1"/>
          <w:iCs w:val="1"/>
          <w:color w:val="000000" w:themeColor="text1"/>
          <w:highlight w:val="yellow"/>
          <w:lang w:eastAsia="de-DE"/>
        </w:rPr>
        <w:t xml:space="preserve"> reduced the number of eligible studies below the target, </w:t>
      </w:r>
      <w:r w:rsidRPr="4E119242" w:rsidR="008A6C15">
        <w:rPr>
          <w:rFonts w:eastAsia="Times New Roman" w:cs="Calibri"/>
          <w:b w:val="1"/>
          <w:bCs w:val="1"/>
          <w:i w:val="1"/>
          <w:iCs w:val="1"/>
          <w:color w:val="000000" w:themeColor="text1"/>
          <w:highlight w:val="yellow"/>
          <w:lang w:eastAsia="de-DE"/>
        </w:rPr>
        <w:t xml:space="preserve">additional</w:t>
      </w:r>
      <w:r w:rsidRPr="4E119242" w:rsidR="008A6C15">
        <w:rPr>
          <w:rFonts w:eastAsia="Times New Roman" w:cs="Calibri"/>
          <w:b w:val="1"/>
          <w:bCs w:val="1"/>
          <w:i w:val="1"/>
          <w:iCs w:val="1"/>
          <w:color w:val="000000" w:themeColor="text1"/>
          <w:highlight w:val="yellow"/>
          <w:lang w:eastAsia="de-DE"/>
        </w:rPr>
        <w:t xml:space="preserve"> records from the remaining unscreened pool were screened </w:t>
      </w:r>
      <w:r w:rsidRPr="4E119242" w:rsidR="00D43C9F">
        <w:rPr>
          <w:rFonts w:eastAsia="Times New Roman" w:cs="Calibri"/>
          <w:b w:val="1"/>
          <w:bCs w:val="1"/>
          <w:i w:val="1"/>
          <w:iCs w:val="1"/>
          <w:color w:val="000000" w:themeColor="text1"/>
          <w:highlight w:val="yellow"/>
          <w:lang w:eastAsia="de-DE"/>
        </w:rPr>
        <w:t>i</w:t>
      </w:r>
      <w:r w:rsidRPr="4E119242" w:rsidR="008A6C15">
        <w:rPr>
          <w:rFonts w:eastAsia="Times New Roman" w:cs="Calibri"/>
          <w:b w:val="1"/>
          <w:bCs w:val="1"/>
          <w:i w:val="1"/>
          <w:iCs w:val="1"/>
          <w:color w:val="000000" w:themeColor="text1"/>
          <w:highlight w:val="yellow"/>
          <w:lang w:eastAsia="de-DE"/>
        </w:rPr>
        <w:t xml:space="preserve">n the same random order, followed by further full-text assessment. This iterative process was </w:t>
      </w:r>
      <w:r w:rsidRPr="4E119242" w:rsidR="00D43C9F">
        <w:rPr>
          <w:rFonts w:eastAsia="Times New Roman" w:cs="Calibri"/>
          <w:b w:val="1"/>
          <w:bCs w:val="1"/>
          <w:i w:val="1"/>
          <w:iCs w:val="1"/>
          <w:color w:val="000000" w:themeColor="text1"/>
          <w:highlight w:val="yellow"/>
          <w:lang w:eastAsia="de-DE"/>
        </w:rPr>
        <w:t>repeated</w:t>
      </w:r>
      <w:r w:rsidRPr="4E119242" w:rsidR="008A6C15">
        <w:rPr>
          <w:rFonts w:eastAsia="Times New Roman" w:cs="Calibri"/>
          <w:b w:val="1"/>
          <w:bCs w:val="1"/>
          <w:i w:val="1"/>
          <w:iCs w:val="1"/>
          <w:color w:val="000000" w:themeColor="text1"/>
          <w:highlight w:val="yellow"/>
          <w:lang w:eastAsia="de-DE"/>
        </w:rPr>
        <w:t xml:space="preserve"> until the </w:t>
      </w:r>
      <w:r w:rsidRPr="4E119242" w:rsidR="00D43C9F">
        <w:rPr>
          <w:rFonts w:eastAsia="Times New Roman" w:cs="Calibri"/>
          <w:b w:val="1"/>
          <w:bCs w:val="1"/>
          <w:i w:val="1"/>
          <w:iCs w:val="1"/>
          <w:color w:val="000000" w:themeColor="text1"/>
          <w:highlight w:val="yellow"/>
          <w:lang w:eastAsia="de-DE"/>
        </w:rPr>
        <w:t>target</w:t>
      </w:r>
      <w:r w:rsidRPr="4E119242" w:rsidR="008A6C15">
        <w:rPr>
          <w:rFonts w:eastAsia="Times New Roman" w:cs="Calibri"/>
          <w:b w:val="1"/>
          <w:bCs w:val="1"/>
          <w:i w:val="1"/>
          <w:iCs w:val="1"/>
          <w:color w:val="000000" w:themeColor="text1"/>
          <w:highlight w:val="yellow"/>
          <w:lang w:eastAsia="de-DE"/>
        </w:rPr>
        <w:t xml:space="preserve"> </w:t>
      </w:r>
      <w:r w:rsidRPr="4E119242" w:rsidR="00D43C9F">
        <w:rPr>
          <w:rFonts w:eastAsia="Times New Roman" w:cs="Calibri"/>
          <w:b w:val="1"/>
          <w:bCs w:val="1"/>
          <w:i w:val="1"/>
          <w:iCs w:val="1"/>
          <w:color w:val="000000" w:themeColor="text1"/>
          <w:highlight w:val="yellow"/>
          <w:lang w:eastAsia="de-DE"/>
        </w:rPr>
        <w:t>sample size</w:t>
      </w:r>
      <w:r w:rsidRPr="4E119242" w:rsidR="008A6C15">
        <w:rPr>
          <w:rFonts w:eastAsia="Times New Roman" w:cs="Calibri"/>
          <w:b w:val="1"/>
          <w:bCs w:val="1"/>
          <w:i w:val="1"/>
          <w:iCs w:val="1"/>
          <w:color w:val="000000" w:themeColor="text1"/>
          <w:highlight w:val="yellow"/>
          <w:lang w:eastAsia="de-DE"/>
        </w:rPr>
        <w:t xml:space="preserve"> of eligible </w:t>
      </w:r>
      <w:r w:rsidRPr="4E119242" w:rsidR="00D43C9F">
        <w:rPr>
          <w:rFonts w:eastAsia="Times New Roman" w:cs="Calibri"/>
          <w:b w:val="1"/>
          <w:bCs w:val="1"/>
          <w:i w:val="1"/>
          <w:iCs w:val="1"/>
          <w:color w:val="000000" w:themeColor="text1"/>
          <w:highlight w:val="yellow"/>
          <w:lang w:eastAsia="de-DE"/>
        </w:rPr>
        <w:t>RCTs</w:t>
      </w:r>
      <w:r w:rsidRPr="4E119242" w:rsidR="008A6C15">
        <w:rPr>
          <w:rFonts w:eastAsia="Times New Roman" w:cs="Calibri"/>
          <w:b w:val="1"/>
          <w:bCs w:val="1"/>
          <w:i w:val="1"/>
          <w:iCs w:val="1"/>
          <w:color w:val="000000" w:themeColor="text1"/>
          <w:highlight w:val="yellow"/>
          <w:lang w:eastAsia="de-DE"/>
        </w:rPr>
        <w:t xml:space="preserve"> was reached</w:t>
      </w:r>
      <w:r w:rsidRPr="4E119242" w:rsidR="00A741E4">
        <w:rPr>
          <w:rFonts w:eastAsia="Times New Roman" w:cs="Calibri"/>
          <w:b w:val="1"/>
          <w:bCs w:val="1"/>
          <w:i w:val="1"/>
          <w:iCs w:val="1"/>
          <w:color w:val="000000" w:themeColor="text1"/>
          <w:highlight w:val="yellow"/>
          <w:lang w:eastAsia="de-DE"/>
        </w:rPr>
        <w:t>.</w:t>
      </w:r>
      <w:r w:rsidRPr="4E119242" w:rsidR="00A741E4">
        <w:rPr>
          <w:rFonts w:eastAsia="Times New Roman" w:cs="Calibri"/>
          <w:b w:val="1"/>
          <w:bCs w:val="1"/>
          <w:i w:val="1"/>
          <w:iCs w:val="1"/>
          <w:color w:val="000000" w:themeColor="text1"/>
          <w:lang w:eastAsia="de-DE"/>
        </w:rPr>
        <w:t xml:space="preserve"> </w:t>
      </w:r>
      <w:r w:rsidRPr="7052A300" w:rsidR="2AE4E2AB">
        <w:rPr>
          <w:rFonts w:eastAsia="Times New Roman" w:cs="Calibri"/>
          <w:color w:val="000000" w:themeColor="text1"/>
          <w:lang w:eastAsia="de-DE"/>
        </w:rPr>
        <w:t>Disagreements were</w:t>
      </w:r>
      <w:r w:rsidRPr="7052A300" w:rsidR="35A45641">
        <w:rPr>
          <w:rFonts w:eastAsia="Times New Roman" w:cs="Calibri"/>
          <w:color w:val="000000" w:themeColor="text1"/>
          <w:lang w:eastAsia="de-DE"/>
        </w:rPr>
        <w:t xml:space="preserve"> </w:t>
      </w:r>
      <w:r w:rsidRPr="7052A300" w:rsidR="2AE4E2AB">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sidR="2AE4E2AB">
        <w:rPr>
          <w:rFonts w:eastAsia="Times New Roman" w:cs="Calibri"/>
          <w:color w:val="000000" w:themeColor="text1"/>
          <w:lang w:eastAsia="de-DE"/>
        </w:rPr>
        <w:t xml:space="preserve">). Data were </w:t>
      </w:r>
      <w:r w:rsidRPr="7052A300" w:rsidR="00A63E05">
        <w:rPr>
          <w:rFonts w:eastAsia="Times New Roman" w:cs="Calibri"/>
          <w:color w:val="000000" w:themeColor="text1"/>
          <w:lang w:eastAsia="de-DE"/>
        </w:rPr>
        <w:t xml:space="preserve">independently </w:t>
      </w:r>
      <w:r w:rsidRPr="7052A300" w:rsidR="2AE4E2AB">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sidR="2AE4E2AB">
        <w:rPr>
          <w:rFonts w:eastAsia="Times New Roman" w:cs="Calibri"/>
          <w:color w:val="000000" w:themeColor="text1"/>
          <w:lang w:eastAsia="de-DE"/>
        </w:rPr>
        <w:t xml:space="preserve">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t>
      </w:r>
      <w:r w:rsidRPr="7052A300" w:rsidR="2AE4E2AB">
        <w:rPr>
          <w:rFonts w:eastAsia="Times New Roman" w:cs="Calibri"/>
          <w:color w:val="000000" w:themeColor="text1"/>
          <w:lang w:eastAsia="de-DE"/>
        </w:rPr>
        <w:t>were</w:t>
      </w:r>
      <w:r w:rsidRPr="7052A300" w:rsidR="2AE4E2AB">
        <w:rPr>
          <w:rFonts w:eastAsia="Times New Roman" w:cs="Calibri"/>
          <w:color w:val="000000" w:themeColor="text1"/>
          <w:lang w:eastAsia="de-DE"/>
        </w:rPr>
        <w:t xml:space="preserve"> </w:t>
      </w:r>
      <w:r w:rsidRPr="7052A300" w:rsidR="2AE4E2AB">
        <w:rPr>
          <w:rFonts w:eastAsia="Times New Roman" w:cs="Calibri"/>
          <w:color w:val="000000" w:themeColor="text1"/>
          <w:lang w:eastAsia="de-DE"/>
        </w:rPr>
        <w:t>retained</w:t>
      </w:r>
      <w:r w:rsidRPr="7052A300" w:rsidR="2AE4E2AB">
        <w:rPr>
          <w:rFonts w:eastAsia="Times New Roman" w:cs="Calibri"/>
          <w:color w:val="000000" w:themeColor="text1"/>
          <w:lang w:eastAsia="de-DE"/>
        </w:rPr>
        <w:t>, and inconsistencies were documented.</w:t>
      </w:r>
    </w:p>
    <w:p w:rsidRPr="00C43EB2" w:rsidR="20A696BA" w:rsidP="0054525C" w:rsidRDefault="20A696BA" w14:paraId="4F3D5DF3" w14:textId="0CB0B0F1">
      <w:pPr>
        <w:pStyle w:val="Titre21"/>
        <w:rPr>
          <w:lang w:eastAsia="de-DE"/>
        </w:rPr>
      </w:pPr>
      <w:r w:rsidRPr="7052A300">
        <w:rPr>
          <w:lang w:eastAsia="de-DE"/>
        </w:rPr>
        <w:t>D</w:t>
      </w:r>
      <w:r w:rsidRPr="7052A300" w:rsidR="15F68BEC">
        <w:rPr>
          <w:lang w:eastAsia="de-DE"/>
        </w:rPr>
        <w:t xml:space="preserve">ata </w:t>
      </w:r>
      <w:r w:rsidR="0054525C">
        <w:rPr>
          <w:lang w:eastAsia="de-DE"/>
        </w:rPr>
        <w:t>e</w:t>
      </w:r>
      <w:r w:rsidRPr="7052A300" w:rsidR="15F68BEC">
        <w:rPr>
          <w:lang w:eastAsia="de-DE"/>
        </w:rPr>
        <w:t>xtraction</w:t>
      </w:r>
    </w:p>
    <w:p w:rsidR="00CE4CC0" w:rsidP="00BB4931" w:rsidRDefault="38D91006" w14:paraId="3C18E557" w14:textId="055710DB">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Pr="002010B2" w:rsidR="00812140">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Pr="002010B2" w:rsid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Pr="00D942A6" w:rsidR="002010B2">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Pr="00D942A6" w:rsidR="002010B2">
        <w:rPr>
          <w:rFonts w:eastAsia="Times New Roman" w:cs="Calibri"/>
          <w:b/>
          <w:bCs/>
          <w:i/>
          <w:iCs/>
          <w:color w:val="000000" w:themeColor="text1"/>
          <w:kern w:val="0"/>
          <w:highlight w:val="yellow"/>
          <w:lang w:eastAsia="de-DE"/>
          <w14:ligatures w14:val="none"/>
        </w:rPr>
        <w:t xml:space="preserve"> Outcomes definition), including whether </w:t>
      </w:r>
      <w:r w:rsidRPr="00D942A6" w:rsidR="00D942A6">
        <w:rPr>
          <w:rFonts w:eastAsia="Times New Roman" w:cs="Calibri"/>
          <w:b/>
          <w:bCs/>
          <w:i/>
          <w:iCs/>
          <w:color w:val="000000" w:themeColor="text1"/>
          <w:kern w:val="0"/>
          <w:highlight w:val="yellow"/>
          <w:lang w:eastAsia="de-DE"/>
          <w14:ligatures w14:val="none"/>
        </w:rPr>
        <w:t xml:space="preserve">(1) </w:t>
      </w:r>
      <w:r w:rsidRPr="00D942A6" w:rsidR="002010B2">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Pr="00D942A6" w:rsidR="002010B2">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Pr="00D942A6" w:rsidR="002010B2">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Pr="00D942A6" w:rsidR="002010B2">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Pr="00D942A6" w:rsidR="002010B2">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Pr="00D942A6" w:rsid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Pr="00D942A6" w:rsidR="002010B2">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Pr="00D942A6" w:rsidR="002010B2">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Pr="00D942A6" w:rsidR="002010B2">
        <w:rPr>
          <w:rFonts w:eastAsia="Times New Roman" w:cs="Calibri"/>
          <w:b/>
          <w:bCs/>
          <w:i/>
          <w:iCs/>
          <w:color w:val="000000" w:themeColor="text1"/>
          <w:kern w:val="0"/>
          <w:highlight w:val="yellow"/>
          <w:lang w:eastAsia="de-DE"/>
          <w14:ligatures w14:val="none"/>
        </w:rPr>
        <w:t xml:space="preserve"> </w:t>
      </w:r>
      <w:r w:rsidRPr="00D942A6" w:rsidR="00D942A6">
        <w:rPr>
          <w:rFonts w:eastAsia="Times New Roman" w:cs="Calibri"/>
          <w:b/>
          <w:bCs/>
          <w:i/>
          <w:iCs/>
          <w:color w:val="000000" w:themeColor="text1"/>
          <w:kern w:val="0"/>
          <w:highlight w:val="yellow"/>
          <w:lang w:eastAsia="de-DE"/>
          <w14:ligatures w14:val="none"/>
        </w:rPr>
        <w:t xml:space="preserve">(3) </w:t>
      </w:r>
      <w:r w:rsidRPr="00D942A6" w:rsidR="002010B2">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Pr="00D942A6" w:rsidR="002010B2">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Pr="00D942A6" w:rsidR="002010B2">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Pr="00D942A6" w:rsidR="002010B2">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Pr="00D942A6" w:rsid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Pr="00D942A6" w:rsidR="002010B2">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Pr="00D942A6" w:rsidR="002010B2">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Pr="00D942A6" w:rsidR="43253A99">
        <w:rPr>
          <w:rFonts w:eastAsia="Times New Roman" w:cs="Calibri"/>
          <w:b/>
          <w:bCs/>
          <w:i/>
          <w:iCs/>
          <w:color w:val="000000" w:themeColor="text1"/>
          <w:kern w:val="0"/>
          <w:highlight w:val="yellow"/>
          <w:lang w:eastAsia="de-DE"/>
          <w14:ligatures w14:val="none"/>
        </w:rPr>
        <w:t xml:space="preserve"> </w:t>
      </w:r>
      <w:r w:rsidRPr="00D942A6" w:rsidR="1E516861">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Pr="00D942A6" w:rsid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Pr="00D942A6" w:rsidR="00D942A6">
        <w:rPr>
          <w:rFonts w:eastAsia="Times New Roman" w:cs="Calibri"/>
          <w:b/>
          <w:bCs/>
          <w:i/>
          <w:iCs/>
          <w:color w:val="000000" w:themeColor="text1"/>
          <w:kern w:val="0"/>
          <w:highlight w:val="yellow"/>
          <w:lang w:eastAsia="de-DE"/>
          <w14:ligatures w14:val="none"/>
        </w:rPr>
        <w:t xml:space="preserve">(5) consideration of clinical </w:t>
      </w:r>
      <w:r w:rsidRPr="00D942A6" w:rsidR="00D942A6">
        <w:rPr>
          <w:rFonts w:eastAsia="Times New Roman" w:cs="Calibri"/>
          <w:b/>
          <w:bCs/>
          <w:i/>
          <w:iCs/>
          <w:color w:val="000000" w:themeColor="text1"/>
          <w:highlight w:val="yellow"/>
          <w:lang w:eastAsia="de-DE"/>
        </w:rPr>
        <w:t xml:space="preserve">significance </w:t>
      </w:r>
      <w:r w:rsidRPr="00D942A6" w:rsid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Pr="00D942A6" w:rsidR="00D942A6">
        <w:rPr>
          <w:rFonts w:eastAsia="Times New Roman" w:cs="Calibri"/>
          <w:b/>
          <w:bCs/>
          <w:i/>
          <w:iCs/>
          <w:color w:val="000000" w:themeColor="text1"/>
          <w:kern w:val="0"/>
          <w:highlight w:val="yellow"/>
          <w:lang w:eastAsia="de-DE"/>
          <w14:ligatures w14:val="none"/>
        </w:rPr>
        <w:t>(s)</w:t>
      </w:r>
      <w:r w:rsidRPr="00D942A6" w:rsidR="43253A99">
        <w:rPr>
          <w:rFonts w:eastAsia="Times New Roman" w:cs="Calibri"/>
          <w:b/>
          <w:bCs/>
          <w:i/>
          <w:iCs/>
          <w:color w:val="000000" w:themeColor="text1"/>
          <w:kern w:val="0"/>
          <w:highlight w:val="yellow"/>
          <w:lang w:eastAsia="de-DE"/>
          <w14:ligatures w14:val="none"/>
        </w:rPr>
        <w:t>.</w:t>
      </w:r>
      <w:r w:rsidRPr="00D942A6" w:rsidR="6B3EC1E0">
        <w:rPr>
          <w:rFonts w:eastAsia="Times New Roman" w:cs="Calibri"/>
          <w:b/>
          <w:bCs/>
          <w:i/>
          <w:iCs/>
          <w:color w:val="000000" w:themeColor="text1"/>
          <w:kern w:val="0"/>
          <w:lang w:eastAsia="de-DE"/>
          <w14:ligatures w14:val="none"/>
        </w:rPr>
        <w:t xml:space="preserve"> </w:t>
      </w:r>
      <w:r w:rsidRPr="007B0172" w:rsidR="007B0172">
        <w:rPr>
          <w:rFonts w:eastAsia="Times New Roman" w:cs="Calibri"/>
          <w:b/>
          <w:bCs/>
          <w:i/>
          <w:iCs/>
          <w:color w:val="000000" w:themeColor="text1"/>
          <w:kern w:val="0"/>
          <w:highlight w:val="yellow"/>
          <w:lang w:eastAsia="de-DE"/>
          <w14:ligatures w14:val="none"/>
        </w:rPr>
        <w:t>We reported values as “yes”, “no”, “not available” (either not mentioned of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Before extending on the five components of the four-item composite outcome of our study, we below define the MID, which is mandatory for the understanding of our approach</w:t>
      </w:r>
    </w:p>
    <w:p w:rsidRPr="002F2A7B" w:rsidR="00B67D67" w:rsidP="00B67D67" w:rsidRDefault="00916E8F" w14:paraId="7F643022" w14:textId="0049F234">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rsidRPr="005D7846" w:rsidR="00B67D67" w:rsidP="00B67D67" w:rsidRDefault="00B67D67" w14:paraId="6161C8E0" w14:textId="4E07303F">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DB3E2D">
        <w:rPr>
          <w:rFonts w:eastAsia="Times New Roman"/>
          <w:b/>
          <w:bCs/>
          <w:i/>
          <w:iCs/>
          <w:color w:val="000000" w:themeColor="text1"/>
          <w:highlight w:val="yellow"/>
          <w:lang w:eastAsia="de-DE"/>
        </w:rPr>
        <w:instrText xml:space="preserve"> ADDIN ZOTERO_ITEM CSL_CITATION {"citationID":"1msq5fO6","properties":{"unsorted":false,"formattedCitation":"\\super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Pr="00DB3E2D" w:rsidR="00DB3E2D">
        <w:rPr>
          <w:rFonts w:cs="Arial"/>
          <w:color w:val="000000"/>
          <w:kern w:val="0"/>
          <w:vertAlign w:val="superscript"/>
        </w:rPr>
        <w:t>2</w:t>
      </w:r>
      <w:r w:rsidR="00DB3E2D">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Pr="00916E8F" w:rsid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Pr="00F206B3" w:rsid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Pr="004772DF" w:rsid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Pr="00CB751D" w:rsid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p>
    <w:p w:rsidRPr="0054525C" w:rsidR="0054525C" w:rsidP="0054525C" w:rsidRDefault="0054525C" w14:paraId="5B3EE6F9" w14:textId="760C3D99">
      <w:pPr>
        <w:pStyle w:val="Titre21"/>
        <w:rPr>
          <w:lang w:eastAsia="de-DE"/>
        </w:rPr>
      </w:pPr>
      <w:r w:rsidRPr="00DD468E">
        <w:rPr>
          <w:highlight w:val="yellow"/>
          <w:lang w:eastAsia="de-DE"/>
        </w:rPr>
        <w:t>Outcomes definition</w:t>
      </w:r>
    </w:p>
    <w:p w:rsidRPr="005C7AD6" w:rsidR="005C7AD6" w:rsidP="005C7AD6" w:rsidRDefault="7B0054E8" w14:paraId="4DF9F80D" w14:textId="78CFAF70">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Pr="7052A300" w:rsidR="0C71C7CD">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Pr="7052A300" w:rsidR="7954E1D3">
        <w:rPr>
          <w:rFonts w:eastAsia="Times New Roman" w:cs="Calibri"/>
          <w:color w:val="000000" w:themeColor="text1"/>
          <w:kern w:val="0"/>
          <w:lang w:eastAsia="de-DE"/>
          <w14:ligatures w14:val="none"/>
        </w:rPr>
        <w:t xml:space="preserve"> evaluated each RCT against </w:t>
      </w:r>
      <w:r w:rsidRPr="00D942A6" w:rsid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Pr="7052A300" w:rsidR="7954E1D3">
        <w:rPr>
          <w:rFonts w:eastAsia="Times New Roman" w:cs="Calibri"/>
          <w:color w:val="000000" w:themeColor="text1"/>
          <w:kern w:val="0"/>
          <w:lang w:eastAsia="de-DE"/>
          <w14:ligatures w14:val="none"/>
        </w:rPr>
        <w:t>five pre</w:t>
      </w:r>
      <w:r w:rsidRPr="7052A300" w:rsidR="3C44974F">
        <w:rPr>
          <w:rFonts w:eastAsia="Times New Roman" w:cs="Calibri"/>
          <w:color w:val="000000" w:themeColor="text1"/>
          <w:kern w:val="0"/>
          <w:lang w:eastAsia="de-DE"/>
          <w14:ligatures w14:val="none"/>
        </w:rPr>
        <w:t xml:space="preserve">defined </w:t>
      </w:r>
      <w:r w:rsidRPr="00D43C9F" w:rsidR="3C44974F">
        <w:rPr>
          <w:rFonts w:eastAsia="Times New Roman" w:cs="Calibri"/>
          <w:bCs/>
          <w:color w:val="000000" w:themeColor="text1"/>
          <w:kern w:val="0"/>
          <w:lang w:eastAsia="de-DE"/>
          <w14:ligatures w14:val="none"/>
        </w:rPr>
        <w:t>characteristics</w:t>
      </w:r>
      <w:r w:rsidRPr="7052A300" w:rsidR="3C44974F">
        <w:rPr>
          <w:rFonts w:eastAsia="Times New Roman" w:cs="Calibri"/>
          <w:b/>
          <w:color w:val="000000" w:themeColor="text1"/>
          <w:kern w:val="0"/>
          <w:lang w:eastAsia="de-DE"/>
          <w14:ligatures w14:val="none"/>
        </w:rPr>
        <w:t xml:space="preserve"> </w:t>
      </w:r>
      <w:r w:rsidRPr="7052A300" w:rsidR="1C492332">
        <w:rPr>
          <w:rFonts w:eastAsia="Times New Roman" w:cs="Calibri"/>
          <w:b/>
          <w:color w:val="000000" w:themeColor="text1"/>
          <w:kern w:val="0"/>
          <w:lang w:eastAsia="de-DE"/>
          <w14:ligatures w14:val="none"/>
        </w:rPr>
        <w:t>(</w:t>
      </w:r>
      <w:r w:rsidRPr="00D942A6" w:rsid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Pr="7052A300" w:rsidR="1C492332">
        <w:rPr>
          <w:rFonts w:eastAsia="Times New Roman" w:cs="Calibri"/>
          <w:b/>
          <w:color w:val="000000" w:themeColor="text1"/>
          <w:kern w:val="0"/>
          <w:lang w:eastAsia="de-DE"/>
          <w14:ligatures w14:val="none"/>
        </w:rPr>
        <w:t>Table 1)</w:t>
      </w:r>
      <w:r w:rsidRPr="7052A300" w:rsidR="5C7E6FD8">
        <w:rPr>
          <w:rFonts w:eastAsia="Times New Roman" w:cs="Calibri"/>
          <w:color w:val="000000" w:themeColor="text1"/>
          <w:kern w:val="0"/>
          <w:lang w:eastAsia="de-DE"/>
          <w14:ligatures w14:val="none"/>
        </w:rPr>
        <w:t xml:space="preserve">. </w:t>
      </w:r>
      <w:r w:rsidRPr="7052A300" w:rsidR="042ECABD">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Pr="7052A300" w:rsidR="3C44974F">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8"/>
      <w:r w:rsidRPr="7052A300" w:rsidR="7954E1D3">
        <w:rPr>
          <w:rFonts w:eastAsia="Times New Roman" w:cs="Calibri"/>
          <w:color w:val="000000" w:themeColor="text1"/>
          <w:kern w:val="0"/>
          <w:lang w:eastAsia="de-DE"/>
          <w14:ligatures w14:val="none"/>
        </w:rPr>
        <w:t xml:space="preserve">the </w:t>
      </w:r>
      <w:r w:rsidRPr="7052A300" w:rsidR="5C7E6FD8">
        <w:rPr>
          <w:rFonts w:eastAsia="Times New Roman" w:cs="Calibri"/>
          <w:color w:val="000000" w:themeColor="text1"/>
          <w:kern w:val="0"/>
          <w:lang w:eastAsia="de-DE"/>
          <w14:ligatures w14:val="none"/>
        </w:rPr>
        <w:t>hypothesis</w:t>
      </w:r>
      <w:r w:rsidRPr="7052A300" w:rsidR="7954E1D3">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Pr="7052A300" w:rsidR="7954E1D3">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8"/>
      <w:r w:rsidR="00D45128">
        <w:rPr>
          <w:rStyle w:val="CommentReference"/>
          <w:rFonts w:eastAsia="Times New Roman" w:cs="Calibri"/>
          <w:color w:val="000000" w:themeColor="text1"/>
          <w:kern w:val="0"/>
          <w:sz w:val="22"/>
          <w:szCs w:val="24"/>
          <w:lang w:eastAsia="de-DE"/>
          <w14:ligatures w14:val="none"/>
        </w:rPr>
        <w:commentReference w:id="8"/>
      </w:r>
      <w:r w:rsidR="005608E3">
        <w:rPr>
          <w:rFonts w:eastAsia="Times New Roman" w:cs="Calibri"/>
          <w:color w:val="000000" w:themeColor="text1"/>
          <w:kern w:val="0"/>
          <w:lang w:eastAsia="de-DE"/>
          <w14:ligatures w14:val="none"/>
        </w:rPr>
        <w:t>AND the specific</w:t>
      </w:r>
      <w:r w:rsidRPr="7052A300" w:rsidR="005608E3">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Pr="7052A300" w:rsidR="185E5B85">
        <w:rPr>
          <w:rFonts w:eastAsia="Times New Roman" w:cs="Calibri"/>
          <w:color w:val="000000" w:themeColor="text1"/>
          <w:kern w:val="0"/>
          <w:lang w:eastAsia="de-DE"/>
          <w14:ligatures w14:val="none"/>
        </w:rPr>
        <w:t xml:space="preserve"> </w:t>
      </w:r>
      <w:r w:rsidRPr="7052A300" w:rsidR="7954E1D3">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Pr="7052A300" w:rsidR="7954E1D3">
        <w:rPr>
          <w:rFonts w:eastAsia="Times New Roman" w:cs="Calibri"/>
          <w:color w:val="000000" w:themeColor="text1"/>
          <w:kern w:val="0"/>
          <w:lang w:eastAsia="de-DE"/>
          <w14:ligatures w14:val="none"/>
        </w:rPr>
        <w:t xml:space="preserve"> calculation of the sample size </w:t>
      </w:r>
      <w:r w:rsidRPr="7052A300" w:rsidR="3E382273">
        <w:rPr>
          <w:rFonts w:eastAsia="Times New Roman" w:cs="Calibri"/>
          <w:color w:val="000000" w:themeColor="text1"/>
          <w:kern w:val="0"/>
          <w:lang w:eastAsia="de-DE"/>
          <w14:ligatures w14:val="none"/>
        </w:rPr>
        <w:t xml:space="preserve">was </w:t>
      </w:r>
      <w:r w:rsidRPr="7052A300" w:rsidR="7954E1D3">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Pr="7052A300" w:rsidR="7954E1D3">
        <w:rPr>
          <w:rFonts w:eastAsia="Times New Roman" w:cs="Calibri"/>
          <w:color w:val="000000" w:themeColor="text1"/>
          <w:kern w:val="0"/>
          <w:lang w:eastAsia="de-DE"/>
          <w14:ligatures w14:val="none"/>
        </w:rPr>
        <w:t xml:space="preserve"> </w:t>
      </w:r>
      <w:r w:rsidRPr="00D942A6" w:rsidR="7954E1D3">
        <w:rPr>
          <w:rFonts w:eastAsia="Times New Roman" w:cs="Calibri"/>
          <w:b/>
          <w:bCs/>
          <w:i/>
          <w:iCs/>
          <w:color w:val="000000" w:themeColor="text1"/>
          <w:kern w:val="0"/>
          <w:highlight w:val="yellow"/>
          <w:lang w:eastAsia="de-DE"/>
          <w14:ligatures w14:val="none"/>
        </w:rPr>
        <w:t>discussion of the</w:t>
      </w:r>
      <w:r w:rsidRPr="00D942A6" w:rsidR="00D942A6">
        <w:rPr>
          <w:rFonts w:eastAsia="Times New Roman" w:cs="Calibri"/>
          <w:b/>
          <w:bCs/>
          <w:i/>
          <w:iCs/>
          <w:color w:val="000000" w:themeColor="text1"/>
          <w:kern w:val="0"/>
          <w:highlight w:val="yellow"/>
          <w:lang w:eastAsia="de-DE"/>
          <w14:ligatures w14:val="none"/>
        </w:rPr>
        <w:t xml:space="preserve"> primary</w:t>
      </w:r>
      <w:r w:rsidRPr="00D942A6" w:rsidR="7954E1D3">
        <w:rPr>
          <w:rFonts w:eastAsia="Times New Roman" w:cs="Calibri"/>
          <w:b/>
          <w:bCs/>
          <w:i/>
          <w:iCs/>
          <w:color w:val="000000" w:themeColor="text1"/>
          <w:kern w:val="0"/>
          <w:highlight w:val="yellow"/>
          <w:lang w:eastAsia="de-DE"/>
          <w14:ligatures w14:val="none"/>
        </w:rPr>
        <w:t xml:space="preserve"> results</w:t>
      </w:r>
      <w:r w:rsidRPr="00D942A6" w:rsidR="0313D9B6">
        <w:rPr>
          <w:rFonts w:eastAsia="Times New Roman" w:cs="Calibri"/>
          <w:b/>
          <w:bCs/>
          <w:i/>
          <w:iCs/>
          <w:color w:val="000000" w:themeColor="text1"/>
          <w:kern w:val="0"/>
          <w:highlight w:val="yellow"/>
          <w:lang w:eastAsia="de-DE"/>
          <w14:ligatures w14:val="none"/>
        </w:rPr>
        <w:t xml:space="preserve"> </w:t>
      </w:r>
      <w:r w:rsidRPr="00D942A6" w:rsidR="00D942A6">
        <w:rPr>
          <w:rFonts w:eastAsia="Times New Roman" w:cs="Calibri"/>
          <w:b/>
          <w:bCs/>
          <w:i/>
          <w:iCs/>
          <w:color w:val="000000" w:themeColor="text1"/>
          <w:kern w:val="0"/>
          <w:highlight w:val="yellow"/>
          <w:lang w:eastAsia="de-DE"/>
          <w14:ligatures w14:val="none"/>
        </w:rPr>
        <w:t>integrated clinical relevance</w:t>
      </w:r>
      <w:r w:rsidRPr="00D942A6" w:rsidR="7954E1D3">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Pr="005C7AD6" w:rsid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Pr="005C7AD6" w:rsid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Pr="005C7AD6" w:rsid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Pr="005C7AD6" w:rsid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or “not available”.</w:t>
      </w:r>
    </w:p>
    <w:p w:rsidRPr="007775E0" w:rsidR="00E335F1" w:rsidP="005C7AD6" w:rsidRDefault="005C7AD6" w14:paraId="10EF2A1C" w14:textId="385166E0">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on a minimal important difference (MID) or equivalent justification, rather than solely statistical significance from prior studies. Finally, clinical relevance was considered </w:t>
      </w:r>
      <w:r w:rsidRPr="005C7AD6">
        <w:rPr>
          <w:rFonts w:eastAsia="Times New Roman" w:cs="Calibri"/>
          <w:b/>
          <w:bCs/>
          <w:i/>
          <w:iCs/>
          <w:color w:val="000000" w:themeColor="text1"/>
          <w:kern w:val="0"/>
          <w:highlight w:val="yellow"/>
          <w:lang w:eastAsia="de-DE"/>
          <w14:ligatures w14:val="none"/>
        </w:rPr>
        <w:t xml:space="preserve">addressed if authors interpreted results </w:t>
      </w:r>
      <w:r w:rsidRPr="005C7AD6" w:rsidR="005608E3">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r w:rsidRPr="007775E0" w:rsidR="00073C8E">
        <w:rPr>
          <w:rFonts w:eastAsia="Times New Roman" w:cs="Calibri"/>
          <w:b/>
          <w:bCs/>
          <w:i/>
          <w:iCs/>
          <w:color w:val="000000" w:themeColor="text1"/>
          <w:kern w:val="0"/>
          <w:highlight w:val="yellow"/>
          <w:lang w:eastAsia="de-DE"/>
          <w14:ligatures w14:val="none"/>
        </w:rPr>
        <w:t>supplemental digital content 1</w:t>
      </w:r>
      <w:r w:rsidRPr="007775E0">
        <w:rPr>
          <w:rFonts w:eastAsia="Times New Roman" w:cs="Calibri"/>
          <w:b/>
          <w:bCs/>
          <w:i/>
          <w:iCs/>
          <w:color w:val="000000" w:themeColor="text1"/>
          <w:kern w:val="0"/>
          <w:highlight w:val="yellow"/>
          <w:lang w:eastAsia="de-DE"/>
          <w14:ligatures w14:val="none"/>
        </w:rPr>
        <w:t>.</w:t>
      </w:r>
    </w:p>
    <w:p w:rsidRPr="0054525C" w:rsidR="008B6FB2" w:rsidP="0054525C" w:rsidRDefault="008B6FB2" w14:paraId="4B6E1AB4" w14:textId="7A38A890">
      <w:pPr>
        <w:pStyle w:val="Titre21"/>
      </w:pPr>
      <w:r w:rsidRPr="0054525C">
        <w:t xml:space="preserve">Sample </w:t>
      </w:r>
      <w:r w:rsidR="0054525C">
        <w:t>s</w:t>
      </w:r>
      <w:r w:rsidRPr="0054525C">
        <w:t>ize</w:t>
      </w:r>
      <w:r w:rsidRPr="0054525C" w:rsidR="00982CFC">
        <w:t xml:space="preserve"> </w:t>
      </w:r>
      <w:r w:rsidR="0054525C">
        <w:t xml:space="preserve">calculation </w:t>
      </w:r>
      <w:r w:rsidRPr="0054525C" w:rsidR="00982CFC">
        <w:t xml:space="preserve">for the </w:t>
      </w:r>
      <w:r w:rsidR="0054525C">
        <w:t>m</w:t>
      </w:r>
      <w:r w:rsidRPr="0054525C" w:rsidR="00982CFC">
        <w:t xml:space="preserve">ain </w:t>
      </w:r>
      <w:r w:rsidR="0054525C">
        <w:t>s</w:t>
      </w:r>
      <w:r w:rsidRPr="0054525C" w:rsidR="00982CFC">
        <w:t>tudy</w:t>
      </w:r>
    </w:p>
    <w:p w:rsidRPr="00AA067F" w:rsidR="008B6FB2" w:rsidP="00BB4931" w:rsidRDefault="1C492332" w14:paraId="7B3829EF" w14:textId="513C33BE">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Pr="00880B45" w:rsidR="00880B45">
        <w:rPr>
          <w:rFonts w:cs="Calibri"/>
          <w:b/>
          <w:bCs/>
          <w:i/>
          <w:iCs/>
          <w:color w:val="000000" w:themeColor="text1"/>
          <w:highlight w:val="yellow"/>
        </w:rPr>
        <w:t>for our main study, i.e., the survey of RCTs,</w:t>
      </w:r>
      <w:r w:rsidRPr="00880B45" w:rsid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Pr="7052A300" w:rsidR="1963384B">
        <w:rPr>
          <w:rFonts w:cs="Calibri"/>
          <w:color w:val="000000" w:themeColor="text1"/>
        </w:rPr>
        <w:t>_</w:t>
      </w:r>
      <w:r w:rsidRPr="7052A300">
        <w:rPr>
          <w:rFonts w:cs="Calibri"/>
          <w:color w:val="000000" w:themeColor="text1"/>
        </w:rPr>
        <w:t>prop package</w:t>
      </w:r>
      <w:r w:rsidRPr="7052A300" w:rsidR="008B6FB2">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7052A300" w:rsidR="008B6FB2">
        <w:rPr>
          <w:rFonts w:cs="Calibri"/>
          <w:color w:val="000000" w:themeColor="text1"/>
        </w:rPr>
        <w:fldChar w:fldCharType="separate"/>
      </w:r>
      <w:r w:rsidRPr="00CB751D" w:rsidR="00CB751D">
        <w:rPr>
          <w:rFonts w:cs="Arial"/>
          <w:color w:val="000000"/>
          <w:kern w:val="0"/>
          <w:vertAlign w:val="superscript"/>
        </w:rPr>
        <w:t>12</w:t>
      </w:r>
      <w:r w:rsidRPr="7052A300" w:rsidR="008B6FB2">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Pr="7052A300" w:rsidR="3FD81BD7">
        <w:rPr>
          <w:rFonts w:cs="Calibri"/>
          <w:color w:val="000000" w:themeColor="text1"/>
        </w:rPr>
        <w:t>±</w:t>
      </w:r>
      <w:r w:rsidRPr="7052A300">
        <w:rPr>
          <w:rFonts w:cs="Calibri"/>
          <w:color w:val="000000" w:themeColor="text1"/>
        </w:rPr>
        <w:t>7.0%, we obtained a sample of 161 (Wilson 95%CI of 2.6% to 9.6%).</w:t>
      </w:r>
    </w:p>
    <w:p w:rsidRPr="003732B0" w:rsidR="007A090A" w:rsidP="00BB5783" w:rsidRDefault="007A090A" w14:paraId="74171A40" w14:textId="01F2DB54">
      <w:pPr>
        <w:pStyle w:val="Titre21"/>
      </w:pPr>
      <w:r w:rsidRPr="003732B0">
        <w:t xml:space="preserve">Statistical </w:t>
      </w:r>
      <w:r w:rsidR="0054525C">
        <w:t>a</w:t>
      </w:r>
      <w:r w:rsidRPr="003732B0">
        <w:t>nalysis</w:t>
      </w:r>
    </w:p>
    <w:p w:rsidRPr="00AA067F" w:rsidR="008B6FB2" w:rsidP="00BB4931" w:rsidRDefault="008B6FB2" w14:paraId="66800F23" w14:textId="7DE7531C">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rsidRPr="00AA067F" w:rsidR="00417956" w:rsidP="00BB4931" w:rsidRDefault="008B6FB2" w14:paraId="7AA55A24" w14:textId="2544B8F3">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Pr="7052A300" w:rsidR="00975452">
        <w:rPr>
          <w:rFonts w:cs="Calibri"/>
          <w:color w:val="000000" w:themeColor="text1"/>
        </w:rPr>
        <w:t>(</w:t>
      </w:r>
      <w:r w:rsidRPr="7052A300">
        <w:rPr>
          <w:rFonts w:cs="Calibri"/>
          <w:color w:val="000000" w:themeColor="text1"/>
        </w:rPr>
        <w:t>version 2026.01.0+392</w:t>
      </w:r>
      <w:r w:rsidRPr="7052A300" w:rsidR="00975452">
        <w:rPr>
          <w:rFonts w:cs="Calibri"/>
          <w:color w:val="000000" w:themeColor="text1"/>
        </w:rPr>
        <w:t>)</w:t>
      </w:r>
      <w:r w:rsidR="007B7B7C">
        <w:rPr>
          <w:rFonts w:cs="Calibri"/>
          <w:color w:val="000000" w:themeColor="text1"/>
        </w:rPr>
        <w:t xml:space="preserve">. </w:t>
      </w:r>
      <w:r w:rsidRPr="7052A300" w:rsidR="00897E0D">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Pr="7052A300" w:rsidR="00897E0D">
        <w:rPr>
          <w:rFonts w:cs="Calibri"/>
          <w:color w:val="000000" w:themeColor="text1"/>
        </w:rPr>
        <w:fldChar w:fldCharType="separate"/>
      </w:r>
      <w:r w:rsidRPr="00CB751D" w:rsidR="00CB751D">
        <w:rPr>
          <w:rFonts w:cs="Arial"/>
          <w:color w:val="000000"/>
          <w:kern w:val="0"/>
          <w:vertAlign w:val="superscript"/>
        </w:rPr>
        <w:t>13</w:t>
      </w:r>
      <w:r w:rsidRPr="7052A300" w:rsidR="00897E0D">
        <w:rPr>
          <w:rFonts w:cs="Calibri"/>
          <w:color w:val="000000" w:themeColor="text1"/>
        </w:rPr>
        <w:fldChar w:fldCharType="end"/>
      </w:r>
    </w:p>
    <w:p w:rsidRPr="00AA067F" w:rsidR="00203336" w:rsidP="00BB4931" w:rsidRDefault="00203336" w14:paraId="4347578A" w14:textId="52037476">
      <w:pPr>
        <w:spacing w:line="480" w:lineRule="auto"/>
        <w:rPr>
          <w:rFonts w:cs="Calibri"/>
          <w:color w:val="000000" w:themeColor="text1"/>
        </w:rPr>
      </w:pPr>
      <w:r w:rsidRPr="7052A300">
        <w:rPr>
          <w:rFonts w:cs="Calibri"/>
          <w:color w:val="000000" w:themeColor="text1"/>
        </w:rPr>
        <w:br w:type="page"/>
      </w:r>
    </w:p>
    <w:p w:rsidRPr="00BB4931" w:rsidR="00203336" w:rsidP="00BB5783" w:rsidRDefault="003E5898" w14:paraId="22F63196" w14:textId="46CC5890">
      <w:pPr>
        <w:pStyle w:val="Titre11"/>
        <w:rPr>
          <w:lang w:val="en-US"/>
        </w:rPr>
      </w:pPr>
      <w:r w:rsidRPr="00BB4931">
        <w:rPr>
          <w:lang w:val="en-US"/>
        </w:rPr>
        <w:t>RESULTS</w:t>
      </w:r>
    </w:p>
    <w:p w:rsidRPr="00D00040" w:rsidR="19974A4E" w:rsidP="00BB5783" w:rsidRDefault="19974A4E" w14:paraId="1C81EC46" w14:textId="1322CB3F">
      <w:pPr>
        <w:pStyle w:val="Titre21"/>
      </w:pPr>
      <w:r w:rsidRPr="7052A300">
        <w:t>Pilot Study Results</w:t>
      </w:r>
    </w:p>
    <w:p w:rsidRPr="00AA067F" w:rsidR="009C4A8E" w:rsidP="00BB4931" w:rsidRDefault="41388C89" w14:paraId="6355BA09" w14:textId="041FBA8B">
      <w:r w:rsidRPr="7052A300">
        <w:t>In the pilot study, the systematic literature search identified 1,612 records citin</w:t>
      </w:r>
      <w:r w:rsidRPr="7052A300" w:rsidR="61FEBE39">
        <w:t xml:space="preserve">g the </w:t>
      </w:r>
      <w:r w:rsidRPr="7052A300">
        <w:t>CCI®. After screening, 136 RCTs met the eligibility criteria, comprising 87 published RCTs and 49 ongoing trials</w:t>
      </w:r>
      <w:r w:rsidRPr="7052A300" w:rsidR="233F92E6">
        <w:t xml:space="preserve"> </w:t>
      </w:r>
      <w:r w:rsidRPr="7052A300" w:rsidR="233F92E6">
        <w:rPr>
          <w:b/>
          <w:bCs/>
        </w:rPr>
        <w:t>(supplemental digital content, Figure 1)</w:t>
      </w:r>
      <w:r w:rsidRPr="7052A300">
        <w:t>.</w:t>
      </w:r>
    </w:p>
    <w:p w:rsidRPr="00AA067F" w:rsidR="009C4A8E" w:rsidP="00BB4931" w:rsidRDefault="009C4A8E" w14:paraId="783FE116" w14:textId="7D286C22">
      <w:r w:rsidRPr="7052A300">
        <w:t>Pre-trial documentation was available for 84 of the 87 published RCTs</w:t>
      </w:r>
      <w:r w:rsidR="00827E29">
        <w:t xml:space="preserve"> </w:t>
      </w:r>
      <w:r w:rsidRPr="7052A300" w:rsidR="00827E29">
        <w:t>(96.6%)</w:t>
      </w:r>
      <w:r w:rsidRPr="7052A300">
        <w:t>. In these pre-trial documents, a primary endpoint was defined in all 84 trials (100%), and a secondary endpoint was defined in 81 trials (96</w:t>
      </w:r>
      <w:r w:rsidRPr="7052A300" w:rsidR="007B675B">
        <w:t>.4</w:t>
      </w:r>
      <w:r w:rsidRPr="7052A300">
        <w:t>%). However, the study hypothesis for the primary endpoint was specified in only 23 pre-trial documents (27</w:t>
      </w:r>
      <w:r w:rsidRPr="7052A300" w:rsidR="007B675B">
        <w:t>.4</w:t>
      </w:r>
      <w:r w:rsidRPr="7052A300">
        <w:t xml:space="preserve">%), and the hypothesis for the secondary endpoint in only </w:t>
      </w:r>
      <w:r w:rsidRPr="7052A300" w:rsidR="60E072A9">
        <w:t>three</w:t>
      </w:r>
      <w:r w:rsidRPr="7052A300">
        <w:t xml:space="preserve"> documents (</w:t>
      </w:r>
      <w:r w:rsidRPr="7052A300" w:rsidR="00056422">
        <w:t>3.</w:t>
      </w:r>
      <w:r w:rsidRPr="7052A300" w:rsidR="56C76170">
        <w:t>6</w:t>
      </w:r>
      <w:r w:rsidRPr="7052A300">
        <w:t xml:space="preserve">%) </w:t>
      </w:r>
      <w:r w:rsidRPr="7052A300">
        <w:rPr>
          <w:b/>
        </w:rPr>
        <w:t>(Table 2)</w:t>
      </w:r>
      <w:r w:rsidRPr="7052A300">
        <w:t>.</w:t>
      </w:r>
    </w:p>
    <w:p w:rsidRPr="00AA067F" w:rsidR="267C1C3A" w:rsidP="00BB4931" w:rsidRDefault="41388C89" w14:paraId="4CCF020B" w14:textId="1A7F9F6D">
      <w:r w:rsidRPr="7052A300">
        <w:t xml:space="preserve">Among the 87 final publications, </w:t>
      </w:r>
      <w:r w:rsidRPr="7052A300" w:rsidR="1CF5ACB6">
        <w:t>we</w:t>
      </w:r>
      <w:r w:rsidRPr="7052A300" w:rsidR="535E1AF7">
        <w:t xml:space="preserve"> identified four RCTs (4.6%) fulfilling the predefined conditions to meaningfully inform clinical practice. </w:t>
      </w:r>
      <w:r w:rsidRPr="7052A300" w:rsidR="43B573F6">
        <w:t xml:space="preserve">Twenty </w:t>
      </w:r>
      <w:r w:rsidRPr="7052A300">
        <w:t>trials (23</w:t>
      </w:r>
      <w:r w:rsidRPr="7052A300" w:rsidR="56C76170">
        <w:t>.0</w:t>
      </w:r>
      <w:r w:rsidRPr="7052A300">
        <w:t>%) specified a superiority design and 12 trials (1</w:t>
      </w:r>
      <w:r w:rsidRPr="7052A300" w:rsidR="7651762B">
        <w:t>3.8</w:t>
      </w:r>
      <w:r w:rsidRPr="7052A300">
        <w:t>%) specified a non-inferiority design, whereas 55 trials did not report a study hypothesis at all. A sample size calculation was reported in 84 trials (9</w:t>
      </w:r>
      <w:r w:rsidRPr="7052A300" w:rsidR="0D6EAE11">
        <w:t>6.6</w:t>
      </w:r>
      <w:r w:rsidRPr="7052A300">
        <w:t>%). Statistical significance for the primary endpoint was achieved in 44 trials (5</w:t>
      </w:r>
      <w:r w:rsidRPr="7052A300" w:rsidR="7629698B">
        <w:t>0.7</w:t>
      </w:r>
      <w:r w:rsidRPr="7052A300">
        <w:t xml:space="preserve">%); however, only </w:t>
      </w:r>
      <w:r w:rsidRPr="7052A300" w:rsidR="6B3E06C9">
        <w:t>nine</w:t>
      </w:r>
      <w:r w:rsidRPr="7052A300">
        <w:t xml:space="preserve"> trials (10</w:t>
      </w:r>
      <w:r w:rsidRPr="7052A300" w:rsidR="0D6EAE11">
        <w:t>.3</w:t>
      </w:r>
      <w:r w:rsidRPr="7052A300">
        <w:t>%) discussed whether the observed effect could be interpreted as clinically meaningful.</w:t>
      </w:r>
    </w:p>
    <w:p w:rsidRPr="00BA3C72" w:rsidR="267C1C3A" w:rsidP="00BB5783" w:rsidRDefault="1FEABC86" w14:paraId="7C47381B" w14:textId="7C17A8DF">
      <w:pPr>
        <w:pStyle w:val="Titre21"/>
      </w:pPr>
      <w:r w:rsidRPr="00BA3C72">
        <w:t>Main Study</w:t>
      </w:r>
      <w:r w:rsidRPr="00BA3C72" w:rsidR="79C07E46">
        <w:t xml:space="preserve"> Results</w:t>
      </w:r>
    </w:p>
    <w:p w:rsidRPr="003E68BC" w:rsidR="267C1C3A" w:rsidP="00BB4931" w:rsidRDefault="4EAD6BAD" w14:paraId="6A1A798E" w14:textId="42CFE180">
      <w:pPr>
        <w:rPr>
          <w:b/>
          <w:bCs/>
          <w:i/>
          <w:iCs/>
        </w:rPr>
      </w:pPr>
      <w:r w:rsidRPr="003E68BC">
        <w:rPr>
          <w:b/>
          <w:bCs/>
          <w:i/>
          <w:iCs/>
          <w:highlight w:val="yellow"/>
        </w:rPr>
        <w:t>From 19,393 records published in 2024, 554 were screened</w:t>
      </w:r>
      <w:r w:rsidRPr="003E68BC" w:rsidR="00FF615A">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Pr="003E68BC" w:rsidR="14913880">
        <w:rPr>
          <w:b/>
          <w:bCs/>
          <w:i/>
          <w:iCs/>
          <w:highlight w:val="yellow"/>
        </w:rPr>
        <w:t>RCTs</w:t>
      </w:r>
      <w:r w:rsidRPr="003E68BC" w:rsidR="00FF615A">
        <w:rPr>
          <w:b/>
          <w:bCs/>
          <w:i/>
          <w:iCs/>
          <w:highlight w:val="yellow"/>
        </w:rPr>
        <w:t xml:space="preserve">, </w:t>
      </w:r>
      <w:r w:rsidRPr="003E68BC" w:rsidR="003E68BC">
        <w:rPr>
          <w:b/>
          <w:bCs/>
          <w:i/>
          <w:iCs/>
          <w:highlight w:val="yellow"/>
        </w:rPr>
        <w:t>slightly</w:t>
      </w:r>
      <w:r w:rsidRPr="003E68BC" w:rsidR="00FF615A">
        <w:rPr>
          <w:b/>
          <w:bCs/>
          <w:i/>
          <w:iCs/>
          <w:highlight w:val="yellow"/>
        </w:rPr>
        <w:t xml:space="preserve"> superior to the t</w:t>
      </w:r>
      <w:r w:rsidRPr="003E68BC" w:rsidR="003E68BC">
        <w:rPr>
          <w:b/>
          <w:bCs/>
          <w:i/>
          <w:iCs/>
          <w:highlight w:val="yellow"/>
        </w:rPr>
        <w:t>argeted value of 171</w:t>
      </w:r>
      <w:r w:rsidRPr="003E68BC">
        <w:rPr>
          <w:b/>
          <w:bCs/>
          <w:i/>
          <w:iCs/>
          <w:highlight w:val="yellow"/>
        </w:rPr>
        <w:t xml:space="preserve"> (</w:t>
      </w:r>
      <w:r w:rsidRPr="003E68BC" w:rsidR="0A47C263">
        <w:rPr>
          <w:b/>
          <w:bCs/>
          <w:i/>
          <w:iCs/>
          <w:color w:val="000000" w:themeColor="text1"/>
          <w:highlight w:val="yellow"/>
        </w:rPr>
        <w:t>supplemental digital content, Figure 2</w:t>
      </w:r>
      <w:r w:rsidRPr="003E68BC">
        <w:rPr>
          <w:b/>
          <w:bCs/>
          <w:i/>
          <w:iCs/>
          <w:highlight w:val="yellow"/>
        </w:rPr>
        <w:t>).</w:t>
      </w:r>
    </w:p>
    <w:p w:rsidRPr="00C12E18" w:rsidR="315A2FFA" w:rsidP="00BB4931" w:rsidRDefault="00D05C0B" w14:paraId="37A57ED6" w14:textId="3E10D3CA">
      <w:pPr>
        <w:rPr>
          <w:rFonts w:asciiTheme="minorHAnsi" w:hAnsiTheme="minorHAnsi" w:cstheme="minorHAnsi"/>
          <w:color w:val="000000" w:themeColor="text1"/>
        </w:rPr>
      </w:pPr>
      <w:r>
        <w:rPr>
          <w:rFonts w:asciiTheme="minorHAnsi" w:hAnsiTheme="minorHAnsi" w:cstheme="minorHAnsi"/>
          <w:color w:val="000000" w:themeColor="text1"/>
        </w:rPr>
        <w:t>A p</w:t>
      </w:r>
      <w:r w:rsidRPr="00C12E18" w:rsidR="2BD0A39D">
        <w:rPr>
          <w:rFonts w:asciiTheme="minorHAnsi" w:hAnsiTheme="minorHAnsi" w:cstheme="minorHAnsi"/>
          <w:color w:val="000000" w:themeColor="text1"/>
        </w:rPr>
        <w:t xml:space="preserve">re-trial documentation was available for </w:t>
      </w:r>
      <w:r w:rsidRPr="00C12E18" w:rsidR="008A7E7F">
        <w:rPr>
          <w:rFonts w:asciiTheme="minorHAnsi" w:hAnsiTheme="minorHAnsi" w:cstheme="minorHAnsi"/>
          <w:color w:val="000000" w:themeColor="text1"/>
        </w:rPr>
        <w:t xml:space="preserve">164 </w:t>
      </w:r>
      <w:r w:rsidRPr="00C12E18" w:rsidR="2BD0A39D">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Pr="00C12E18" w:rsidR="2BD0A39D">
        <w:rPr>
          <w:rFonts w:asciiTheme="minorHAnsi" w:hAnsiTheme="minorHAnsi" w:cstheme="minorHAnsi"/>
          <w:color w:val="000000" w:themeColor="text1"/>
        </w:rPr>
        <w:t xml:space="preserve"> </w:t>
      </w:r>
      <w:r w:rsidRPr="00C12E18" w:rsidR="00FE4AC4">
        <w:rPr>
          <w:rFonts w:asciiTheme="minorHAnsi" w:hAnsiTheme="minorHAnsi" w:cstheme="minorHAnsi"/>
          <w:color w:val="000000" w:themeColor="text1"/>
        </w:rPr>
        <w:t>All the</w:t>
      </w:r>
      <w:r w:rsidRPr="00C12E18" w:rsidR="2BD0A39D">
        <w:rPr>
          <w:rFonts w:asciiTheme="minorHAnsi" w:hAnsiTheme="minorHAnsi" w:cstheme="minorHAnsi"/>
          <w:color w:val="000000" w:themeColor="text1"/>
        </w:rPr>
        <w:t xml:space="preserve"> pre-trial documents</w:t>
      </w:r>
      <w:r w:rsidRPr="00C12E18" w:rsidR="00FE4AC4">
        <w:rPr>
          <w:rFonts w:asciiTheme="minorHAnsi" w:hAnsiTheme="minorHAnsi" w:cstheme="minorHAnsi"/>
          <w:color w:val="000000" w:themeColor="text1"/>
        </w:rPr>
        <w:t xml:space="preserve"> defined</w:t>
      </w:r>
      <w:r w:rsidRPr="00C12E18" w:rsidR="2BD0A39D">
        <w:rPr>
          <w:rFonts w:asciiTheme="minorHAnsi" w:hAnsiTheme="minorHAnsi" w:cstheme="minorHAnsi"/>
          <w:color w:val="000000" w:themeColor="text1"/>
        </w:rPr>
        <w:t xml:space="preserve"> a primary endpoint</w:t>
      </w:r>
      <w:r w:rsidRPr="00C12E18" w:rsidR="00FE4AC4">
        <w:rPr>
          <w:rFonts w:asciiTheme="minorHAnsi" w:hAnsiTheme="minorHAnsi" w:cstheme="minorHAnsi"/>
          <w:color w:val="000000" w:themeColor="text1"/>
        </w:rPr>
        <w:t xml:space="preserve">. </w:t>
      </w:r>
      <w:r w:rsidRPr="00C12E18" w:rsidR="2BD0A39D">
        <w:rPr>
          <w:rFonts w:asciiTheme="minorHAnsi" w:hAnsiTheme="minorHAnsi" w:cstheme="minorHAnsi"/>
          <w:color w:val="000000" w:themeColor="text1"/>
        </w:rPr>
        <w:t xml:space="preserve">The study hypothesis for the primary endpoint was specified in </w:t>
      </w:r>
      <w:r w:rsidRPr="00C12E18" w:rsidR="003800A1">
        <w:rPr>
          <w:rFonts w:asciiTheme="minorHAnsi" w:hAnsiTheme="minorHAnsi" w:cstheme="minorHAnsi"/>
          <w:color w:val="000000" w:themeColor="text1"/>
        </w:rPr>
        <w:t>15</w:t>
      </w:r>
      <w:r w:rsidRPr="00C12E18" w:rsidR="2BD0A39D">
        <w:rPr>
          <w:rFonts w:asciiTheme="minorHAnsi" w:hAnsiTheme="minorHAnsi" w:cstheme="minorHAnsi"/>
          <w:color w:val="000000" w:themeColor="text1"/>
        </w:rPr>
        <w:t xml:space="preserve"> pre-trial documents (</w:t>
      </w:r>
      <w:r w:rsidRPr="00C12E18" w:rsidR="00F57236">
        <w:rPr>
          <w:rFonts w:asciiTheme="minorHAnsi" w:hAnsiTheme="minorHAnsi" w:cstheme="minorHAnsi"/>
          <w:color w:val="000000" w:themeColor="text1"/>
        </w:rPr>
        <w:t>9.1</w:t>
      </w:r>
      <w:r w:rsidRPr="00C12E18" w:rsidR="2BD0A39D">
        <w:rPr>
          <w:rFonts w:asciiTheme="minorHAnsi" w:hAnsiTheme="minorHAnsi" w:cstheme="minorHAnsi"/>
          <w:color w:val="000000" w:themeColor="text1"/>
        </w:rPr>
        <w:t>%)</w:t>
      </w:r>
      <w:r>
        <w:rPr>
          <w:rFonts w:asciiTheme="minorHAnsi" w:hAnsiTheme="minorHAnsi" w:cstheme="minorHAnsi"/>
          <w:color w:val="000000" w:themeColor="text1"/>
        </w:rPr>
        <w:t>.</w:t>
      </w:r>
    </w:p>
    <w:p w:rsidRPr="000A6AC8" w:rsidR="315A2FFA" w:rsidP="00BB4931" w:rsidRDefault="00F6161E" w14:paraId="4D8F192B" w14:textId="156D7DAC">
      <w:pPr>
        <w:rPr>
          <w:rFonts w:asciiTheme="minorHAnsi" w:hAnsiTheme="minorHAnsi"/>
          <w:color w:val="000000" w:themeColor="text1"/>
        </w:rPr>
      </w:pPr>
      <w:r w:rsidRPr="25D98C32">
        <w:rPr>
          <w:rFonts w:asciiTheme="minorHAnsi" w:hAnsiTheme="minorHAnsi"/>
          <w:color w:val="000000" w:themeColor="text1"/>
        </w:rPr>
        <w:t>We identified o</w:t>
      </w:r>
      <w:r w:rsidRPr="25D98C32" w:rsidR="006C2E1A">
        <w:rPr>
          <w:rFonts w:asciiTheme="minorHAnsi" w:hAnsiTheme="minorHAnsi"/>
          <w:color w:val="000000" w:themeColor="text1"/>
        </w:rPr>
        <w:t>ne RCT (</w:t>
      </w:r>
      <w:r w:rsidRPr="25D98C32">
        <w:rPr>
          <w:rFonts w:asciiTheme="minorHAnsi" w:hAnsiTheme="minorHAnsi"/>
          <w:color w:val="000000" w:themeColor="text1"/>
        </w:rPr>
        <w:t>0.6%</w:t>
      </w:r>
      <w:r w:rsidRPr="25D98C32" w:rsidR="001015E2">
        <w:rPr>
          <w:rFonts w:asciiTheme="minorHAnsi" w:hAnsiTheme="minorHAnsi"/>
          <w:color w:val="000000" w:themeColor="text1"/>
        </w:rPr>
        <w:t>, Wilson 95%CI:</w:t>
      </w:r>
      <w:r w:rsidRPr="25D98C32" w:rsidR="00651C9B">
        <w:rPr>
          <w:rFonts w:asciiTheme="minorHAnsi" w:hAnsiTheme="minorHAnsi"/>
          <w:color w:val="000000" w:themeColor="text1"/>
        </w:rPr>
        <w:t xml:space="preserve"> </w:t>
      </w:r>
      <w:r w:rsidRPr="25D98C32" w:rsidR="00191A6E">
        <w:rPr>
          <w:rFonts w:asciiTheme="minorHAnsi" w:hAnsiTheme="minorHAnsi"/>
          <w:color w:val="000000" w:themeColor="text1"/>
        </w:rPr>
        <w:t>0.1% to 3.3%</w:t>
      </w:r>
      <w:r w:rsidRPr="25D98C32">
        <w:rPr>
          <w:rFonts w:asciiTheme="minorHAnsi" w:hAnsiTheme="minorHAnsi"/>
          <w:color w:val="000000" w:themeColor="text1"/>
        </w:rPr>
        <w:t xml:space="preserve">) </w:t>
      </w:r>
      <w:r w:rsidRPr="25D98C32" w:rsidR="006C2E1A">
        <w:rPr>
          <w:rFonts w:asciiTheme="minorHAnsi" w:hAnsiTheme="minorHAnsi"/>
          <w:color w:val="000000" w:themeColor="text1"/>
        </w:rPr>
        <w:t>fulfill</w:t>
      </w:r>
      <w:r w:rsidRPr="25D98C32">
        <w:rPr>
          <w:rFonts w:asciiTheme="minorHAnsi" w:hAnsiTheme="minorHAnsi"/>
          <w:color w:val="000000" w:themeColor="text1"/>
        </w:rPr>
        <w:t>ing</w:t>
      </w:r>
      <w:r w:rsidRPr="25D98C32" w:rsidR="006C2E1A">
        <w:rPr>
          <w:rFonts w:asciiTheme="minorHAnsi" w:hAnsiTheme="minorHAnsi"/>
          <w:color w:val="000000" w:themeColor="text1"/>
        </w:rPr>
        <w:t xml:space="preserve"> the predefined conditions to </w:t>
      </w:r>
      <w:r w:rsidRPr="25D98C32" w:rsidR="001F0296">
        <w:rPr>
          <w:rFonts w:asciiTheme="minorHAnsi" w:hAnsiTheme="minorHAnsi"/>
          <w:color w:val="000000" w:themeColor="text1"/>
        </w:rPr>
        <w:t>meaningfully inform clinical practice (</w:t>
      </w:r>
      <w:r w:rsidRPr="25D98C32" w:rsidR="001F0296">
        <w:rPr>
          <w:rFonts w:asciiTheme="minorHAnsi" w:hAnsiTheme="minorHAnsi"/>
          <w:b/>
          <w:color w:val="000000" w:themeColor="text1"/>
        </w:rPr>
        <w:t xml:space="preserve">Table </w:t>
      </w:r>
      <w:r w:rsidR="006E5D89">
        <w:rPr>
          <w:rFonts w:asciiTheme="minorHAnsi" w:hAnsiTheme="minorHAnsi"/>
          <w:b/>
          <w:color w:val="000000" w:themeColor="text1"/>
        </w:rPr>
        <w:t>3</w:t>
      </w:r>
      <w:r w:rsidRPr="25D98C32" w:rsidR="001F0296">
        <w:rPr>
          <w:rFonts w:asciiTheme="minorHAnsi" w:hAnsiTheme="minorHAnsi"/>
          <w:color w:val="000000" w:themeColor="text1"/>
        </w:rPr>
        <w:t xml:space="preserve">). </w:t>
      </w:r>
      <w:r w:rsidRPr="25D98C32" w:rsidR="0082578F">
        <w:rPr>
          <w:rFonts w:asciiTheme="minorHAnsi" w:hAnsiTheme="minorHAnsi"/>
          <w:color w:val="000000" w:themeColor="text1"/>
        </w:rPr>
        <w:t xml:space="preserve">While most RCTs </w:t>
      </w:r>
      <w:r w:rsidRPr="007A0E8E" w:rsidR="0082578F">
        <w:rPr>
          <w:rFonts w:asciiTheme="minorHAnsi" w:hAnsiTheme="minorHAnsi"/>
          <w:color w:val="000000" w:themeColor="text1"/>
        </w:rPr>
        <w:t xml:space="preserve">reported </w:t>
      </w:r>
      <w:r w:rsidRPr="007A0E8E" w:rsidR="00AB2974">
        <w:rPr>
          <w:rFonts w:asciiTheme="minorHAnsi" w:hAnsiTheme="minorHAnsi"/>
          <w:color w:val="000000" w:themeColor="text1"/>
        </w:rPr>
        <w:t xml:space="preserve">specific primary </w:t>
      </w:r>
      <w:r w:rsidRPr="007A0E8E" w:rsidR="00BE4CC0">
        <w:rPr>
          <w:rFonts w:asciiTheme="minorHAnsi" w:hAnsiTheme="minorHAnsi"/>
          <w:color w:val="000000" w:themeColor="text1"/>
        </w:rPr>
        <w:t>endpoint</w:t>
      </w:r>
      <w:r w:rsidRPr="007A0E8E" w:rsidR="00BB6330">
        <w:rPr>
          <w:rFonts w:asciiTheme="minorHAnsi" w:hAnsiTheme="minorHAnsi"/>
          <w:color w:val="000000" w:themeColor="text1"/>
        </w:rPr>
        <w:t>(s)</w:t>
      </w:r>
      <w:r w:rsidRPr="007A0E8E" w:rsidR="00BE4CC0">
        <w:rPr>
          <w:rFonts w:asciiTheme="minorHAnsi" w:hAnsiTheme="minorHAnsi"/>
          <w:color w:val="000000" w:themeColor="text1"/>
        </w:rPr>
        <w:t xml:space="preserve"> (</w:t>
      </w:r>
      <w:r w:rsidRPr="007A0E8E" w:rsidR="3C5CFB20">
        <w:rPr>
          <w:rFonts w:asciiTheme="minorHAnsi" w:hAnsiTheme="minorHAnsi"/>
          <w:color w:val="000000" w:themeColor="text1"/>
        </w:rPr>
        <w:t>n=</w:t>
      </w:r>
      <w:r w:rsidRPr="007A0E8E" w:rsidR="00C61E9A">
        <w:rPr>
          <w:rFonts w:ascii="Helvetica" w:hAnsi="Helvetica" w:eastAsia="Helvetica" w:cs="Helvetica"/>
          <w:color w:val="000000"/>
          <w:kern w:val="0"/>
          <w:szCs w:val="22"/>
          <w14:ligatures w14:val="none"/>
        </w:rPr>
        <w:t>77, 85.6%)</w:t>
      </w:r>
      <w:r w:rsidRPr="007A0E8E" w:rsidR="0049561B">
        <w:rPr>
          <w:rFonts w:asciiTheme="minorHAnsi" w:hAnsiTheme="minorHAnsi"/>
          <w:color w:val="000000" w:themeColor="text1"/>
        </w:rPr>
        <w:t xml:space="preserve">, </w:t>
      </w:r>
      <w:r w:rsidRPr="007A0E8E" w:rsidR="00BB6330">
        <w:rPr>
          <w:rFonts w:asciiTheme="minorHAnsi" w:hAnsiTheme="minorHAnsi"/>
          <w:color w:val="000000" w:themeColor="text1"/>
        </w:rPr>
        <w:t>th</w:t>
      </w:r>
      <w:r w:rsidRPr="007A0E8E" w:rsidR="00BE4CC0">
        <w:rPr>
          <w:rFonts w:asciiTheme="minorHAnsi" w:hAnsiTheme="minorHAnsi"/>
          <w:color w:val="000000" w:themeColor="text1"/>
        </w:rPr>
        <w:t>e majority</w:t>
      </w:r>
      <w:r w:rsidRPr="007A0E8E" w:rsidR="003F5322">
        <w:rPr>
          <w:rFonts w:asciiTheme="minorHAnsi" w:hAnsiTheme="minorHAnsi"/>
          <w:color w:val="000000" w:themeColor="text1"/>
        </w:rPr>
        <w:t xml:space="preserve"> failed at reporting the trial hypothesis (</w:t>
      </w:r>
      <w:r w:rsidRPr="007A0E8E" w:rsidR="77350782">
        <w:rPr>
          <w:rFonts w:asciiTheme="minorHAnsi" w:hAnsiTheme="minorHAnsi"/>
          <w:color w:val="000000" w:themeColor="text1"/>
        </w:rPr>
        <w:t>n=</w:t>
      </w:r>
      <w:r w:rsidRPr="007A0E8E" w:rsidR="00FB0296">
        <w:rPr>
          <w:rFonts w:asciiTheme="minorHAnsi" w:hAnsiTheme="minorHAnsi"/>
          <w:color w:val="000000" w:themeColor="text1"/>
        </w:rPr>
        <w:t>69</w:t>
      </w:r>
      <w:r w:rsidRPr="007A0E8E" w:rsidR="77350782">
        <w:rPr>
          <w:rFonts w:asciiTheme="minorHAnsi" w:hAnsiTheme="minorHAnsi"/>
          <w:color w:val="000000" w:themeColor="text1"/>
        </w:rPr>
        <w:t xml:space="preserve">, </w:t>
      </w:r>
      <w:r w:rsidRPr="007A0E8E" w:rsidR="005D2D43">
        <w:rPr>
          <w:rFonts w:asciiTheme="minorHAnsi" w:hAnsiTheme="minorHAnsi"/>
          <w:color w:val="000000" w:themeColor="text1"/>
        </w:rPr>
        <w:t>76.7%)</w:t>
      </w:r>
      <w:r w:rsidRPr="007A0E8E" w:rsidR="00BE4CC0">
        <w:rPr>
          <w:rFonts w:asciiTheme="minorHAnsi" w:hAnsiTheme="minorHAnsi"/>
          <w:color w:val="000000" w:themeColor="text1"/>
        </w:rPr>
        <w:t xml:space="preserve"> and</w:t>
      </w:r>
      <w:r w:rsidRPr="007A0E8E" w:rsidR="006856D2">
        <w:rPr>
          <w:rFonts w:asciiTheme="minorHAnsi" w:hAnsiTheme="minorHAnsi"/>
          <w:color w:val="000000" w:themeColor="text1"/>
        </w:rPr>
        <w:t xml:space="preserve"> </w:t>
      </w:r>
      <w:r w:rsidRPr="007A0E8E" w:rsidR="002E1CE1">
        <w:rPr>
          <w:rFonts w:asciiTheme="minorHAnsi" w:hAnsiTheme="minorHAnsi"/>
          <w:color w:val="000000" w:themeColor="text1"/>
        </w:rPr>
        <w:t>only 17</w:t>
      </w:r>
      <w:r w:rsidRPr="007A0E8E" w:rsidR="000D27EE">
        <w:rPr>
          <w:rFonts w:asciiTheme="minorHAnsi" w:hAnsiTheme="minorHAnsi"/>
          <w:color w:val="000000" w:themeColor="text1"/>
        </w:rPr>
        <w:t xml:space="preserve"> </w:t>
      </w:r>
      <w:r w:rsidRPr="007A0E8E" w:rsidR="1B931099">
        <w:rPr>
          <w:rFonts w:asciiTheme="minorHAnsi" w:hAnsiTheme="minorHAnsi"/>
          <w:color w:val="000000" w:themeColor="text1"/>
        </w:rPr>
        <w:t xml:space="preserve">(18.9%) </w:t>
      </w:r>
      <w:r w:rsidRPr="007A0E8E" w:rsidR="000D27EE">
        <w:rPr>
          <w:rFonts w:asciiTheme="minorHAnsi" w:hAnsiTheme="minorHAnsi"/>
          <w:color w:val="000000" w:themeColor="text1"/>
        </w:rPr>
        <w:t>had both</w:t>
      </w:r>
      <w:r w:rsidRPr="007A0E8E" w:rsidR="00BE4CC0">
        <w:rPr>
          <w:rFonts w:asciiTheme="minorHAnsi" w:hAnsiTheme="minorHAnsi"/>
          <w:color w:val="000000" w:themeColor="text1"/>
        </w:rPr>
        <w:t xml:space="preserve"> reported</w:t>
      </w:r>
      <w:r w:rsidRPr="007A0E8E" w:rsidR="002E1CE1">
        <w:rPr>
          <w:rFonts w:asciiTheme="minorHAnsi" w:hAnsiTheme="minorHAnsi"/>
          <w:color w:val="000000" w:themeColor="text1"/>
        </w:rPr>
        <w:t xml:space="preserve"> </w:t>
      </w:r>
      <w:r w:rsidRPr="007A0E8E" w:rsidR="001538F0">
        <w:rPr>
          <w:rFonts w:asciiTheme="minorHAnsi" w:hAnsiTheme="minorHAnsi"/>
          <w:color w:val="000000" w:themeColor="text1"/>
        </w:rPr>
        <w:t>hypothesis and study design</w:t>
      </w:r>
      <w:r w:rsidRPr="007A0E8E" w:rsidR="00FA7748">
        <w:rPr>
          <w:rFonts w:asciiTheme="minorHAnsi" w:hAnsiTheme="minorHAnsi"/>
          <w:color w:val="000000" w:themeColor="text1"/>
        </w:rPr>
        <w:t xml:space="preserve"> </w:t>
      </w:r>
      <w:r w:rsidRPr="007A0E8E" w:rsidR="002E1CE1">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Pr="00112AC3" w:rsidR="00BB6330">
        <w:rPr>
          <w:rFonts w:asciiTheme="minorHAnsi" w:hAnsiTheme="minorHAnsi"/>
          <w:color w:val="000000" w:themeColor="text1"/>
          <w:highlight w:val="yellow"/>
        </w:rPr>
        <w:t>.</w:t>
      </w:r>
      <w:r w:rsidRPr="007A0E8E" w:rsidR="00BB6330">
        <w:rPr>
          <w:rFonts w:asciiTheme="minorHAnsi" w:hAnsiTheme="minorHAnsi"/>
          <w:color w:val="000000" w:themeColor="text1"/>
        </w:rPr>
        <w:t xml:space="preserve"> </w:t>
      </w:r>
      <w:r w:rsidRPr="007A0E8E" w:rsidR="304A075E">
        <w:rPr>
          <w:rFonts w:asciiTheme="minorHAnsi" w:hAnsiTheme="minorHAnsi"/>
          <w:color w:val="000000" w:themeColor="text1"/>
        </w:rPr>
        <w:t xml:space="preserve">Clinical </w:t>
      </w:r>
      <w:r w:rsidRPr="007A0E8E" w:rsidR="12D3B298">
        <w:rPr>
          <w:rFonts w:asciiTheme="minorHAnsi" w:hAnsiTheme="minorHAnsi"/>
          <w:color w:val="000000" w:themeColor="text1"/>
        </w:rPr>
        <w:t>significance</w:t>
      </w:r>
      <w:r w:rsidR="00B46ABC">
        <w:rPr>
          <w:rFonts w:asciiTheme="minorHAnsi" w:hAnsiTheme="minorHAnsi"/>
          <w:color w:val="000000" w:themeColor="text1"/>
        </w:rPr>
        <w:t xml:space="preserve"> </w:t>
      </w:r>
      <w:r w:rsidRPr="25D98C32" w:rsidR="00776CD6">
        <w:rPr>
          <w:rFonts w:asciiTheme="minorHAnsi" w:hAnsiTheme="minorHAnsi"/>
          <w:color w:val="000000" w:themeColor="text1"/>
        </w:rPr>
        <w:t xml:space="preserve">was only targeted for </w:t>
      </w:r>
      <w:r w:rsidRPr="25D98C32" w:rsidR="003831FB">
        <w:rPr>
          <w:rFonts w:asciiTheme="minorHAnsi" w:hAnsiTheme="minorHAnsi"/>
          <w:color w:val="000000" w:themeColor="text1"/>
        </w:rPr>
        <w:t>sample size calculation</w:t>
      </w:r>
      <w:r w:rsidRPr="25D98C32" w:rsidR="009D797B">
        <w:rPr>
          <w:rFonts w:asciiTheme="minorHAnsi" w:hAnsiTheme="minorHAnsi"/>
          <w:color w:val="000000" w:themeColor="text1"/>
        </w:rPr>
        <w:t xml:space="preserve"> </w:t>
      </w:r>
      <w:r w:rsidRPr="25D98C32" w:rsidR="00776CD6">
        <w:rPr>
          <w:rFonts w:asciiTheme="minorHAnsi" w:hAnsiTheme="minorHAnsi"/>
          <w:color w:val="000000" w:themeColor="text1"/>
        </w:rPr>
        <w:t xml:space="preserve">in </w:t>
      </w:r>
      <w:r w:rsidRPr="25D98C32" w:rsidR="00D03976">
        <w:rPr>
          <w:rFonts w:asciiTheme="minorHAnsi" w:hAnsiTheme="minorHAnsi"/>
          <w:color w:val="000000" w:themeColor="text1"/>
        </w:rPr>
        <w:t>17 RCTs (18.7</w:t>
      </w:r>
      <w:r w:rsidRPr="25D98C32" w:rsidR="43418F62">
        <w:rPr>
          <w:rFonts w:asciiTheme="minorHAnsi" w:hAnsiTheme="minorHAnsi"/>
          <w:color w:val="000000" w:themeColor="text1"/>
        </w:rPr>
        <w:t>%)</w:t>
      </w:r>
      <w:r w:rsidRPr="25D98C32" w:rsidR="19AA9695">
        <w:rPr>
          <w:rFonts w:asciiTheme="minorHAnsi" w:hAnsiTheme="minorHAnsi"/>
          <w:color w:val="000000" w:themeColor="text1"/>
        </w:rPr>
        <w:t xml:space="preserve">. </w:t>
      </w:r>
      <w:r w:rsidRPr="00190301" w:rsidR="19AA9695">
        <w:rPr>
          <w:rFonts w:asciiTheme="minorHAnsi" w:hAnsiTheme="minorHAnsi"/>
          <w:b/>
          <w:bCs/>
          <w:i/>
          <w:iCs/>
          <w:color w:val="000000" w:themeColor="text1"/>
          <w:highlight w:val="yellow"/>
        </w:rPr>
        <w:t xml:space="preserve">Only </w:t>
      </w:r>
      <w:r w:rsidRPr="00190301" w:rsidR="4DC9BB8A">
        <w:rPr>
          <w:rFonts w:asciiTheme="minorHAnsi" w:hAnsiTheme="minorHAnsi"/>
          <w:b/>
          <w:bCs/>
          <w:i/>
          <w:iCs/>
          <w:color w:val="000000" w:themeColor="text1"/>
          <w:highlight w:val="yellow"/>
        </w:rPr>
        <w:t xml:space="preserve">26 </w:t>
      </w:r>
      <w:r w:rsidRPr="00190301" w:rsidR="19AA9695">
        <w:rPr>
          <w:rFonts w:asciiTheme="minorHAnsi" w:hAnsiTheme="minorHAnsi"/>
          <w:b/>
          <w:bCs/>
          <w:i/>
          <w:iCs/>
          <w:color w:val="000000" w:themeColor="text1"/>
          <w:highlight w:val="yellow"/>
        </w:rPr>
        <w:t>trials (15.7</w:t>
      </w:r>
      <w:r w:rsidRPr="00190301" w:rsidR="2D15B90E">
        <w:rPr>
          <w:rFonts w:asciiTheme="minorHAnsi" w:hAnsiTheme="minorHAnsi"/>
          <w:b/>
          <w:bCs/>
          <w:i/>
          <w:iCs/>
          <w:color w:val="000000" w:themeColor="text1"/>
          <w:highlight w:val="yellow"/>
        </w:rPr>
        <w:t>%) addressed</w:t>
      </w:r>
      <w:r w:rsidRPr="00190301" w:rsidR="5CB40FE2">
        <w:rPr>
          <w:rFonts w:asciiTheme="minorHAnsi" w:hAnsiTheme="minorHAnsi"/>
          <w:b/>
          <w:bCs/>
          <w:i/>
          <w:iCs/>
          <w:color w:val="000000" w:themeColor="text1"/>
          <w:highlight w:val="yellow"/>
        </w:rPr>
        <w:t xml:space="preserve"> clinical significance </w:t>
      </w:r>
      <w:r w:rsidRPr="00190301" w:rsidR="3552DF34">
        <w:rPr>
          <w:rFonts w:asciiTheme="minorHAnsi" w:hAnsiTheme="minorHAnsi"/>
          <w:b/>
          <w:bCs/>
          <w:i/>
          <w:iCs/>
          <w:color w:val="000000" w:themeColor="text1"/>
          <w:highlight w:val="yellow"/>
        </w:rPr>
        <w:t>in addition to statistical significance when interpreting</w:t>
      </w:r>
      <w:r w:rsidRPr="00190301" w:rsidR="1700842C">
        <w:rPr>
          <w:rFonts w:asciiTheme="minorHAnsi" w:hAnsiTheme="minorHAnsi"/>
          <w:b/>
          <w:bCs/>
          <w:i/>
          <w:iCs/>
          <w:color w:val="000000" w:themeColor="text1"/>
          <w:highlight w:val="yellow"/>
        </w:rPr>
        <w:t xml:space="preserve"> the</w:t>
      </w:r>
      <w:r w:rsidRPr="00190301" w:rsidR="3552DF34">
        <w:rPr>
          <w:rFonts w:asciiTheme="minorHAnsi" w:hAnsiTheme="minorHAnsi"/>
          <w:b/>
          <w:bCs/>
          <w:i/>
          <w:iCs/>
          <w:color w:val="000000" w:themeColor="text1"/>
          <w:highlight w:val="yellow"/>
        </w:rPr>
        <w:t xml:space="preserve"> trial </w:t>
      </w:r>
      <w:r w:rsidRPr="00190301" w:rsidR="00776CD6">
        <w:rPr>
          <w:rFonts w:asciiTheme="minorHAnsi" w:hAnsiTheme="minorHAnsi"/>
          <w:b/>
          <w:bCs/>
          <w:i/>
          <w:iCs/>
          <w:color w:val="000000" w:themeColor="text1"/>
          <w:highlight w:val="yellow"/>
        </w:rPr>
        <w:t>results</w:t>
      </w:r>
      <w:r w:rsidRPr="00190301" w:rsidR="00190301">
        <w:rPr>
          <w:rFonts w:asciiTheme="minorHAnsi" w:hAnsiTheme="minorHAnsi"/>
          <w:b/>
          <w:bCs/>
          <w:i/>
          <w:iCs/>
          <w:color w:val="000000" w:themeColor="text1"/>
          <w:highlight w:val="yellow"/>
        </w:rPr>
        <w:t>, including 14 trials with statistically positive results</w:t>
      </w:r>
      <w:r w:rsidRPr="00190301" w:rsidR="009A342D">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T</w:t>
      </w:r>
      <w:r w:rsidRPr="25D98C32" w:rsidR="00D81DB1">
        <w:rPr>
          <w:rFonts w:asciiTheme="minorHAnsi" w:hAnsiTheme="minorHAnsi"/>
          <w:color w:val="000000" w:themeColor="text1"/>
        </w:rPr>
        <w:t>he</w:t>
      </w:r>
      <w:r w:rsidRPr="25D98C32" w:rsidR="00012E95">
        <w:rPr>
          <w:rFonts w:asciiTheme="minorHAnsi" w:hAnsiTheme="minorHAnsi"/>
          <w:color w:val="000000" w:themeColor="text1"/>
        </w:rPr>
        <w:t xml:space="preserve"> concordance </w:t>
      </w:r>
      <w:r w:rsidRPr="25D98C32" w:rsidR="5164575A">
        <w:rPr>
          <w:rFonts w:asciiTheme="minorHAnsi" w:hAnsiTheme="minorHAnsi"/>
          <w:color w:val="000000" w:themeColor="text1"/>
        </w:rPr>
        <w:t>analysis</w:t>
      </w:r>
      <w:r w:rsidRPr="25D98C32" w:rsidR="00012E95">
        <w:rPr>
          <w:rFonts w:asciiTheme="minorHAnsi" w:hAnsiTheme="minorHAnsi"/>
          <w:color w:val="000000" w:themeColor="text1"/>
        </w:rPr>
        <w:t xml:space="preserve"> between published RCTs and their respective pretrial document</w:t>
      </w:r>
      <w:r w:rsidRPr="25D98C32" w:rsidR="006D0B2B">
        <w:rPr>
          <w:rFonts w:asciiTheme="minorHAnsi" w:hAnsiTheme="minorHAnsi"/>
          <w:color w:val="000000" w:themeColor="text1"/>
        </w:rPr>
        <w:t xml:space="preserve"> </w:t>
      </w:r>
      <w:r w:rsidRPr="25D98C32" w:rsidR="63346B84">
        <w:rPr>
          <w:rFonts w:asciiTheme="minorHAnsi" w:hAnsiTheme="minorHAnsi"/>
          <w:color w:val="000000" w:themeColor="text1"/>
        </w:rPr>
        <w:t>showed</w:t>
      </w:r>
      <w:r w:rsidRPr="25D98C32" w:rsidR="00726948">
        <w:rPr>
          <w:rFonts w:asciiTheme="minorHAnsi" w:hAnsiTheme="minorHAnsi"/>
          <w:color w:val="000000" w:themeColor="text1"/>
        </w:rPr>
        <w:t xml:space="preserve"> that most discordances concerned</w:t>
      </w:r>
      <w:r w:rsidRPr="25D98C32" w:rsidR="0060381F">
        <w:rPr>
          <w:rFonts w:asciiTheme="minorHAnsi" w:hAnsiTheme="minorHAnsi"/>
          <w:color w:val="000000" w:themeColor="text1"/>
        </w:rPr>
        <w:t xml:space="preserve"> the primary endpoint(s) (</w:t>
      </w:r>
      <w:r w:rsidRPr="25D98C32" w:rsidR="1F5008C9">
        <w:rPr>
          <w:rFonts w:asciiTheme="minorHAnsi" w:hAnsiTheme="minorHAnsi"/>
          <w:color w:val="000000" w:themeColor="text1"/>
        </w:rPr>
        <w:t xml:space="preserve">in </w:t>
      </w:r>
      <w:r w:rsidRPr="25D98C32" w:rsidR="0060381F">
        <w:rPr>
          <w:rFonts w:asciiTheme="minorHAnsi" w:hAnsiTheme="minorHAnsi"/>
          <w:color w:val="000000" w:themeColor="text1"/>
        </w:rPr>
        <w:t>11.1</w:t>
      </w:r>
      <w:r w:rsidRPr="25D98C32" w:rsidR="547525D4">
        <w:rPr>
          <w:rFonts w:asciiTheme="minorHAnsi" w:hAnsiTheme="minorHAnsi"/>
          <w:color w:val="000000" w:themeColor="text1"/>
        </w:rPr>
        <w:t>%</w:t>
      </w:r>
      <w:r w:rsidRPr="25D98C32" w:rsidR="1E78E630">
        <w:rPr>
          <w:rFonts w:asciiTheme="minorHAnsi" w:hAnsiTheme="minorHAnsi"/>
          <w:color w:val="000000" w:themeColor="text1"/>
        </w:rPr>
        <w:t xml:space="preserve"> of RCTs</w:t>
      </w:r>
      <w:r w:rsidRPr="25D98C32" w:rsidR="204B8587">
        <w:rPr>
          <w:rFonts w:asciiTheme="minorHAnsi" w:hAnsiTheme="minorHAnsi"/>
          <w:color w:val="000000" w:themeColor="text1"/>
        </w:rPr>
        <w:t>)</w:t>
      </w:r>
      <w:r w:rsidRPr="25D98C32" w:rsidR="54EF8E10">
        <w:rPr>
          <w:rFonts w:asciiTheme="minorHAnsi" w:hAnsiTheme="minorHAnsi"/>
          <w:color w:val="000000" w:themeColor="text1"/>
        </w:rPr>
        <w:t xml:space="preserve">: </w:t>
      </w:r>
      <w:r w:rsidRPr="25D98C32" w:rsidR="4C16B010">
        <w:rPr>
          <w:rFonts w:asciiTheme="minorHAnsi" w:hAnsiTheme="minorHAnsi"/>
          <w:color w:val="000000" w:themeColor="text1"/>
        </w:rPr>
        <w:t>f</w:t>
      </w:r>
      <w:r w:rsidRPr="25D98C32" w:rsidR="6D98592F">
        <w:rPr>
          <w:rFonts w:asciiTheme="minorHAnsi" w:hAnsiTheme="minorHAnsi"/>
          <w:color w:val="000000" w:themeColor="text1"/>
        </w:rPr>
        <w:t>inal publications often selectively</w:t>
      </w:r>
      <w:r w:rsidRPr="25D98C32" w:rsidR="00F31996">
        <w:rPr>
          <w:rFonts w:asciiTheme="minorHAnsi" w:hAnsiTheme="minorHAnsi"/>
          <w:color w:val="000000" w:themeColor="text1"/>
        </w:rPr>
        <w:t xml:space="preserve"> reported primary </w:t>
      </w:r>
      <w:r w:rsidRPr="25D98C32" w:rsidR="6D98592F">
        <w:rPr>
          <w:rFonts w:asciiTheme="minorHAnsi" w:hAnsiTheme="minorHAnsi"/>
          <w:color w:val="000000" w:themeColor="text1"/>
        </w:rPr>
        <w:t>endpoints that yielded statistically</w:t>
      </w:r>
      <w:r w:rsidRPr="25D98C32" w:rsidR="00F31996">
        <w:rPr>
          <w:rFonts w:asciiTheme="minorHAnsi" w:hAnsiTheme="minorHAnsi"/>
          <w:color w:val="000000" w:themeColor="text1"/>
        </w:rPr>
        <w:t xml:space="preserve"> significant results</w:t>
      </w:r>
      <w:r w:rsidRPr="25D98C32" w:rsidR="6D98592F">
        <w:rPr>
          <w:rFonts w:asciiTheme="minorHAnsi" w:hAnsiTheme="minorHAnsi"/>
          <w:color w:val="000000" w:themeColor="text1"/>
        </w:rPr>
        <w:t>.</w:t>
      </w:r>
      <w:r w:rsidRPr="25D98C32" w:rsidR="00D55F29">
        <w:rPr>
          <w:rFonts w:asciiTheme="minorHAnsi" w:hAnsiTheme="minorHAnsi"/>
          <w:color w:val="000000" w:themeColor="text1"/>
        </w:rPr>
        <w:t xml:space="preserve"> </w:t>
      </w:r>
      <w:r w:rsidRPr="25D98C32" w:rsidR="00AA030C">
        <w:rPr>
          <w:rFonts w:asciiTheme="minorHAnsi" w:hAnsiTheme="minorHAnsi"/>
          <w:color w:val="000000" w:themeColor="text1"/>
        </w:rPr>
        <w:t>Two RCTs</w:t>
      </w:r>
      <w:r w:rsidRPr="25D98C32" w:rsidR="0072459B">
        <w:rPr>
          <w:rFonts w:asciiTheme="minorHAnsi" w:hAnsiTheme="minorHAnsi"/>
          <w:color w:val="000000" w:themeColor="text1"/>
        </w:rPr>
        <w:t xml:space="preserve"> </w:t>
      </w:r>
      <w:r w:rsidRPr="25D98C32" w:rsidR="00E86C94">
        <w:rPr>
          <w:rFonts w:asciiTheme="minorHAnsi" w:hAnsiTheme="minorHAnsi"/>
          <w:color w:val="000000" w:themeColor="text1"/>
        </w:rPr>
        <w:t>claimed a non-inferiority hypothesis; however, their primary endpoint analyses were conducted using a superiority-based comparative approach.</w:t>
      </w:r>
      <w:r w:rsidRPr="25D98C32" w:rsidR="00181D18">
        <w:rPr>
          <w:rFonts w:asciiTheme="minorHAnsi" w:hAnsiTheme="minorHAnsi"/>
          <w:color w:val="000000" w:themeColor="text1"/>
        </w:rPr>
        <w:t xml:space="preserve"> </w:t>
      </w:r>
    </w:p>
    <w:p w:rsidRPr="005C7191" w:rsidR="00271332" w:rsidP="00BB5783" w:rsidRDefault="00271332" w14:paraId="0DE5675A" w14:textId="77777777">
      <w:pPr>
        <w:pStyle w:val="Titre11"/>
        <w:rPr>
          <w:lang w:val="en-US"/>
        </w:rPr>
        <w:sectPr w:rsidRPr="005C7191" w:rsidR="00271332">
          <w:footerReference w:type="even" r:id="rId13"/>
          <w:footerReference w:type="default" r:id="rId14"/>
          <w:pgSz w:w="12240" w:h="15840" w:orient="portrait"/>
          <w:pgMar w:top="1440" w:right="1440" w:bottom="1440" w:left="1440" w:header="720" w:footer="720" w:gutter="0"/>
          <w:cols w:space="720"/>
          <w:docGrid w:linePitch="360"/>
        </w:sectPr>
      </w:pPr>
    </w:p>
    <w:p w:rsidRPr="003C6355" w:rsidR="00203336" w:rsidP="00BB5783" w:rsidRDefault="00203336" w14:paraId="40B0979C" w14:textId="707E43FE">
      <w:pPr>
        <w:pStyle w:val="Titre11"/>
        <w:rPr>
          <w:rFonts w:ascii="Arial" w:hAnsi="Arial"/>
          <w:lang w:val="en-US"/>
        </w:rPr>
      </w:pPr>
      <w:r w:rsidRPr="003C6355">
        <w:rPr>
          <w:lang w:val="en-US"/>
        </w:rPr>
        <w:t>DISCUSSION</w:t>
      </w:r>
    </w:p>
    <w:p w:rsidR="00546538" w:rsidP="00BB4931" w:rsidRDefault="00996943" w14:paraId="1D79061A" w14:textId="1718008E">
      <w:pPr>
        <w:spacing w:before="0" w:after="160" w:line="480" w:lineRule="auto"/>
        <w:rPr>
          <w:rFonts w:cs="Calibri"/>
          <w:color w:val="000000" w:themeColor="text1"/>
        </w:rPr>
      </w:pPr>
      <w:r w:rsidRPr="4E119242" w:rsidR="00996943">
        <w:rPr>
          <w:rFonts w:cs="Calibri"/>
          <w:color w:val="000000" w:themeColor="text1" w:themeTint="FF" w:themeShade="FF"/>
        </w:rPr>
        <w:t xml:space="preserve">This study </w:t>
      </w:r>
      <w:del w:author="Milo Alan Puhan" w:date="2026-04-12T09:21:12.14Z" w16du:dateUtc="2026-04-12T09:21:12.14Z" w:id="409728411">
        <w:r w:rsidRPr="4E119242" w:rsidDel="007B47E3">
          <w:rPr>
            <w:rFonts w:cs="Calibri"/>
            <w:color w:val="000000" w:themeColor="text1" w:themeTint="FF" w:themeShade="FF"/>
          </w:rPr>
          <w:delText>shows</w:delText>
        </w:r>
        <w:r w:rsidRPr="4E119242" w:rsidDel="007B47E3">
          <w:rPr>
            <w:rFonts w:cs="Calibri"/>
            <w:color w:val="000000" w:themeColor="text1" w:themeTint="FF" w:themeShade="FF"/>
          </w:rPr>
          <w:delText xml:space="preserve"> </w:delText>
        </w:r>
      </w:del>
      <w:ins w:author="Milo Alan Puhan" w:date="2026-04-12T09:21:14.37Z" w16du:dateUtc="2026-04-12T09:21:14.37Z" w:id="439358024">
        <w:r w:rsidRPr="4E119242" w:rsidR="2E25148E">
          <w:rPr>
            <w:rFonts w:cs="Calibri"/>
            <w:color w:val="000000" w:themeColor="text1" w:themeTint="FF" w:themeShade="FF"/>
          </w:rPr>
          <w:t xml:space="preserve">suggetsts </w:t>
        </w:r>
      </w:ins>
      <w:r w:rsidRPr="4E119242" w:rsidR="00996943">
        <w:rPr>
          <w:rFonts w:cs="Calibri"/>
          <w:color w:val="000000" w:themeColor="text1" w:themeTint="FF" w:themeShade="FF"/>
        </w:rPr>
        <w:t xml:space="preserve">that </w:t>
      </w:r>
      <w:r w:rsidRPr="4E119242" w:rsidR="00500826">
        <w:rPr>
          <w:rFonts w:cs="Calibri"/>
          <w:color w:val="000000" w:themeColor="text1" w:themeTint="FF" w:themeShade="FF"/>
        </w:rPr>
        <w:t xml:space="preserve">the </w:t>
      </w:r>
      <w:r w:rsidRPr="4E119242" w:rsidR="00A16B3D">
        <w:rPr>
          <w:rFonts w:cs="Calibri"/>
          <w:color w:val="000000" w:themeColor="text1" w:themeTint="FF" w:themeShade="FF"/>
        </w:rPr>
        <w:t>majority of</w:t>
      </w:r>
      <w:r w:rsidRPr="4E119242" w:rsidR="00500826">
        <w:rPr>
          <w:rFonts w:cs="Calibri"/>
          <w:color w:val="000000" w:themeColor="text1" w:themeTint="FF" w:themeShade="FF"/>
        </w:rPr>
        <w:t xml:space="preserve"> </w:t>
      </w:r>
      <w:r w:rsidRPr="4E119242" w:rsidR="00996943">
        <w:rPr>
          <w:rFonts w:cs="Calibri"/>
          <w:color w:val="000000" w:themeColor="text1" w:themeTint="FF" w:themeShade="FF"/>
        </w:rPr>
        <w:t xml:space="preserve">surgical </w:t>
      </w:r>
      <w:r w:rsidRPr="4E119242" w:rsidR="00071BFD">
        <w:rPr>
          <w:rFonts w:cs="Calibri"/>
          <w:color w:val="000000" w:themeColor="text1" w:themeTint="FF" w:themeShade="FF"/>
        </w:rPr>
        <w:t>RCTs</w:t>
      </w:r>
      <w:r w:rsidRPr="4E119242" w:rsidR="00996943">
        <w:rPr>
          <w:rFonts w:cs="Calibri"/>
          <w:color w:val="000000" w:themeColor="text1" w:themeTint="FF" w:themeShade="FF"/>
        </w:rPr>
        <w:t xml:space="preserve"> fail already at conception rather than at execution. In our study, which evaluated a total of </w:t>
      </w:r>
      <w:r w:rsidRPr="4E119242" w:rsidR="2283B50A">
        <w:rPr>
          <w:rFonts w:cs="Calibri"/>
          <w:color w:val="000000" w:themeColor="text1" w:themeTint="FF" w:themeShade="FF"/>
        </w:rPr>
        <w:t>25</w:t>
      </w:r>
      <w:r w:rsidRPr="4E119242" w:rsidR="2C802323">
        <w:rPr>
          <w:rFonts w:cs="Calibri"/>
          <w:color w:val="000000" w:themeColor="text1" w:themeTint="FF" w:themeShade="FF"/>
        </w:rPr>
        <w:t>4</w:t>
      </w:r>
      <w:r w:rsidRPr="4E119242" w:rsidR="00996943">
        <w:rPr>
          <w:rFonts w:cs="Calibri"/>
          <w:color w:val="000000" w:themeColor="text1" w:themeTint="FF" w:themeShade="FF"/>
        </w:rPr>
        <w:t xml:space="preserve"> RCTs, substantial deficiencies were observed across all predefined criteria used to operationalize clinical relevance, including specification</w:t>
      </w:r>
      <w:r w:rsidRPr="4E119242" w:rsidR="3DE1906F">
        <w:rPr>
          <w:rFonts w:cs="Calibri"/>
          <w:color w:val="000000" w:themeColor="text1" w:themeTint="FF" w:themeShade="FF"/>
        </w:rPr>
        <w:t xml:space="preserve"> of</w:t>
      </w:r>
      <w:r w:rsidRPr="4E119242" w:rsidR="2283B50A">
        <w:rPr>
          <w:rFonts w:cs="Calibri"/>
          <w:color w:val="000000" w:themeColor="text1" w:themeTint="FF" w:themeShade="FF"/>
        </w:rPr>
        <w:t xml:space="preserve"> </w:t>
      </w:r>
      <w:r w:rsidRPr="4E119242" w:rsidR="00C879EE">
        <w:rPr>
          <w:rFonts w:cs="Calibri"/>
          <w:color w:val="000000" w:themeColor="text1" w:themeTint="FF" w:themeShade="FF"/>
        </w:rPr>
        <w:t xml:space="preserve">the primary endpoint and associated </w:t>
      </w:r>
      <w:r w:rsidRPr="4E119242" w:rsidR="2283B50A">
        <w:rPr>
          <w:rFonts w:cs="Calibri"/>
          <w:color w:val="000000" w:themeColor="text1" w:themeTint="FF" w:themeShade="FF"/>
        </w:rPr>
        <w:t>hypothesis</w:t>
      </w:r>
      <w:r w:rsidRPr="4E119242" w:rsidR="00996943">
        <w:rPr>
          <w:rFonts w:cs="Calibri"/>
          <w:color w:val="000000" w:themeColor="text1" w:themeTint="FF" w:themeShade="FF"/>
        </w:rPr>
        <w:t xml:space="preserve">, alignment of study design, definition of clinically relevant effect sizes, and interpretation of results from a patient perspective. </w:t>
      </w:r>
      <w:r w:rsidRPr="4E119242" w:rsidR="00546538">
        <w:rPr>
          <w:rFonts w:cs="Calibri"/>
          <w:color w:val="000000" w:themeColor="text1" w:themeTint="FF" w:themeShade="FF"/>
        </w:rPr>
        <w:t>Across both assessments, similar patterns emerged, indicating that deficiencies observed in the pilot study are unlikely to be unique to trials using a specific outcome measure.</w:t>
      </w:r>
    </w:p>
    <w:p w:rsidRPr="00AA067F" w:rsidR="00996943" w:rsidP="00BB4931" w:rsidRDefault="0061440D" w14:paraId="7D469F1D" w14:textId="319A0C09">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Pr="00233F4B" w:rsidR="00C8388E">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Pr="7052A300" w:rsidR="00996943">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rsidRPr="00AA067F" w:rsidR="00EF5629" w:rsidP="00BB4931" w:rsidRDefault="00C879EE" w14:paraId="32FD5D4A" w14:textId="414402C7">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Pr="00C879EE" w:rsidR="29947D80">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Pr="00C879EE" w:rsidR="29947D80">
        <w:rPr>
          <w:rFonts w:cs="Calibri"/>
          <w:b/>
          <w:bCs/>
          <w:i/>
          <w:iCs/>
          <w:color w:val="000000" w:themeColor="text1"/>
        </w:rPr>
        <w:t xml:space="preserve"> </w:t>
      </w:r>
      <w:r>
        <w:rPr>
          <w:rFonts w:cs="Calibri"/>
          <w:b/>
          <w:bCs/>
          <w:i/>
          <w:iCs/>
          <w:color w:val="000000" w:themeColor="text1"/>
          <w:highlight w:val="yellow"/>
        </w:rPr>
        <w:t>As th</w:t>
      </w:r>
      <w:r w:rsidRPr="000F13EA" w:rsidR="29947D80">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Pr="000F13EA" w:rsidR="29947D80">
        <w:rPr>
          <w:rFonts w:cs="Calibri"/>
          <w:b/>
          <w:bCs/>
          <w:i/>
          <w:iCs/>
          <w:color w:val="000000" w:themeColor="text1"/>
          <w:highlight w:val="yellow"/>
        </w:rPr>
        <w:t>that would justify a change in clinical management.</w:t>
      </w:r>
      <w:r w:rsidRPr="000F13EA" w:rsidR="003D4F5B">
        <w:rPr>
          <w:rFonts w:cs="Calibri"/>
          <w:b/>
          <w:bCs/>
          <w:i/>
          <w:iCs/>
          <w:color w:val="000000" w:themeColor="text1"/>
          <w:highlight w:val="yellow"/>
        </w:rPr>
        <w:t xml:space="preserve"> </w:t>
      </w:r>
      <w:r w:rsidRPr="7052A300" w:rsidR="29947D80">
        <w:rPr>
          <w:rFonts w:cs="Calibri"/>
          <w:color w:val="000000" w:themeColor="text1"/>
        </w:rPr>
        <w:t xml:space="preserve">For the CCI®, an MID of 12 points has been </w:t>
      </w:r>
      <w:r w:rsidRPr="7052A300" w:rsidR="3B9A1DFC">
        <w:rPr>
          <w:rFonts w:cs="Calibri"/>
          <w:color w:val="000000" w:themeColor="text1"/>
        </w:rPr>
        <w:t>established</w:t>
      </w:r>
      <w:r w:rsidRPr="7052A300" w:rsidR="009959C9">
        <w:rPr>
          <w:rFonts w:cs="Calibri"/>
          <w:color w:val="000000" w:themeColor="text1"/>
        </w:rPr>
        <w:t xml:space="preserve"> using an anchor-based approach</w:t>
      </w:r>
      <w:r w:rsidRPr="7052A300" w:rsidR="00010E1F">
        <w:rPr>
          <w:rFonts w:cs="Calibri"/>
          <w:color w:val="000000" w:themeColor="text1"/>
        </w:rPr>
        <w:fldChar w:fldCharType="begin"/>
      </w:r>
      <w:r w:rsidR="00E76BCF">
        <w:rPr>
          <w:rFonts w:cs="Calibri"/>
          <w:color w:val="000000" w:themeColor="text1"/>
        </w:rPr>
        <w:instrText xml:space="preserve"> ADDIN ZOTERO_ITEM CSL_CITATION {"citationID":"2YkpQUXK","properties":{"formattedCitation":"\\super 14\\nosupersub{}","plainCitation":"14","noteIndex":0},"citationItems":[{"id":186226,"uris":["http://zotero.org/users/6583603/items/XN4ZUVAU"],"itemData":{"id":186226,"type":"article-journal","abstract":"OBJECTIVE: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Pr="7052A300" w:rsidR="00010E1F">
        <w:rPr>
          <w:rFonts w:cs="Calibri"/>
          <w:color w:val="000000" w:themeColor="text1"/>
        </w:rPr>
        <w:fldChar w:fldCharType="separate"/>
      </w:r>
      <w:r w:rsidRPr="00E76BCF" w:rsidR="00E76BCF">
        <w:rPr>
          <w:rFonts w:cs="Arial"/>
          <w:color w:val="000000"/>
          <w:kern w:val="0"/>
          <w:vertAlign w:val="superscript"/>
        </w:rPr>
        <w:t>14</w:t>
      </w:r>
      <w:r w:rsidRPr="7052A300" w:rsidR="00010E1F">
        <w:rPr>
          <w:rFonts w:cs="Calibri"/>
          <w:color w:val="000000" w:themeColor="text1"/>
        </w:rPr>
        <w:fldChar w:fldCharType="end"/>
      </w:r>
      <w:r w:rsidRPr="7052A300" w:rsidR="32D348A5">
        <w:rPr>
          <w:rFonts w:cs="Calibri"/>
          <w:color w:val="000000" w:themeColor="text1"/>
        </w:rPr>
        <w:t>,</w:t>
      </w:r>
      <w:r w:rsidRPr="7052A300" w:rsidR="29947D80">
        <w:rPr>
          <w:rFonts w:cs="Calibri"/>
          <w:color w:val="000000" w:themeColor="text1"/>
        </w:rPr>
        <w:t xml:space="preserve"> </w:t>
      </w:r>
      <w:r w:rsidRPr="7052A300" w:rsidR="29947D80">
        <w:rPr>
          <w:rFonts w:cs="Calibri"/>
          <w:color w:val="000000" w:themeColor="text1"/>
        </w:rPr>
        <w:t xml:space="preserve">providing a concrete benchmark for distinguishing clinically relevant from effect sizes. Without this linkage between statistical planning and clinical meaning, trials risk achieving statistical significance without providing results that are useful at the bedside. </w:t>
      </w:r>
    </w:p>
    <w:p w:rsidRPr="00AA067F" w:rsidR="00546538" w:rsidP="00BB4931" w:rsidRDefault="00546538" w14:paraId="6ABECADC" w14:textId="77777777">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rsidR="00990873" w:rsidP="00BB4931" w:rsidRDefault="00996943" w14:paraId="1D97E27E" w14:textId="77777777">
      <w:pPr>
        <w:spacing w:before="0" w:after="160" w:line="480" w:lineRule="auto"/>
        <w:rPr>
          <w:ins w:author="Joana Rodrigues Ribeiro" w:date="2026-04-09T21:51:00Z" w16du:dateUtc="2026-04-10T03:51:00Z" w:id="9"/>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rsidRPr="00A46706" w:rsidR="007775E0" w:rsidP="4E119242" w:rsidRDefault="007775E0" w14:paraId="69481B64" w14:textId="7A9FC56F">
      <w:pPr>
        <w:pStyle w:val="Normal"/>
        <w:suppressLineNumbers w:val="0"/>
        <w:bidi w:val="0"/>
        <w:spacing w:before="0" w:beforeAutospacing="off" w:after="160" w:afterAutospacing="off" w:line="480" w:lineRule="auto"/>
        <w:ind w:left="0" w:right="0"/>
        <w:jc w:val="left"/>
        <w:rPr>
          <w:rFonts w:cs="Calibri"/>
          <w:b w:val="1"/>
          <w:bCs w:val="1"/>
          <w:i w:val="1"/>
          <w:iCs w:val="1"/>
          <w:color w:val="000000" w:themeColor="text1" w:themeTint="FF" w:themeShade="FF"/>
        </w:rPr>
      </w:pPr>
      <w:commentRangeStart w:id="10"/>
      <w:commentRangeStart w:id="11"/>
      <w:r w:rsidRPr="4E119242" w:rsidR="007775E0">
        <w:rPr>
          <w:rFonts w:cs="Calibri"/>
          <w:b w:val="1"/>
          <w:bCs w:val="1"/>
          <w:i w:val="1"/>
          <w:iCs w:val="1"/>
          <w:color w:val="000000" w:themeColor="text1"/>
          <w:highlight w:val="yellow"/>
        </w:rPr>
        <w:t xml:space="preserve">Several meta-research studies </w:t>
      </w:r>
      <w:r w:rsidRPr="4E119242" w:rsidR="007775E0">
        <w:rPr>
          <w:rFonts w:cs="Calibri"/>
          <w:b w:val="1"/>
          <w:bCs w:val="1"/>
          <w:i w:val="1"/>
          <w:iCs w:val="1"/>
          <w:color w:val="000000" w:themeColor="text1"/>
          <w:highlight w:val="yellow"/>
        </w:rPr>
        <w:t xml:space="preserve">have evaluated surgical RCTs, primarily focusing on reporting quality and internal validity. </w:t>
      </w:r>
      <w:r w:rsidRPr="4E119242" w:rsidR="00E76BCF">
        <w:rPr>
          <w:rFonts w:cs="Calibri"/>
          <w:b w:val="1"/>
          <w:bCs w:val="1"/>
          <w:i w:val="1"/>
          <w:iCs w:val="1"/>
          <w:color w:val="000000" w:themeColor="text1"/>
          <w:highlight w:val="yellow"/>
        </w:rPr>
        <w:t>For example, systematic assessments using</w:t>
      </w:r>
      <w:r w:rsidRPr="4E119242" w:rsidR="00E76BCF">
        <w:rPr>
          <w:rFonts w:cs="Calibri"/>
          <w:b w:val="1"/>
          <w:bCs w:val="1"/>
          <w:i w:val="1"/>
          <w:iCs w:val="1"/>
          <w:color w:val="000000" w:themeColor="text1"/>
          <w:highlight w:val="yellow"/>
        </w:rPr>
        <w:t xml:space="preserve"> Cochrane</w:t>
      </w:r>
      <w:r w:rsidRPr="4E119242" w:rsidR="00E76BCF">
        <w:rPr>
          <w:rFonts w:cs="Calibri"/>
          <w:b w:val="1"/>
          <w:bCs w:val="1"/>
          <w:i w:val="1"/>
          <w:iCs w:val="1"/>
          <w:color w:val="000000" w:themeColor="text1"/>
          <w:highlight w:val="yellow"/>
        </w:rPr>
        <w:t xml:space="preserve"> </w:t>
      </w:r>
      <w:r w:rsidRPr="4E119242" w:rsidR="00E76BCF">
        <w:rPr>
          <w:rFonts w:cs="Calibri"/>
          <w:b w:val="1"/>
          <w:bCs w:val="1"/>
          <w:i w:val="1"/>
          <w:iCs w:val="1"/>
          <w:color w:val="000000" w:themeColor="text1"/>
          <w:highlight w:val="yellow"/>
        </w:rPr>
        <w:t xml:space="preserve">RoB</w:t>
      </w:r>
      <w:r w:rsidRPr="4E119242" w:rsidR="00E76BCF">
        <w:rPr>
          <w:rFonts w:cs="Calibri"/>
          <w:b w:val="1"/>
          <w:bCs w:val="1"/>
          <w:i w:val="1"/>
          <w:iCs w:val="1"/>
          <w:color w:val="000000" w:themeColor="text1"/>
          <w:highlight w:val="yellow"/>
        </w:rPr>
        <w:t xml:space="preserve"> 2</w:t>
      </w:r>
      <w:r w:rsidRPr="4E119242" w:rsidR="00E76BCF">
        <w:rPr>
          <w:rFonts w:cs="Calibri"/>
          <w:b w:val="1"/>
          <w:bCs w:val="1"/>
          <w:i w:val="1"/>
          <w:iCs w:val="1"/>
          <w:color w:val="000000" w:themeColor="text1"/>
          <w:highlight w:val="yellow"/>
        </w:rPr>
        <w:fldChar w:fldCharType="begin"/>
      </w:r>
      <w:r w:rsidRPr="4E119242" w:rsidR="00E76BCF">
        <w:rPr>
          <w:rFonts w:cs="Calibri"/>
          <w:b w:val="1"/>
          <w:bCs w:val="1"/>
          <w:i w:val="1"/>
          <w:iCs w:val="1"/>
          <w:color w:val="000000" w:themeColor="text1"/>
          <w:highlight w:val="yellow"/>
        </w:rPr>
        <w:instrText xml:space="preserve"> ADDIN ZOTERO_ITEM CSL_CITATION {"citationID":"kK2mCv8M","properties":{"unsorted":false,"formattedCitation":"\\super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4E119242" w:rsidR="00E76BCF">
        <w:rPr>
          <w:rFonts w:cs="Calibri"/>
          <w:b w:val="1"/>
          <w:bCs w:val="1"/>
          <w:i w:val="1"/>
          <w:iCs w:val="1"/>
          <w:color w:val="000000" w:themeColor="text1"/>
          <w:highlight w:val="yellow"/>
        </w:rPr>
        <w:fldChar w:fldCharType="separate"/>
      </w:r>
      <w:r w:rsidRPr="008F4923" w:rsidR="00E76BCF">
        <w:rPr>
          <w:rFonts w:cs="Arial"/>
          <w:color w:val="000000"/>
          <w:kern w:val="0"/>
          <w:highlight w:val="yellow"/>
          <w:vertAlign w:val="superscript"/>
        </w:rPr>
        <w:t>15</w:t>
      </w:r>
      <w:r w:rsidRPr="4E119242" w:rsidR="00E76BCF">
        <w:rPr>
          <w:rFonts w:cs="Calibri"/>
          <w:b w:val="1"/>
          <w:bCs w:val="1"/>
          <w:i w:val="1"/>
          <w:iCs w:val="1"/>
          <w:color w:val="000000" w:themeColor="text1"/>
          <w:highlight w:val="yellow"/>
        </w:rPr>
        <w:fldChar w:fldCharType="end"/>
      </w:r>
      <w:r w:rsidRPr="4E119242" w:rsidR="00E76BCF">
        <w:rPr>
          <w:rFonts w:cs="Calibri"/>
          <w:b w:val="1"/>
          <w:bCs w:val="1"/>
          <w:i w:val="1"/>
          <w:iCs w:val="1"/>
          <w:color w:val="000000" w:themeColor="text1"/>
          <w:highlight w:val="yellow"/>
        </w:rPr>
        <w:t xml:space="preserve"> and GRADE have examined trends in risk of bias and certainty of evidence across trials, with some suggesting improvements over time</w:t>
      </w:r>
      <w:r w:rsidRPr="4E119242" w:rsidR="008F4923">
        <w:rPr>
          <w:rFonts w:cs="Calibri"/>
          <w:b w:val="1"/>
          <w:bCs w:val="1"/>
          <w:i w:val="1"/>
          <w:iCs w:val="1"/>
          <w:color w:val="000000" w:themeColor="text1"/>
          <w:highlight w:val="yellow"/>
        </w:rPr>
        <w:fldChar w:fldCharType="begin"/>
      </w:r>
      <w:r w:rsidRPr="4E119242" w:rsidR="008F4923">
        <w:rPr>
          <w:rFonts w:cs="Calibri"/>
          <w:b w:val="1"/>
          <w:bCs w:val="1"/>
          <w:i w:val="1"/>
          <w:iCs w:val="1"/>
          <w:color w:val="000000" w:themeColor="text1"/>
          <w:highlight w:val="yellow"/>
        </w:rPr>
        <w:instrText xml:space="preserve"> ADDIN ZOTERO_ITEM CSL_CITATION {"citationID":"P3xYdnl5","properties":{"unsorted":false,"formattedCitation":"\\super 16,17\\nosupersub{}","plainCitation":"16,17","noteIndex":0},"citationItems":[{"id":229181,"uris":["http://zotero.org/groups/6353616/items/UFJGA4BL"],"itemData":{"id":229181,"type":"article-journal","abstract":"Objective: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4E119242" w:rsidR="008F4923">
        <w:rPr>
          <w:rFonts w:cs="Calibri"/>
          <w:b w:val="1"/>
          <w:bCs w:val="1"/>
          <w:i w:val="1"/>
          <w:iCs w:val="1"/>
          <w:color w:val="000000" w:themeColor="text1"/>
          <w:highlight w:val="yellow"/>
        </w:rPr>
        <w:fldChar w:fldCharType="separate"/>
      </w:r>
      <w:r w:rsidRPr="008F4923" w:rsidR="008F4923">
        <w:rPr>
          <w:rFonts w:cs="Arial"/>
          <w:color w:val="000000"/>
          <w:kern w:val="0"/>
          <w:vertAlign w:val="superscript"/>
        </w:rPr>
        <w:t>16,17</w:t>
      </w:r>
      <w:r w:rsidRPr="4E119242" w:rsidR="008F4923">
        <w:rPr>
          <w:rFonts w:cs="Calibri"/>
          <w:b w:val="1"/>
          <w:bCs w:val="1"/>
          <w:i w:val="1"/>
          <w:iCs w:val="1"/>
          <w:color w:val="000000" w:themeColor="text1"/>
          <w:highlight w:val="yellow"/>
        </w:rPr>
        <w:fldChar w:fldCharType="end"/>
      </w:r>
      <w:r w:rsidRPr="4E119242" w:rsidR="00E76BCF">
        <w:rPr>
          <w:rFonts w:cs="Calibri"/>
          <w:b w:val="1"/>
          <w:bCs w:val="1"/>
          <w:i w:val="1"/>
          <w:iCs w:val="1"/>
          <w:color w:val="000000" w:themeColor="text1"/>
          <w:highlight w:val="yellow"/>
        </w:rPr>
        <w:t>, as reported by Ahmed Ali et al.</w:t>
      </w:r>
      <w:r w:rsidRPr="4E119242" w:rsidR="00E76BCF">
        <w:rPr>
          <w:rFonts w:cs="Calibri"/>
          <w:b w:val="1"/>
          <w:bCs w:val="1"/>
          <w:i w:val="1"/>
          <w:iCs w:val="1"/>
          <w:color w:val="000000" w:themeColor="text1"/>
          <w:highlight w:val="yellow"/>
        </w:rPr>
        <w:fldChar w:fldCharType="begin"/>
      </w:r>
      <w:r w:rsidRPr="4E119242" w:rsidR="00E76BCF">
        <w:rPr>
          <w:rFonts w:cs="Calibri"/>
          <w:b w:val="1"/>
          <w:bCs w:val="1"/>
          <w:i w:val="1"/>
          <w:iCs w:val="1"/>
          <w:color w:val="000000" w:themeColor="text1"/>
          <w:highlight w:val="yellow"/>
        </w:rPr>
        <w:instrText xml:space="preserve"> ADDIN ZOTERO_ITEM CSL_CITATION {"citationID":"czKjBkKA","properties":{"unsorted":false,"formattedCitation":"\\super 16\\nosupersub{}","plainCitation":"16","noteIndex":0},"citationItems":[{"id":229181,"uris":["http://zotero.org/groups/6353616/items/UFJGA4BL"],"itemData":{"id":229181,"type":"article-journal","abstract":"Objective: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Pr="4E119242" w:rsidR="00E76BCF">
        <w:rPr>
          <w:rFonts w:cs="Calibri"/>
          <w:b w:val="1"/>
          <w:bCs w:val="1"/>
          <w:i w:val="1"/>
          <w:iCs w:val="1"/>
          <w:color w:val="000000" w:themeColor="text1"/>
          <w:highlight w:val="yellow"/>
        </w:rPr>
        <w:fldChar w:fldCharType="separate"/>
      </w:r>
      <w:r w:rsidRPr="008F4923" w:rsidR="00E76BCF">
        <w:rPr>
          <w:rFonts w:cs="Arial"/>
          <w:color w:val="000000"/>
          <w:kern w:val="0"/>
          <w:highlight w:val="yellow"/>
          <w:vertAlign w:val="superscript"/>
        </w:rPr>
        <w:t>16</w:t>
      </w:r>
      <w:r w:rsidRPr="4E119242" w:rsidR="00E76BCF">
        <w:rPr>
          <w:rFonts w:cs="Calibri"/>
          <w:b w:val="1"/>
          <w:bCs w:val="1"/>
          <w:i w:val="1"/>
          <w:iCs w:val="1"/>
          <w:color w:val="000000" w:themeColor="text1"/>
          <w:highlight w:val="yellow"/>
        </w:rPr>
        <w:fldChar w:fldCharType="end"/>
      </w:r>
      <w:r w:rsidRPr="4E119242" w:rsidR="00E76BCF">
        <w:rPr>
          <w:rFonts w:cs="Calibri"/>
          <w:b w:val="1"/>
          <w:bCs w:val="1"/>
          <w:i w:val="1"/>
          <w:iCs w:val="1"/>
          <w:color w:val="000000" w:themeColor="text1"/>
          <w:highlight w:val="yellow"/>
        </w:rPr>
        <w:t xml:space="preserve">. </w:t>
      </w:r>
      <w:r w:rsidRPr="4E119242" w:rsidR="007775E0">
        <w:rPr>
          <w:rFonts w:cs="Calibri"/>
          <w:b w:val="1"/>
          <w:bCs w:val="1"/>
          <w:i w:val="1"/>
          <w:iCs w:val="1"/>
          <w:color w:val="000000" w:themeColor="text1"/>
          <w:highlight w:val="yellow"/>
        </w:rPr>
        <w:t>S</w:t>
      </w:r>
      <w:r w:rsidRPr="4E119242" w:rsidR="00E76BCF">
        <w:rPr>
          <w:rFonts w:cs="Calibri"/>
          <w:b w:val="1"/>
          <w:bCs w:val="1"/>
          <w:i w:val="1"/>
          <w:iCs w:val="1"/>
          <w:color w:val="000000" w:themeColor="text1"/>
          <w:highlight w:val="yellow"/>
        </w:rPr>
        <w:t>imilar</w:t>
      </w:r>
      <w:r w:rsidRPr="4E119242" w:rsidR="002A12E3">
        <w:rPr>
          <w:rFonts w:cs="Calibri"/>
          <w:b w:val="1"/>
          <w:bCs w:val="1"/>
          <w:i w:val="1"/>
          <w:iCs w:val="1"/>
          <w:color w:val="000000" w:themeColor="text1"/>
          <w:highlight w:val="yellow"/>
        </w:rPr>
        <w:t xml:space="preserve"> conclusions were shown in</w:t>
      </w:r>
      <w:r w:rsidRPr="4E119242" w:rsidR="00E76BCF">
        <w:rPr>
          <w:rFonts w:cs="Calibri"/>
          <w:b w:val="1"/>
          <w:bCs w:val="1"/>
          <w:i w:val="1"/>
          <w:iCs w:val="1"/>
          <w:color w:val="000000" w:themeColor="text1"/>
          <w:highlight w:val="yellow"/>
        </w:rPr>
        <w:t xml:space="preserve"> </w:t>
      </w:r>
      <w:r w:rsidRPr="4E119242" w:rsidR="007775E0">
        <w:rPr>
          <w:rFonts w:cs="Calibri"/>
          <w:b w:val="1"/>
          <w:bCs w:val="1"/>
          <w:i w:val="1"/>
          <w:iCs w:val="1"/>
          <w:color w:val="000000" w:themeColor="text1"/>
          <w:highlight w:val="yellow"/>
        </w:rPr>
        <w:t xml:space="preserve">studies </w:t>
      </w:r>
      <w:r w:rsidRPr="4E119242" w:rsidR="00E76BCF">
        <w:rPr>
          <w:rFonts w:cs="Calibri"/>
          <w:b w:val="1"/>
          <w:bCs w:val="1"/>
          <w:i w:val="1"/>
          <w:iCs w:val="1"/>
          <w:color w:val="000000" w:themeColor="text1"/>
          <w:highlight w:val="yellow"/>
        </w:rPr>
        <w:t>assessing</w:t>
      </w:r>
      <w:r w:rsidRPr="4E119242" w:rsidR="007775E0">
        <w:rPr>
          <w:rFonts w:cs="Calibri"/>
          <w:b w:val="1"/>
          <w:bCs w:val="1"/>
          <w:i w:val="1"/>
          <w:iCs w:val="1"/>
          <w:color w:val="000000" w:themeColor="text1"/>
          <w:highlight w:val="yellow"/>
        </w:rPr>
        <w:t xml:space="preserve"> reporting quality </w:t>
      </w:r>
      <w:r w:rsidRPr="4E119242" w:rsidR="00E76BCF">
        <w:rPr>
          <w:rFonts w:cs="Calibri"/>
          <w:b w:val="1"/>
          <w:bCs w:val="1"/>
          <w:i w:val="1"/>
          <w:iCs w:val="1"/>
          <w:color w:val="000000" w:themeColor="text1"/>
          <w:highlight w:val="yellow"/>
        </w:rPr>
        <w:t xml:space="preserve">by the adherence to </w:t>
      </w:r>
      <w:r w:rsidRPr="4E119242" w:rsidR="007775E0">
        <w:rPr>
          <w:rFonts w:cs="Calibri"/>
          <w:b w:val="1"/>
          <w:bCs w:val="1"/>
          <w:i w:val="1"/>
          <w:iCs w:val="1"/>
          <w:color w:val="000000" w:themeColor="text1"/>
          <w:highlight w:val="yellow"/>
        </w:rPr>
        <w:t>CONSOR</w:t>
      </w:r>
      <w:r w:rsidRPr="4E119242" w:rsidR="00E76BCF">
        <w:rPr>
          <w:rFonts w:cs="Calibri"/>
          <w:b w:val="1"/>
          <w:bCs w:val="1"/>
          <w:i w:val="1"/>
          <w:iCs w:val="1"/>
          <w:color w:val="000000" w:themeColor="text1"/>
          <w:highlight w:val="yellow"/>
        </w:rPr>
        <w:t>T</w:t>
      </w:r>
      <w:r w:rsidRPr="4E119242" w:rsidR="007775E0">
        <w:rPr>
          <w:rFonts w:cs="Calibri"/>
          <w:b w:val="1"/>
          <w:bCs w:val="1"/>
          <w:i w:val="1"/>
          <w:iCs w:val="1"/>
          <w:color w:val="000000" w:themeColor="text1"/>
          <w:highlight w:val="yellow"/>
        </w:rPr>
        <w:t xml:space="preserve"> </w:t>
      </w:r>
      <w:r w:rsidRPr="4E119242" w:rsidR="00E76BCF">
        <w:rPr>
          <w:rFonts w:cs="Calibri"/>
          <w:b w:val="1"/>
          <w:bCs w:val="1"/>
          <w:i w:val="1"/>
          <w:iCs w:val="1"/>
          <w:color w:val="000000" w:themeColor="text1"/>
          <w:highlight w:val="yellow"/>
        </w:rPr>
        <w:t>items</w:t>
      </w:r>
      <w:r w:rsidRPr="4E119242">
        <w:rPr>
          <w:rFonts w:cs="Calibri"/>
          <w:b w:val="1"/>
          <w:bCs w:val="1"/>
          <w:i w:val="1"/>
          <w:iCs w:val="1"/>
          <w:color w:val="000000" w:themeColor="text1"/>
          <w:highlight w:val="yellow"/>
        </w:rPr>
        <w:fldChar w:fldCharType="begin"/>
      </w:r>
      <w:r w:rsidRPr="4E119242" w:rsidR="008F4923">
        <w:rPr>
          <w:rFonts w:cs="Calibri"/>
          <w:b w:val="1"/>
          <w:bCs w:val="1"/>
          <w:i w:val="1"/>
          <w:iCs w:val="1"/>
          <w:color w:val="000000" w:themeColor="text1"/>
          <w:highlight w:val="yellow"/>
        </w:rPr>
        <w:instrText xml:space="preserve"> ADDIN ZOTERO_ITEM CSL_CITATION {"citationID":"VTjh73CV","properties":{"unsorted":false,"formattedCitation":"\\super 18\\uc0\\u8211{}21\\nosupersub{}","plainCitation":"18–21","noteIndex":0},"citationItems":[{"id":229168,"uris":["http://zotero.org/groups/6353616/items/P6EKDL6W"],"itemData":{"id":229168,"type":"article-journal","abstract":"Background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4E119242">
        <w:rPr>
          <w:rFonts w:cs="Calibri"/>
          <w:b w:val="1"/>
          <w:bCs w:val="1"/>
          <w:i w:val="1"/>
          <w:iCs w:val="1"/>
          <w:color w:val="000000" w:themeColor="text1"/>
          <w:highlight w:val="yellow"/>
        </w:rPr>
        <w:fldChar w:fldCharType="separate"/>
      </w:r>
      <w:r w:rsidRPr="008F4923" w:rsidR="008F4923">
        <w:rPr>
          <w:rFonts w:cs="Arial"/>
          <w:color w:val="000000"/>
          <w:kern w:val="0"/>
          <w:vertAlign w:val="superscript"/>
        </w:rPr>
        <w:t>18</w:t>
      </w:r>
      <w:r w:rsidRPr="008F4923" w:rsidR="008F4923">
        <w:rPr>
          <w:rFonts w:cs="Arial"/>
          <w:color w:val="000000"/>
          <w:kern w:val="0"/>
          <w:vertAlign w:val="superscript"/>
        </w:rPr>
        <w:t>–21</w:t>
      </w:r>
      <w:r w:rsidRPr="4E119242">
        <w:rPr>
          <w:rFonts w:cs="Calibri"/>
          <w:b w:val="1"/>
          <w:bCs w:val="1"/>
          <w:i w:val="1"/>
          <w:iCs w:val="1"/>
          <w:color w:val="000000" w:themeColor="text1"/>
          <w:highlight w:val="yellow"/>
        </w:rPr>
        <w:fldChar w:fldCharType="end"/>
      </w:r>
      <w:r w:rsidRPr="4E119242" w:rsidR="007775E0">
        <w:rPr>
          <w:rFonts w:cs="Calibri"/>
          <w:b w:val="1"/>
          <w:bCs w:val="1"/>
          <w:i w:val="1"/>
          <w:iCs w:val="1"/>
          <w:color w:val="000000" w:themeColor="text1"/>
          <w:highlight w:val="yellow"/>
        </w:rPr>
        <w:t xml:space="preserve">. </w:t>
      </w:r>
      <w:r w:rsidRPr="4E119242" w:rsidR="002A12E3">
        <w:rPr>
          <w:rFonts w:cs="Calibri"/>
          <w:b w:val="1"/>
          <w:bCs w:val="1"/>
          <w:i w:val="1"/>
          <w:iCs w:val="1"/>
          <w:color w:val="000000" w:themeColor="text1"/>
          <w:highlight w:val="yellow"/>
        </w:rPr>
        <w:t xml:space="preserve">Beyond RCTs, </w:t>
      </w:r>
      <w:r w:rsidRPr="4E119242" w:rsidR="007775E0">
        <w:rPr>
          <w:rFonts w:cs="Calibri"/>
          <w:b w:val="1"/>
          <w:bCs w:val="1"/>
          <w:i w:val="1"/>
          <w:iCs w:val="1"/>
          <w:color w:val="000000" w:themeColor="text1"/>
          <w:highlight w:val="yellow"/>
        </w:rPr>
        <w:t>Grosman et al.</w:t>
      </w:r>
      <w:r w:rsidRPr="4E119242">
        <w:rPr>
          <w:rFonts w:cs="Calibri"/>
          <w:b w:val="1"/>
          <w:bCs w:val="1"/>
          <w:i w:val="1"/>
          <w:iCs w:val="1"/>
          <w:color w:val="000000" w:themeColor="text1"/>
          <w:highlight w:val="yellow"/>
        </w:rPr>
        <w:fldChar w:fldCharType="begin"/>
      </w:r>
      <w:r w:rsidRPr="4E119242" w:rsidR="008F4923">
        <w:rPr>
          <w:rFonts w:cs="Calibri"/>
          <w:b w:val="1"/>
          <w:bCs w:val="1"/>
          <w:i w:val="1"/>
          <w:iCs w:val="1"/>
          <w:color w:val="000000" w:themeColor="text1"/>
          <w:highlight w:val="yellow"/>
        </w:rPr>
        <w:instrText xml:space="preserve"> ADDIN ZOTERO_ITEM CSL_CITATION {"citationID":"gQimMD5D","properties":{"unsorted":false,"formattedCitation":"\\super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4E119242">
        <w:rPr>
          <w:rFonts w:cs="Calibri"/>
          <w:b w:val="1"/>
          <w:bCs w:val="1"/>
          <w:i w:val="1"/>
          <w:iCs w:val="1"/>
          <w:color w:val="000000" w:themeColor="text1"/>
          <w:highlight w:val="yellow"/>
        </w:rPr>
        <w:fldChar w:fldCharType="separate"/>
      </w:r>
      <w:r w:rsidRPr="008F4923" w:rsidR="008F4923">
        <w:rPr>
          <w:rFonts w:cs="Arial"/>
          <w:color w:val="000000"/>
          <w:kern w:val="0"/>
          <w:vertAlign w:val="superscript"/>
        </w:rPr>
        <w:t>22</w:t>
      </w:r>
      <w:r w:rsidRPr="4E119242">
        <w:rPr>
          <w:rFonts w:cs="Calibri"/>
          <w:b w:val="1"/>
          <w:bCs w:val="1"/>
          <w:i w:val="1"/>
          <w:iCs w:val="1"/>
          <w:color w:val="000000" w:themeColor="text1"/>
          <w:highlight w:val="yellow"/>
        </w:rPr>
        <w:fldChar w:fldCharType="end"/>
      </w:r>
      <w:r w:rsidRPr="4E119242" w:rsidR="007775E0">
        <w:rPr>
          <w:rFonts w:cs="Calibri"/>
          <w:b w:val="1"/>
          <w:bCs w:val="1"/>
          <w:i w:val="1"/>
          <w:iCs w:val="1"/>
          <w:color w:val="000000" w:themeColor="text1"/>
          <w:highlight w:val="yellow"/>
        </w:rPr>
        <w:t xml:space="preserve"> </w:t>
      </w:r>
      <w:r w:rsidRPr="4E119242" w:rsidR="002A12E3">
        <w:rPr>
          <w:rFonts w:cs="Calibri"/>
          <w:b w:val="1"/>
          <w:bCs w:val="1"/>
          <w:i w:val="1"/>
          <w:iCs w:val="1"/>
          <w:color w:val="000000" w:themeColor="text1"/>
          <w:highlight w:val="yellow"/>
        </w:rPr>
        <w:t>underscored that</w:t>
      </w:r>
      <w:r w:rsidRPr="4E119242" w:rsidR="007775E0">
        <w:rPr>
          <w:rFonts w:cs="Calibri"/>
          <w:b w:val="1"/>
          <w:bCs w:val="1"/>
          <w:i w:val="1"/>
          <w:iCs w:val="1"/>
          <w:color w:val="000000" w:themeColor="text1"/>
          <w:highlight w:val="yellow"/>
        </w:rPr>
        <w:t xml:space="preserve"> most observational studies do not justify the use </w:t>
      </w:r>
      <w:r w:rsidRPr="4E119242" w:rsidR="007775E0">
        <w:rPr>
          <w:rFonts w:cs="Calibri"/>
          <w:b w:val="1"/>
          <w:bCs w:val="1"/>
          <w:i w:val="1"/>
          <w:iCs w:val="1"/>
          <w:color w:val="000000" w:themeColor="text1"/>
          <w:highlight w:val="yellow"/>
        </w:rPr>
        <w:t xml:space="preserve">of their non-interventional design, equivalent </w:t>
      </w:r>
      <w:r w:rsidRPr="4E119242" w:rsidR="002A12E3">
        <w:rPr>
          <w:rFonts w:cs="Calibri"/>
          <w:b w:val="1"/>
          <w:bCs w:val="1"/>
          <w:i w:val="1"/>
          <w:iCs w:val="1"/>
          <w:color w:val="000000" w:themeColor="text1"/>
          <w:highlight w:val="yellow"/>
        </w:rPr>
        <w:t>to</w:t>
      </w:r>
      <w:r w:rsidRPr="4E119242" w:rsidR="007775E0">
        <w:rPr>
          <w:rFonts w:cs="Calibri"/>
          <w:b w:val="1"/>
          <w:bCs w:val="1"/>
          <w:i w:val="1"/>
          <w:iCs w:val="1"/>
          <w:color w:val="000000" w:themeColor="text1"/>
          <w:highlight w:val="yellow"/>
        </w:rPr>
        <w:t xml:space="preserve"> our findings </w:t>
      </w:r>
      <w:r w:rsidRPr="4E119242" w:rsidR="002A12E3">
        <w:rPr>
          <w:rFonts w:cs="Calibri"/>
          <w:b w:val="1"/>
          <w:bCs w:val="1"/>
          <w:i w:val="1"/>
          <w:iCs w:val="1"/>
          <w:color w:val="000000" w:themeColor="text1"/>
          <w:highlight w:val="yellow"/>
        </w:rPr>
        <w:t>that</w:t>
      </w:r>
      <w:r w:rsidRPr="4E119242" w:rsidR="007775E0">
        <w:rPr>
          <w:rFonts w:cs="Calibri"/>
          <w:b w:val="1"/>
          <w:bCs w:val="1"/>
          <w:i w:val="1"/>
          <w:iCs w:val="1"/>
          <w:color w:val="000000" w:themeColor="text1"/>
          <w:highlight w:val="yellow"/>
        </w:rPr>
        <w:t xml:space="preserve"> most RCTs do not incorporate core elements </w:t>
      </w:r>
      <w:r w:rsidRPr="4E119242" w:rsidR="002A12E3">
        <w:rPr>
          <w:rFonts w:cs="Calibri"/>
          <w:b w:val="1"/>
          <w:bCs w:val="1"/>
          <w:i w:val="1"/>
          <w:iCs w:val="1"/>
          <w:color w:val="000000" w:themeColor="text1"/>
          <w:highlight w:val="yellow"/>
        </w:rPr>
        <w:t>required</w:t>
      </w:r>
      <w:r w:rsidRPr="4E119242" w:rsidR="002A12E3">
        <w:rPr>
          <w:rFonts w:cs="Calibri"/>
          <w:b w:val="1"/>
          <w:bCs w:val="1"/>
          <w:i w:val="1"/>
          <w:iCs w:val="1"/>
          <w:color w:val="000000" w:themeColor="text1"/>
          <w:highlight w:val="yellow"/>
        </w:rPr>
        <w:t xml:space="preserve"> to inform – and </w:t>
      </w:r>
      <w:r w:rsidRPr="4E119242" w:rsidR="002A12E3">
        <w:rPr>
          <w:rFonts w:cs="Calibri"/>
          <w:b w:val="1"/>
          <w:bCs w:val="1"/>
          <w:i w:val="1"/>
          <w:iCs w:val="1"/>
          <w:color w:val="000000" w:themeColor="text1"/>
          <w:highlight w:val="yellow"/>
        </w:rPr>
        <w:t>possibly change</w:t>
      </w:r>
      <w:r w:rsidRPr="4E119242" w:rsidR="002A12E3">
        <w:rPr>
          <w:rFonts w:cs="Calibri"/>
          <w:b w:val="1"/>
          <w:bCs w:val="1"/>
          <w:i w:val="1"/>
          <w:iCs w:val="1"/>
          <w:color w:val="000000" w:themeColor="text1"/>
          <w:highlight w:val="yellow"/>
        </w:rPr>
        <w:t xml:space="preserve"> – clinical</w:t>
      </w:r>
      <w:r w:rsidRPr="4E119242" w:rsidR="007775E0">
        <w:rPr>
          <w:rFonts w:cs="Calibri"/>
          <w:b w:val="1"/>
          <w:bCs w:val="1"/>
          <w:i w:val="1"/>
          <w:iCs w:val="1"/>
          <w:color w:val="000000" w:themeColor="text1"/>
          <w:highlight w:val="yellow"/>
        </w:rPr>
        <w:t xml:space="preserve"> practice. However, </w:t>
      </w:r>
      <w:ins w:author="Milo Alan Puhan" w:date="2026-04-12T09:22:59.189Z" w16du:dateUtc="2026-04-12T09:22:59.189Z" w:id="1012151593">
        <w:r w:rsidRPr="4E119242" w:rsidR="0D328FE3">
          <w:rPr>
            <w:rFonts w:cs="Calibri"/>
            <w:b w:val="1"/>
            <w:bCs w:val="1"/>
            <w:i w:val="1"/>
            <w:iCs w:val="1"/>
            <w:color w:val="000000" w:themeColor="text1"/>
            <w:highlight w:val="yellow"/>
          </w:rPr>
          <w:t xml:space="preserve">such </w:t>
        </w:r>
        <w:r w:rsidRPr="4E119242" w:rsidR="0D328FE3">
          <w:rPr>
            <w:rFonts w:cs="Calibri"/>
            <w:b w:val="1"/>
            <w:bCs w:val="1"/>
            <w:i w:val="1"/>
            <w:iCs w:val="1"/>
            <w:color w:val="000000" w:themeColor="text1"/>
            <w:highlight w:val="yellow"/>
          </w:rPr>
          <w:t xml:space="preserve">previous</w:t>
        </w:r>
        <w:r w:rsidRPr="4E119242" w:rsidR="0D328FE3">
          <w:rPr>
            <w:rFonts w:cs="Calibri"/>
            <w:b w:val="1"/>
            <w:bCs w:val="1"/>
            <w:i w:val="1"/>
            <w:iCs w:val="1"/>
            <w:color w:val="000000" w:themeColor="text1"/>
            <w:highlight w:val="yellow"/>
          </w:rPr>
          <w:t xml:space="preserve"> research does not directly </w:t>
        </w:r>
        <w:r w:rsidRPr="4E119242" w:rsidR="0D328FE3">
          <w:rPr>
            <w:rFonts w:cs="Calibri"/>
            <w:b w:val="1"/>
            <w:bCs w:val="1"/>
            <w:i w:val="1"/>
            <w:iCs w:val="1"/>
            <w:color w:val="000000" w:themeColor="text1"/>
            <w:highlight w:val="yellow"/>
          </w:rPr>
          <w:t xml:space="preserve">assess</w:t>
        </w:r>
        <w:r w:rsidRPr="4E119242" w:rsidR="0D328FE3">
          <w:rPr>
            <w:rFonts w:cs="Calibri"/>
            <w:b w:val="1"/>
            <w:bCs w:val="1"/>
            <w:i w:val="1"/>
            <w:iCs w:val="1"/>
            <w:color w:val="000000" w:themeColor="text1"/>
            <w:highlight w:val="yellow"/>
          </w:rPr>
          <w:t xml:space="preserve"> to what extent </w:t>
        </w:r>
        <w:r w:rsidRPr="4E119242" w:rsidR="0D328FE3">
          <w:rPr>
            <w:rFonts w:cs="Calibri"/>
            <w:b w:val="1"/>
            <w:bCs w:val="1"/>
            <w:i w:val="1"/>
            <w:iCs w:val="1"/>
            <w:color w:val="000000" w:themeColor="text1"/>
            <w:highlight w:val="yellow"/>
          </w:rPr>
          <w:t xml:space="preserve">surgical </w:t>
        </w:r>
      </w:ins>
      <w:ins w:author="Milo Alan Puhan" w:date="2026-04-12T09:23:23.124Z" w16du:dateUtc="2026-04-12T09:23:23.124Z" w:id="948465548">
        <w:r w:rsidRPr="4E119242" w:rsidR="0D328FE3">
          <w:rPr>
            <w:rFonts w:cs="Calibri"/>
            <w:b w:val="1"/>
            <w:bCs w:val="1"/>
            <w:i w:val="1"/>
            <w:iCs w:val="1"/>
            <w:color w:val="000000" w:themeColor="text1"/>
            <w:highlight w:val="yellow"/>
          </w:rPr>
          <w:t xml:space="preserve"> RCTs</w:t>
        </w:r>
        <w:r w:rsidRPr="4E119242" w:rsidR="0D328FE3">
          <w:rPr>
            <w:rFonts w:cs="Calibri"/>
            <w:b w:val="1"/>
            <w:bCs w:val="1"/>
            <w:i w:val="1"/>
            <w:iCs w:val="1"/>
            <w:color w:val="000000" w:themeColor="text1"/>
            <w:highlight w:val="yellow"/>
          </w:rPr>
          <w:t xml:space="preserve"> have the potential to inform clinical practice. And even if risk of bias was low and the</w:t>
        </w:r>
        <w:r w:rsidRPr="4E119242" w:rsidR="593CC48A">
          <w:rPr>
            <w:rFonts w:cs="Calibri"/>
            <w:b w:val="1"/>
            <w:bCs w:val="1"/>
            <w:i w:val="1"/>
            <w:iCs w:val="1"/>
            <w:color w:val="000000" w:themeColor="text1"/>
            <w:highlight w:val="yellow"/>
          </w:rPr>
          <w:t xml:space="preserve"> quality of reporting </w:t>
        </w:r>
        <w:r w:rsidRPr="4E119242" w:rsidR="593CC48A">
          <w:rPr>
            <w:rFonts w:cs="Calibri"/>
            <w:b w:val="1"/>
            <w:bCs w:val="1"/>
            <w:i w:val="1"/>
            <w:iCs w:val="1"/>
            <w:color w:val="000000" w:themeColor="text1"/>
            <w:highlight w:val="yellow"/>
          </w:rPr>
          <w:t xml:space="preserve">high</w:t>
        </w:r>
        <w:r w:rsidRPr="4E119242" w:rsidR="593CC48A">
          <w:rPr>
            <w:rFonts w:cs="Calibri"/>
            <w:b w:val="1"/>
            <w:bCs w:val="1"/>
            <w:i w:val="1"/>
            <w:iCs w:val="1"/>
            <w:color w:val="000000" w:themeColor="text1"/>
            <w:highlight w:val="yellow"/>
          </w:rPr>
          <w:t xml:space="preserve"> it can still be case that such studies do not inform clinica</w:t>
        </w:r>
      </w:ins>
      <w:ins w:author="Milo Alan Puhan" w:date="2026-04-12T09:24:05.831Z" w16du:dateUtc="2026-04-12T09:24:05.831Z" w:id="1110185099">
        <w:r w:rsidRPr="4E119242" w:rsidR="593CC48A">
          <w:rPr>
            <w:rFonts w:cs="Calibri"/>
            <w:b w:val="1"/>
            <w:bCs w:val="1"/>
            <w:i w:val="1"/>
            <w:iCs w:val="1"/>
            <w:color w:val="000000" w:themeColor="text1"/>
            <w:highlight w:val="yellow"/>
          </w:rPr>
          <w:t xml:space="preserve">l practice in a meaningful way. </w:t>
        </w:r>
      </w:ins>
      <w:ins w:author="Milo Alan Puhan" w:date="2026-04-12T09:23:23.124Z" w16du:dateUtc="2026-04-12T09:23:23.124Z" w:id="730697054">
        <w:r w:rsidRPr="4E119242" w:rsidR="0D328FE3">
          <w:rPr>
            <w:rFonts w:cs="Calibri"/>
            <w:b w:val="1"/>
            <w:bCs w:val="1"/>
            <w:i w:val="1"/>
            <w:iCs w:val="1"/>
            <w:color w:val="000000" w:themeColor="text1"/>
            <w:highlight w:val="yellow"/>
          </w:rPr>
          <w:t xml:space="preserve"> </w:t>
        </w:r>
      </w:ins>
      <w:ins w:author="Milo Alan Puhan" w:date="2026-04-12T09:24:17.396Z" w16du:dateUtc="2026-04-12T09:24:17.396Z" w:id="1864786113">
        <w:r w:rsidRPr="4E119242" w:rsidR="7965F864">
          <w:rPr>
            <w:rFonts w:cs="Calibri"/>
            <w:b w:val="1"/>
            <w:bCs w:val="1"/>
            <w:i w:val="1"/>
            <w:iCs w:val="1"/>
            <w:color w:val="000000" w:themeColor="text1" w:themeTint="FF" w:themeShade="FF"/>
            <w:highlight w:val="yellow"/>
          </w:rPr>
          <w:t>Thus</w:t>
        </w:r>
        <w:r w:rsidRPr="4E119242" w:rsidR="7965F864">
          <w:rPr>
            <w:rFonts w:cs="Calibri"/>
            <w:b w:val="1"/>
            <w:bCs w:val="1"/>
            <w:i w:val="1"/>
            <w:iCs w:val="1"/>
            <w:color w:val="000000" w:themeColor="text1" w:themeTint="FF" w:themeShade="FF"/>
            <w:highlight w:val="yellow"/>
          </w:rPr>
          <w:t xml:space="preserve"> o</w:t>
        </w:r>
      </w:ins>
      <w:ins w:author="Milo Alan Puhan" w:date="2026-04-12T09:23:23.124Z" w16du:dateUtc="2026-04-12T09:23:23.124Z" w:id="1397413218">
        <w:r w:rsidRPr="4E119242" w:rsidR="0D328FE3">
          <w:rPr>
            <w:rFonts w:cs="Calibri"/>
            <w:b w:val="1"/>
            <w:bCs w:val="1"/>
            <w:i w:val="1"/>
            <w:iCs w:val="1"/>
            <w:color w:val="000000" w:themeColor="text1"/>
            <w:highlight w:val="yellow"/>
          </w:rPr>
          <w:t xml:space="preserve">ur novel</w:t>
        </w:r>
      </w:ins>
      <w:ins w:author="Milo Alan Puhan" w:date="2026-04-12T09:24:25.472Z" w16du:dateUtc="2026-04-12T09:24:25.472Z" w:id="807823465">
        <w:r w:rsidRPr="4E119242" w:rsidR="4A9008B6">
          <w:rPr>
            <w:rFonts w:cs="Calibri"/>
            <w:b w:val="1"/>
            <w:bCs w:val="1"/>
            <w:i w:val="1"/>
            <w:iCs w:val="1"/>
            <w:color w:val="000000" w:themeColor="text1"/>
            <w:highlight w:val="yellow"/>
          </w:rPr>
          <w:t xml:space="preserve"> and complimentary </w:t>
        </w:r>
        <w:r w:rsidRPr="4E119242" w:rsidR="4A9008B6">
          <w:rPr>
            <w:rFonts w:cs="Calibri"/>
            <w:b w:val="1"/>
            <w:bCs w:val="1"/>
            <w:i w:val="1"/>
            <w:iCs w:val="1"/>
            <w:color w:val="000000" w:themeColor="text1"/>
            <w:highlight w:val="yellow"/>
          </w:rPr>
          <w:t xml:space="preserve">tool </w:t>
        </w:r>
      </w:ins>
      <w:ins w:author="Milo Alan Puhan" w:date="2026-04-12T09:23:23.124Z" w16du:dateUtc="2026-04-12T09:23:23.124Z" w:id="803782045">
        <w:r w:rsidRPr="4E119242" w:rsidR="0D328FE3">
          <w:rPr>
            <w:rFonts w:cs="Calibri"/>
            <w:b w:val="1"/>
            <w:bCs w:val="1"/>
            <w:i w:val="1"/>
            <w:iCs w:val="1"/>
            <w:color w:val="000000" w:themeColor="text1"/>
            <w:highlight w:val="yellow"/>
          </w:rPr>
          <w:t xml:space="preserve"> </w:t>
        </w:r>
      </w:ins>
      <w:r w:rsidRPr="4E119242" w:rsidR="007775E0">
        <w:rPr>
          <w:rFonts w:cs="Calibri"/>
          <w:b w:val="1"/>
          <w:bCs w:val="1"/>
          <w:i w:val="1"/>
          <w:iCs w:val="1"/>
          <w:color w:val="000000" w:themeColor="text1"/>
          <w:highlight w:val="yellow"/>
        </w:rPr>
        <w:t xml:space="preserve">t</w:t>
      </w:r>
      <w:del w:author="Milo Alan Puhan" w:date="2026-04-12T09:24:32.467Z" w16du:dateUtc="2026-04-12T09:24:32.467Z" w:id="345596804">
        <w:r w:rsidRPr="4E119242" w:rsidDel="007775E0">
          <w:rPr>
            <w:rFonts w:cs="Calibri"/>
            <w:b w:val="1"/>
            <w:bCs w:val="1"/>
            <w:i w:val="1"/>
            <w:iCs w:val="1"/>
            <w:color w:val="000000" w:themeColor="text1" w:themeTint="FF" w:themeShade="FF"/>
            <w:highlight w:val="yellow"/>
          </w:rPr>
          <w:delText>o</w:delText>
        </w:r>
        <w:r w:rsidRPr="4E119242" w:rsidDel="007775E0">
          <w:rPr>
            <w:rFonts w:cs="Calibri"/>
            <w:b w:val="1"/>
            <w:bCs w:val="1"/>
            <w:i w:val="1"/>
            <w:iCs w:val="1"/>
            <w:color w:val="000000" w:themeColor="text1" w:themeTint="FF" w:themeShade="FF"/>
            <w:highlight w:val="yellow"/>
          </w:rPr>
          <w:delText xml:space="preserve"> our knowledge, no study had hitherto aimed </w:delText>
        </w:r>
        <w:r w:rsidRPr="4E119242" w:rsidDel="007775E0">
          <w:rPr>
            <w:rFonts w:cs="Calibri"/>
            <w:b w:val="1"/>
            <w:bCs w:val="1"/>
            <w:i w:val="1"/>
            <w:iCs w:val="1"/>
            <w:color w:val="000000" w:themeColor="text1" w:themeTint="FF" w:themeShade="FF"/>
            <w:highlight w:val="yellow"/>
          </w:rPr>
          <w:delText>to</w:delText>
        </w:r>
      </w:del>
      <w:ins w:author="Milo Alan Puhan" w:date="2026-04-12T09:24:36.675Z" w16du:dateUtc="2026-04-12T09:24:36.675Z" w:id="758887141">
        <w:r w:rsidRPr="4E119242" w:rsidR="43290ECE">
          <w:rPr>
            <w:rFonts w:cs="Calibri"/>
            <w:b w:val="1"/>
            <w:bCs w:val="1"/>
            <w:i w:val="1"/>
            <w:iCs w:val="1"/>
            <w:color w:val="000000" w:themeColor="text1" w:themeTint="FF" w:themeShade="FF"/>
            <w:highlight w:val="yellow"/>
          </w:rPr>
          <w:t>fills</w:t>
        </w:r>
        <w:r w:rsidRPr="4E119242" w:rsidR="43290ECE">
          <w:rPr>
            <w:rFonts w:cs="Calibri"/>
            <w:b w:val="1"/>
            <w:bCs w:val="1"/>
            <w:i w:val="1"/>
            <w:iCs w:val="1"/>
            <w:color w:val="000000" w:themeColor="text1" w:themeTint="FF" w:themeShade="FF"/>
            <w:highlight w:val="yellow"/>
          </w:rPr>
          <w:t xml:space="preserve"> this gap by</w:t>
        </w:r>
      </w:ins>
      <w:r w:rsidRPr="4E119242" w:rsidR="007775E0">
        <w:rPr>
          <w:rFonts w:cs="Calibri"/>
          <w:b w:val="1"/>
          <w:bCs w:val="1"/>
          <w:i w:val="1"/>
          <w:iCs w:val="1"/>
          <w:color w:val="000000" w:themeColor="text1"/>
          <w:highlight w:val="yellow"/>
        </w:rPr>
        <w:t xml:space="preserve"> </w:t>
      </w:r>
      <w:r w:rsidRPr="4E119242" w:rsidR="007775E0">
        <w:rPr>
          <w:rFonts w:cs="Calibri"/>
          <w:b w:val="1"/>
          <w:bCs w:val="1"/>
          <w:i w:val="1"/>
          <w:iCs w:val="1"/>
          <w:color w:val="000000" w:themeColor="text1"/>
          <w:highlight w:val="yellow"/>
        </w:rPr>
        <w:t xml:space="preserve">assess</w:t>
      </w:r>
      <w:ins w:author="Milo Alan Puhan" w:date="2026-04-12T09:24:39.698Z" w16du:dateUtc="2026-04-12T09:24:39.698Z" w:id="1646250766">
        <w:r w:rsidRPr="4E119242" w:rsidR="4414A980">
          <w:rPr>
            <w:rFonts w:cs="Calibri"/>
            <w:b w:val="1"/>
            <w:bCs w:val="1"/>
            <w:i w:val="1"/>
            <w:iCs w:val="1"/>
            <w:color w:val="000000" w:themeColor="text1"/>
            <w:highlight w:val="yellow"/>
          </w:rPr>
          <w:t xml:space="preserve">ing</w:t>
        </w:r>
      </w:ins>
      <w:r w:rsidRPr="4E119242" w:rsidR="007775E0">
        <w:rPr>
          <w:rFonts w:cs="Calibri"/>
          <w:b w:val="1"/>
          <w:bCs w:val="1"/>
          <w:i w:val="1"/>
          <w:iCs w:val="1"/>
          <w:color w:val="000000" w:themeColor="text1"/>
          <w:highlight w:val="yellow"/>
        </w:rPr>
        <w:t xml:space="preserve"> the potential of RCTs to </w:t>
      </w:r>
      <w:r w:rsidRPr="4E119242" w:rsidR="008F4923">
        <w:rPr>
          <w:rFonts w:cs="Calibri"/>
          <w:b w:val="1"/>
          <w:bCs w:val="1"/>
          <w:i w:val="1"/>
          <w:iCs w:val="1"/>
          <w:color w:val="000000" w:themeColor="text1"/>
          <w:highlight w:val="yellow"/>
        </w:rPr>
        <w:t>inform</w:t>
      </w:r>
      <w:r w:rsidRPr="4E119242" w:rsidR="007775E0">
        <w:rPr>
          <w:rFonts w:cs="Calibri"/>
          <w:b w:val="1"/>
          <w:bCs w:val="1"/>
          <w:i w:val="1"/>
          <w:iCs w:val="1"/>
          <w:color w:val="000000" w:themeColor="text1"/>
          <w:highlight w:val="yellow"/>
        </w:rPr>
        <w:t xml:space="preserve"> clinical practice</w:t>
      </w:r>
      <w:r w:rsidRPr="4E119242" w:rsidR="007775E0">
        <w:rPr>
          <w:rFonts w:cs="Calibri"/>
          <w:b w:val="1"/>
          <w:bCs w:val="1"/>
          <w:i w:val="1"/>
          <w:iCs w:val="1"/>
          <w:color w:val="000000" w:themeColor="text1"/>
        </w:rPr>
        <w:t>.</w:t>
      </w:r>
      <w:commentRangeEnd w:id="10"/>
      <w:r w:rsidRPr="00A46706">
        <w:rPr>
          <w:rStyle w:val="CommentReference"/>
          <w:rFonts w:cs="Calibri"/>
          <w:b/>
          <w:bCs/>
          <w:i/>
          <w:iCs/>
          <w:color w:val="000000" w:themeColor="text1"/>
          <w:sz w:val="22"/>
          <w:szCs w:val="24"/>
        </w:rPr>
        <w:commentReference w:id="10"/>
      </w:r>
      <w:commentRangeEnd w:id="11"/>
      <w:r>
        <w:rPr>
          <w:rStyle w:val="CommentReference"/>
        </w:rPr>
        <w:commentReference w:id="11"/>
      </w:r>
    </w:p>
    <w:p w:rsidR="007775E0" w:rsidP="00BB4931" w:rsidRDefault="007775E0" w14:paraId="36BB34C4" w14:textId="77777777">
      <w:pPr>
        <w:spacing w:before="0" w:after="160" w:line="480" w:lineRule="auto"/>
        <w:rPr>
          <w:rFonts w:cs="Calibri"/>
          <w:color w:val="000000" w:themeColor="text1"/>
        </w:rPr>
      </w:pPr>
    </w:p>
    <w:p w:rsidRPr="00454636" w:rsidR="00454636" w:rsidP="00454636" w:rsidRDefault="00454636" w14:paraId="6960BFEF" w14:textId="304F9731">
      <w:pPr>
        <w:pStyle w:val="Titre21"/>
        <w:rPr>
          <w:highlight w:val="yellow"/>
        </w:rPr>
      </w:pPr>
      <w:r w:rsidRPr="00454636">
        <w:rPr>
          <w:highlight w:val="yellow"/>
        </w:rPr>
        <w:t>Strengths</w:t>
      </w:r>
    </w:p>
    <w:p w:rsidRPr="00D74299" w:rsidR="00454636" w:rsidP="4E119242" w:rsidRDefault="00C522A1" w14:paraId="49806F59" w14:textId="08CE2FA3">
      <w:pPr>
        <w:pStyle w:val="Normal"/>
        <w:suppressLineNumbers w:val="0"/>
        <w:bidi w:val="0"/>
        <w:spacing w:before="120" w:beforeAutospacing="off" w:after="120" w:afterAutospacing="off" w:line="480" w:lineRule="auto"/>
        <w:ind w:left="0" w:right="0"/>
        <w:jc w:val="left"/>
        <w:rPr>
          <w:rFonts w:eastAsia="Times New Roman" w:cs="Arial"/>
          <w:b w:val="1"/>
          <w:bCs w:val="1"/>
          <w:i w:val="1"/>
          <w:iCs w:val="1"/>
          <w:color w:val="0F4761" w:themeColor="accent1" w:themeTint="FF" w:themeShade="BF"/>
          <w:highlight w:val="yellow"/>
        </w:rPr>
        <w:pPrChange w:author="Milo Alan Puhan" w:date="2026-04-12T09:28:05.621Z">
          <w:pPr>
            <w:pStyle w:val="Normal"/>
            <w:spacing w:line="480" w:lineRule="auto"/>
          </w:pPr>
        </w:pPrChange>
      </w:pPr>
      <w:r w:rsidRPr="4E119242" w:rsidR="00C522A1">
        <w:rPr>
          <w:rFonts w:eastAsia="Times New Roman" w:cs="Arial"/>
          <w:b w:val="1"/>
          <w:bCs w:val="1"/>
          <w:i w:val="1"/>
          <w:iCs w:val="1"/>
          <w:color w:val="0F4761" w:themeColor="accent1" w:themeShade="BF"/>
          <w:highlight w:val="yellow"/>
          <w:bdr w:val="none" w:color="auto" w:sz="0" w:space="0" w:frame="1"/>
        </w:rPr>
        <w:t>First, we developed a novel</w:t>
      </w:r>
      <w:r w:rsidRPr="4E119242" w:rsidR="00282FE4">
        <w:rPr>
          <w:rFonts w:eastAsia="Times New Roman" w:cs="Arial"/>
          <w:b w:val="1"/>
          <w:bCs w:val="1"/>
          <w:i w:val="1"/>
          <w:iCs w:val="1"/>
          <w:color w:val="0F4761" w:themeColor="accent1" w:themeShade="BF"/>
          <w:highlight w:val="yellow"/>
          <w:bdr w:val="none" w:color="auto" w:sz="0" w:space="0" w:frame="1"/>
        </w:rPr>
        <w:t xml:space="preserve"> </w:t>
      </w:r>
      <w:r w:rsidRPr="4E119242" w:rsidR="00C522A1">
        <w:rPr>
          <w:rFonts w:eastAsia="Times New Roman" w:cs="Arial"/>
          <w:b w:val="1"/>
          <w:bCs w:val="1"/>
          <w:i w:val="1"/>
          <w:iCs w:val="1"/>
          <w:color w:val="0F4761" w:themeColor="accent1" w:themeShade="BF"/>
          <w:highlight w:val="yellow"/>
          <w:bdr w:val="none" w:color="auto" w:sz="0" w:space="0" w:frame="1"/>
        </w:rPr>
        <w:t xml:space="preserve">approach to assess the </w:t>
      </w:r>
      <w:r w:rsidRPr="4E119242" w:rsidR="00282FE4">
        <w:rPr>
          <w:rFonts w:eastAsia="Times New Roman" w:cs="Arial"/>
          <w:b w:val="1"/>
          <w:bCs w:val="1"/>
          <w:i w:val="1"/>
          <w:iCs w:val="1"/>
          <w:color w:val="0F4761" w:themeColor="accent1" w:themeShade="BF"/>
          <w:highlight w:val="yellow"/>
          <w:bdr w:val="none" w:color="auto" w:sz="0" w:space="0" w:frame="1"/>
        </w:rPr>
        <w:t>extent to which</w:t>
      </w:r>
      <w:r w:rsidRPr="4E119242" w:rsidR="00C522A1">
        <w:rPr>
          <w:rFonts w:eastAsia="Times New Roman" w:cs="Arial"/>
          <w:b w:val="1"/>
          <w:bCs w:val="1"/>
          <w:i w:val="1"/>
          <w:iCs w:val="1"/>
          <w:color w:val="0F4761" w:themeColor="accent1" w:themeShade="BF"/>
          <w:highlight w:val="yellow"/>
          <w:bdr w:val="none" w:color="auto" w:sz="0" w:space="0" w:frame="1"/>
        </w:rPr>
        <w:t xml:space="preserve"> RCTs </w:t>
      </w:r>
      <w:r w:rsidRPr="4E119242" w:rsidR="00282FE4">
        <w:rPr>
          <w:rFonts w:eastAsia="Times New Roman" w:cs="Arial"/>
          <w:b w:val="1"/>
          <w:bCs w:val="1"/>
          <w:i w:val="1"/>
          <w:iCs w:val="1"/>
          <w:color w:val="0F4761" w:themeColor="accent1" w:themeShade="BF"/>
          <w:highlight w:val="yellow"/>
          <w:bdr w:val="none" w:color="auto" w:sz="0" w:space="0" w:frame="1"/>
        </w:rPr>
        <w:t>can address</w:t>
      </w:r>
      <w:r w:rsidRPr="4E119242" w:rsidR="00C522A1">
        <w:rPr>
          <w:rFonts w:eastAsia="Times New Roman" w:cs="Arial"/>
          <w:b w:val="1"/>
          <w:bCs w:val="1"/>
          <w:i w:val="1"/>
          <w:iCs w:val="1"/>
          <w:color w:val="0F4761" w:themeColor="accent1" w:themeShade="BF"/>
          <w:highlight w:val="yellow"/>
          <w:bdr w:val="none" w:color="auto" w:sz="0" w:space="0" w:frame="1"/>
        </w:rPr>
        <w:t xml:space="preserve"> clinical practice, </w:t>
      </w:r>
      <w:r w:rsidRPr="4E119242" w:rsidR="00282FE4">
        <w:rPr>
          <w:rFonts w:eastAsia="Times New Roman" w:cs="Arial"/>
          <w:b w:val="1"/>
          <w:bCs w:val="1"/>
          <w:i w:val="1"/>
          <w:iCs w:val="1"/>
          <w:color w:val="0F4761" w:themeColor="accent1" w:themeShade="BF"/>
          <w:highlight w:val="yellow"/>
          <w:bdr w:val="none" w:color="auto" w:sz="0" w:space="0" w:frame="1"/>
        </w:rPr>
        <w:t>a dimension which</w:t>
      </w:r>
      <w:r w:rsidRPr="4E119242" w:rsidR="00C522A1">
        <w:rPr>
          <w:rFonts w:eastAsia="Times New Roman" w:cs="Arial"/>
          <w:b w:val="1"/>
          <w:bCs w:val="1"/>
          <w:i w:val="1"/>
          <w:iCs w:val="1"/>
          <w:color w:val="0F4761" w:themeColor="accent1" w:themeShade="BF"/>
          <w:highlight w:val="yellow"/>
          <w:bdr w:val="none" w:color="auto" w:sz="0" w:space="0" w:frame="1"/>
        </w:rPr>
        <w:t xml:space="preserve"> not currently </w:t>
      </w:r>
      <w:r w:rsidRPr="4E119242" w:rsidR="00282FE4">
        <w:rPr>
          <w:rFonts w:eastAsia="Times New Roman" w:cs="Arial"/>
          <w:b w:val="1"/>
          <w:bCs w:val="1"/>
          <w:i w:val="1"/>
          <w:iCs w:val="1"/>
          <w:color w:val="0F4761" w:themeColor="accent1" w:themeShade="BF"/>
          <w:highlight w:val="yellow"/>
          <w:bdr w:val="none" w:color="auto" w:sz="0" w:space="0" w:frame="1"/>
        </w:rPr>
        <w:t>captures by</w:t>
      </w:r>
      <w:r w:rsidRPr="4E119242" w:rsidR="00282FE4">
        <w:rPr>
          <w:rFonts w:eastAsia="Times New Roman" w:cs="Arial"/>
          <w:b w:val="1"/>
          <w:bCs w:val="1"/>
          <w:i w:val="1"/>
          <w:iCs w:val="1"/>
          <w:color w:val="0F4761" w:themeColor="accent1" w:themeShade="BF"/>
          <w:highlight w:val="yellow"/>
          <w:bdr w:val="none" w:color="auto" w:sz="0" w:space="0" w:frame="1"/>
        </w:rPr>
        <w:t xml:space="preserve"> existing </w:t>
      </w:r>
      <w:del w:author="Milo Alan Puhan" w:date="2026-04-12T09:24:49.988Z" w16du:dateUtc="2026-04-12T09:24:49.988Z" w:id="1077524309">
        <w:r w:rsidRPr="4E119242" w:rsidDel="00282FE4">
          <w:rPr>
            <w:rFonts w:eastAsia="Times New Roman" w:cs="Arial"/>
            <w:b w:val="1"/>
            <w:bCs w:val="1"/>
            <w:i w:val="1"/>
            <w:iCs w:val="1"/>
            <w:color w:val="0F4761" w:themeColor="accent1" w:themeTint="FF" w:themeShade="BF"/>
            <w:highlight w:val="yellow"/>
          </w:rPr>
          <w:delText>frameworks</w:delText>
        </w:r>
      </w:del>
      <w:ins w:author="Milo Alan Puhan" w:date="2026-04-12T09:24:59.002Z" w16du:dateUtc="2026-04-12T09:24:59.002Z" w:id="1023700742">
        <w:r w:rsidRPr="4E119242" w:rsidR="38D5D8F8">
          <w:rPr>
            <w:rFonts w:eastAsia="Times New Roman" w:cs="Arial"/>
            <w:b w:val="1"/>
            <w:bCs w:val="1"/>
            <w:i w:val="1"/>
            <w:iCs w:val="1"/>
            <w:color w:val="0F4761" w:themeColor="accent1" w:themeShade="BF"/>
            <w:highlight w:val="yellow"/>
            <w:bdr w:val="none" w:color="auto" w:sz="0" w:space="0" w:frame="1"/>
          </w:rPr>
          <w:t>tools to assess risk of bias and q</w:t>
        </w:r>
      </w:ins>
      <w:ins w:author="Milo Alan Puhan" w:date="2026-04-12T09:25:03.137Z" w16du:dateUtc="2026-04-12T09:25:03.137Z" w:id="1687067780">
        <w:r w:rsidRPr="4E119242" w:rsidR="38D5D8F8">
          <w:rPr>
            <w:rFonts w:eastAsia="Times New Roman" w:cs="Arial"/>
            <w:b w:val="1"/>
            <w:bCs w:val="1"/>
            <w:i w:val="1"/>
            <w:iCs w:val="1"/>
            <w:color w:val="0F4761" w:themeColor="accent1" w:themeShade="BF"/>
            <w:highlight w:val="yellow"/>
            <w:bdr w:val="none" w:color="auto" w:sz="0" w:space="0" w:frame="1"/>
          </w:rPr>
          <w:t>uality of reporting</w:t>
        </w:r>
      </w:ins>
      <w:commentRangeStart w:id="869872241"/>
      <w:r w:rsidRPr="4E119242" w:rsidR="00C522A1">
        <w:rPr>
          <w:rFonts w:eastAsia="Times New Roman" w:cs="Arial"/>
          <w:b w:val="1"/>
          <w:bCs w:val="1"/>
          <w:i w:val="1"/>
          <w:iCs w:val="1"/>
          <w:color w:val="0F4761" w:themeColor="accent1" w:themeShade="BF"/>
          <w:highlight w:val="yellow"/>
          <w:bdr w:val="none" w:color="auto" w:sz="0" w:space="0" w:frame="1"/>
        </w:rPr>
        <w:t xml:space="preserve">.</w:t>
      </w:r>
      <w:commentRangeEnd w:id="869872241"/>
      <w:r>
        <w:rPr>
          <w:rStyle w:val="CommentReference"/>
        </w:rPr>
        <w:commentReference w:id="869872241"/>
      </w:r>
      <w:r w:rsidRPr="4E119242" w:rsidR="00C522A1">
        <w:rPr>
          <w:rFonts w:eastAsia="Times New Roman" w:cs="Arial"/>
          <w:b w:val="1"/>
          <w:bCs w:val="1"/>
          <w:i w:val="1"/>
          <w:iCs w:val="1"/>
          <w:color w:val="0F4761" w:themeColor="accent1" w:themeShade="BF"/>
          <w:highlight w:val="yellow"/>
          <w:bdr w:val="none" w:color="auto" w:sz="0" w:space="0" w:frame="1"/>
        </w:rPr>
        <w:t xml:space="preserve"> </w:t>
      </w:r>
      <w:r w:rsidRPr="4E119242" w:rsidR="00E67D2C">
        <w:rPr>
          <w:rFonts w:eastAsia="Times New Roman" w:cs="Arial"/>
          <w:b w:val="1"/>
          <w:bCs w:val="1"/>
          <w:i w:val="1"/>
          <w:iCs w:val="1"/>
          <w:color w:val="0F4761" w:themeColor="accent1" w:themeShade="BF"/>
          <w:highlight w:val="yellow"/>
          <w:bdr w:val="none" w:color="auto" w:sz="0" w:space="0" w:frame="1"/>
        </w:rPr>
        <w:t>O</w:t>
      </w:r>
      <w:r w:rsidRPr="4E119242" w:rsidR="00282FE4">
        <w:rPr>
          <w:rFonts w:eastAsia="Times New Roman" w:cs="Arial"/>
          <w:b w:val="1"/>
          <w:bCs w:val="1"/>
          <w:i w:val="1"/>
          <w:iCs w:val="1"/>
          <w:color w:val="0F4761" w:themeColor="accent1" w:themeShade="BF"/>
          <w:highlight w:val="yellow"/>
          <w:bdr w:val="none" w:color="auto" w:sz="0" w:space="0" w:frame="1"/>
        </w:rPr>
        <w:t xml:space="preserve">ur four-domain assessment focuses on </w:t>
      </w:r>
      <w:r w:rsidRPr="4E119242" w:rsidR="00282FE4">
        <w:rPr>
          <w:rFonts w:eastAsia="Times New Roman" w:cs="Arial"/>
          <w:b w:val="1"/>
          <w:bCs w:val="1"/>
          <w:i w:val="1"/>
          <w:iCs w:val="1"/>
          <w:color w:val="0F4761" w:themeColor="accent1" w:themeShade="BF"/>
          <w:highlight w:val="yellow"/>
          <w:bdr w:val="none" w:color="auto" w:sz="0" w:space="0" w:frame="1"/>
        </w:rPr>
        <w:t>the potential</w:t>
      </w:r>
      <w:r w:rsidRPr="4E119242" w:rsidR="00282FE4">
        <w:rPr>
          <w:rFonts w:eastAsia="Times New Roman" w:cs="Arial"/>
          <w:b w:val="1"/>
          <w:bCs w:val="1"/>
          <w:i w:val="1"/>
          <w:iCs w:val="1"/>
          <w:color w:val="0F4761" w:themeColor="accent1" w:themeShade="BF"/>
          <w:highlight w:val="yellow"/>
          <w:bdr w:val="none" w:color="auto" w:sz="0" w:space="0" w:frame="1"/>
        </w:rPr>
        <w:t xml:space="preserve"> clinical applicability.</w:t>
      </w:r>
      <w:r w:rsidRPr="4E119242" w:rsidR="00E40192">
        <w:rPr>
          <w:rFonts w:eastAsia="Times New Roman" w:cs="Arial"/>
          <w:b w:val="1"/>
          <w:bCs w:val="1"/>
          <w:i w:val="1"/>
          <w:iCs w:val="1"/>
          <w:color w:val="0F4761" w:themeColor="accent1" w:themeShade="BF"/>
          <w:highlight w:val="yellow"/>
          <w:bdr w:val="none" w:color="auto" w:sz="0" w:space="0" w:frame="1"/>
        </w:rPr>
        <w:t xml:space="preserve"> </w:t>
      </w:r>
      <w:del w:author="Milo Alan Puhan" w:date="2026-04-12T09:25:39.744Z" w16du:dateUtc="2026-04-12T09:25:39.744Z" w:id="1545981665">
        <w:r w:rsidRPr="4E119242" w:rsidDel="00E40192">
          <w:rPr>
            <w:rFonts w:eastAsia="Times New Roman" w:cs="Arial"/>
            <w:b w:val="1"/>
            <w:bCs w:val="1"/>
            <w:i w:val="1"/>
            <w:iCs w:val="1"/>
            <w:color w:val="0F4761" w:themeColor="accent1" w:themeTint="FF" w:themeShade="BF"/>
            <w:highlight w:val="yellow"/>
          </w:rPr>
          <w:delText>Second, it</w:delText>
        </w:r>
        <w:r w:rsidRPr="4E119242" w:rsidDel="00E40192">
          <w:rPr>
            <w:rFonts w:eastAsia="Times New Roman" w:cs="Arial"/>
            <w:b w:val="1"/>
            <w:bCs w:val="1"/>
            <w:i w:val="1"/>
            <w:iCs w:val="1"/>
            <w:color w:val="0F4761" w:themeColor="accent1" w:themeTint="FF" w:themeShade="BF"/>
            <w:highlight w:val="yellow"/>
          </w:rPr>
          <w:delText xml:space="preserve"> </w:delText>
        </w:r>
        <w:r w:rsidRPr="4E119242" w:rsidDel="00E40192">
          <w:rPr>
            <w:rFonts w:eastAsia="Times New Roman" w:cs="Arial"/>
            <w:b w:val="1"/>
            <w:bCs w:val="1"/>
            <w:i w:val="1"/>
            <w:iCs w:val="1"/>
            <w:color w:val="0F4761" w:themeColor="accent1" w:themeTint="FF" w:themeShade="BF"/>
            <w:highlight w:val="yellow"/>
          </w:rPr>
          <w:delText>addressed</w:delText>
        </w:r>
      </w:del>
      <w:ins w:author="Milo Alan Puhan" w:date="2026-04-12T09:25:51.734Z" w16du:dateUtc="2026-04-12T09:25:51.734Z" w:id="389195533">
        <w:r w:rsidRPr="4E119242" w:rsidR="35A382F9">
          <w:rPr>
            <w:rFonts w:eastAsia="Times New Roman" w:cs="Arial"/>
            <w:b w:val="1"/>
            <w:bCs w:val="1"/>
            <w:i w:val="1"/>
            <w:iCs w:val="1"/>
            <w:color w:val="0F4761" w:themeColor="accent1" w:themeTint="FF" w:themeShade="BF"/>
            <w:highlight w:val="yellow"/>
          </w:rPr>
          <w:t>Our tool addesses</w:t>
        </w:r>
      </w:ins>
      <w:r w:rsidRPr="4E119242" w:rsidR="00E40192">
        <w:rPr>
          <w:rFonts w:eastAsia="Times New Roman" w:cs="Arial"/>
          <w:b w:val="1"/>
          <w:bCs w:val="1"/>
          <w:i w:val="1"/>
          <w:iCs w:val="1"/>
          <w:color w:val="0F4761" w:themeColor="accent1" w:themeShade="BF"/>
          <w:highlight w:val="yellow"/>
          <w:bdr w:val="none" w:color="auto" w:sz="0" w:space="0" w:frame="1"/>
        </w:rPr>
        <w:t xml:space="preserve"> a gap in </w:t>
      </w:r>
      <w:r w:rsidRPr="4E119242" w:rsidR="003868D3">
        <w:rPr>
          <w:rFonts w:eastAsia="Times New Roman" w:cs="Arial"/>
          <w:b w:val="1"/>
          <w:bCs w:val="1"/>
          <w:i w:val="1"/>
          <w:iCs w:val="1"/>
          <w:color w:val="0F4761" w:themeColor="accent1" w:themeShade="BF"/>
          <w:highlight w:val="yellow"/>
          <w:bdr w:val="none" w:color="auto" w:sz="0" w:space="0" w:frame="1"/>
        </w:rPr>
        <w:t xml:space="preserve">medical meta-research, where </w:t>
      </w:r>
      <w:r w:rsidRPr="4E119242" w:rsidR="00282FE4">
        <w:rPr>
          <w:rFonts w:eastAsia="Times New Roman" w:cs="Arial"/>
          <w:b w:val="1"/>
          <w:bCs w:val="1"/>
          <w:i w:val="1"/>
          <w:iCs w:val="1"/>
          <w:color w:val="0F4761" w:themeColor="accent1" w:themeShade="BF"/>
          <w:highlight w:val="yellow"/>
          <w:bdr w:val="none" w:color="auto" w:sz="0" w:space="0" w:frame="1"/>
        </w:rPr>
        <w:t>standardized assessments are</w:t>
      </w:r>
      <w:r w:rsidRPr="4E119242" w:rsidR="003868D3">
        <w:rPr>
          <w:rFonts w:eastAsia="Times New Roman" w:cs="Arial"/>
          <w:b w:val="1"/>
          <w:bCs w:val="1"/>
          <w:i w:val="1"/>
          <w:iCs w:val="1"/>
          <w:color w:val="0F4761" w:themeColor="accent1" w:themeShade="BF"/>
          <w:highlight w:val="yellow"/>
          <w:bdr w:val="none" w:color="auto" w:sz="0" w:space="0" w:frame="1"/>
        </w:rPr>
        <w:t xml:space="preserve"> currently </w:t>
      </w:r>
      <w:r w:rsidRPr="4E119242" w:rsidR="00282FE4">
        <w:rPr>
          <w:rFonts w:eastAsia="Times New Roman" w:cs="Arial"/>
          <w:b w:val="1"/>
          <w:bCs w:val="1"/>
          <w:i w:val="1"/>
          <w:iCs w:val="1"/>
          <w:color w:val="0F4761" w:themeColor="accent1" w:themeShade="BF"/>
          <w:highlight w:val="yellow"/>
          <w:bdr w:val="none" w:color="auto" w:sz="0" w:space="0" w:frame="1"/>
        </w:rPr>
        <w:t xml:space="preserve">limited to internal </w:t>
      </w:r>
      <w:r w:rsidRPr="4E119242" w:rsidR="00282FE4">
        <w:rPr>
          <w:rFonts w:eastAsia="Times New Roman" w:cs="Arial"/>
          <w:b w:val="1"/>
          <w:bCs w:val="1"/>
          <w:i w:val="1"/>
          <w:iCs w:val="1"/>
          <w:color w:val="0F4761" w:themeColor="accent1" w:themeShade="BF"/>
          <w:highlight w:val="yellow"/>
          <w:bdr w:val="none" w:color="auto" w:sz="0" w:space="0" w:frame="1"/>
        </w:rPr>
        <w:t>validity</w:t>
      </w:r>
      <w:r w:rsidRPr="4E119242" w:rsidR="003868D3">
        <w:rPr>
          <w:rFonts w:eastAsia="Times New Roman" w:cs="Arial"/>
          <w:b w:val="1"/>
          <w:bCs w:val="1"/>
          <w:i w:val="1"/>
          <w:iCs w:val="1"/>
          <w:color w:val="0F4761" w:themeColor="accent1" w:themeShade="BF"/>
          <w:highlight w:val="yellow"/>
          <w:bdr w:val="none" w:color="auto" w:sz="0" w:space="0" w:frame="1"/>
        </w:rPr>
        <w:t xml:space="preserve"> </w:t>
      </w:r>
      <w:ins w:author="Milo Alan Puhan" w:date="2026-04-12T09:26:08.633Z" w16du:dateUtc="2026-04-12T09:26:08.633Z" w:id="786039155">
        <w:r w:rsidRPr="4E119242" w:rsidR="0910F5F1">
          <w:rPr>
            <w:rFonts w:eastAsia="Times New Roman" w:cs="Arial"/>
            <w:b w:val="1"/>
            <w:bCs w:val="1"/>
            <w:i w:val="1"/>
            <w:iCs w:val="1"/>
            <w:color w:val="0F4761" w:themeColor="accent1" w:themeShade="BF"/>
            <w:highlight w:val="yellow"/>
            <w:bdr w:val="none" w:color="auto" w:sz="0" w:space="0" w:frame="1"/>
          </w:rPr>
          <w:t xml:space="preserve">,</w:t>
        </w:r>
      </w:ins>
      <w:del w:author="Milo Alan Puhan" w:date="2026-04-12T09:26:10.616Z" w16du:dateUtc="2026-04-12T09:26:10.616Z" w:id="1428701176">
        <w:r w:rsidRPr="4E119242" w:rsidDel="00282FE4">
          <w:rPr>
            <w:rFonts w:eastAsia="Times New Roman" w:cs="Arial"/>
            <w:b w:val="1"/>
            <w:bCs w:val="1"/>
            <w:i w:val="1"/>
            <w:iCs w:val="1"/>
            <w:color w:val="0F4761" w:themeColor="accent1" w:themeTint="FF" w:themeShade="BF"/>
            <w:highlight w:val="yellow"/>
          </w:rPr>
          <w:delText>and</w:delText>
        </w:r>
        <w:r w:rsidRPr="4E119242" w:rsidDel="00282FE4">
          <w:rPr>
            <w:rFonts w:eastAsia="Times New Roman" w:cs="Arial"/>
            <w:b w:val="1"/>
            <w:bCs w:val="1"/>
            <w:i w:val="1"/>
            <w:iCs w:val="1"/>
            <w:color w:val="0F4761" w:themeColor="accent1" w:themeTint="FF" w:themeShade="BF"/>
            <w:highlight w:val="yellow"/>
          </w:rPr>
          <w:delText xml:space="preserve"> </w:delText>
        </w:r>
      </w:del>
      <w:r w:rsidRPr="4E119242" w:rsidR="003868D3">
        <w:rPr>
          <w:rFonts w:eastAsia="Times New Roman" w:cs="Arial"/>
          <w:b w:val="1"/>
          <w:bCs w:val="1"/>
          <w:i w:val="1"/>
          <w:iCs w:val="1"/>
          <w:color w:val="0F4761" w:themeColor="accent1" w:themeShade="BF"/>
          <w:highlight w:val="yellow"/>
          <w:bdr w:val="none" w:color="auto" w:sz="0" w:space="0" w:frame="1"/>
        </w:rPr>
        <w:t>certainty of evidence</w:t>
      </w:r>
      <w:ins w:author="Milo Alan Puhan" w:date="2026-04-12T09:26:18.573Z" w16du:dateUtc="2026-04-12T09:26:18.573Z" w:id="1596407304">
        <w:r w:rsidRPr="4E119242" w:rsidR="2BCC76DA">
          <w:rPr>
            <w:rFonts w:eastAsia="Times New Roman" w:cs="Arial"/>
            <w:b w:val="1"/>
            <w:bCs w:val="1"/>
            <w:i w:val="1"/>
            <w:iCs w:val="1"/>
            <w:color w:val="0F4761" w:themeColor="accent1" w:themeShade="BF"/>
            <w:highlight w:val="yellow"/>
            <w:bdr w:val="none" w:color="auto" w:sz="0" w:space="0" w:frame="1"/>
          </w:rPr>
          <w:t xml:space="preserve"> and quality of reporting</w:t>
        </w:r>
      </w:ins>
      <w:r w:rsidRPr="4E119242" w:rsidR="00282FE4">
        <w:rPr>
          <w:rFonts w:eastAsia="Times New Roman" w:cs="Arial"/>
          <w:b w:val="1"/>
          <w:bCs w:val="1"/>
          <w:i w:val="1"/>
          <w:iCs w:val="1"/>
          <w:color w:val="0F4761" w:themeColor="accent1" w:themeShade="BF"/>
          <w:highlight w:val="yellow"/>
          <w:bdr w:val="none" w:color="auto" w:sz="0" w:space="0" w:frame="1"/>
        </w:rPr>
        <w:t>.</w:t>
      </w:r>
      <w:r w:rsidRPr="4E119242" w:rsidR="003868D3">
        <w:rPr>
          <w:rFonts w:eastAsia="Times New Roman" w:cs="Arial"/>
          <w:b w:val="1"/>
          <w:bCs w:val="1"/>
          <w:i w:val="1"/>
          <w:iCs w:val="1"/>
          <w:color w:val="0F4761" w:themeColor="accent1" w:themeShade="BF"/>
          <w:highlight w:val="yellow"/>
          <w:bdr w:val="none" w:color="auto" w:sz="0" w:space="0" w:frame="1"/>
        </w:rPr>
        <w:t xml:space="preserve"> </w:t>
      </w:r>
      <w:del w:author="Milo Alan Puhan" w:date="2026-04-12T09:26:21.66Z" w16du:dateUtc="2026-04-12T09:26:21.66Z" w:id="229122170">
        <w:r w:rsidRPr="4E119242" w:rsidDel="00E40192">
          <w:rPr>
            <w:rFonts w:eastAsia="Times New Roman" w:cs="Arial"/>
            <w:b w:val="1"/>
            <w:bCs w:val="1"/>
            <w:i w:val="1"/>
            <w:iCs w:val="1"/>
            <w:color w:val="0F4761" w:themeColor="accent1" w:themeTint="FF" w:themeShade="BF"/>
            <w:highlight w:val="yellow"/>
          </w:rPr>
          <w:delText>Third</w:delText>
        </w:r>
      </w:del>
      <w:ins w:author="Milo Alan Puhan" w:date="2026-04-12T09:26:24.95Z" w16du:dateUtc="2026-04-12T09:26:24.95Z" w:id="1300282447">
        <w:r w:rsidRPr="4E119242" w:rsidR="32A15166">
          <w:rPr>
            <w:rFonts w:eastAsia="Times New Roman" w:cs="Arial"/>
            <w:b w:val="1"/>
            <w:bCs w:val="1"/>
            <w:i w:val="1"/>
            <w:iCs w:val="1"/>
            <w:color w:val="0F4761" w:themeColor="accent1" w:themeTint="FF" w:themeShade="BF"/>
            <w:highlight w:val="yellow"/>
          </w:rPr>
          <w:t>Second</w:t>
        </w:r>
      </w:ins>
      <w:r w:rsidRPr="4E119242" w:rsidR="00E40192">
        <w:rPr>
          <w:rFonts w:eastAsia="Times New Roman" w:cs="Arial"/>
          <w:b w:val="1"/>
          <w:bCs w:val="1"/>
          <w:i w:val="1"/>
          <w:iCs w:val="1"/>
          <w:color w:val="0F4761" w:themeColor="accent1" w:themeShade="BF"/>
          <w:highlight w:val="yellow"/>
          <w:bdr w:val="none" w:color="auto" w:sz="0" w:space="0" w:frame="1"/>
        </w:rPr>
        <w:t xml:space="preserve">, we </w:t>
      </w:r>
      <w:r w:rsidRPr="4E119242" w:rsidR="00F605E6">
        <w:rPr>
          <w:rFonts w:eastAsia="Times New Roman" w:cs="Arial"/>
          <w:b w:val="1"/>
          <w:bCs w:val="1"/>
          <w:i w:val="1"/>
          <w:iCs w:val="1"/>
          <w:color w:val="0F4761" w:themeColor="accent1" w:themeShade="BF"/>
          <w:highlight w:val="yellow"/>
          <w:bdr w:val="none" w:color="auto" w:sz="0" w:space="0" w:frame="1"/>
        </w:rPr>
        <w:t xml:space="preserve">demonstrated the feasibility of our approach through a two-stage study. The pilot phase led to the development of </w:t>
      </w:r>
      <w:del w:author="Milo Alan Puhan" w:date="2026-04-12T09:26:39.645Z" w16du:dateUtc="2026-04-12T09:26:39.645Z" w:id="1365956129">
        <w:r w:rsidRPr="4E119242" w:rsidDel="00F605E6">
          <w:rPr>
            <w:rFonts w:eastAsia="Times New Roman" w:cs="Arial"/>
            <w:b w:val="1"/>
            <w:bCs w:val="1"/>
            <w:i w:val="1"/>
            <w:iCs w:val="1"/>
            <w:color w:val="0F4761" w:themeColor="accent1" w:themeTint="FF" w:themeShade="BF"/>
            <w:highlight w:val="yellow"/>
          </w:rPr>
          <w:delText>decision rules</w:delText>
        </w:r>
      </w:del>
      <w:ins w:author="Milo Alan Puhan" w:date="2026-04-12T09:26:42.867Z" w16du:dateUtc="2026-04-12T09:26:42.867Z" w:id="1618335402">
        <w:r w:rsidRPr="4E119242" w:rsidR="44A512DF">
          <w:rPr>
            <w:rFonts w:eastAsia="Times New Roman" w:cs="Arial"/>
            <w:b w:val="1"/>
            <w:bCs w:val="1"/>
            <w:i w:val="1"/>
            <w:iCs w:val="1"/>
            <w:color w:val="0F4761" w:themeColor="accent1" w:themeTint="FF" w:themeShade="BF"/>
            <w:highlight w:val="yellow"/>
          </w:rPr>
          <w:t>well defined criteria</w:t>
        </w:r>
      </w:ins>
      <w:r w:rsidRPr="4E119242" w:rsidR="00F605E6">
        <w:rPr>
          <w:rFonts w:eastAsia="Times New Roman" w:cs="Arial"/>
          <w:b w:val="1"/>
          <w:bCs w:val="1"/>
          <w:i w:val="1"/>
          <w:iCs w:val="1"/>
          <w:color w:val="0F4761" w:themeColor="accent1" w:themeShade="BF"/>
          <w:highlight w:val="yellow"/>
          <w:bdr w:val="none" w:color="auto" w:sz="0" w:space="0" w:frame="1"/>
        </w:rPr>
        <w:t xml:space="preserve">,</w:t>
      </w:r>
      <w:del w:author="Milo Alan Puhan" w:date="2026-04-12T09:26:58.328Z" w16du:dateUtc="2026-04-12T09:26:58.328Z" w:id="1011944677">
        <w:r w:rsidRPr="4E119242" w:rsidDel="00F605E6">
          <w:rPr>
            <w:rFonts w:eastAsia="Times New Roman" w:cs="Arial"/>
            <w:b w:val="1"/>
            <w:bCs w:val="1"/>
            <w:i w:val="1"/>
            <w:iCs w:val="1"/>
            <w:color w:val="0F4761" w:themeColor="accent1" w:themeTint="FF" w:themeShade="BF"/>
            <w:highlight w:val="yellow"/>
          </w:rPr>
          <w:delText xml:space="preserve"> which </w:delText>
        </w:r>
      </w:del>
      <w:ins w:author="Milo Alan Puhan" w:date="2026-04-12T09:26:59.732Z" w16du:dateUtc="2026-04-12T09:26:59.732Z" w:id="1506734781">
        <w:r w:rsidRPr="4E119242" w:rsidR="5F10594C">
          <w:rPr>
            <w:rFonts w:eastAsia="Times New Roman" w:cs="Arial"/>
            <w:b w:val="1"/>
            <w:bCs w:val="1"/>
            <w:i w:val="1"/>
            <w:iCs w:val="1"/>
            <w:color w:val="0F4761" w:themeColor="accent1" w:themeTint="FF" w:themeShade="BF"/>
            <w:highlight w:val="yellow"/>
          </w:rPr>
          <w:t xml:space="preserve">that we then </w:t>
        </w:r>
      </w:ins>
      <w:ins w:author="Milo Alan Puhan" w:date="2026-04-12T09:27:03.939Z" w16du:dateUtc="2026-04-12T09:27:03.939Z" w:id="505165989">
        <w:r w:rsidRPr="4E119242" w:rsidR="5F10594C">
          <w:rPr>
            <w:rFonts w:eastAsia="Times New Roman" w:cs="Arial"/>
            <w:b w:val="1"/>
            <w:bCs w:val="1"/>
            <w:i w:val="1"/>
            <w:iCs w:val="1"/>
            <w:color w:val="0F4761" w:themeColor="accent1" w:themeTint="FF" w:themeShade="BF"/>
            <w:highlight w:val="yellow"/>
          </w:rPr>
          <w:t xml:space="preserve">applied in </w:t>
        </w:r>
      </w:ins>
      <w:r w:rsidRPr="4E119242" w:rsidR="00F605E6">
        <w:rPr>
          <w:rFonts w:eastAsia="Times New Roman" w:cs="Arial"/>
          <w:b w:val="1"/>
          <w:bCs w:val="1"/>
          <w:i w:val="1"/>
          <w:iCs w:val="1"/>
          <w:color w:val="0F4761" w:themeColor="accent1" w:themeShade="BF"/>
          <w:highlight w:val="yellow"/>
          <w:bdr w:val="none" w:color="auto" w:sz="0" w:space="0" w:frame="1"/>
        </w:rPr>
        <w:t xml:space="preserve">the main phase </w:t>
      </w:r>
      <w:del w:author="Milo Alan Puhan" w:date="2026-04-12T09:27:12.24Z" w16du:dateUtc="2026-04-12T09:27:12.24Z" w:id="1696455819">
        <w:r w:rsidRPr="4E119242" w:rsidDel="00F605E6">
          <w:rPr>
            <w:rFonts w:eastAsia="Times New Roman" w:cs="Arial"/>
            <w:b w:val="1"/>
            <w:bCs w:val="1"/>
            <w:i w:val="1"/>
            <w:iCs w:val="1"/>
            <w:color w:val="0F4761" w:themeColor="accent1" w:themeTint="FF" w:themeShade="BF"/>
            <w:highlight w:val="yellow"/>
          </w:rPr>
          <w:delText xml:space="preserve">allowed us to apply </w:delText>
        </w:r>
      </w:del>
      <w:r w:rsidRPr="4E119242" w:rsidR="00F605E6">
        <w:rPr>
          <w:rFonts w:eastAsia="Times New Roman" w:cs="Arial"/>
          <w:b w:val="1"/>
          <w:bCs w:val="1"/>
          <w:i w:val="1"/>
          <w:iCs w:val="1"/>
          <w:color w:val="0F4761" w:themeColor="accent1" w:themeShade="BF"/>
          <w:highlight w:val="yellow"/>
          <w:bdr w:val="none" w:color="auto" w:sz="0" w:space="0" w:frame="1"/>
        </w:rPr>
        <w:t xml:space="preserve">to a sample of unselected </w:t>
      </w:r>
      <w:r w:rsidRPr="4E119242" w:rsidR="00E40192">
        <w:rPr>
          <w:rFonts w:eastAsia="Times New Roman" w:cs="Arial"/>
          <w:b w:val="1"/>
          <w:bCs w:val="1"/>
          <w:i w:val="1"/>
          <w:iCs w:val="1"/>
          <w:color w:val="0F4761" w:themeColor="accent1" w:themeShade="BF"/>
          <w:highlight w:val="yellow"/>
          <w:bdr w:val="none" w:color="auto" w:sz="0" w:space="0" w:frame="1"/>
        </w:rPr>
        <w:t>RCTs</w:t>
      </w:r>
      <w:r w:rsidRPr="4E119242" w:rsidR="005E536A">
        <w:rPr>
          <w:rFonts w:eastAsia="Times New Roman" w:cs="Arial"/>
          <w:b w:val="1"/>
          <w:bCs w:val="1"/>
          <w:i w:val="1"/>
          <w:iCs w:val="1"/>
          <w:color w:val="0F4761" w:themeColor="accent1" w:themeShade="BF"/>
          <w:highlight w:val="yellow"/>
          <w:bdr w:val="none" w:color="auto" w:sz="0" w:space="0" w:frame="1"/>
        </w:rPr>
        <w:t xml:space="preserve"> </w:t>
      </w:r>
      <w:del w:author="Milo Alan Puhan" w:date="2026-04-12T09:27:21.351Z" w16du:dateUtc="2026-04-12T09:27:21.351Z" w:id="830591096">
        <w:r w:rsidRPr="4E119242" w:rsidDel="00F605E6">
          <w:rPr>
            <w:rFonts w:eastAsia="Times New Roman" w:cs="Arial"/>
            <w:b w:val="1"/>
            <w:bCs w:val="1"/>
            <w:i w:val="1"/>
            <w:iCs w:val="1"/>
            <w:color w:val="0F4761" w:themeColor="accent1" w:themeTint="FF" w:themeShade="BF"/>
            <w:highlight w:val="yellow"/>
          </w:rPr>
          <w:delText>using a precision-based sample size</w:delText>
        </w:r>
      </w:del>
      <w:r w:rsidRPr="4E119242" w:rsidR="00E40192">
        <w:rPr>
          <w:rFonts w:eastAsia="Times New Roman" w:cs="Arial"/>
          <w:b w:val="1"/>
          <w:bCs w:val="1"/>
          <w:i w:val="1"/>
          <w:iCs w:val="1"/>
          <w:color w:val="0F4761" w:themeColor="accent1" w:themeShade="BF"/>
          <w:highlight w:val="yellow"/>
          <w:bdr w:val="none" w:color="auto" w:sz="0" w:space="0" w:frame="1"/>
        </w:rPr>
        <w:t xml:space="preserve">. </w:t>
      </w:r>
      <w:del w:author="Milo Alan Puhan" w:date="2026-04-12T09:27:30.491Z" w16du:dateUtc="2026-04-12T09:27:30.491Z" w:id="896104154">
        <w:r w:rsidRPr="4E119242" w:rsidDel="00F605E6">
          <w:rPr>
            <w:rFonts w:eastAsia="Times New Roman" w:cs="Arial"/>
            <w:b w:val="1"/>
            <w:bCs w:val="1"/>
            <w:i w:val="1"/>
            <w:iCs w:val="1"/>
            <w:color w:val="0F4761" w:themeColor="accent1" w:themeTint="FF" w:themeShade="BF"/>
            <w:highlight w:val="yellow"/>
          </w:rPr>
          <w:delText>Our study design enabled the internal validation of our original tool within the surgical field using consistent raters</w:delText>
        </w:r>
      </w:del>
      <w:r w:rsidRPr="4E119242" w:rsidR="00F605E6">
        <w:rPr>
          <w:rFonts w:eastAsia="Times New Roman" w:cs="Arial"/>
          <w:b w:val="1"/>
          <w:bCs w:val="1"/>
          <w:i w:val="1"/>
          <w:iCs w:val="1"/>
          <w:color w:val="0F4761" w:themeColor="accent1" w:themeShade="BF"/>
          <w:highlight w:val="yellow"/>
          <w:bdr w:val="none" w:color="auto" w:sz="0" w:space="0" w:frame="1"/>
        </w:rPr>
        <w:t xml:space="preserve">. </w:t>
      </w:r>
      <w:del w:author="Milo Alan Puhan" w:date="2026-04-12T09:27:32.416Z" w16du:dateUtc="2026-04-12T09:27:32.416Z" w:id="1206834345">
        <w:r w:rsidRPr="4E119242" w:rsidDel="003868D3">
          <w:rPr>
            <w:rFonts w:eastAsia="Times New Roman" w:cs="Arial"/>
            <w:b w:val="1"/>
            <w:bCs w:val="1"/>
            <w:i w:val="1"/>
            <w:iCs w:val="1"/>
            <w:color w:val="0F4761" w:themeColor="accent1" w:themeTint="FF" w:themeShade="BF"/>
            <w:highlight w:val="yellow"/>
          </w:rPr>
          <w:delText>Four</w:delText>
        </w:r>
        <w:r w:rsidRPr="4E119242" w:rsidDel="00F605E6">
          <w:rPr>
            <w:rFonts w:eastAsia="Times New Roman" w:cs="Arial"/>
            <w:b w:val="1"/>
            <w:bCs w:val="1"/>
            <w:i w:val="1"/>
            <w:iCs w:val="1"/>
            <w:color w:val="0F4761" w:themeColor="accent1" w:themeTint="FF" w:themeShade="BF"/>
            <w:highlight w:val="yellow"/>
          </w:rPr>
          <w:delText>th</w:delText>
        </w:r>
      </w:del>
      <w:ins w:author="Milo Alan Puhan" w:date="2026-04-12T09:27:33.063Z" w16du:dateUtc="2026-04-12T09:27:33.063Z" w:id="152413233">
        <w:r w:rsidRPr="4E119242" w:rsidR="2AD96CC6">
          <w:rPr>
            <w:rFonts w:eastAsia="Times New Roman" w:cs="Arial"/>
            <w:b w:val="1"/>
            <w:bCs w:val="1"/>
            <w:i w:val="1"/>
            <w:iCs w:val="1"/>
            <w:color w:val="0F4761" w:themeColor="accent1" w:themeTint="FF" w:themeShade="BF"/>
            <w:highlight w:val="yellow"/>
          </w:rPr>
          <w:t>Third</w:t>
        </w:r>
      </w:ins>
      <w:r w:rsidRPr="4E119242" w:rsidR="003868D3">
        <w:rPr>
          <w:rFonts w:eastAsia="Times New Roman" w:cs="Arial"/>
          <w:b w:val="1"/>
          <w:bCs w:val="1"/>
          <w:i w:val="1"/>
          <w:iCs w:val="1"/>
          <w:color w:val="0F4761" w:themeColor="accent1" w:themeShade="BF"/>
          <w:highlight w:val="yellow"/>
          <w:bdr w:val="none" w:color="auto" w:sz="0" w:space="0" w:frame="1"/>
        </w:rPr>
        <w:t xml:space="preserve">, </w:t>
      </w:r>
      <w:r w:rsidRPr="4E119242" w:rsidR="00F605E6">
        <w:rPr>
          <w:rFonts w:eastAsia="Times New Roman" w:cs="Arial"/>
          <w:b w:val="1"/>
          <w:bCs w:val="1"/>
          <w:i w:val="1"/>
          <w:iCs w:val="1"/>
          <w:color w:val="0F4761" w:themeColor="accent1" w:themeShade="BF"/>
          <w:highlight w:val="yellow"/>
          <w:bdr w:val="none" w:color="auto" w:sz="0" w:space="0" w:frame="1"/>
        </w:rPr>
        <w:t xml:space="preserve">the structured </w:t>
      </w:r>
      <w:del w:author="Milo Alan Puhan" w:date="2026-04-12T09:27:39.927Z" w16du:dateUtc="2026-04-12T09:27:39.927Z" w:id="646238196">
        <w:r w:rsidRPr="4E119242" w:rsidDel="00F605E6">
          <w:rPr>
            <w:rFonts w:eastAsia="Times New Roman" w:cs="Arial"/>
            <w:b w:val="1"/>
            <w:bCs w:val="1"/>
            <w:i w:val="1"/>
            <w:iCs w:val="1"/>
            <w:color w:val="0F4761" w:themeColor="accent1" w:themeTint="FF" w:themeShade="BF"/>
            <w:highlight w:val="yellow"/>
          </w:rPr>
          <w:delText xml:space="preserve">algorithm </w:delText>
        </w:r>
      </w:del>
      <w:ins w:author="Milo Alan Puhan" w:date="2026-04-12T09:27:47.599Z" w16du:dateUtc="2026-04-12T09:27:47.599Z" w:id="429407817">
        <w:r w:rsidRPr="4E119242" w:rsidR="2CEE9B4D">
          <w:rPr>
            <w:rFonts w:eastAsia="Times New Roman" w:cs="Arial"/>
            <w:b w:val="1"/>
            <w:bCs w:val="1"/>
            <w:i w:val="1"/>
            <w:iCs w:val="1"/>
            <w:color w:val="0F4761" w:themeColor="accent1" w:themeTint="FF" w:themeShade="BF"/>
            <w:highlight w:val="yellow"/>
          </w:rPr>
          <w:t xml:space="preserve">approach with two independent reviewers </w:t>
        </w:r>
      </w:ins>
      <w:r w:rsidRPr="4E119242" w:rsidR="00F605E6">
        <w:rPr>
          <w:rFonts w:eastAsia="Times New Roman" w:cs="Arial"/>
          <w:b w:val="1"/>
          <w:bCs w:val="1"/>
          <w:i w:val="1"/>
          <w:iCs w:val="1"/>
          <w:color w:val="0F4761" w:themeColor="accent1" w:themeShade="BF"/>
          <w:highlight w:val="yellow"/>
          <w:bdr w:val="none" w:color="auto" w:sz="0" w:space="0" w:frame="1"/>
        </w:rPr>
        <w:t>and predefined criteria were designed to minimize</w:t>
      </w:r>
      <w:r w:rsidRPr="4E119242" w:rsidR="003868D3">
        <w:rPr>
          <w:rFonts w:eastAsia="Times New Roman" w:cs="Arial"/>
          <w:b w:val="1"/>
          <w:bCs w:val="1"/>
          <w:i w:val="1"/>
          <w:iCs w:val="1"/>
          <w:color w:val="0F4761" w:themeColor="accent1" w:themeShade="BF"/>
          <w:highlight w:val="yellow"/>
          <w:bdr w:val="none" w:color="auto" w:sz="0" w:space="0" w:frame="1"/>
        </w:rPr>
        <w:t xml:space="preserve"> </w:t>
      </w:r>
      <w:r w:rsidRPr="4E119242" w:rsidR="00F605E6">
        <w:rPr>
          <w:rFonts w:eastAsia="Times New Roman" w:cs="Arial"/>
          <w:b w:val="1"/>
          <w:bCs w:val="1"/>
          <w:i w:val="1"/>
          <w:iCs w:val="1"/>
          <w:color w:val="0F4761" w:themeColor="accent1" w:themeShade="BF"/>
          <w:highlight w:val="yellow"/>
          <w:bdr w:val="none" w:color="auto" w:sz="0" w:space="0" w:frame="1"/>
        </w:rPr>
        <w:t xml:space="preserve">subjectivity, enhancing usability, </w:t>
      </w:r>
      <w:r w:rsidRPr="4E119242" w:rsidR="00F605E6">
        <w:rPr>
          <w:rFonts w:eastAsia="Times New Roman" w:cs="Arial"/>
          <w:b w:val="1"/>
          <w:bCs w:val="1"/>
          <w:i w:val="1"/>
          <w:iCs w:val="1"/>
          <w:color w:val="0F4761" w:themeColor="accent1" w:themeShade="BF"/>
          <w:highlight w:val="yellow"/>
          <w:bdr w:val="none" w:color="auto" w:sz="0" w:space="0" w:frame="1"/>
        </w:rPr>
        <w:t>reproducibility</w:t>
      </w:r>
      <w:r w:rsidRPr="4E119242" w:rsidR="00F605E6">
        <w:rPr>
          <w:rFonts w:eastAsia="Times New Roman" w:cs="Arial"/>
          <w:b w:val="1"/>
          <w:bCs w:val="1"/>
          <w:i w:val="1"/>
          <w:iCs w:val="1"/>
          <w:color w:val="0F4761" w:themeColor="accent1" w:themeShade="BF"/>
          <w:highlight w:val="yellow"/>
          <w:bdr w:val="none" w:color="auto" w:sz="0" w:space="0" w:frame="1"/>
        </w:rPr>
        <w:t xml:space="preserve"> and transparency.</w:t>
      </w:r>
      <w:r w:rsidRPr="4E119242" w:rsidR="003868D3">
        <w:rPr>
          <w:rFonts w:eastAsia="Times New Roman" w:cs="Arial"/>
          <w:b w:val="1"/>
          <w:bCs w:val="1"/>
          <w:i w:val="1"/>
          <w:iCs w:val="1"/>
          <w:color w:val="0F4761" w:themeColor="accent1" w:themeShade="BF"/>
          <w:highlight w:val="yellow"/>
          <w:bdr w:val="none" w:color="auto" w:sz="0" w:space="0" w:frame="1"/>
        </w:rPr>
        <w:t xml:space="preserve"> </w:t>
      </w:r>
      <w:r w:rsidRPr="4E119242" w:rsidR="00F605E6">
        <w:rPr>
          <w:rFonts w:eastAsia="Times New Roman" w:cs="Arial"/>
          <w:b w:val="1"/>
          <w:bCs w:val="1"/>
          <w:i w:val="1"/>
          <w:iCs w:val="1"/>
          <w:color w:val="0F4761" w:themeColor="accent1" w:themeShade="BF"/>
          <w:highlight w:val="yellow"/>
          <w:bdr w:val="none" w:color="auto" w:sz="0" w:space="0" w:frame="1"/>
        </w:rPr>
        <w:t>Finally, although developed in the surgical field, the framework is not specialty-specific and m</w:t>
      </w:r>
      <w:r w:rsidRPr="4E119242" w:rsidR="00545C6C">
        <w:rPr>
          <w:rFonts w:eastAsia="Times New Roman" w:cs="Arial"/>
          <w:b w:val="1"/>
          <w:bCs w:val="1"/>
          <w:i w:val="1"/>
          <w:iCs w:val="1"/>
          <w:color w:val="0F4761" w:themeColor="accent1" w:themeShade="BF"/>
          <w:highlight w:val="yellow"/>
          <w:bdr w:val="none" w:color="auto" w:sz="0" w:space="0" w:frame="1"/>
        </w:rPr>
        <w:t>ay</w:t>
      </w:r>
      <w:r w:rsidRPr="4E119242" w:rsidR="00F605E6">
        <w:rPr>
          <w:rFonts w:eastAsia="Times New Roman" w:cs="Arial"/>
          <w:b w:val="1"/>
          <w:bCs w:val="1"/>
          <w:i w:val="1"/>
          <w:iCs w:val="1"/>
          <w:color w:val="0F4761" w:themeColor="accent1" w:themeShade="BF"/>
          <w:highlight w:val="yellow"/>
          <w:bdr w:val="none" w:color="auto" w:sz="0" w:space="0" w:frame="1"/>
        </w:rPr>
        <w:t xml:space="preserve"> be applicable across other </w:t>
      </w:r>
      <w:r w:rsidRPr="4E119242" w:rsidR="003868D3">
        <w:rPr>
          <w:rFonts w:eastAsia="Times New Roman" w:cs="Arial"/>
          <w:b w:val="1"/>
          <w:bCs w:val="1"/>
          <w:i w:val="1"/>
          <w:iCs w:val="1"/>
          <w:color w:val="0F4761" w:themeColor="accent1" w:themeShade="BF"/>
          <w:highlight w:val="yellow"/>
          <w:bdr w:val="none" w:color="auto" w:sz="0" w:space="0" w:frame="1"/>
        </w:rPr>
        <w:t xml:space="preserve">medical </w:t>
      </w:r>
      <w:r w:rsidRPr="4E119242" w:rsidR="00F605E6">
        <w:rPr>
          <w:rFonts w:eastAsia="Times New Roman" w:cs="Arial"/>
          <w:b w:val="1"/>
          <w:bCs w:val="1"/>
          <w:i w:val="1"/>
          <w:iCs w:val="1"/>
          <w:color w:val="0F4761" w:themeColor="accent1" w:themeShade="BF"/>
          <w:highlight w:val="yellow"/>
          <w:bdr w:val="none" w:color="auto" w:sz="0" w:space="0" w:frame="1"/>
        </w:rPr>
        <w:t>disciplines</w:t>
      </w:r>
      <w:r w:rsidRPr="4E119242" w:rsidR="003868D3">
        <w:rPr>
          <w:rFonts w:eastAsia="Times New Roman" w:cs="Arial"/>
          <w:b w:val="1"/>
          <w:bCs w:val="1"/>
          <w:i w:val="1"/>
          <w:iCs w:val="1"/>
          <w:color w:val="0F4761" w:themeColor="accent1" w:themeShade="BF"/>
          <w:highlight w:val="yellow"/>
          <w:bdr w:val="none" w:color="auto" w:sz="0" w:space="0" w:frame="1"/>
        </w:rPr>
        <w:t>.</w:t>
      </w:r>
      <w:r w:rsidRPr="4E119242" w:rsidR="00F605E6">
        <w:rPr>
          <w:rFonts w:eastAsia="Times New Roman" w:cs="Arial"/>
          <w:b w:val="1"/>
          <w:bCs w:val="1"/>
          <w:i w:val="1"/>
          <w:iCs w:val="1"/>
          <w:color w:val="0F4761" w:themeColor="accent1" w:themeShade="BF"/>
          <w:highlight w:val="yellow"/>
          <w:bdr w:val="none" w:color="auto" w:sz="0" w:space="0" w:frame="1"/>
        </w:rPr>
        <w:t xml:space="preserve"> </w:t>
      </w:r>
      <w:r w:rsidRPr="4E119242" w:rsidR="00F605E6">
        <w:rPr>
          <w:rFonts w:eastAsia="Times New Roman" w:cs="Arial"/>
          <w:b w:val="1"/>
          <w:bCs w:val="1"/>
          <w:i w:val="1"/>
          <w:iCs w:val="1"/>
          <w:color w:val="0F4761" w:themeColor="accent1" w:themeShade="BF"/>
          <w:highlight w:val="yellow"/>
          <w:bdr w:val="none" w:color="auto" w:sz="0" w:space="0" w:frame="1"/>
        </w:rPr>
        <w:t xml:space="preserve">External validation and larger and more diverse cohorts will </w:t>
      </w:r>
      <w:r w:rsidRPr="4E119242" w:rsidR="00F605E6">
        <w:rPr>
          <w:rFonts w:eastAsia="Times New Roman" w:cs="Arial"/>
          <w:b w:val="1"/>
          <w:bCs w:val="1"/>
          <w:i w:val="1"/>
          <w:iCs w:val="1"/>
          <w:color w:val="0F4761" w:themeColor="accent1" w:themeShade="BF"/>
          <w:highlight w:val="yellow"/>
          <w:bdr w:val="none" w:color="auto" w:sz="0" w:space="0" w:frame="1"/>
        </w:rPr>
        <w:t>be required</w:t>
      </w:r>
      <w:r w:rsidRPr="4E119242" w:rsidR="00F605E6">
        <w:rPr>
          <w:rFonts w:eastAsia="Times New Roman" w:cs="Arial"/>
          <w:b w:val="1"/>
          <w:bCs w:val="1"/>
          <w:i w:val="1"/>
          <w:iCs w:val="1"/>
          <w:color w:val="0F4761" w:themeColor="accent1" w:themeShade="BF"/>
          <w:highlight w:val="yellow"/>
          <w:bdr w:val="none" w:color="auto" w:sz="0" w:space="0" w:frame="1"/>
        </w:rPr>
        <w:t xml:space="preserve"> to further </w:t>
      </w:r>
      <w:r w:rsidRPr="4E119242" w:rsidR="00F605E6">
        <w:rPr>
          <w:rFonts w:eastAsia="Times New Roman" w:cs="Arial"/>
          <w:b w:val="1"/>
          <w:bCs w:val="1"/>
          <w:i w:val="1"/>
          <w:iCs w:val="1"/>
          <w:color w:val="0F4761" w:themeColor="accent1" w:themeShade="BF"/>
          <w:highlight w:val="yellow"/>
          <w:bdr w:val="none" w:color="auto" w:sz="0" w:space="0" w:frame="1"/>
        </w:rPr>
        <w:t>establish</w:t>
      </w:r>
      <w:r w:rsidRPr="4E119242" w:rsidR="00F605E6">
        <w:rPr>
          <w:rFonts w:eastAsia="Times New Roman" w:cs="Arial"/>
          <w:b w:val="1"/>
          <w:bCs w:val="1"/>
          <w:i w:val="1"/>
          <w:iCs w:val="1"/>
          <w:color w:val="0F4761" w:themeColor="accent1" w:themeShade="BF"/>
          <w:highlight w:val="yellow"/>
          <w:bdr w:val="none" w:color="auto" w:sz="0" w:space="0" w:frame="1"/>
        </w:rPr>
        <w:t xml:space="preserve"> its </w:t>
      </w:r>
      <w:del w:author="Milo Alan Puhan" w:date="2026-04-12T09:28:05.505Z" w16du:dateUtc="2026-04-12T09:28:05.505Z" w:id="115940830">
        <w:r w:rsidRPr="4E119242" w:rsidDel="00F605E6">
          <w:rPr>
            <w:rFonts w:eastAsia="Times New Roman" w:cs="Arial"/>
            <w:b w:val="1"/>
            <w:bCs w:val="1"/>
            <w:i w:val="1"/>
            <w:iCs w:val="1"/>
            <w:color w:val="0F4761" w:themeColor="accent1" w:themeTint="FF" w:themeShade="BF"/>
            <w:highlight w:val="yellow"/>
          </w:rPr>
          <w:delText xml:space="preserve">robustness and </w:delText>
        </w:r>
        <w:r w:rsidRPr="4E119242" w:rsidDel="00F605E6">
          <w:rPr>
            <w:rFonts w:eastAsia="Times New Roman" w:cs="Arial"/>
            <w:b w:val="1"/>
            <w:bCs w:val="1"/>
            <w:i w:val="1"/>
            <w:iCs w:val="1"/>
            <w:color w:val="0F4761" w:themeColor="accent1" w:themeTint="FF" w:themeShade="BF"/>
            <w:highlight w:val="yellow"/>
          </w:rPr>
          <w:delText>generalizability</w:delText>
        </w:r>
      </w:del>
      <w:ins w:author="Milo Alan Puhan" w:date="2026-04-12T09:28:24.067Z" w16du:dateUtc="2026-04-12T09:28:24.067Z" w:id="1480989663">
        <w:r w:rsidRPr="4E119242" w:rsidR="26DA9D1A">
          <w:rPr>
            <w:rFonts w:eastAsia="Times New Roman" w:cs="Arial"/>
            <w:b w:val="1"/>
            <w:bCs w:val="1"/>
            <w:i w:val="1"/>
            <w:iCs w:val="1"/>
            <w:color w:val="0F4761" w:themeColor="accent1" w:themeTint="FF" w:themeShade="BF"/>
            <w:highlight w:val="yellow"/>
          </w:rPr>
          <w:t>usability</w:t>
        </w:r>
        <w:r w:rsidRPr="4E119242" w:rsidR="26DA9D1A">
          <w:rPr>
            <w:rFonts w:eastAsia="Times New Roman" w:cs="Arial"/>
            <w:b w:val="1"/>
            <w:bCs w:val="1"/>
            <w:i w:val="1"/>
            <w:iCs w:val="1"/>
            <w:color w:val="0F4761" w:themeColor="accent1" w:themeTint="FF" w:themeShade="BF"/>
            <w:highlight w:val="yellow"/>
          </w:rPr>
          <w:t xml:space="preserve"> and informativeness</w:t>
        </w:r>
      </w:ins>
      <w:r w:rsidRPr="4E119242" w:rsidR="00F605E6">
        <w:rPr>
          <w:rFonts w:eastAsia="Times New Roman" w:cs="Arial"/>
          <w:b w:val="1"/>
          <w:bCs w:val="1"/>
          <w:i w:val="1"/>
          <w:iCs w:val="1"/>
          <w:color w:val="0F4761" w:themeColor="accent1" w:themeShade="BF"/>
          <w:highlight w:val="yellow"/>
          <w:bdr w:val="none" w:color="auto" w:sz="0" w:space="0" w:frame="1"/>
        </w:rPr>
        <w:t>.</w:t>
      </w:r>
    </w:p>
    <w:p w:rsidR="00BA2932" w:rsidP="00BB4931" w:rsidRDefault="00BA2932" w14:paraId="4D16A27E" w14:textId="0FB493D4">
      <w:pPr>
        <w:spacing w:before="0" w:after="160" w:line="480" w:lineRule="auto"/>
        <w:rPr>
          <w:rFonts w:cs="Calibri"/>
          <w:color w:val="000000" w:themeColor="text1"/>
        </w:rPr>
      </w:pPr>
      <w:r>
        <w:rPr>
          <w:rFonts w:cs="Calibri"/>
          <w:color w:val="000000" w:themeColor="text1"/>
        </w:rPr>
        <w:br/>
      </w:r>
      <w:r w:rsidRPr="00454636" w:rsidR="00990873">
        <w:rPr>
          <w:rStyle w:val="Titre21Char"/>
          <w:highlight w:val="yellow"/>
        </w:rPr>
        <w:t>Limitations</w:t>
      </w:r>
    </w:p>
    <w:p w:rsidR="0075466E" w:rsidP="0075466E" w:rsidRDefault="00CE1464" w14:paraId="477B2741" w14:textId="03261CE2">
      <w:pPr>
        <w:spacing w:before="0" w:after="160" w:line="480" w:lineRule="auto"/>
      </w:pPr>
      <w:r w:rsidRPr="4E119242" w:rsidR="00CE1464">
        <w:rPr>
          <w:b w:val="1"/>
          <w:bCs w:val="1"/>
          <w:i w:val="1"/>
          <w:iCs w:val="1"/>
          <w:highlight w:val="yellow"/>
        </w:rPr>
        <w:t xml:space="preserve">First, this meta-research study </w:t>
      </w:r>
      <w:r w:rsidRPr="4E119242" w:rsidR="00525781">
        <w:rPr>
          <w:b w:val="1"/>
          <w:bCs w:val="1"/>
          <w:i w:val="1"/>
          <w:iCs w:val="1"/>
          <w:highlight w:val="yellow"/>
        </w:rPr>
        <w:t>has</w:t>
      </w:r>
      <w:r w:rsidRPr="4E119242" w:rsidR="00CE1464">
        <w:rPr>
          <w:b w:val="1"/>
          <w:bCs w:val="1"/>
          <w:i w:val="1"/>
          <w:iCs w:val="1"/>
          <w:highlight w:val="yellow"/>
        </w:rPr>
        <w:t xml:space="preserve"> limitations </w:t>
      </w:r>
      <w:r w:rsidRPr="4E119242" w:rsidR="00525781">
        <w:rPr>
          <w:b w:val="1"/>
          <w:bCs w:val="1"/>
          <w:i w:val="1"/>
          <w:iCs w:val="1"/>
          <w:highlight w:val="yellow"/>
        </w:rPr>
        <w:t>inherent to</w:t>
      </w:r>
      <w:r w:rsidRPr="4E119242" w:rsidR="00CE1464">
        <w:rPr>
          <w:b w:val="1"/>
          <w:bCs w:val="1"/>
          <w:i w:val="1"/>
          <w:iCs w:val="1"/>
          <w:highlight w:val="yellow"/>
        </w:rPr>
        <w:t xml:space="preserve"> a non-systematic review, </w:t>
      </w:r>
      <w:r w:rsidRPr="4E119242" w:rsidR="00525781">
        <w:rPr>
          <w:b w:val="1"/>
          <w:bCs w:val="1"/>
          <w:i w:val="1"/>
          <w:iCs w:val="1"/>
          <w:highlight w:val="yellow"/>
        </w:rPr>
        <w:t xml:space="preserve">as the main phase relied on a </w:t>
      </w:r>
      <w:ins w:author="Milo Alan Puhan" w:date="2026-04-12T09:28:35.84Z" w16du:dateUtc="2026-04-12T09:28:35.84Z" w:id="1633915301">
        <w:r w:rsidRPr="4E119242" w:rsidR="22AEE8C0">
          <w:rPr>
            <w:b w:val="1"/>
            <w:bCs w:val="1"/>
            <w:i w:val="1"/>
            <w:iCs w:val="1"/>
            <w:highlight w:val="yellow"/>
          </w:rPr>
          <w:t xml:space="preserve">representative </w:t>
        </w:r>
      </w:ins>
      <w:r w:rsidRPr="4E119242" w:rsidR="00525781">
        <w:rPr>
          <w:b w:val="1"/>
          <w:bCs w:val="1"/>
          <w:i w:val="1"/>
          <w:iCs w:val="1"/>
          <w:highlight w:val="yellow"/>
        </w:rPr>
        <w:t>sample rather than an exhaustive</w:t>
      </w:r>
      <w:r w:rsidRPr="4E119242" w:rsidR="00CE1464">
        <w:rPr>
          <w:b w:val="1"/>
          <w:bCs w:val="1"/>
          <w:i w:val="1"/>
          <w:iCs w:val="1"/>
          <w:highlight w:val="yellow"/>
        </w:rPr>
        <w:t xml:space="preserve"> a</w:t>
      </w:r>
      <w:r w:rsidRPr="4E119242" w:rsidR="00525781">
        <w:rPr>
          <w:b w:val="1"/>
          <w:bCs w:val="1"/>
          <w:i w:val="1"/>
          <w:iCs w:val="1"/>
          <w:highlight w:val="yellow"/>
        </w:rPr>
        <w:t xml:space="preserve">ssessment of all eligible </w:t>
      </w:r>
      <w:r w:rsidRPr="4E119242" w:rsidR="00CE1464">
        <w:rPr>
          <w:b w:val="1"/>
          <w:bCs w:val="1"/>
          <w:i w:val="1"/>
          <w:iCs w:val="1"/>
          <w:highlight w:val="yellow"/>
        </w:rPr>
        <w:t>RCTs</w:t>
      </w:r>
      <w:r w:rsidRPr="4E119242" w:rsidR="00525781">
        <w:rPr>
          <w:b w:val="1"/>
          <w:bCs w:val="1"/>
          <w:i w:val="1"/>
          <w:iCs w:val="1"/>
          <w:highlight w:val="yellow"/>
        </w:rPr>
        <w:t xml:space="preserve">. </w:t>
      </w:r>
      <w:r w:rsidRPr="4E119242" w:rsidR="00CE1464">
        <w:rPr>
          <w:b w:val="1"/>
          <w:bCs w:val="1"/>
          <w:i w:val="1"/>
          <w:iCs w:val="1"/>
          <w:highlight w:val="yellow"/>
        </w:rPr>
        <w:t>Second,</w:t>
      </w:r>
      <w:r w:rsidRPr="4E119242" w:rsidR="00525781">
        <w:rPr>
          <w:b w:val="1"/>
          <w:bCs w:val="1"/>
          <w:i w:val="1"/>
          <w:iCs w:val="1"/>
          <w:highlight w:val="yellow"/>
        </w:rPr>
        <w:t xml:space="preserve"> the</w:t>
      </w:r>
      <w:r w:rsidRPr="4E119242" w:rsidR="001E5C53">
        <w:rPr>
          <w:b w:val="1"/>
          <w:bCs w:val="1"/>
          <w:i w:val="1"/>
          <w:iCs w:val="1"/>
          <w:highlight w:val="yellow"/>
        </w:rPr>
        <w:t xml:space="preserve"> pilot </w:t>
      </w:r>
      <w:r w:rsidRPr="4E119242" w:rsidR="00525781">
        <w:rPr>
          <w:b w:val="1"/>
          <w:bCs w:val="1"/>
          <w:i w:val="1"/>
          <w:iCs w:val="1"/>
          <w:highlight w:val="yellow"/>
        </w:rPr>
        <w:t>phase may have introduced</w:t>
      </w:r>
      <w:r w:rsidRPr="4E119242" w:rsidR="001E5C53">
        <w:rPr>
          <w:b w:val="1"/>
          <w:bCs w:val="1"/>
          <w:i w:val="1"/>
          <w:iCs w:val="1"/>
          <w:highlight w:val="yellow"/>
        </w:rPr>
        <w:t xml:space="preserve"> </w:t>
      </w:r>
      <w:r w:rsidRPr="4E119242" w:rsidR="0032433D">
        <w:rPr>
          <w:b w:val="1"/>
          <w:bCs w:val="1"/>
          <w:i w:val="1"/>
          <w:iCs w:val="1"/>
          <w:highlight w:val="yellow"/>
        </w:rPr>
        <w:t xml:space="preserve">selection </w:t>
      </w:r>
      <w:r w:rsidRPr="4E119242" w:rsidR="00613B8B">
        <w:rPr>
          <w:b w:val="1"/>
          <w:bCs w:val="1"/>
          <w:i w:val="1"/>
          <w:iCs w:val="1"/>
          <w:highlight w:val="yellow"/>
        </w:rPr>
        <w:t>bias</w:t>
      </w:r>
      <w:r w:rsidRPr="4E119242" w:rsidR="00525781">
        <w:rPr>
          <w:b w:val="1"/>
          <w:bCs w:val="1"/>
          <w:i w:val="1"/>
          <w:iCs w:val="1"/>
          <w:highlight w:val="yellow"/>
        </w:rPr>
        <w:t xml:space="preserve"> due to the restrictive inclusion of RCTs using the CCI®; however, that phase primarily served to develop and refine the </w:t>
      </w:r>
      <w:r w:rsidRPr="4E119242" w:rsidR="00686341">
        <w:rPr>
          <w:b w:val="1"/>
          <w:bCs w:val="1"/>
          <w:i w:val="1"/>
          <w:iCs w:val="1"/>
          <w:highlight w:val="yellow"/>
        </w:rPr>
        <w:t>study procedures</w:t>
      </w:r>
      <w:r w:rsidRPr="4E119242" w:rsidR="00525781">
        <w:rPr>
          <w:b w:val="1"/>
          <w:bCs w:val="1"/>
          <w:i w:val="1"/>
          <w:iCs w:val="1"/>
          <w:highlight w:val="yellow"/>
        </w:rPr>
        <w:t>. In</w:t>
      </w:r>
      <w:r w:rsidRPr="4E119242" w:rsidR="00686341">
        <w:rPr>
          <w:b w:val="1"/>
          <w:bCs w:val="1"/>
          <w:i w:val="1"/>
          <w:iCs w:val="1"/>
          <w:highlight w:val="yellow"/>
        </w:rPr>
        <w:t xml:space="preserve"> </w:t>
      </w:r>
      <w:r w:rsidRPr="4E119242" w:rsidR="00525781">
        <w:rPr>
          <w:b w:val="1"/>
          <w:bCs w:val="1"/>
          <w:i w:val="1"/>
          <w:iCs w:val="1"/>
          <w:highlight w:val="yellow"/>
        </w:rPr>
        <w:t>contrast, the main</w:t>
      </w:r>
      <w:r w:rsidRPr="4E119242" w:rsidR="00686341">
        <w:rPr>
          <w:b w:val="1"/>
          <w:bCs w:val="1"/>
          <w:i w:val="1"/>
          <w:iCs w:val="1"/>
          <w:highlight w:val="yellow"/>
        </w:rPr>
        <w:t xml:space="preserve"> study </w:t>
      </w:r>
      <w:r w:rsidRPr="4E119242" w:rsidR="00525781">
        <w:rPr>
          <w:b w:val="1"/>
          <w:bCs w:val="1"/>
          <w:i w:val="1"/>
          <w:iCs w:val="1"/>
          <w:highlight w:val="yellow"/>
        </w:rPr>
        <w:t>included a consecutive</w:t>
      </w:r>
      <w:r w:rsidRPr="4E119242" w:rsidR="00686341">
        <w:rPr>
          <w:b w:val="1"/>
          <w:bCs w:val="1"/>
          <w:i w:val="1"/>
          <w:iCs w:val="1"/>
          <w:highlight w:val="yellow"/>
        </w:rPr>
        <w:t xml:space="preserve"> sample </w:t>
      </w:r>
      <w:r w:rsidRPr="4E119242" w:rsidR="00525781">
        <w:rPr>
          <w:b w:val="1"/>
          <w:bCs w:val="1"/>
          <w:i w:val="1"/>
          <w:iCs w:val="1"/>
          <w:highlight w:val="yellow"/>
        </w:rPr>
        <w:t>of trials over a defined</w:t>
      </w:r>
      <w:r w:rsidRPr="4E119242" w:rsidR="00686341">
        <w:rPr>
          <w:b w:val="1"/>
          <w:bCs w:val="1"/>
          <w:i w:val="1"/>
          <w:iCs w:val="1"/>
          <w:highlight w:val="yellow"/>
        </w:rPr>
        <w:t xml:space="preserve"> period without </w:t>
      </w:r>
      <w:r w:rsidRPr="4E119242" w:rsidR="00525781">
        <w:rPr>
          <w:b w:val="1"/>
          <w:bCs w:val="1"/>
          <w:i w:val="1"/>
          <w:iCs w:val="1"/>
          <w:highlight w:val="yellow"/>
        </w:rPr>
        <w:t>such restrictions</w:t>
      </w:r>
      <w:r w:rsidRPr="4E119242" w:rsidR="00686341">
        <w:rPr>
          <w:b w:val="1"/>
          <w:bCs w:val="1"/>
          <w:i w:val="1"/>
          <w:iCs w:val="1"/>
          <w:highlight w:val="yellow"/>
        </w:rPr>
        <w:t xml:space="preserve">. </w:t>
      </w:r>
      <w:r w:rsidRPr="4E119242" w:rsidR="00CE1464">
        <w:rPr>
          <w:b w:val="1"/>
          <w:bCs w:val="1"/>
          <w:i w:val="1"/>
          <w:iCs w:val="1"/>
          <w:highlight w:val="yellow"/>
        </w:rPr>
        <w:t>Third</w:t>
      </w:r>
      <w:r w:rsidRPr="4E119242" w:rsidR="00D124E4">
        <w:rPr>
          <w:b w:val="1"/>
          <w:bCs w:val="1"/>
          <w:i w:val="1"/>
          <w:iCs w:val="1"/>
          <w:highlight w:val="yellow"/>
        </w:rPr>
        <w:t xml:space="preserve">, </w:t>
      </w:r>
      <w:r w:rsidRPr="4E119242" w:rsidR="00525781">
        <w:rPr>
          <w:b w:val="1"/>
          <w:bCs w:val="1"/>
          <w:i w:val="1"/>
          <w:iCs w:val="1"/>
          <w:highlight w:val="yellow"/>
        </w:rPr>
        <w:t xml:space="preserve">even </w:t>
      </w:r>
      <w:r w:rsidRPr="4E119242" w:rsidR="002F2A7B">
        <w:rPr>
          <w:b w:val="1"/>
          <w:bCs w:val="1"/>
          <w:i w:val="1"/>
          <w:iCs w:val="1"/>
          <w:highlight w:val="yellow"/>
        </w:rPr>
        <w:t>though</w:t>
      </w:r>
      <w:r w:rsidRPr="4E119242" w:rsidR="00EF6657">
        <w:rPr>
          <w:b w:val="1"/>
          <w:bCs w:val="1"/>
          <w:i w:val="1"/>
          <w:iCs w:val="1"/>
          <w:highlight w:val="yellow"/>
        </w:rPr>
        <w:t xml:space="preserve"> records were screened in </w:t>
      </w:r>
      <w:r w:rsidRPr="4E119242" w:rsidR="00B634B0">
        <w:rPr>
          <w:b w:val="1"/>
          <w:bCs w:val="1"/>
          <w:i w:val="1"/>
          <w:iCs w:val="1"/>
          <w:highlight w:val="yellow"/>
        </w:rPr>
        <w:t>an unsorted order</w:t>
      </w:r>
      <w:r w:rsidRPr="4E119242" w:rsidR="00990873">
        <w:rPr>
          <w:b w:val="1"/>
          <w:bCs w:val="1"/>
          <w:i w:val="1"/>
          <w:iCs w:val="1"/>
          <w:highlight w:val="yellow"/>
        </w:rPr>
        <w:t xml:space="preserve"> generated by Rayyan® and</w:t>
      </w:r>
      <w:r w:rsidRPr="4E119242" w:rsidR="00F879F1">
        <w:rPr>
          <w:b w:val="1"/>
          <w:bCs w:val="1"/>
          <w:i w:val="1"/>
          <w:iCs w:val="1"/>
          <w:highlight w:val="yellow"/>
        </w:rPr>
        <w:t xml:space="preserve"> the sample size was </w:t>
      </w:r>
      <w:r w:rsidRPr="4E119242" w:rsidR="00F879F1">
        <w:rPr>
          <w:b w:val="1"/>
          <w:bCs w:val="1"/>
          <w:i w:val="1"/>
          <w:iCs w:val="1"/>
          <w:highlight w:val="yellow"/>
        </w:rPr>
        <w:t xml:space="preserve">prespecified, the analyzed sample </w:t>
      </w:r>
      <w:r w:rsidRPr="4E119242" w:rsidR="00B634B0">
        <w:rPr>
          <w:b w:val="1"/>
          <w:bCs w:val="1"/>
          <w:i w:val="1"/>
          <w:iCs w:val="1"/>
          <w:highlight w:val="yellow"/>
        </w:rPr>
        <w:t>may not be</w:t>
      </w:r>
      <w:r w:rsidRPr="4E119242" w:rsidR="00722995">
        <w:rPr>
          <w:b w:val="1"/>
          <w:bCs w:val="1"/>
          <w:i w:val="1"/>
          <w:iCs w:val="1"/>
          <w:highlight w:val="yellow"/>
        </w:rPr>
        <w:t xml:space="preserve"> fully</w:t>
      </w:r>
      <w:r w:rsidRPr="4E119242" w:rsidR="00B634B0">
        <w:rPr>
          <w:b w:val="1"/>
          <w:bCs w:val="1"/>
          <w:i w:val="1"/>
          <w:iCs w:val="1"/>
          <w:highlight w:val="yellow"/>
        </w:rPr>
        <w:t xml:space="preserve"> representative of all </w:t>
      </w:r>
      <w:r w:rsidRPr="4E119242" w:rsidR="00F879F1">
        <w:rPr>
          <w:b w:val="1"/>
          <w:bCs w:val="1"/>
          <w:i w:val="1"/>
          <w:iCs w:val="1"/>
          <w:highlight w:val="yellow"/>
        </w:rPr>
        <w:t>RCTs</w:t>
      </w:r>
      <w:r w:rsidRPr="4E119242" w:rsidR="00DD3381">
        <w:rPr>
          <w:b w:val="1"/>
          <w:bCs w:val="1"/>
          <w:i w:val="1"/>
          <w:iCs w:val="1"/>
          <w:highlight w:val="yellow"/>
        </w:rPr>
        <w:t xml:space="preserve"> </w:t>
      </w:r>
      <w:r w:rsidRPr="4E119242" w:rsidR="00FB404D">
        <w:rPr>
          <w:b w:val="1"/>
          <w:bCs w:val="1"/>
          <w:i w:val="1"/>
          <w:iCs w:val="1"/>
          <w:highlight w:val="yellow"/>
        </w:rPr>
        <w:t>published in 2024</w:t>
      </w:r>
      <w:r w:rsidRPr="4E119242" w:rsidR="00BD5838">
        <w:rPr>
          <w:b w:val="1"/>
          <w:bCs w:val="1"/>
          <w:i w:val="1"/>
          <w:iCs w:val="1"/>
          <w:highlight w:val="yellow"/>
        </w:rPr>
        <w:t>.</w:t>
      </w:r>
      <w:r w:rsidRPr="4E119242" w:rsidR="00B9634F">
        <w:rPr>
          <w:b w:val="1"/>
          <w:bCs w:val="1"/>
          <w:i w:val="1"/>
          <w:iCs w:val="1"/>
          <w:highlight w:val="yellow"/>
        </w:rPr>
        <w:t xml:space="preserve"> </w:t>
      </w:r>
      <w:r w:rsidRPr="4E119242" w:rsidR="00F879F1">
        <w:rPr>
          <w:b w:val="1"/>
          <w:bCs w:val="1"/>
          <w:i w:val="1"/>
          <w:iCs w:val="1"/>
          <w:highlight w:val="yellow"/>
        </w:rPr>
        <w:t>Finally</w:t>
      </w:r>
      <w:r w:rsidRPr="4E119242" w:rsidR="005A1289">
        <w:rPr>
          <w:b w:val="1"/>
          <w:bCs w:val="1"/>
          <w:i w:val="1"/>
          <w:iCs w:val="1"/>
          <w:highlight w:val="yellow"/>
        </w:rPr>
        <w:t xml:space="preserve">, </w:t>
      </w:r>
      <w:r w:rsidRPr="4E119242" w:rsidR="00313E07">
        <w:rPr>
          <w:b w:val="1"/>
          <w:bCs w:val="1"/>
          <w:i w:val="1"/>
          <w:iCs w:val="1"/>
          <w:highlight w:val="yellow"/>
        </w:rPr>
        <w:t>our analysis</w:t>
      </w:r>
      <w:r w:rsidRPr="4E119242" w:rsidR="00893D0B">
        <w:rPr>
          <w:b w:val="1"/>
          <w:bCs w:val="1"/>
          <w:i w:val="1"/>
          <w:iCs w:val="1"/>
          <w:highlight w:val="yellow"/>
        </w:rPr>
        <w:t xml:space="preserve"> </w:t>
      </w:r>
      <w:r w:rsidRPr="4E119242" w:rsidR="00F879F1">
        <w:rPr>
          <w:b w:val="1"/>
          <w:bCs w:val="1"/>
          <w:i w:val="1"/>
          <w:iCs w:val="1"/>
          <w:highlight w:val="yellow"/>
        </w:rPr>
        <w:t xml:space="preserve">only </w:t>
      </w:r>
      <w:r w:rsidRPr="4E119242" w:rsidR="00893D0B">
        <w:rPr>
          <w:b w:val="1"/>
          <w:bCs w:val="1"/>
          <w:i w:val="1"/>
          <w:iCs w:val="1"/>
          <w:highlight w:val="yellow"/>
        </w:rPr>
        <w:t>captured RCTs</w:t>
      </w:r>
      <w:r w:rsidRPr="4E119242" w:rsidR="00F832D1">
        <w:rPr>
          <w:b w:val="1"/>
          <w:bCs w:val="1"/>
          <w:i w:val="1"/>
          <w:iCs w:val="1"/>
          <w:highlight w:val="yellow"/>
        </w:rPr>
        <w:t>, which represent only</w:t>
      </w:r>
      <w:r w:rsidRPr="4E119242" w:rsidR="00893D0B">
        <w:rPr>
          <w:b w:val="1"/>
          <w:bCs w:val="1"/>
          <w:i w:val="1"/>
          <w:iCs w:val="1"/>
          <w:highlight w:val="yellow"/>
        </w:rPr>
        <w:t xml:space="preserve"> a small </w:t>
      </w:r>
      <w:r w:rsidRPr="4E119242" w:rsidR="00F832D1">
        <w:rPr>
          <w:b w:val="1"/>
          <w:bCs w:val="1"/>
          <w:i w:val="1"/>
          <w:iCs w:val="1"/>
          <w:highlight w:val="yellow"/>
        </w:rPr>
        <w:t>fraction</w:t>
      </w:r>
      <w:r w:rsidRPr="4E119242" w:rsidR="00893D0B">
        <w:rPr>
          <w:b w:val="1"/>
          <w:bCs w:val="1"/>
          <w:i w:val="1"/>
          <w:iCs w:val="1"/>
          <w:highlight w:val="yellow"/>
        </w:rPr>
        <w:t xml:space="preserve"> of surgical research</w:t>
      </w:r>
      <w:r w:rsidRPr="4E119242" w:rsidR="00550A38">
        <w:rPr>
          <w:b w:val="1"/>
          <w:bCs w:val="1"/>
          <w:i w:val="1"/>
          <w:iCs w:val="1"/>
          <w:highlight w:val="yellow"/>
        </w:rPr>
        <w:t xml:space="preserve">. While </w:t>
      </w:r>
      <w:r w:rsidRPr="4E119242" w:rsidR="00F832D1">
        <w:rPr>
          <w:b w:val="1"/>
          <w:bCs w:val="1"/>
          <w:i w:val="1"/>
          <w:iCs w:val="1"/>
          <w:highlight w:val="yellow"/>
        </w:rPr>
        <w:t>RCTs</w:t>
      </w:r>
      <w:r w:rsidRPr="4E119242" w:rsidR="00550A38">
        <w:rPr>
          <w:b w:val="1"/>
          <w:bCs w:val="1"/>
          <w:i w:val="1"/>
          <w:iCs w:val="1"/>
          <w:highlight w:val="yellow"/>
        </w:rPr>
        <w:t xml:space="preserve"> </w:t>
      </w:r>
      <w:r w:rsidRPr="4E119242" w:rsidR="00F832D1">
        <w:rPr>
          <w:b w:val="1"/>
          <w:bCs w:val="1"/>
          <w:i w:val="1"/>
          <w:iCs w:val="1"/>
          <w:highlight w:val="yellow"/>
        </w:rPr>
        <w:t>are</w:t>
      </w:r>
      <w:r w:rsidRPr="4E119242" w:rsidR="00550A38">
        <w:rPr>
          <w:b w:val="1"/>
          <w:bCs w:val="1"/>
          <w:i w:val="1"/>
          <w:iCs w:val="1"/>
          <w:highlight w:val="yellow"/>
        </w:rPr>
        <w:t xml:space="preserve"> considered the </w:t>
      </w:r>
      <w:r w:rsidRPr="4E119242" w:rsidR="00F832D1">
        <w:rPr>
          <w:b w:val="1"/>
          <w:bCs w:val="1"/>
          <w:i w:val="1"/>
          <w:iCs w:val="1"/>
          <w:highlight w:val="yellow"/>
        </w:rPr>
        <w:t>least</w:t>
      </w:r>
      <w:r w:rsidRPr="4E119242" w:rsidR="00550A38">
        <w:rPr>
          <w:b w:val="1"/>
          <w:bCs w:val="1"/>
          <w:i w:val="1"/>
          <w:iCs w:val="1"/>
          <w:highlight w:val="yellow"/>
        </w:rPr>
        <w:t xml:space="preserve"> </w:t>
      </w:r>
      <w:r w:rsidRPr="4E119242" w:rsidR="008A4526">
        <w:rPr>
          <w:b w:val="1"/>
          <w:bCs w:val="1"/>
          <w:i w:val="1"/>
          <w:iCs w:val="1"/>
          <w:highlight w:val="yellow"/>
        </w:rPr>
        <w:t xml:space="preserve">biased </w:t>
      </w:r>
      <w:r w:rsidRPr="4E119242" w:rsidR="00F879F1">
        <w:rPr>
          <w:b w:val="1"/>
          <w:bCs w:val="1"/>
          <w:i w:val="1"/>
          <w:iCs w:val="1"/>
          <w:highlight w:val="yellow"/>
        </w:rPr>
        <w:t xml:space="preserve">and most robust </w:t>
      </w:r>
      <w:r w:rsidRPr="4E119242" w:rsidR="00F832D1">
        <w:rPr>
          <w:b w:val="1"/>
          <w:bCs w:val="1"/>
          <w:i w:val="1"/>
          <w:iCs w:val="1"/>
          <w:highlight w:val="yellow"/>
        </w:rPr>
        <w:t xml:space="preserve">study </w:t>
      </w:r>
      <w:r w:rsidRPr="4E119242" w:rsidR="00CB1F1C">
        <w:rPr>
          <w:b w:val="1"/>
          <w:bCs w:val="1"/>
          <w:i w:val="1"/>
          <w:iCs w:val="1"/>
          <w:highlight w:val="yellow"/>
        </w:rPr>
        <w:t xml:space="preserve">design </w:t>
      </w:r>
      <w:r w:rsidRPr="4E119242" w:rsidR="00F879F1">
        <w:rPr>
          <w:b w:val="1"/>
          <w:bCs w:val="1"/>
          <w:i w:val="1"/>
          <w:iCs w:val="1"/>
          <w:highlight w:val="yellow"/>
        </w:rPr>
        <w:t>for informing</w:t>
      </w:r>
      <w:r w:rsidRPr="4E119242" w:rsidR="008A4526">
        <w:rPr>
          <w:b w:val="1"/>
          <w:bCs w:val="1"/>
          <w:i w:val="1"/>
          <w:iCs w:val="1"/>
          <w:highlight w:val="yellow"/>
        </w:rPr>
        <w:t xml:space="preserve"> </w:t>
      </w:r>
      <w:r w:rsidRPr="4E119242" w:rsidR="009B5157">
        <w:rPr>
          <w:b w:val="1"/>
          <w:bCs w:val="1"/>
          <w:i w:val="1"/>
          <w:iCs w:val="1"/>
          <w:highlight w:val="yellow"/>
        </w:rPr>
        <w:t xml:space="preserve">clinical </w:t>
      </w:r>
      <w:r w:rsidRPr="4E119242" w:rsidR="008A4526">
        <w:rPr>
          <w:b w:val="1"/>
          <w:bCs w:val="1"/>
          <w:i w:val="1"/>
          <w:iCs w:val="1"/>
          <w:highlight w:val="yellow"/>
        </w:rPr>
        <w:t>practice</w:t>
      </w:r>
      <w:r w:rsidRPr="4E119242" w:rsidR="003B4887">
        <w:rPr>
          <w:b w:val="1"/>
          <w:bCs w:val="1"/>
          <w:i w:val="1"/>
          <w:iCs w:val="1"/>
          <w:highlight w:val="yellow"/>
        </w:rPr>
        <w:t xml:space="preserve">, </w:t>
      </w:r>
      <w:r w:rsidRPr="4E119242" w:rsidR="00B04C00">
        <w:rPr>
          <w:b w:val="1"/>
          <w:bCs w:val="1"/>
          <w:i w:val="1"/>
          <w:iCs w:val="1"/>
          <w:highlight w:val="yellow"/>
        </w:rPr>
        <w:t>clinical relevance</w:t>
      </w:r>
      <w:r w:rsidRPr="4E119242" w:rsidR="00073E23">
        <w:rPr>
          <w:b w:val="1"/>
          <w:bCs w:val="1"/>
          <w:i w:val="1"/>
          <w:iCs w:val="1"/>
          <w:highlight w:val="yellow"/>
        </w:rPr>
        <w:t xml:space="preserve"> also</w:t>
      </w:r>
      <w:r w:rsidRPr="4E119242" w:rsidR="009B5157">
        <w:rPr>
          <w:b w:val="1"/>
          <w:bCs w:val="1"/>
          <w:i w:val="1"/>
          <w:iCs w:val="1"/>
          <w:highlight w:val="yellow"/>
        </w:rPr>
        <w:t xml:space="preserve"> </w:t>
      </w:r>
      <w:r w:rsidRPr="4E119242" w:rsidR="004F7C81">
        <w:rPr>
          <w:b w:val="1"/>
          <w:bCs w:val="1"/>
          <w:i w:val="1"/>
          <w:iCs w:val="1"/>
          <w:highlight w:val="yellow"/>
        </w:rPr>
        <w:t xml:space="preserve">has </w:t>
      </w:r>
      <w:r w:rsidRPr="4E119242" w:rsidR="00607E2A">
        <w:rPr>
          <w:b w:val="1"/>
          <w:bCs w:val="1"/>
          <w:i w:val="1"/>
          <w:iCs w:val="1"/>
          <w:highlight w:val="yellow"/>
        </w:rPr>
        <w:t>a</w:t>
      </w:r>
      <w:r w:rsidRPr="4E119242" w:rsidR="00073E23">
        <w:rPr>
          <w:b w:val="1"/>
          <w:bCs w:val="1"/>
          <w:i w:val="1"/>
          <w:iCs w:val="1"/>
          <w:highlight w:val="yellow"/>
        </w:rPr>
        <w:t xml:space="preserve"> meaningful </w:t>
      </w:r>
      <w:r w:rsidRPr="4E119242" w:rsidR="00607E2A">
        <w:rPr>
          <w:b w:val="1"/>
          <w:bCs w:val="1"/>
          <w:i w:val="1"/>
          <w:iCs w:val="1"/>
          <w:highlight w:val="yellow"/>
        </w:rPr>
        <w:t xml:space="preserve">place </w:t>
      </w:r>
      <w:r w:rsidRPr="4E119242" w:rsidR="00B04C00">
        <w:rPr>
          <w:b w:val="1"/>
          <w:bCs w:val="1"/>
          <w:i w:val="1"/>
          <w:iCs w:val="1"/>
          <w:highlight w:val="yellow"/>
        </w:rPr>
        <w:t>in other study designs</w:t>
      </w:r>
      <w:r w:rsidRPr="4E119242" w:rsidR="00781A72">
        <w:rPr>
          <w:b w:val="1"/>
          <w:bCs w:val="1"/>
          <w:i w:val="1"/>
          <w:iCs w:val="1"/>
          <w:highlight w:val="yellow"/>
        </w:rPr>
        <w:t xml:space="preserve">. </w:t>
      </w:r>
      <w:r w:rsidRPr="4E119242" w:rsidR="00335463">
        <w:rPr>
          <w:b w:val="1"/>
          <w:bCs w:val="1"/>
          <w:i w:val="1"/>
          <w:iCs w:val="1"/>
          <w:highlight w:val="yellow"/>
        </w:rPr>
        <w:fldChar w:fldCharType="begin"/>
      </w:r>
      <w:r w:rsidRPr="4E119242" w:rsidR="008F4923">
        <w:rPr>
          <w:b w:val="1"/>
          <w:bCs w:val="1"/>
          <w:i w:val="1"/>
          <w:iCs w:val="1"/>
          <w:highlight w:val="yellow"/>
        </w:rPr>
        <w:instrText xml:space="preserve"> ADDIN ZOTERO_ITEM CSL_CITATION {"citationID":"8xZ0bLsN","properties":{"formattedCitation":"\\super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4E119242" w:rsidR="00335463">
        <w:rPr>
          <w:b w:val="1"/>
          <w:bCs w:val="1"/>
          <w:i w:val="1"/>
          <w:iCs w:val="1"/>
          <w:highlight w:val="yellow"/>
        </w:rPr>
        <w:fldChar w:fldCharType="separate"/>
      </w:r>
      <w:r w:rsidRPr="008F4923" w:rsidR="008F4923">
        <w:rPr>
          <w:rFonts w:cs="Arial"/>
          <w:kern w:val="0"/>
          <w:vertAlign w:val="superscript"/>
        </w:rPr>
        <w:t>22</w:t>
      </w:r>
      <w:r w:rsidRPr="4E119242" w:rsidR="00335463">
        <w:rPr>
          <w:b w:val="1"/>
          <w:bCs w:val="1"/>
          <w:i w:val="1"/>
          <w:iCs w:val="1"/>
          <w:highlight w:val="yellow"/>
        </w:rPr>
        <w:fldChar w:fldCharType="end"/>
      </w:r>
      <w:r w:rsidR="0075466E">
        <w:br/>
      </w:r>
      <w:r w:rsidRPr="002F2A7B" w:rsidR="002F2A7B">
        <w:rPr>
          <w:rStyle w:val="Titre21Char"/>
        </w:rPr>
        <w:t>Conclusion</w:t>
      </w:r>
    </w:p>
    <w:p w:rsidRPr="00AA067F" w:rsidR="00546538" w:rsidP="00BB4931" w:rsidRDefault="0075466E" w14:paraId="00073448" w14:textId="37BBD4E7">
      <w:pPr>
        <w:spacing w:before="0" w:after="160" w:line="480" w:lineRule="auto"/>
        <w:rPr>
          <w:rFonts w:cs="Calibri"/>
          <w:color w:val="000000" w:themeColor="text1"/>
        </w:rPr>
      </w:pPr>
      <w:r w:rsidRPr="4E119242" w:rsidR="0075466E">
        <w:rPr>
          <w:b w:val="1"/>
          <w:bCs w:val="1"/>
          <w:i w:val="1"/>
          <w:iCs w:val="1"/>
          <w:highlight w:val="yellow"/>
        </w:rPr>
        <w:t xml:space="preserve">In </w:t>
      </w:r>
      <w:r w:rsidRPr="4E119242" w:rsidR="006B74DC">
        <w:rPr>
          <w:b w:val="1"/>
          <w:bCs w:val="1"/>
          <w:i w:val="1"/>
          <w:iCs w:val="1"/>
          <w:highlight w:val="yellow"/>
        </w:rPr>
        <w:t>c</w:t>
      </w:r>
      <w:r w:rsidRPr="4E119242" w:rsidR="227BA698">
        <w:rPr>
          <w:b w:val="1"/>
          <w:bCs w:val="1"/>
          <w:i w:val="1"/>
          <w:iCs w:val="1"/>
          <w:highlight w:val="yellow"/>
        </w:rPr>
        <w:t>onclusion</w:t>
      </w:r>
      <w:r w:rsidRPr="4E119242" w:rsidR="006B74DC">
        <w:rPr>
          <w:rFonts w:cs="Calibri"/>
          <w:b w:val="1"/>
          <w:bCs w:val="1"/>
          <w:i w:val="1"/>
          <w:iCs w:val="1"/>
          <w:color w:val="000000" w:themeColor="text1" w:themeTint="FF" w:themeShade="FF"/>
          <w:highlight w:val="yellow"/>
        </w:rPr>
        <w:t xml:space="preserve">, </w:t>
      </w:r>
      <w:r w:rsidRPr="4E119242" w:rsidR="00D81483">
        <w:rPr>
          <w:rFonts w:cs="Calibri"/>
          <w:b w:val="1"/>
          <w:bCs w:val="1"/>
          <w:i w:val="1"/>
          <w:iCs w:val="1"/>
          <w:color w:val="000000" w:themeColor="text1" w:themeTint="FF" w:themeShade="FF"/>
          <w:highlight w:val="yellow"/>
        </w:rPr>
        <w:t xml:space="preserve">most </w:t>
      </w:r>
      <w:r w:rsidRPr="4E119242" w:rsidR="00546538">
        <w:rPr>
          <w:rFonts w:cs="Calibri"/>
          <w:b w:val="1"/>
          <w:bCs w:val="1"/>
          <w:i w:val="1"/>
          <w:iCs w:val="1"/>
          <w:color w:val="000000" w:themeColor="text1" w:themeTint="FF" w:themeShade="FF"/>
          <w:highlight w:val="yellow"/>
        </w:rPr>
        <w:t xml:space="preserve">surgical RCTs </w:t>
      </w:r>
      <w:r w:rsidRPr="4E119242" w:rsidR="00F879F1">
        <w:rPr>
          <w:rFonts w:cs="Calibri"/>
          <w:b w:val="1"/>
          <w:bCs w:val="1"/>
          <w:i w:val="1"/>
          <w:iCs w:val="1"/>
          <w:color w:val="000000" w:themeColor="text1" w:themeTint="FF" w:themeShade="FF"/>
          <w:highlight w:val="yellow"/>
        </w:rPr>
        <w:t xml:space="preserve">may </w:t>
      </w:r>
      <w:r w:rsidRPr="4E119242" w:rsidR="004032B3">
        <w:rPr>
          <w:rFonts w:cs="Calibri"/>
          <w:b w:val="1"/>
          <w:bCs w:val="1"/>
          <w:i w:val="1"/>
          <w:iCs w:val="1"/>
          <w:color w:val="000000" w:themeColor="text1" w:themeTint="FF" w:themeShade="FF"/>
          <w:highlight w:val="yellow"/>
        </w:rPr>
        <w:t>have</w:t>
      </w:r>
      <w:r w:rsidRPr="4E119242" w:rsidR="00F879F1">
        <w:rPr>
          <w:rFonts w:cs="Calibri"/>
          <w:b w:val="1"/>
          <w:bCs w:val="1"/>
          <w:i w:val="1"/>
          <w:iCs w:val="1"/>
          <w:color w:val="000000" w:themeColor="text1" w:themeTint="FF" w:themeShade="FF"/>
          <w:highlight w:val="yellow"/>
        </w:rPr>
        <w:t xml:space="preserve"> limited </w:t>
      </w:r>
      <w:r w:rsidRPr="4E119242" w:rsidR="004032B3">
        <w:rPr>
          <w:rFonts w:cs="Calibri"/>
          <w:b w:val="1"/>
          <w:bCs w:val="1"/>
          <w:i w:val="1"/>
          <w:iCs w:val="1"/>
          <w:color w:val="000000" w:themeColor="text1" w:themeTint="FF" w:themeShade="FF"/>
          <w:highlight w:val="yellow"/>
        </w:rPr>
        <w:t xml:space="preserve">capacity to </w:t>
      </w:r>
      <w:r w:rsidRPr="4E119242" w:rsidR="00546538">
        <w:rPr>
          <w:rFonts w:cs="Calibri"/>
          <w:b w:val="1"/>
          <w:bCs w:val="1"/>
          <w:i w:val="1"/>
          <w:iCs w:val="1"/>
          <w:color w:val="000000" w:themeColor="text1" w:themeTint="FF" w:themeShade="FF"/>
          <w:highlight w:val="yellow"/>
        </w:rPr>
        <w:t>inform patient-relevant decision-making</w:t>
      </w:r>
      <w:r w:rsidRPr="4E119242" w:rsidR="004032B3">
        <w:rPr>
          <w:rFonts w:cs="Calibri"/>
          <w:b w:val="1"/>
          <w:bCs w:val="1"/>
          <w:i w:val="1"/>
          <w:iCs w:val="1"/>
          <w:color w:val="000000" w:themeColor="text1" w:themeTint="FF" w:themeShade="FF"/>
          <w:highlight w:val="yellow"/>
        </w:rPr>
        <w:t xml:space="preserve">. </w:t>
      </w:r>
      <w:r w:rsidRPr="4E119242" w:rsidR="00D81483">
        <w:rPr>
          <w:rFonts w:cs="Calibri"/>
          <w:b w:val="1"/>
          <w:bCs w:val="1"/>
          <w:i w:val="1"/>
          <w:iCs w:val="1"/>
          <w:color w:val="000000" w:themeColor="text1" w:themeTint="FF" w:themeShade="FF"/>
          <w:highlight w:val="yellow"/>
        </w:rPr>
        <w:t>U</w:t>
      </w:r>
      <w:r w:rsidRPr="4E119242" w:rsidR="004032B3">
        <w:rPr>
          <w:rFonts w:cs="Calibri"/>
          <w:b w:val="1"/>
          <w:bCs w:val="1"/>
          <w:i w:val="1"/>
          <w:iCs w:val="1"/>
          <w:color w:val="000000" w:themeColor="text1" w:themeTint="FF" w:themeShade="FF"/>
          <w:highlight w:val="yellow"/>
        </w:rPr>
        <w:t xml:space="preserve">sing a novel, structured tool, we </w:t>
      </w:r>
      <w:r w:rsidRPr="4E119242" w:rsidR="004032B3">
        <w:rPr>
          <w:rFonts w:cs="Calibri"/>
          <w:b w:val="1"/>
          <w:bCs w:val="1"/>
          <w:i w:val="1"/>
          <w:iCs w:val="1"/>
          <w:color w:val="000000" w:themeColor="text1" w:themeTint="FF" w:themeShade="FF"/>
          <w:highlight w:val="yellow"/>
        </w:rPr>
        <w:t>identified</w:t>
      </w:r>
      <w:r w:rsidRPr="4E119242" w:rsidR="004032B3">
        <w:rPr>
          <w:rFonts w:cs="Calibri"/>
          <w:b w:val="1"/>
          <w:bCs w:val="1"/>
          <w:i w:val="1"/>
          <w:iCs w:val="1"/>
          <w:color w:val="000000" w:themeColor="text1" w:themeTint="FF" w:themeShade="FF"/>
          <w:highlight w:val="yellow"/>
        </w:rPr>
        <w:t xml:space="preserve"> recurrent design </w:t>
      </w:r>
      <w:r w:rsidRPr="4E119242" w:rsidR="004032B3">
        <w:rPr>
          <w:rFonts w:cs="Calibri"/>
          <w:b w:val="1"/>
          <w:bCs w:val="1"/>
          <w:i w:val="1"/>
          <w:iCs w:val="1"/>
          <w:color w:val="000000" w:themeColor="text1" w:themeTint="FF" w:themeShade="FF"/>
          <w:highlight w:val="yellow"/>
        </w:rPr>
        <w:t xml:space="preserve">limitations, </w:t>
      </w:r>
      <w:r w:rsidRPr="4E119242" w:rsidR="00D81483">
        <w:rPr>
          <w:rFonts w:cs="Calibri"/>
          <w:b w:val="1"/>
          <w:bCs w:val="1"/>
          <w:i w:val="1"/>
          <w:iCs w:val="1"/>
          <w:color w:val="000000" w:themeColor="text1" w:themeTint="FF" w:themeShade="FF"/>
          <w:highlight w:val="yellow"/>
        </w:rPr>
        <w:t>including</w:t>
      </w:r>
      <w:r w:rsidRPr="4E119242" w:rsidR="004032B3">
        <w:rPr>
          <w:rFonts w:cs="Calibri"/>
          <w:b w:val="1"/>
          <w:bCs w:val="1"/>
          <w:i w:val="1"/>
          <w:iCs w:val="1"/>
          <w:color w:val="000000" w:themeColor="text1" w:themeTint="FF" w:themeShade="FF"/>
          <w:highlight w:val="yellow"/>
        </w:rPr>
        <w:t xml:space="preserve"> the prioritization of superiority hypotheses where non-inferiority or equivalence would be clinically </w:t>
      </w:r>
      <w:r w:rsidRPr="4E119242" w:rsidR="004032B3">
        <w:rPr>
          <w:rFonts w:cs="Calibri"/>
          <w:b w:val="1"/>
          <w:bCs w:val="1"/>
          <w:i w:val="1"/>
          <w:iCs w:val="1"/>
          <w:color w:val="000000" w:themeColor="text1" w:themeTint="FF" w:themeShade="FF"/>
          <w:highlight w:val="yellow"/>
        </w:rPr>
        <w:t>appropriate</w:t>
      </w:r>
      <w:r w:rsidRPr="4E119242" w:rsidR="00D81483">
        <w:rPr>
          <w:rFonts w:cs="Calibri"/>
          <w:b w:val="1"/>
          <w:bCs w:val="1"/>
          <w:i w:val="1"/>
          <w:iCs w:val="1"/>
          <w:color w:val="000000" w:themeColor="text1" w:themeTint="FF" w:themeShade="FF"/>
          <w:highlight w:val="yellow"/>
        </w:rPr>
        <w:t>, and insufficient use of MID for trial design and interpretation. T</w:t>
      </w:r>
      <w:r w:rsidRPr="4E119242" w:rsidR="004032B3">
        <w:rPr>
          <w:rFonts w:cs="Calibri"/>
          <w:b w:val="1"/>
          <w:bCs w:val="1"/>
          <w:i w:val="1"/>
          <w:iCs w:val="1"/>
          <w:color w:val="000000" w:themeColor="text1" w:themeTint="FF" w:themeShade="FF"/>
          <w:highlight w:val="yellow"/>
        </w:rPr>
        <w:t>hese findings highlight a misalignment between trial design and real-world decision-making</w:t>
      </w:r>
      <w:r w:rsidRPr="4E119242" w:rsidR="00D81483">
        <w:rPr>
          <w:rFonts w:cs="Calibri"/>
          <w:b w:val="1"/>
          <w:bCs w:val="1"/>
          <w:i w:val="1"/>
          <w:iCs w:val="1"/>
          <w:color w:val="000000" w:themeColor="text1" w:themeTint="FF" w:themeShade="FF"/>
          <w:highlight w:val="yellow"/>
        </w:rPr>
        <w:t xml:space="preserve">. </w:t>
      </w:r>
      <w:r w:rsidRPr="4E119242" w:rsidR="004032B3">
        <w:rPr>
          <w:rFonts w:cs="Calibri"/>
          <w:b w:val="1"/>
          <w:bCs w:val="1"/>
          <w:i w:val="1"/>
          <w:iCs w:val="1"/>
          <w:color w:val="000000" w:themeColor="text1" w:themeTint="FF" w:themeShade="FF"/>
          <w:highlight w:val="yellow"/>
        </w:rPr>
        <w:t xml:space="preserve">External validation of this tool </w:t>
      </w:r>
      <w:r w:rsidRPr="4E119242" w:rsidR="00D81483">
        <w:rPr>
          <w:rFonts w:cs="Calibri"/>
          <w:b w:val="1"/>
          <w:bCs w:val="1"/>
          <w:i w:val="1"/>
          <w:iCs w:val="1"/>
          <w:color w:val="000000" w:themeColor="text1" w:themeTint="FF" w:themeShade="FF"/>
          <w:highlight w:val="yellow"/>
        </w:rPr>
        <w:t>is</w:t>
      </w:r>
      <w:r w:rsidRPr="4E119242" w:rsidR="004032B3">
        <w:rPr>
          <w:rFonts w:cs="Calibri"/>
          <w:b w:val="1"/>
          <w:bCs w:val="1"/>
          <w:i w:val="1"/>
          <w:iCs w:val="1"/>
          <w:color w:val="000000" w:themeColor="text1" w:themeTint="FF" w:themeShade="FF"/>
          <w:highlight w:val="yellow"/>
        </w:rPr>
        <w:t xml:space="preserve"> warranted to refine its use and </w:t>
      </w:r>
      <w:r w:rsidRPr="4E119242" w:rsidR="00546FC2">
        <w:rPr>
          <w:rFonts w:cs="Calibri"/>
          <w:b w:val="1"/>
          <w:bCs w:val="1"/>
          <w:i w:val="1"/>
          <w:iCs w:val="1"/>
          <w:color w:val="000000" w:themeColor="text1" w:themeTint="FF" w:themeShade="FF"/>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ins w:author="Milo Alan Puhan" w:date="2026-04-12T09:29:22.229Z" w16du:dateUtc="2026-04-12T09:29:22.229Z" w:id="2039441537">
        <w:r w:rsidRPr="4E119242" w:rsidR="3EBCAB28">
          <w:rPr>
            <w:rFonts w:cs="Calibri"/>
            <w:b w:val="1"/>
            <w:bCs w:val="1"/>
            <w:i w:val="1"/>
            <w:iCs w:val="1"/>
            <w:color w:val="000000" w:themeColor="text1" w:themeTint="FF" w:themeShade="FF"/>
            <w:highlight w:val="yellow"/>
          </w:rPr>
          <w:t xml:space="preserve"> </w:t>
        </w:r>
      </w:ins>
    </w:p>
    <w:p w:rsidRPr="00AA067F" w:rsidR="00546538" w:rsidP="00BB4931" w:rsidRDefault="00546538" w14:paraId="1CC0A1AD" w14:textId="77777777">
      <w:pPr>
        <w:spacing w:before="0" w:after="160" w:line="480" w:lineRule="auto"/>
        <w:rPr>
          <w:rFonts w:cs="Calibri"/>
          <w:color w:val="000000" w:themeColor="text1"/>
        </w:rPr>
      </w:pPr>
    </w:p>
    <w:p w:rsidRPr="00AA067F" w:rsidR="00226E35" w:rsidP="00BB4931" w:rsidRDefault="00226E35" w14:paraId="1CE57A88" w14:textId="77777777">
      <w:pPr>
        <w:spacing w:before="0" w:after="160" w:line="480" w:lineRule="auto"/>
        <w:rPr>
          <w:rFonts w:cs="Calibri"/>
          <w:color w:val="000000" w:themeColor="text1"/>
        </w:rPr>
      </w:pPr>
    </w:p>
    <w:p w:rsidRPr="005C7191" w:rsidR="00263E84" w:rsidP="005C7191" w:rsidRDefault="00263E84" w14:paraId="1988A1BB" w14:textId="735C9726">
      <w:pPr>
        <w:pStyle w:val="Titre11"/>
        <w:rPr>
          <w:lang w:val="en-US"/>
        </w:rPr>
        <w:sectPr w:rsidRPr="005C7191" w:rsidR="00263E84">
          <w:pgSz w:w="12240" w:h="15840" w:orient="portrait"/>
          <w:pgMar w:top="1440" w:right="1440" w:bottom="1440" w:left="1440" w:header="720" w:footer="720" w:gutter="0"/>
          <w:cols w:space="720"/>
          <w:docGrid w:linePitch="360"/>
        </w:sectPr>
      </w:pPr>
    </w:p>
    <w:p w:rsidRPr="00BB5783" w:rsidR="00203336" w:rsidP="00BB5783" w:rsidRDefault="00203336" w14:paraId="1B8E691D" w14:textId="744FEACB">
      <w:pPr>
        <w:pStyle w:val="Titre11"/>
      </w:pPr>
      <w:r w:rsidRPr="005C7191">
        <w:t>REFERENCES</w:t>
      </w:r>
    </w:p>
    <w:p w:rsidRPr="008F4923" w:rsidR="008F4923" w:rsidP="008F4923" w:rsidRDefault="00712F20" w14:paraId="38E5DA40" w14:textId="77777777">
      <w:pPr>
        <w:pStyle w:val="Bibliography"/>
        <w:rPr>
          <w:rFonts w:cs="Arial" w:hAnsiTheme="minorHAnsi"/>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Pr="008F4923" w:rsidR="008F4923">
        <w:rPr>
          <w:rFonts w:cs="Arial" w:hAnsiTheme="minorHAnsi"/>
          <w:color w:val="000000"/>
        </w:rPr>
        <w:t xml:space="preserve">1. </w:t>
      </w:r>
      <w:r w:rsidRPr="008F4923" w:rsidR="008F4923">
        <w:rPr>
          <w:rFonts w:cs="Arial" w:hAnsiTheme="minorHAnsi"/>
          <w:color w:val="000000"/>
        </w:rPr>
        <w:tab/>
      </w:r>
      <w:r w:rsidRPr="008F4923" w:rsidR="008F4923">
        <w:rPr>
          <w:rFonts w:cs="Arial" w:hAnsiTheme="minorHAnsi"/>
          <w:color w:val="000000"/>
        </w:rPr>
        <w:t xml:space="preserve">Abbassi F, Pfister M, Domenghino A, et al. Surgical Outcome Reporting. Moving From a Comic to a Tragic Opera? </w:t>
      </w:r>
      <w:r w:rsidRPr="008F4923" w:rsidR="008F4923">
        <w:rPr>
          <w:rFonts w:cs="Arial" w:hAnsiTheme="minorHAnsi"/>
          <w:i/>
          <w:iCs/>
          <w:color w:val="000000"/>
        </w:rPr>
        <w:t>Ann Surg</w:t>
      </w:r>
      <w:r w:rsidRPr="008F4923" w:rsidR="008F4923">
        <w:rPr>
          <w:rFonts w:cs="Arial" w:hAnsiTheme="minorHAnsi"/>
          <w:color w:val="000000"/>
        </w:rPr>
        <w:t>. 2024;280:248–252.</w:t>
      </w:r>
    </w:p>
    <w:p w:rsidRPr="008F4923" w:rsidR="008F4923" w:rsidP="008F4923" w:rsidRDefault="008F4923" w14:paraId="64F29B85" w14:textId="77777777">
      <w:pPr>
        <w:pStyle w:val="Bibliography"/>
        <w:rPr>
          <w:rFonts w:cs="Arial" w:hAnsiTheme="minorHAnsi"/>
          <w:color w:val="000000"/>
        </w:rPr>
      </w:pPr>
      <w:r w:rsidRPr="008F4923">
        <w:rPr>
          <w:rFonts w:cs="Arial" w:hAnsiTheme="minorHAnsi"/>
          <w:color w:val="000000"/>
        </w:rPr>
        <w:t xml:space="preserve">2. </w:t>
      </w:r>
      <w:r w:rsidRPr="008F4923">
        <w:rPr>
          <w:rFonts w:cs="Arial" w:hAnsiTheme="minorHAnsi"/>
          <w:color w:val="000000"/>
        </w:rPr>
        <w:tab/>
      </w:r>
      <w:r w:rsidRPr="008F4923">
        <w:rPr>
          <w:rFonts w:cs="Arial" w:hAnsiTheme="minorHAnsi"/>
          <w:color w:val="000000"/>
        </w:rPr>
        <w:t xml:space="preserve">Jaeschke R, Singer J, Guyatt GH. Measurement of health status. Ascertaining the minimal clinically important difference. </w:t>
      </w:r>
      <w:r w:rsidRPr="008F4923">
        <w:rPr>
          <w:rFonts w:cs="Arial" w:hAnsiTheme="minorHAnsi"/>
          <w:i/>
          <w:iCs/>
          <w:color w:val="000000"/>
        </w:rPr>
        <w:t>Control Clin Trials</w:t>
      </w:r>
      <w:r w:rsidRPr="008F4923">
        <w:rPr>
          <w:rFonts w:cs="Arial" w:hAnsiTheme="minorHAnsi"/>
          <w:color w:val="000000"/>
        </w:rPr>
        <w:t>. 1989;10:407–415.</w:t>
      </w:r>
    </w:p>
    <w:p w:rsidRPr="008F4923" w:rsidR="008F4923" w:rsidP="008F4923" w:rsidRDefault="008F4923" w14:paraId="4A452817" w14:textId="77777777">
      <w:pPr>
        <w:pStyle w:val="Bibliography"/>
        <w:rPr>
          <w:rFonts w:cs="Arial" w:hAnsiTheme="minorHAnsi"/>
          <w:color w:val="000000"/>
        </w:rPr>
      </w:pPr>
      <w:r w:rsidRPr="008F4923">
        <w:rPr>
          <w:rFonts w:cs="Arial" w:hAnsiTheme="minorHAnsi"/>
          <w:color w:val="000000"/>
        </w:rPr>
        <w:t xml:space="preserve">3. </w:t>
      </w:r>
      <w:r w:rsidRPr="008F4923">
        <w:rPr>
          <w:rFonts w:cs="Arial" w:hAnsiTheme="minorHAnsi"/>
          <w:color w:val="000000"/>
        </w:rPr>
        <w:tab/>
      </w:r>
      <w:r w:rsidRPr="008F4923">
        <w:rPr>
          <w:rFonts w:cs="Arial" w:hAnsiTheme="minorHAnsi"/>
          <w:color w:val="000000"/>
        </w:rPr>
        <w:t xml:space="preserve">Slankamenac K, Graf R, Barkun J, et al. The Comprehensive Complication Index: A Novel Continuous Scale to Measure Surgical Morbidity. </w:t>
      </w:r>
      <w:r w:rsidRPr="008F4923">
        <w:rPr>
          <w:rFonts w:cs="Arial" w:hAnsiTheme="minorHAnsi"/>
          <w:i/>
          <w:iCs/>
          <w:color w:val="000000"/>
        </w:rPr>
        <w:t>Annals of Surgery</w:t>
      </w:r>
      <w:r w:rsidRPr="008F4923">
        <w:rPr>
          <w:rFonts w:cs="Arial" w:hAnsiTheme="minorHAnsi"/>
          <w:color w:val="000000"/>
        </w:rPr>
        <w:t>. 2013;258:1.</w:t>
      </w:r>
    </w:p>
    <w:p w:rsidRPr="008F4923" w:rsidR="008F4923" w:rsidP="008F4923" w:rsidRDefault="008F4923" w14:paraId="5A1FCDF9" w14:textId="77777777">
      <w:pPr>
        <w:pStyle w:val="Bibliography"/>
        <w:rPr>
          <w:rFonts w:cs="Arial" w:hAnsiTheme="minorHAnsi"/>
          <w:color w:val="000000"/>
        </w:rPr>
      </w:pPr>
      <w:r w:rsidRPr="008F4923">
        <w:rPr>
          <w:rFonts w:cs="Arial" w:hAnsiTheme="minorHAnsi"/>
          <w:color w:val="000000"/>
        </w:rPr>
        <w:t xml:space="preserve">4. </w:t>
      </w:r>
      <w:r w:rsidRPr="008F4923">
        <w:rPr>
          <w:rFonts w:cs="Arial" w:hAnsiTheme="minorHAnsi"/>
          <w:color w:val="000000"/>
        </w:rPr>
        <w:tab/>
      </w:r>
      <w:r w:rsidRPr="008F4923">
        <w:rPr>
          <w:rFonts w:cs="Arial" w:hAnsiTheme="minorHAnsi"/>
          <w:color w:val="000000"/>
        </w:rPr>
        <w:t xml:space="preserve">Kohl C, McIntosh EJ, Unger S, et al. Online tools supporting the conduct and reporting of systematic reviews and systematic maps: a case study on CADIMA. </w:t>
      </w:r>
      <w:r w:rsidRPr="008F4923">
        <w:rPr>
          <w:rFonts w:cs="Arial" w:hAnsiTheme="minorHAnsi"/>
          <w:i/>
          <w:iCs/>
          <w:color w:val="000000"/>
        </w:rPr>
        <w:t>Environmental Evidence</w:t>
      </w:r>
      <w:r w:rsidRPr="008F4923">
        <w:rPr>
          <w:rFonts w:cs="Arial" w:hAnsiTheme="minorHAnsi"/>
          <w:color w:val="000000"/>
        </w:rPr>
        <w:t>. 2018;7:8.</w:t>
      </w:r>
    </w:p>
    <w:p w:rsidRPr="008F4923" w:rsidR="008F4923" w:rsidP="008F4923" w:rsidRDefault="008F4923" w14:paraId="112DBE93" w14:textId="77777777">
      <w:pPr>
        <w:pStyle w:val="Bibliography"/>
        <w:rPr>
          <w:rFonts w:cs="Arial" w:hAnsiTheme="minorHAnsi"/>
          <w:color w:val="000000"/>
        </w:rPr>
      </w:pPr>
      <w:r w:rsidRPr="008F4923">
        <w:rPr>
          <w:rFonts w:cs="Arial" w:hAnsiTheme="minorHAnsi"/>
          <w:color w:val="000000"/>
        </w:rPr>
        <w:t xml:space="preserve">5. </w:t>
      </w:r>
      <w:r w:rsidRPr="008F4923">
        <w:rPr>
          <w:rFonts w:cs="Arial" w:hAnsiTheme="minorHAnsi"/>
          <w:color w:val="000000"/>
        </w:rPr>
        <w:tab/>
      </w:r>
      <w:r w:rsidRPr="008F4923">
        <w:rPr>
          <w:rFonts w:cs="Arial" w:hAnsiTheme="minorHAnsi"/>
          <w:color w:val="000000"/>
        </w:rPr>
        <w:t>Rodrigues Ribeiro J, Puhan M, Abbassi F, et al. Clinical Relevance of Surgical Trials – an analysis of planning, reporting and interpretation of surgical trials Available from: https://osf.io/xqs3t/overview. 2025. Accessed March 31, 2026.</w:t>
      </w:r>
    </w:p>
    <w:p w:rsidRPr="008F4923" w:rsidR="008F4923" w:rsidP="008F4923" w:rsidRDefault="008F4923" w14:paraId="22F4BD35" w14:textId="77777777">
      <w:pPr>
        <w:pStyle w:val="Bibliography"/>
        <w:rPr>
          <w:rFonts w:cs="Arial" w:hAnsiTheme="minorHAnsi"/>
          <w:color w:val="000000"/>
        </w:rPr>
      </w:pPr>
      <w:r w:rsidRPr="008F4923">
        <w:rPr>
          <w:rFonts w:cs="Arial" w:hAnsiTheme="minorHAnsi"/>
          <w:color w:val="000000"/>
        </w:rPr>
        <w:t xml:space="preserve">6. </w:t>
      </w:r>
      <w:r w:rsidRPr="008F4923">
        <w:rPr>
          <w:rFonts w:cs="Arial" w:hAnsiTheme="minorHAnsi"/>
          <w:color w:val="000000"/>
        </w:rPr>
        <w:tab/>
      </w:r>
      <w:r w:rsidRPr="008F4923">
        <w:rPr>
          <w:rFonts w:cs="Arial" w:hAnsiTheme="minorHAnsi"/>
          <w:color w:val="000000"/>
        </w:rPr>
        <w:t>Ouzzani M, Hammady H, Fedorowicz Z, et al. Rayyan: A web and mobile app for systematic reviews. 2016;5:210.</w:t>
      </w:r>
    </w:p>
    <w:p w:rsidRPr="008F4923" w:rsidR="008F4923" w:rsidP="008F4923" w:rsidRDefault="008F4923" w14:paraId="220B6FC0" w14:textId="77777777">
      <w:pPr>
        <w:pStyle w:val="Bibliography"/>
        <w:rPr>
          <w:rFonts w:cs="Arial" w:hAnsiTheme="minorHAnsi"/>
          <w:color w:val="000000"/>
        </w:rPr>
      </w:pPr>
      <w:r w:rsidRPr="008F4923">
        <w:rPr>
          <w:rFonts w:cs="Arial" w:hAnsiTheme="minorHAnsi"/>
          <w:color w:val="000000"/>
        </w:rPr>
        <w:t xml:space="preserve">7. </w:t>
      </w:r>
      <w:r w:rsidRPr="008F4923">
        <w:rPr>
          <w:rFonts w:cs="Arial" w:hAnsiTheme="minorHAnsi"/>
          <w:color w:val="000000"/>
        </w:rPr>
        <w:tab/>
      </w:r>
      <w:r w:rsidRPr="008F4923">
        <w:rPr>
          <w:rFonts w:cs="Arial" w:hAnsiTheme="minorHAnsi"/>
          <w:color w:val="000000"/>
        </w:rPr>
        <w:t xml:space="preserve">Guyatt GH, Osoba D, Wu AW, et al. Methods to Explain the Clinical Significance of Health Status Measures. </w:t>
      </w:r>
      <w:r w:rsidRPr="008F4923">
        <w:rPr>
          <w:rFonts w:cs="Arial" w:hAnsiTheme="minorHAnsi"/>
          <w:i/>
          <w:iCs/>
          <w:color w:val="000000"/>
        </w:rPr>
        <w:t>Mayo Clinic Proceedings</w:t>
      </w:r>
      <w:r w:rsidRPr="008F4923">
        <w:rPr>
          <w:rFonts w:cs="Arial" w:hAnsiTheme="minorHAnsi"/>
          <w:color w:val="000000"/>
        </w:rPr>
        <w:t>. 2002;77:371–383.</w:t>
      </w:r>
    </w:p>
    <w:p w:rsidRPr="008F4923" w:rsidR="008F4923" w:rsidP="008F4923" w:rsidRDefault="008F4923" w14:paraId="2BCAD5E5" w14:textId="77777777">
      <w:pPr>
        <w:pStyle w:val="Bibliography"/>
        <w:rPr>
          <w:rFonts w:cs="Arial" w:hAnsiTheme="minorHAnsi"/>
          <w:color w:val="000000"/>
        </w:rPr>
      </w:pPr>
      <w:r w:rsidRPr="008F4923">
        <w:rPr>
          <w:rFonts w:cs="Arial" w:hAnsiTheme="minorHAnsi"/>
          <w:color w:val="000000"/>
        </w:rPr>
        <w:t xml:space="preserve">8. </w:t>
      </w:r>
      <w:r w:rsidRPr="008F4923">
        <w:rPr>
          <w:rFonts w:cs="Arial" w:hAnsiTheme="minorHAnsi"/>
          <w:color w:val="000000"/>
        </w:rPr>
        <w:tab/>
      </w:r>
      <w:r w:rsidRPr="008F4923">
        <w:rPr>
          <w:rFonts w:cs="Arial" w:hAnsiTheme="minorHAnsi"/>
          <w:color w:val="000000"/>
        </w:rPr>
        <w:t xml:space="preserve">Lydick E, Epstein RS. Interpretation of quality of life changes. </w:t>
      </w:r>
      <w:r w:rsidRPr="008F4923">
        <w:rPr>
          <w:rFonts w:cs="Arial" w:hAnsiTheme="minorHAnsi"/>
          <w:i/>
          <w:iCs/>
          <w:color w:val="000000"/>
        </w:rPr>
        <w:t>Qual Life Res</w:t>
      </w:r>
      <w:r w:rsidRPr="008F4923">
        <w:rPr>
          <w:rFonts w:cs="Arial" w:hAnsiTheme="minorHAnsi"/>
          <w:color w:val="000000"/>
        </w:rPr>
        <w:t>. 1993;2:221–226.</w:t>
      </w:r>
    </w:p>
    <w:p w:rsidRPr="008F4923" w:rsidR="008F4923" w:rsidP="008F4923" w:rsidRDefault="008F4923" w14:paraId="1F7C6E10" w14:textId="77777777">
      <w:pPr>
        <w:pStyle w:val="Bibliography"/>
        <w:rPr>
          <w:rFonts w:cs="Arial" w:hAnsiTheme="minorHAnsi"/>
          <w:color w:val="000000"/>
        </w:rPr>
      </w:pPr>
      <w:r w:rsidRPr="008F4923">
        <w:rPr>
          <w:rFonts w:cs="Arial" w:hAnsiTheme="minorHAnsi"/>
          <w:color w:val="000000"/>
        </w:rPr>
        <w:t xml:space="preserve">9. </w:t>
      </w:r>
      <w:r w:rsidRPr="008F4923">
        <w:rPr>
          <w:rFonts w:cs="Arial" w:hAnsiTheme="minorHAnsi"/>
          <w:color w:val="000000"/>
        </w:rPr>
        <w:tab/>
      </w:r>
      <w:r w:rsidRPr="008F4923">
        <w:rPr>
          <w:rFonts w:cs="Arial" w:hAnsiTheme="minorHAnsi"/>
          <w:color w:val="000000"/>
        </w:rPr>
        <w:t xml:space="preserve">Black N, Murphy M, Lamping D, et al. Consensus Development Methods: A Review of Best Practice in Creating Clinical Guidelines. </w:t>
      </w:r>
      <w:r w:rsidRPr="008F4923">
        <w:rPr>
          <w:rFonts w:cs="Arial" w:hAnsiTheme="minorHAnsi"/>
          <w:i/>
          <w:iCs/>
          <w:color w:val="000000"/>
        </w:rPr>
        <w:t>J Health Serv Res Policy</w:t>
      </w:r>
      <w:r w:rsidRPr="008F4923">
        <w:rPr>
          <w:rFonts w:cs="Arial" w:hAnsiTheme="minorHAnsi"/>
          <w:color w:val="000000"/>
        </w:rPr>
        <w:t>. 1999;4:236–248.</w:t>
      </w:r>
    </w:p>
    <w:p w:rsidRPr="008F4923" w:rsidR="008F4923" w:rsidP="008F4923" w:rsidRDefault="008F4923" w14:paraId="03971450" w14:textId="77777777">
      <w:pPr>
        <w:pStyle w:val="Bibliography"/>
        <w:rPr>
          <w:rFonts w:cs="Arial" w:hAnsiTheme="minorHAnsi"/>
          <w:color w:val="000000"/>
        </w:rPr>
      </w:pPr>
      <w:r w:rsidRPr="008F4923">
        <w:rPr>
          <w:rFonts w:cs="Arial" w:hAnsiTheme="minorHAnsi"/>
          <w:color w:val="000000"/>
        </w:rPr>
        <w:t xml:space="preserve">10. </w:t>
      </w:r>
      <w:r w:rsidRPr="008F4923">
        <w:rPr>
          <w:rFonts w:cs="Arial" w:hAnsiTheme="minorHAnsi"/>
          <w:color w:val="000000"/>
        </w:rPr>
        <w:tab/>
      </w:r>
      <w:r w:rsidRPr="008F4923">
        <w:rPr>
          <w:rFonts w:cs="Arial" w:hAnsiTheme="minorHAnsi"/>
          <w:color w:val="000000"/>
        </w:rPr>
        <w:t xml:space="preserve">Levene T, Livingston G, Banerjee S, et al. Minimum clinically important difference of the Social Functioning in Dementia Scale (SF-DEM): cross-sectional study and Delphi survey. </w:t>
      </w:r>
      <w:r w:rsidRPr="008F4923">
        <w:rPr>
          <w:rFonts w:cs="Arial" w:hAnsiTheme="minorHAnsi"/>
          <w:i/>
          <w:iCs/>
          <w:color w:val="000000"/>
        </w:rPr>
        <w:t>BMJ Open</w:t>
      </w:r>
      <w:r w:rsidRPr="008F4923">
        <w:rPr>
          <w:rFonts w:cs="Arial" w:hAnsiTheme="minorHAnsi"/>
          <w:color w:val="000000"/>
        </w:rPr>
        <w:t>. 2022;12:e058252.</w:t>
      </w:r>
    </w:p>
    <w:p w:rsidRPr="008F4923" w:rsidR="008F4923" w:rsidP="008F4923" w:rsidRDefault="008F4923" w14:paraId="55F2F2E4" w14:textId="77777777">
      <w:pPr>
        <w:pStyle w:val="Bibliography"/>
        <w:rPr>
          <w:rFonts w:cs="Arial" w:hAnsiTheme="minorHAnsi"/>
          <w:color w:val="000000"/>
        </w:rPr>
      </w:pPr>
      <w:r w:rsidRPr="008F4923">
        <w:rPr>
          <w:rFonts w:cs="Arial" w:hAnsiTheme="minorHAnsi"/>
          <w:color w:val="000000"/>
        </w:rPr>
        <w:t xml:space="preserve">11. </w:t>
      </w:r>
      <w:r w:rsidRPr="008F4923">
        <w:rPr>
          <w:rFonts w:cs="Arial" w:hAnsiTheme="minorHAnsi"/>
          <w:color w:val="000000"/>
        </w:rPr>
        <w:tab/>
      </w:r>
      <w:r w:rsidRPr="008F4923">
        <w:rPr>
          <w:rFonts w:cs="Arial" w:hAnsiTheme="minorHAnsi"/>
          <w:color w:val="000000"/>
        </w:rPr>
        <w:t xml:space="preserve">McKenna HP. The Delphi technique: a worthwhile research approach for nursing? </w:t>
      </w:r>
      <w:r w:rsidRPr="008F4923">
        <w:rPr>
          <w:rFonts w:cs="Arial" w:hAnsiTheme="minorHAnsi"/>
          <w:i/>
          <w:iCs/>
          <w:color w:val="000000"/>
        </w:rPr>
        <w:t>J Adv Nurs</w:t>
      </w:r>
      <w:r w:rsidRPr="008F4923">
        <w:rPr>
          <w:rFonts w:cs="Arial" w:hAnsiTheme="minorHAnsi"/>
          <w:color w:val="000000"/>
        </w:rPr>
        <w:t>. 1994;19:1221–1225.</w:t>
      </w:r>
    </w:p>
    <w:p w:rsidRPr="008F4923" w:rsidR="008F4923" w:rsidP="008F4923" w:rsidRDefault="008F4923" w14:paraId="645CE6A6" w14:textId="77777777">
      <w:pPr>
        <w:pStyle w:val="Bibliography"/>
        <w:rPr>
          <w:rFonts w:cs="Arial" w:hAnsiTheme="minorHAnsi"/>
          <w:color w:val="000000"/>
        </w:rPr>
      </w:pPr>
      <w:r w:rsidRPr="008F4923">
        <w:rPr>
          <w:rFonts w:cs="Arial" w:hAnsiTheme="minorHAnsi"/>
          <w:color w:val="000000"/>
        </w:rPr>
        <w:t xml:space="preserve">12. </w:t>
      </w:r>
      <w:r w:rsidRPr="008F4923">
        <w:rPr>
          <w:rFonts w:cs="Arial" w:hAnsiTheme="minorHAnsi"/>
          <w:color w:val="000000"/>
        </w:rPr>
        <w:tab/>
      </w:r>
      <w:r w:rsidRPr="008F4923">
        <w:rPr>
          <w:rFonts w:cs="Arial" w:hAnsiTheme="minorHAnsi"/>
          <w:color w:val="000000"/>
        </w:rPr>
        <w:t>Jaeschke A, Haller B, Egger M. presize: Sample size and precision for clinical trials (R package) Available from: https://ctu-bern.r-universe.dev/presize. 2025.</w:t>
      </w:r>
    </w:p>
    <w:p w:rsidRPr="008F4923" w:rsidR="008F4923" w:rsidP="008F4923" w:rsidRDefault="008F4923" w14:paraId="5B0955A1" w14:textId="77777777">
      <w:pPr>
        <w:pStyle w:val="Bibliography"/>
        <w:rPr>
          <w:rFonts w:cs="Arial" w:hAnsiTheme="minorHAnsi"/>
          <w:color w:val="000000"/>
        </w:rPr>
      </w:pPr>
      <w:r w:rsidRPr="008F4923">
        <w:rPr>
          <w:rFonts w:cs="Arial" w:hAnsiTheme="minorHAnsi"/>
          <w:color w:val="000000"/>
        </w:rPr>
        <w:t xml:space="preserve">13. </w:t>
      </w:r>
      <w:r w:rsidRPr="008F4923">
        <w:rPr>
          <w:rFonts w:cs="Arial" w:hAnsiTheme="minorHAnsi"/>
          <w:color w:val="000000"/>
        </w:rPr>
        <w:tab/>
      </w:r>
      <w:r w:rsidRPr="008F4923">
        <w:rPr>
          <w:rFonts w:cs="Arial" w:hAnsiTheme="minorHAnsi"/>
          <w:color w:val="000000"/>
        </w:rPr>
        <w:t>RStudio Team. RStudio. 2026 Available from: https://www.rstudio.com/. 2026.</w:t>
      </w:r>
    </w:p>
    <w:p w:rsidRPr="008F4923" w:rsidR="008F4923" w:rsidP="008F4923" w:rsidRDefault="008F4923" w14:paraId="1026EDD6" w14:textId="77777777">
      <w:pPr>
        <w:pStyle w:val="Bibliography"/>
        <w:rPr>
          <w:rFonts w:cs="Arial" w:hAnsiTheme="minorHAnsi"/>
          <w:color w:val="000000"/>
        </w:rPr>
      </w:pPr>
      <w:r w:rsidRPr="008F4923">
        <w:rPr>
          <w:rFonts w:cs="Arial" w:hAnsiTheme="minorHAnsi"/>
          <w:color w:val="000000"/>
        </w:rPr>
        <w:t xml:space="preserve">14. </w:t>
      </w:r>
      <w:r w:rsidRPr="008F4923">
        <w:rPr>
          <w:rFonts w:cs="Arial" w:hAnsiTheme="minorHAnsi"/>
          <w:color w:val="000000"/>
        </w:rPr>
        <w:tab/>
      </w:r>
      <w:r w:rsidRPr="008F4923">
        <w:rPr>
          <w:rFonts w:cs="Arial" w:hAnsiTheme="minorHAnsi"/>
          <w:color w:val="000000"/>
        </w:rPr>
        <w:t xml:space="preserve">Abbassi F, Pfister M, Braun J, et al. Beyond P Values : Novel Minimal Important Difference of the Comprehensive Complication Index That Reflects a Meaningful Outcome for Patients Undergoing Major Abdominal Surgery. </w:t>
      </w:r>
      <w:r w:rsidRPr="008F4923">
        <w:rPr>
          <w:rFonts w:cs="Arial" w:hAnsiTheme="minorHAnsi"/>
          <w:i/>
          <w:iCs/>
          <w:color w:val="000000"/>
        </w:rPr>
        <w:t>Ann Surg</w:t>
      </w:r>
      <w:r w:rsidRPr="008F4923">
        <w:rPr>
          <w:rFonts w:cs="Arial" w:hAnsiTheme="minorHAnsi"/>
          <w:color w:val="000000"/>
        </w:rPr>
        <w:t>. 2025;282:670–677.</w:t>
      </w:r>
    </w:p>
    <w:p w:rsidRPr="008F4923" w:rsidR="008F4923" w:rsidP="008F4923" w:rsidRDefault="008F4923" w14:paraId="407EF73F" w14:textId="77777777">
      <w:pPr>
        <w:pStyle w:val="Bibliography"/>
        <w:rPr>
          <w:rFonts w:cs="Arial" w:hAnsiTheme="minorHAnsi"/>
          <w:color w:val="000000"/>
        </w:rPr>
      </w:pPr>
      <w:r w:rsidRPr="008F4923">
        <w:rPr>
          <w:rFonts w:cs="Arial" w:hAnsiTheme="minorHAnsi"/>
          <w:color w:val="000000"/>
        </w:rPr>
        <w:t xml:space="preserve">15. </w:t>
      </w:r>
      <w:r w:rsidRPr="008F4923">
        <w:rPr>
          <w:rFonts w:cs="Arial" w:hAnsiTheme="minorHAnsi"/>
          <w:color w:val="000000"/>
        </w:rPr>
        <w:tab/>
      </w:r>
      <w:r w:rsidRPr="008F4923">
        <w:rPr>
          <w:rFonts w:cs="Arial" w:hAnsiTheme="minorHAnsi"/>
          <w:color w:val="000000"/>
        </w:rPr>
        <w:t xml:space="preserve">Jac S, J S, Mj P, et al. RoB 2: a revised tool for assessing risk of bias in randomised trials. </w:t>
      </w:r>
      <w:r w:rsidRPr="008F4923">
        <w:rPr>
          <w:rFonts w:cs="Arial" w:hAnsiTheme="minorHAnsi"/>
          <w:i/>
          <w:iCs/>
          <w:color w:val="000000"/>
        </w:rPr>
        <w:t>BMJ (Clinical research ed)</w:t>
      </w:r>
      <w:r w:rsidRPr="008F4923">
        <w:rPr>
          <w:rFonts w:cs="Arial" w:hAnsiTheme="minorHAnsi"/>
          <w:color w:val="000000"/>
        </w:rPr>
        <w:t>.;366 . Epub ahead of print August 28, 2019. DOI: 10.1136/bmj.l4898.</w:t>
      </w:r>
    </w:p>
    <w:p w:rsidRPr="008F4923" w:rsidR="008F4923" w:rsidP="008F4923" w:rsidRDefault="008F4923" w14:paraId="61DFF0D2" w14:textId="77777777">
      <w:pPr>
        <w:pStyle w:val="Bibliography"/>
        <w:rPr>
          <w:rFonts w:cs="Arial" w:hAnsiTheme="minorHAnsi"/>
          <w:color w:val="000000"/>
        </w:rPr>
      </w:pPr>
      <w:r w:rsidRPr="008F4923">
        <w:rPr>
          <w:rFonts w:cs="Arial" w:hAnsiTheme="minorHAnsi"/>
          <w:color w:val="000000"/>
        </w:rPr>
        <w:t xml:space="preserve">16. </w:t>
      </w:r>
      <w:r w:rsidRPr="008F4923">
        <w:rPr>
          <w:rFonts w:cs="Arial" w:hAnsiTheme="minorHAnsi"/>
          <w:color w:val="000000"/>
        </w:rPr>
        <w:tab/>
      </w:r>
      <w:r w:rsidRPr="008F4923">
        <w:rPr>
          <w:rFonts w:cs="Arial" w:hAnsiTheme="minorHAnsi"/>
          <w:color w:val="000000"/>
        </w:rPr>
        <w:t xml:space="preserve">Ahmed Ali U, van der Sluis PC, Issa Y, et al. Trends in Worldwide Volume and Methodological Quality of Surgical Randomized Controlled Trials. </w:t>
      </w:r>
      <w:r w:rsidRPr="008F4923">
        <w:rPr>
          <w:rFonts w:cs="Arial" w:hAnsiTheme="minorHAnsi"/>
          <w:i/>
          <w:iCs/>
          <w:color w:val="000000"/>
        </w:rPr>
        <w:t>Annals of Surgery</w:t>
      </w:r>
      <w:r w:rsidRPr="008F4923">
        <w:rPr>
          <w:rFonts w:cs="Arial" w:hAnsiTheme="minorHAnsi"/>
          <w:color w:val="000000"/>
        </w:rPr>
        <w:t>. 2013;258:199.</w:t>
      </w:r>
    </w:p>
    <w:p w:rsidRPr="008F4923" w:rsidR="008F4923" w:rsidP="008F4923" w:rsidRDefault="008F4923" w14:paraId="67268652" w14:textId="77777777">
      <w:pPr>
        <w:pStyle w:val="Bibliography"/>
        <w:rPr>
          <w:rFonts w:cs="Arial" w:hAnsiTheme="minorHAnsi"/>
          <w:color w:val="000000"/>
        </w:rPr>
      </w:pPr>
      <w:r w:rsidRPr="008F4923">
        <w:rPr>
          <w:rFonts w:cs="Arial" w:hAnsiTheme="minorHAnsi"/>
          <w:color w:val="000000"/>
        </w:rPr>
        <w:t xml:space="preserve">17. </w:t>
      </w:r>
      <w:r w:rsidRPr="008F4923">
        <w:rPr>
          <w:rFonts w:cs="Arial" w:hAnsiTheme="minorHAnsi"/>
          <w:color w:val="000000"/>
        </w:rPr>
        <w:tab/>
      </w:r>
      <w:r w:rsidRPr="008F4923">
        <w:rPr>
          <w:rFonts w:cs="Arial" w:hAnsiTheme="minorHAnsi"/>
          <w:color w:val="000000"/>
        </w:rPr>
        <w:t xml:space="preserve">Pronk AJM, Roelofs A, Flum DR, et al. Two decades of surgical randomized controlled trials: worldwide trends in volume and methodological quality. </w:t>
      </w:r>
      <w:r w:rsidRPr="008F4923">
        <w:rPr>
          <w:rFonts w:cs="Arial" w:hAnsiTheme="minorHAnsi"/>
          <w:i/>
          <w:iCs/>
          <w:color w:val="000000"/>
        </w:rPr>
        <w:t>Br J Surg</w:t>
      </w:r>
      <w:r w:rsidRPr="008F4923">
        <w:rPr>
          <w:rFonts w:cs="Arial" w:hAnsiTheme="minorHAnsi"/>
          <w:color w:val="000000"/>
        </w:rPr>
        <w:t>. 2023;110:1300–1308.</w:t>
      </w:r>
    </w:p>
    <w:p w:rsidRPr="008F4923" w:rsidR="008F4923" w:rsidP="008F4923" w:rsidRDefault="008F4923" w14:paraId="4BFBF66B" w14:textId="77777777">
      <w:pPr>
        <w:pStyle w:val="Bibliography"/>
        <w:rPr>
          <w:rFonts w:cs="Arial" w:hAnsiTheme="minorHAnsi"/>
          <w:color w:val="000000"/>
        </w:rPr>
      </w:pPr>
      <w:r w:rsidRPr="008F4923">
        <w:rPr>
          <w:rFonts w:cs="Arial" w:hAnsiTheme="minorHAnsi"/>
          <w:color w:val="000000"/>
        </w:rPr>
        <w:t xml:space="preserve">18. </w:t>
      </w:r>
      <w:r w:rsidRPr="008F4923">
        <w:rPr>
          <w:rFonts w:cs="Arial" w:hAnsiTheme="minorHAnsi"/>
          <w:color w:val="000000"/>
        </w:rPr>
        <w:tab/>
      </w:r>
      <w:r w:rsidRPr="008F4923">
        <w:rPr>
          <w:rFonts w:cs="Arial" w:hAnsiTheme="minorHAnsi"/>
          <w:color w:val="000000"/>
        </w:rPr>
        <w:t xml:space="preserve">Hopewell S, Chan A-W, Collins GS, et al. CONSORT 2025 statement: updated guideline for reporting randomised trials. </w:t>
      </w:r>
      <w:r w:rsidRPr="008F4923">
        <w:rPr>
          <w:rFonts w:cs="Arial" w:hAnsiTheme="minorHAnsi"/>
          <w:i/>
          <w:iCs/>
          <w:color w:val="000000"/>
        </w:rPr>
        <w:t>BMJ</w:t>
      </w:r>
      <w:r w:rsidRPr="008F4923">
        <w:rPr>
          <w:rFonts w:cs="Arial" w:hAnsiTheme="minorHAnsi"/>
          <w:color w:val="000000"/>
        </w:rPr>
        <w:t>. 2025;389:e081123.</w:t>
      </w:r>
    </w:p>
    <w:p w:rsidRPr="008F4923" w:rsidR="008F4923" w:rsidP="008F4923" w:rsidRDefault="008F4923" w14:paraId="1C293FAA" w14:textId="77777777">
      <w:pPr>
        <w:pStyle w:val="Bibliography"/>
        <w:rPr>
          <w:rFonts w:cs="Arial" w:hAnsiTheme="minorHAnsi"/>
          <w:color w:val="000000"/>
        </w:rPr>
      </w:pPr>
      <w:r w:rsidRPr="008F4923">
        <w:rPr>
          <w:rFonts w:cs="Arial" w:hAnsiTheme="minorHAnsi"/>
          <w:color w:val="000000"/>
        </w:rPr>
        <w:t xml:space="preserve">19. </w:t>
      </w:r>
      <w:r w:rsidRPr="008F4923">
        <w:rPr>
          <w:rFonts w:cs="Arial" w:hAnsiTheme="minorHAnsi"/>
          <w:color w:val="000000"/>
        </w:rPr>
        <w:tab/>
      </w:r>
      <w:r w:rsidRPr="008F4923">
        <w:rPr>
          <w:rFonts w:cs="Arial" w:hAnsiTheme="minorHAnsi"/>
          <w:color w:val="000000"/>
        </w:rPr>
        <w:t xml:space="preserve">Yin Y, Shi F, Zhang Y, et al. Evaluation of reporting quality of randomized controlled trials in patients with COVID-19 using the CONSORT statement. </w:t>
      </w:r>
      <w:r w:rsidRPr="008F4923">
        <w:rPr>
          <w:rFonts w:cs="Arial" w:hAnsiTheme="minorHAnsi"/>
          <w:i/>
          <w:iCs/>
          <w:color w:val="000000"/>
        </w:rPr>
        <w:t>PLOS ONE</w:t>
      </w:r>
      <w:r w:rsidRPr="008F4923">
        <w:rPr>
          <w:rFonts w:cs="Arial" w:hAnsiTheme="minorHAnsi"/>
          <w:color w:val="000000"/>
        </w:rPr>
        <w:t>. 2021;16:e0257093.</w:t>
      </w:r>
    </w:p>
    <w:p w:rsidRPr="008F4923" w:rsidR="008F4923" w:rsidP="008F4923" w:rsidRDefault="008F4923" w14:paraId="757C1999" w14:textId="77777777">
      <w:pPr>
        <w:pStyle w:val="Bibliography"/>
        <w:rPr>
          <w:rFonts w:cs="Arial" w:hAnsiTheme="minorHAnsi"/>
          <w:color w:val="000000"/>
        </w:rPr>
      </w:pPr>
      <w:r w:rsidRPr="008F4923">
        <w:rPr>
          <w:rFonts w:cs="Arial" w:hAnsiTheme="minorHAnsi"/>
          <w:color w:val="000000"/>
        </w:rPr>
        <w:t xml:space="preserve">20. </w:t>
      </w:r>
      <w:r w:rsidRPr="008F4923">
        <w:rPr>
          <w:rFonts w:cs="Arial" w:hAnsiTheme="minorHAnsi"/>
          <w:color w:val="000000"/>
        </w:rPr>
        <w:tab/>
      </w:r>
      <w:r w:rsidRPr="008F4923">
        <w:rPr>
          <w:rFonts w:cs="Arial" w:hAnsiTheme="minorHAnsi"/>
          <w:color w:val="000000"/>
        </w:rPr>
        <w:t xml:space="preserve">Hajibandeh S, Hajibandeh S, Antoniou GA, et al. Reporting and Methodological Quality of Randomised Controlled Trials in Vascular and Endovascular Surgery. </w:t>
      </w:r>
      <w:r w:rsidRPr="008F4923">
        <w:rPr>
          <w:rFonts w:cs="Arial" w:hAnsiTheme="minorHAnsi"/>
          <w:i/>
          <w:iCs/>
          <w:color w:val="000000"/>
        </w:rPr>
        <w:t>European Journal of Vascular and Endovascular Surgery</w:t>
      </w:r>
      <w:r w:rsidRPr="008F4923">
        <w:rPr>
          <w:rFonts w:cs="Arial" w:hAnsiTheme="minorHAnsi"/>
          <w:color w:val="000000"/>
        </w:rPr>
        <w:t>. 2015;50:664–670.</w:t>
      </w:r>
    </w:p>
    <w:p w:rsidRPr="008F4923" w:rsidR="008F4923" w:rsidP="008F4923" w:rsidRDefault="008F4923" w14:paraId="34EEEF4E" w14:textId="77777777">
      <w:pPr>
        <w:pStyle w:val="Bibliography"/>
        <w:rPr>
          <w:rFonts w:cs="Arial" w:hAnsiTheme="minorHAnsi"/>
          <w:color w:val="000000"/>
        </w:rPr>
      </w:pPr>
      <w:r w:rsidRPr="008F4923">
        <w:rPr>
          <w:rFonts w:cs="Arial" w:hAnsiTheme="minorHAnsi"/>
          <w:color w:val="000000"/>
        </w:rPr>
        <w:t xml:space="preserve">21. </w:t>
      </w:r>
      <w:r w:rsidRPr="008F4923">
        <w:rPr>
          <w:rFonts w:cs="Arial" w:hAnsiTheme="minorHAnsi"/>
          <w:color w:val="000000"/>
        </w:rPr>
        <w:tab/>
      </w:r>
      <w:r w:rsidRPr="008F4923">
        <w:rPr>
          <w:rFonts w:cs="Arial" w:hAnsiTheme="minorHAnsi"/>
          <w:color w:val="000000"/>
        </w:rPr>
        <w:t xml:space="preserve">Antoniou SA, Andreou A, Antoniou GA, et al. Volume and methodological quality of randomized controlled trials in laparoscopic surgery: assessment over a 10-year period. </w:t>
      </w:r>
      <w:r w:rsidRPr="008F4923">
        <w:rPr>
          <w:rFonts w:cs="Arial" w:hAnsiTheme="minorHAnsi"/>
          <w:i/>
          <w:iCs/>
          <w:color w:val="000000"/>
        </w:rPr>
        <w:t>The American Journal of Surgery</w:t>
      </w:r>
      <w:r w:rsidRPr="008F4923">
        <w:rPr>
          <w:rFonts w:cs="Arial" w:hAnsiTheme="minorHAnsi"/>
          <w:color w:val="000000"/>
        </w:rPr>
        <w:t>. 2015;210:922–929.</w:t>
      </w:r>
    </w:p>
    <w:p w:rsidRPr="008F4923" w:rsidR="008F4923" w:rsidP="008F4923" w:rsidRDefault="008F4923" w14:paraId="4D5F4C64" w14:textId="77777777">
      <w:pPr>
        <w:pStyle w:val="Bibliography"/>
        <w:rPr>
          <w:rFonts w:cs="Arial" w:hAnsiTheme="minorHAnsi"/>
          <w:color w:val="000000"/>
        </w:rPr>
      </w:pPr>
      <w:r w:rsidRPr="008F4923">
        <w:rPr>
          <w:rFonts w:cs="Arial" w:hAnsiTheme="minorHAnsi"/>
          <w:color w:val="000000"/>
        </w:rPr>
        <w:t xml:space="preserve">22. </w:t>
      </w:r>
      <w:r w:rsidRPr="008F4923">
        <w:rPr>
          <w:rFonts w:cs="Arial" w:hAnsiTheme="minorHAnsi"/>
          <w:color w:val="000000"/>
        </w:rPr>
        <w:tab/>
      </w:r>
      <w:r w:rsidRPr="008F4923">
        <w:rPr>
          <w:rFonts w:cs="Arial" w:hAnsiTheme="minorHAnsi"/>
          <w:color w:val="000000"/>
        </w:rPr>
        <w:t xml:space="preserve">Grosman S, Scott IA. Quality of observational studies of clinical interventions: a meta-epidemiological review. </w:t>
      </w:r>
      <w:r w:rsidRPr="008F4923">
        <w:rPr>
          <w:rFonts w:cs="Arial" w:hAnsiTheme="minorHAnsi"/>
          <w:i/>
          <w:iCs/>
          <w:color w:val="000000"/>
        </w:rPr>
        <w:t>BMC Med Res Methodol</w:t>
      </w:r>
      <w:r w:rsidRPr="008F4923">
        <w:rPr>
          <w:rFonts w:cs="Arial" w:hAnsiTheme="minorHAnsi"/>
          <w:color w:val="000000"/>
        </w:rPr>
        <w:t>. 2022;22:313.</w:t>
      </w:r>
    </w:p>
    <w:p w:rsidRPr="004C0D8F" w:rsidR="00B5205F" w:rsidP="008F4923" w:rsidRDefault="00712F20" w14:paraId="242DD665" w14:textId="5C0275FD">
      <w:pPr>
        <w:pStyle w:val="Bibliography"/>
        <w:rPr>
          <w:rFonts w:asciiTheme="minorHAnsi" w:hAnsiTheme="minorHAnsi" w:cstheme="minorHAnsi"/>
          <w:color w:val="000000" w:themeColor="text1"/>
          <w:szCs w:val="22"/>
        </w:rPr>
        <w:sectPr w:rsidRPr="004C0D8F" w:rsidR="00B5205F">
          <w:pgSz w:w="12240" w:h="15840" w:orient="portrait"/>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rsidRPr="003E5B95" w:rsidR="00B602F3" w:rsidP="00E360AA" w:rsidRDefault="00B602F3" w14:paraId="3C621983" w14:textId="44C35040">
      <w:pPr>
        <w:tabs>
          <w:tab w:val="left" w:pos="960"/>
        </w:tabs>
        <w:spacing w:before="0" w:after="160" w:line="480" w:lineRule="auto"/>
        <w:rPr>
          <w:lang w:val="fr-CH"/>
        </w:rPr>
      </w:pPr>
    </w:p>
    <w:sectPr w:rsidRPr="003E5B95" w:rsidR="00B602F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RR" w:author="Joana Rodrigues Ribeiro" w:date="2026-04-04T09:21:00Z" w:id="8">
    <w:p w:rsidR="00D45128" w:rsidP="00D45128" w:rsidRDefault="00D45128" w14:paraId="2D9DA4C6" w14:textId="77777777">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nitials="fa" w:author="fariba abbassi" w:date="2026-04-09T06:17:00Z" w:id="10">
    <w:p w:rsidR="007775E0" w:rsidP="00E67D2C" w:rsidRDefault="007775E0" w14:paraId="0E4FA805" w14:textId="77777777">
      <w:r>
        <w:rPr>
          <w:rStyle w:val="CommentReference"/>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 w:initials="JRR" w:author="Joana Rodrigues Ribeiro" w:date="2026-04-09T22:30:00Z" w:id="11">
    <w:p w:rsidR="008F4923" w:rsidP="008F4923" w:rsidRDefault="008F4923" w14:paraId="510D653B" w14:textId="77777777">
      <w:r>
        <w:rPr>
          <w:rStyle w:val="CommentReference"/>
        </w:rPr>
        <w:annotationRef/>
      </w:r>
      <w:r>
        <w:rPr>
          <w:sz w:val="20"/>
          <w:szCs w:val="20"/>
        </w:rPr>
        <w:t>thank you for your comment! :) I agree it was too long.</w:t>
      </w:r>
    </w:p>
  </w:comment>
  <w:comment xmlns:w="http://schemas.openxmlformats.org/wordprocessingml/2006/main" w:initials="MP" w:author="Milo Alan Puhan" w:date="2026-04-12T11:06:39" w:id="1679200476">
    <w:p xmlns:w14="http://schemas.microsoft.com/office/word/2010/wordml" xmlns:w="http://schemas.openxmlformats.org/wordprocessingml/2006/main" w:rsidR="479FAD27" w:rsidRDefault="556C5BC6" w14:paraId="34C3555D" w14:textId="0FA8518C">
      <w:pPr>
        <w:pStyle w:val="CommentText"/>
      </w:pPr>
      <w:r>
        <w:rPr>
          <w:rStyle w:val="CommentReference"/>
        </w:rPr>
        <w:annotationRef/>
      </w:r>
      <w:r w:rsidRPr="4C98173A" w:rsidR="45B81E70">
        <w:t>I would add that in agreement to the response letter. so that we emphasize that this first phase was more for development</w:t>
      </w:r>
    </w:p>
  </w:comment>
  <w:comment xmlns:w="http://schemas.openxmlformats.org/wordprocessingml/2006/main" w:initials="MP" w:author="Milo Alan Puhan" w:date="2026-04-12T11:08:57" w:id="956287590">
    <w:p xmlns:w14="http://schemas.microsoft.com/office/word/2010/wordml" xmlns:w="http://schemas.openxmlformats.org/wordprocessingml/2006/main" w:rsidR="101CA093" w:rsidRDefault="69E35591" w14:paraId="69A545F2" w14:textId="7C6CB50B">
      <w:pPr>
        <w:pStyle w:val="CommentText"/>
      </w:pPr>
      <w:r>
        <w:rPr>
          <w:rStyle w:val="CommentReference"/>
        </w:rPr>
        <w:annotationRef/>
      </w:r>
      <w:r w:rsidRPr="20BA446A" w:rsidR="3E389CC7">
        <w:t>I would try to add this if word count allows. I would rather drop any results from the pilot/first phase to make sure this crucial points comes through</w:t>
      </w:r>
    </w:p>
  </w:comment>
  <w:comment xmlns:w="http://schemas.openxmlformats.org/wordprocessingml/2006/main" w:initials="MP" w:author="Milo Alan Puhan" w:date="2026-04-12T11:10:49" w:id="140162048">
    <w:p xmlns:w14="http://schemas.microsoft.com/office/word/2010/wordml" xmlns:w="http://schemas.openxmlformats.org/wordprocessingml/2006/main" w:rsidR="1B51A59B" w:rsidRDefault="58400222" w14:paraId="76B7790C" w14:textId="537F2C1E">
      <w:pPr>
        <w:pStyle w:val="CommentText"/>
      </w:pPr>
      <w:r>
        <w:rPr>
          <w:rStyle w:val="CommentReference"/>
        </w:rPr>
        <w:annotationRef/>
      </w:r>
      <w:r w:rsidRPr="17FA46E9" w:rsidR="1B0C9BC8">
        <w:t>refs</w:t>
      </w:r>
    </w:p>
  </w:comment>
  <w:comment xmlns:w="http://schemas.openxmlformats.org/wordprocessingml/2006/main" w:initials="MP" w:author="Milo Alan Puhan" w:date="2026-04-12T11:13:36" w:id="243479288">
    <w:p xmlns:w14="http://schemas.microsoft.com/office/word/2010/wordml" xmlns:w="http://schemas.openxmlformats.org/wordprocessingml/2006/main" w:rsidR="4D9AC1CB" w:rsidRDefault="6D6B0871" w14:paraId="740CD387" w14:textId="3A3A51F6">
      <w:pPr>
        <w:pStyle w:val="CommentText"/>
      </w:pPr>
      <w:r>
        <w:rPr>
          <w:rStyle w:val="CommentReference"/>
        </w:rPr>
        <w:annotationRef/>
      </w:r>
      <w:r w:rsidRPr="6AEC01DB" w:rsidR="420B7941">
        <w:t>refs, not ours, there are quite of few using ROB or assesseint items of CONSORT</w:t>
      </w:r>
    </w:p>
  </w:comment>
  <w:comment xmlns:w="http://schemas.openxmlformats.org/wordprocessingml/2006/main" w:initials="MP" w:author="Milo Alan Puhan" w:date="2026-04-12T11:18:58" w:id="382481299">
    <w:p xmlns:w14="http://schemas.microsoft.com/office/word/2010/wordml" xmlns:w="http://schemas.openxmlformats.org/wordprocessingml/2006/main" w:rsidR="5151A1C6" w:rsidRDefault="1EDB9712" w14:paraId="6B47F219" w14:textId="49E69315">
      <w:pPr>
        <w:pStyle w:val="CommentText"/>
      </w:pPr>
      <w:r>
        <w:rPr>
          <w:rStyle w:val="CommentReference"/>
        </w:rPr>
        <w:annotationRef/>
      </w:r>
      <w:r w:rsidRPr="44DF1AAD" w:rsidR="45167610">
        <w:t>shall we keep this statement? we actually violate copyright issues with this as we know by now. but we had it in the original submission, so we may have to keep it. Ue MS co pilot within the UZH environment next time</w:t>
      </w:r>
    </w:p>
  </w:comment>
  <w:comment xmlns:w="http://schemas.openxmlformats.org/wordprocessingml/2006/main" w:initials="MP" w:author="Milo Alan Puhan" w:date="2026-04-12T11:25:22" w:id="869872241">
    <w:p xmlns:w14="http://schemas.microsoft.com/office/word/2010/wordml" xmlns:w="http://schemas.openxmlformats.org/wordprocessingml/2006/main" w:rsidR="39916620" w:rsidRDefault="598B34B8" w14:paraId="6F172311" w14:textId="0227A15D">
      <w:pPr>
        <w:pStyle w:val="CommentText"/>
      </w:pPr>
      <w:r>
        <w:rPr>
          <w:rStyle w:val="CommentReference"/>
        </w:rPr>
        <w:annotationRef/>
      </w:r>
      <w:r w:rsidRPr="01917F24" w:rsidR="095DC594">
        <w:t>thse are not frameworks, try to alyway be as specific as possible</w:t>
      </w:r>
    </w:p>
  </w:comment>
</w:comments>
</file>

<file path=word/commentsExtended.xml><?xml version="1.0" encoding="utf-8"?>
<w15:commentsEx xmlns:mc="http://schemas.openxmlformats.org/markup-compatibility/2006" xmlns:w15="http://schemas.microsoft.com/office/word/2012/wordml" mc:Ignorable="w15">
  <w15:commentEx w15:done="0" w15:paraId="2D9DA4C6"/>
  <w15:commentEx w15:done="1" w15:paraId="0E4FA805"/>
  <w15:commentEx w15:done="1" w15:paraId="510D653B" w15:paraIdParent="0E4FA805"/>
  <w15:commentEx w15:done="0" w15:paraId="34C3555D"/>
  <w15:commentEx w15:done="0" w15:paraId="69A545F2"/>
  <w15:commentEx w15:done="0" w15:paraId="76B7790C"/>
  <w15:commentEx w15:done="0" w15:paraId="740CD387"/>
  <w15:commentEx w15:done="0" w15:paraId="6B47F219"/>
  <w15:commentEx w15:done="0" w15:paraId="6F17231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728E17" w16cex:dateUtc="2026-04-04T07:21:00Z"/>
  <w16cex:commentExtensible w16cex:durableId="65A8E619" w16cex:dateUtc="2026-04-09T04:17:00Z">
    <w16cex:extLst>
      <w16:ext w16:uri="{CE6994B0-6A32-4C9F-8C6B-6E91EDA988CE}">
        <cr:reactions xmlns:cr="http://schemas.microsoft.com/office/comments/2020/reactions">
          <cr:reaction reactionType="1">
            <cr:reactionInfo dateUtc="2026-04-10T04:30:57Z">
              <cr:user userId="S::joana.rodriguesribeiro@uzh.ch::499380a5-f773-4f1f-a8cf-83b4ebcd6ac4" userProvider="AD" userName="Joana Rodrigues Ribeiro"/>
            </cr:reactionInfo>
          </cr:reaction>
        </cr:reactions>
      </w16:ext>
    </w16cex:extLst>
  </w16cex:commentExtensible>
  <w16cex:commentExtensible w16cex:durableId="7E4B32DE" w16cex:dateUtc="2026-04-10T04:30:00Z"/>
  <w16cex:commentExtensible w16cex:durableId="67E18401" w16cex:dateUtc="2026-04-12T09:06:39.934Z"/>
  <w16cex:commentExtensible w16cex:durableId="4DF874F6" w16cex:dateUtc="2026-04-12T09:08:57.644Z"/>
  <w16cex:commentExtensible w16cex:durableId="7F90A8C5" w16cex:dateUtc="2026-04-12T09:10:49.557Z"/>
  <w16cex:commentExtensible w16cex:durableId="7EEF6700" w16cex:dateUtc="2026-04-12T09:13:36.529Z"/>
  <w16cex:commentExtensible w16cex:durableId="19F6E1D9" w16cex:dateUtc="2026-04-12T09:18:58.479Z"/>
  <w16cex:commentExtensible w16cex:durableId="5A8B8966" w16cex:dateUtc="2026-04-12T09:25:22.34Z"/>
</w16cex:commentsExtensible>
</file>

<file path=word/commentsIds.xml><?xml version="1.0" encoding="utf-8"?>
<w16cid:commentsIds xmlns:mc="http://schemas.openxmlformats.org/markup-compatibility/2006" xmlns:w16cid="http://schemas.microsoft.com/office/word/2016/wordml/cid" mc:Ignorable="w16cid">
  <w16cid:commentId w16cid:paraId="2D9DA4C6" w16cid:durableId="59728E17"/>
  <w16cid:commentId w16cid:paraId="0E4FA805" w16cid:durableId="65A8E619"/>
  <w16cid:commentId w16cid:paraId="510D653B" w16cid:durableId="7E4B32DE"/>
  <w16cid:commentId w16cid:paraId="34C3555D" w16cid:durableId="67E18401"/>
  <w16cid:commentId w16cid:paraId="69A545F2" w16cid:durableId="4DF874F6"/>
  <w16cid:commentId w16cid:paraId="76B7790C" w16cid:durableId="7F90A8C5"/>
  <w16cid:commentId w16cid:paraId="740CD387" w16cid:durableId="7EEF6700"/>
  <w16cid:commentId w16cid:paraId="6B47F219" w16cid:durableId="19F6E1D9"/>
  <w16cid:commentId w16cid:paraId="6F172311" w16cid:durableId="5A8B89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57AA" w:rsidP="001C4DED" w:rsidRDefault="004057AA" w14:paraId="619A5010" w14:textId="77777777">
      <w:pPr>
        <w:spacing w:before="0" w:after="0" w:line="240" w:lineRule="auto"/>
      </w:pPr>
      <w:r>
        <w:separator/>
      </w:r>
    </w:p>
  </w:endnote>
  <w:endnote w:type="continuationSeparator" w:id="0">
    <w:p w:rsidR="004057AA" w:rsidP="001C4DED" w:rsidRDefault="004057AA" w14:paraId="748FD0D3"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rsidR="0076522E" w:rsidRDefault="0076522E" w14:paraId="3B169099" w14:textId="451D4B5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76522E" w:rsidP="0076522E" w:rsidRDefault="0076522E" w14:paraId="7D3D7DF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rsidR="0076522E" w:rsidRDefault="0076522E" w14:paraId="691F2590" w14:textId="61398C76">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EndPr>
      <w:rPr>
        <w:rStyle w:val="PageNumber"/>
      </w:rPr>
    </w:sdtEndPr>
  </w:sdt>
  <w:p w:rsidR="0076522E" w:rsidP="0076522E" w:rsidRDefault="0076522E" w14:paraId="58AC6803"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57AA" w:rsidP="001C4DED" w:rsidRDefault="004057AA" w14:paraId="51B136A5" w14:textId="77777777">
      <w:pPr>
        <w:spacing w:before="0" w:after="0" w:line="240" w:lineRule="auto"/>
      </w:pPr>
      <w:r>
        <w:separator/>
      </w:r>
    </w:p>
  </w:footnote>
  <w:footnote w:type="continuationSeparator" w:id="0">
    <w:p w:rsidR="004057AA" w:rsidP="001C4DED" w:rsidRDefault="004057AA" w14:paraId="4F486FF5" w14:textId="77777777">
      <w:pPr>
        <w:spacing w:before="0" w:after="0" w:line="240" w:lineRule="auto"/>
      </w:pPr>
      <w:r>
        <w:continuationSeparator/>
      </w:r>
    </w:p>
  </w:footnote>
  <w:footnote w:id="1">
    <w:p w:rsidRPr="00C2377A" w:rsidR="00C2377A" w:rsidRDefault="00C2377A" w14:paraId="468A5DCF" w14:textId="36CB34F6">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536979988" style="width:27.1pt;height:27.1pt;visibility:visible" o:spid="_x0000_i1025" o:bullet="t" type="#_x0000_t75">
        <v:imagedata o:title="" r:id="rId1"/>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hint="default" w:ascii="Symbol" w:hAnsi="Symbol"/>
      </w:rPr>
    </w:lvl>
    <w:lvl w:ilvl="1" w:tplc="555ACAF8" w:tentative="1">
      <w:start w:val="1"/>
      <w:numFmt w:val="bullet"/>
      <w:lvlText w:val=""/>
      <w:lvlJc w:val="left"/>
      <w:pPr>
        <w:tabs>
          <w:tab w:val="num" w:pos="1440"/>
        </w:tabs>
        <w:ind w:left="1440" w:hanging="360"/>
      </w:pPr>
      <w:rPr>
        <w:rFonts w:hint="default" w:ascii="Symbol" w:hAnsi="Symbol"/>
      </w:rPr>
    </w:lvl>
    <w:lvl w:ilvl="2" w:tplc="09661356" w:tentative="1">
      <w:start w:val="1"/>
      <w:numFmt w:val="bullet"/>
      <w:lvlText w:val=""/>
      <w:lvlJc w:val="left"/>
      <w:pPr>
        <w:tabs>
          <w:tab w:val="num" w:pos="2160"/>
        </w:tabs>
        <w:ind w:left="2160" w:hanging="360"/>
      </w:pPr>
      <w:rPr>
        <w:rFonts w:hint="default" w:ascii="Symbol" w:hAnsi="Symbol"/>
      </w:rPr>
    </w:lvl>
    <w:lvl w:ilvl="3" w:tplc="38C0AAA4" w:tentative="1">
      <w:start w:val="1"/>
      <w:numFmt w:val="bullet"/>
      <w:lvlText w:val=""/>
      <w:lvlJc w:val="left"/>
      <w:pPr>
        <w:tabs>
          <w:tab w:val="num" w:pos="2880"/>
        </w:tabs>
        <w:ind w:left="2880" w:hanging="360"/>
      </w:pPr>
      <w:rPr>
        <w:rFonts w:hint="default" w:ascii="Symbol" w:hAnsi="Symbol"/>
      </w:rPr>
    </w:lvl>
    <w:lvl w:ilvl="4" w:tplc="F32EE46A" w:tentative="1">
      <w:start w:val="1"/>
      <w:numFmt w:val="bullet"/>
      <w:lvlText w:val=""/>
      <w:lvlJc w:val="left"/>
      <w:pPr>
        <w:tabs>
          <w:tab w:val="num" w:pos="3600"/>
        </w:tabs>
        <w:ind w:left="3600" w:hanging="360"/>
      </w:pPr>
      <w:rPr>
        <w:rFonts w:hint="default" w:ascii="Symbol" w:hAnsi="Symbol"/>
      </w:rPr>
    </w:lvl>
    <w:lvl w:ilvl="5" w:tplc="77C2E4F0" w:tentative="1">
      <w:start w:val="1"/>
      <w:numFmt w:val="bullet"/>
      <w:lvlText w:val=""/>
      <w:lvlJc w:val="left"/>
      <w:pPr>
        <w:tabs>
          <w:tab w:val="num" w:pos="4320"/>
        </w:tabs>
        <w:ind w:left="4320" w:hanging="360"/>
      </w:pPr>
      <w:rPr>
        <w:rFonts w:hint="default" w:ascii="Symbol" w:hAnsi="Symbol"/>
      </w:rPr>
    </w:lvl>
    <w:lvl w:ilvl="6" w:tplc="721636A4" w:tentative="1">
      <w:start w:val="1"/>
      <w:numFmt w:val="bullet"/>
      <w:lvlText w:val=""/>
      <w:lvlJc w:val="left"/>
      <w:pPr>
        <w:tabs>
          <w:tab w:val="num" w:pos="5040"/>
        </w:tabs>
        <w:ind w:left="5040" w:hanging="360"/>
      </w:pPr>
      <w:rPr>
        <w:rFonts w:hint="default" w:ascii="Symbol" w:hAnsi="Symbol"/>
      </w:rPr>
    </w:lvl>
    <w:lvl w:ilvl="7" w:tplc="ABFC959C" w:tentative="1">
      <w:start w:val="1"/>
      <w:numFmt w:val="bullet"/>
      <w:lvlText w:val=""/>
      <w:lvlJc w:val="left"/>
      <w:pPr>
        <w:tabs>
          <w:tab w:val="num" w:pos="5760"/>
        </w:tabs>
        <w:ind w:left="5760" w:hanging="360"/>
      </w:pPr>
      <w:rPr>
        <w:rFonts w:hint="default" w:ascii="Symbol" w:hAnsi="Symbol"/>
      </w:rPr>
    </w:lvl>
    <w:lvl w:ilvl="8" w:tplc="084EE216" w:tentative="1">
      <w:start w:val="1"/>
      <w:numFmt w:val="bullet"/>
      <w:lvlText w:val=""/>
      <w:lvlJc w:val="left"/>
      <w:pPr>
        <w:tabs>
          <w:tab w:val="num" w:pos="6480"/>
        </w:tabs>
        <w:ind w:left="6480" w:hanging="360"/>
      </w:pPr>
      <w:rPr>
        <w:rFonts w:hint="default" w:ascii="Symbol" w:hAnsi="Symbol"/>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35364971">
    <w:abstractNumId w:val="1"/>
  </w:num>
  <w:num w:numId="2" w16cid:durableId="1943953792">
    <w:abstractNumId w:val="0"/>
  </w:num>
</w:numbering>
</file>

<file path=word/people.xml><?xml version="1.0" encoding="utf-8"?>
<w15:people xmlns:mc="http://schemas.openxmlformats.org/markup-compatibility/2006" xmlns:w15="http://schemas.microsoft.com/office/word/2012/wordml" mc:Ignorable="w15">
  <w15:person w15:author="fariba abbassi">
    <w15:presenceInfo w15:providerId="Windows Live" w15:userId="343280d3660d6dc6"/>
  </w15:person>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rson w15:author="Milo Alan Puhan">
    <w15:presenceInfo w15:providerId="AD" w15:userId="S::miloalan.puhan@uzh.ch::f7c67eeb-100a-4a00-a77c-7e2ae2a8c13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8"/>
  <w:trackRevisions w:val="tru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521A"/>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40F52"/>
    <w:rsid w:val="00244FBB"/>
    <w:rsid w:val="00246DDD"/>
    <w:rsid w:val="00263E84"/>
    <w:rsid w:val="00271332"/>
    <w:rsid w:val="00273C22"/>
    <w:rsid w:val="002748B7"/>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32B3"/>
    <w:rsid w:val="004057AA"/>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60A12"/>
    <w:rsid w:val="00761B86"/>
    <w:rsid w:val="0076522E"/>
    <w:rsid w:val="00766FBE"/>
    <w:rsid w:val="0077592A"/>
    <w:rsid w:val="00776CD6"/>
    <w:rsid w:val="007775E0"/>
    <w:rsid w:val="00777EB4"/>
    <w:rsid w:val="00781A72"/>
    <w:rsid w:val="00784DE1"/>
    <w:rsid w:val="007875CE"/>
    <w:rsid w:val="00791803"/>
    <w:rsid w:val="007952A6"/>
    <w:rsid w:val="007A02DB"/>
    <w:rsid w:val="007A090A"/>
    <w:rsid w:val="007A0E8E"/>
    <w:rsid w:val="007A490E"/>
    <w:rsid w:val="007A6108"/>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4923"/>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D17CA"/>
    <w:rsid w:val="009D2AF4"/>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02F4"/>
    <w:rsid w:val="00F605E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hAnsiTheme="majorHAnsi" w:eastAsiaTheme="majorEastAsia"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cs="Calibri" w:eastAsiaTheme="majorEastAsia"/>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hAnsiTheme="minorHAnsi" w:eastAsiaTheme="majorEastAsia"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hAnsiTheme="minorHAnsi" w:eastAsiaTheme="majorEastAsia"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hAnsiTheme="minorHAnsi" w:eastAsiaTheme="majorEastAsia"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hAnsiTheme="minorHAnsi" w:eastAsiaTheme="majorEastAsia"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hAnsiTheme="minorHAnsi" w:eastAsiaTheme="majorEastAsia"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hAnsiTheme="minorHAnsi" w:eastAsiaTheme="majorEastAsia" w:cstheme="majorBidi"/>
      <w:color w:val="272727" w:themeColor="text1" w:themeTint="D8"/>
      <w:kern w:val="0"/>
      <w:szCs w:val="22"/>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03336"/>
    <w:rPr>
      <w:rFonts w:asciiTheme="majorHAnsi" w:hAnsiTheme="majorHAnsi" w:eastAsiaTheme="majorEastAsia" w:cstheme="majorBidi"/>
      <w:color w:val="0F4761" w:themeColor="accent1" w:themeShade="BF"/>
      <w:kern w:val="0"/>
      <w:sz w:val="40"/>
      <w:szCs w:val="40"/>
      <w14:ligatures w14:val="none"/>
    </w:rPr>
  </w:style>
  <w:style w:type="character" w:styleId="Heading2Char" w:customStyle="1">
    <w:name w:val="Heading 2 Char"/>
    <w:aliases w:val="Heading 1.1.1 Char"/>
    <w:basedOn w:val="DefaultParagraphFont"/>
    <w:link w:val="Heading2"/>
    <w:uiPriority w:val="9"/>
    <w:rsid w:val="005523A3"/>
    <w:rPr>
      <w:rFonts w:ascii="Arial" w:hAnsi="Arial" w:eastAsiaTheme="majorEastAsia" w:cstheme="majorBidi"/>
      <w:color w:val="0F4761" w:themeColor="accent1" w:themeShade="BF"/>
      <w:kern w:val="0"/>
      <w:sz w:val="28"/>
      <w:szCs w:val="32"/>
      <w14:ligatures w14:val="none"/>
    </w:rPr>
  </w:style>
  <w:style w:type="character" w:styleId="Heading3Char" w:customStyle="1">
    <w:name w:val="Heading 3 Char"/>
    <w:aliases w:val="Titre 3.1 Char"/>
    <w:basedOn w:val="DefaultParagraphFont"/>
    <w:link w:val="Heading3"/>
    <w:uiPriority w:val="9"/>
    <w:rsid w:val="003732B0"/>
    <w:rPr>
      <w:rFonts w:ascii="Arial" w:hAnsi="Arial" w:cs="Calibri" w:eastAsiaTheme="majorEastAsia"/>
      <w:b/>
      <w:bCs/>
      <w:color w:val="000000" w:themeColor="text1"/>
      <w:kern w:val="0"/>
      <w14:ligatures w14:val="none"/>
    </w:rPr>
  </w:style>
  <w:style w:type="character" w:styleId="Heading4Char" w:customStyle="1">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styleId="Heading5Char" w:customStyle="1">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styleId="Heading6Char" w:customStyle="1">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styleId="Heading7Char" w:customStyle="1">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styleId="Heading8Char" w:customStyle="1">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styleId="Heading9Char" w:customStyle="1">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styleId="TitleChar" w:customStyle="1">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hAnsiTheme="minorHAnsi" w:eastAsiaTheme="majorEastAsia" w:cstheme="majorBidi"/>
      <w:color w:val="595959" w:themeColor="text1" w:themeTint="A6"/>
      <w:spacing w:val="15"/>
      <w:kern w:val="0"/>
      <w:sz w:val="28"/>
      <w:szCs w:val="28"/>
      <w14:ligatures w14:val="none"/>
    </w:rPr>
  </w:style>
  <w:style w:type="character" w:styleId="SubtitleChar" w:customStyle="1">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hAnsi="Times New Roman" w:cs="Times New Roman" w:eastAsiaTheme="minorEastAsia"/>
      <w:i/>
      <w:iCs/>
      <w:color w:val="404040" w:themeColor="text1" w:themeTint="BF"/>
      <w:kern w:val="0"/>
      <w:szCs w:val="22"/>
      <w14:ligatures w14:val="none"/>
    </w:rPr>
  </w:style>
  <w:style w:type="character" w:styleId="QuoteChar" w:customStyle="1">
    <w:name w:val="Quote Char"/>
    <w:basedOn w:val="DefaultParagraphFont"/>
    <w:link w:val="Quote"/>
    <w:uiPriority w:val="29"/>
    <w:rsid w:val="00203336"/>
    <w:rPr>
      <w:rFonts w:ascii="Times New Roman" w:hAnsi="Times New Roman" w:cs="Times New Roman" w:eastAsiaTheme="minorEastAsia"/>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hAnsi="Times New Roman" w:cs="Times New Roman" w:eastAsiaTheme="minorEastAsia"/>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color="0F4761" w:themeColor="accent1" w:themeShade="BF" w:sz="4" w:space="10"/>
        <w:bottom w:val="single" w:color="0F4761" w:themeColor="accent1" w:themeShade="BF" w:sz="4" w:space="10"/>
      </w:pBdr>
      <w:spacing w:before="360" w:after="360"/>
      <w:ind w:left="864" w:right="864"/>
      <w:jc w:val="center"/>
    </w:pPr>
    <w:rPr>
      <w:rFonts w:ascii="Times New Roman" w:hAnsi="Times New Roman" w:cs="Times New Roman" w:eastAsiaTheme="minorEastAsia"/>
      <w:i/>
      <w:iCs/>
      <w:color w:val="0F4761" w:themeColor="accent1" w:themeShade="BF"/>
      <w:kern w:val="0"/>
      <w:szCs w:val="22"/>
      <w14:ligatures w14:val="none"/>
    </w:rPr>
  </w:style>
  <w:style w:type="character" w:styleId="IntenseQuoteChar" w:customStyle="1">
    <w:name w:val="Intense Quote Char"/>
    <w:basedOn w:val="DefaultParagraphFont"/>
    <w:link w:val="IntenseQuote"/>
    <w:uiPriority w:val="30"/>
    <w:rsid w:val="00203336"/>
    <w:rPr>
      <w:rFonts w:ascii="Times New Roman" w:hAnsi="Times New Roman" w:cs="Times New Roman"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styleId="Titre11" w:customStyle="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styleId="Titre11Car" w:customStyle="1">
    <w:name w:val="Titre 1.1 Car"/>
    <w:basedOn w:val="DefaultParagraphFont"/>
    <w:link w:val="Titre11"/>
    <w:rsid w:val="00BB5783"/>
    <w:rPr>
      <w:rFonts w:eastAsia="Calibri" w:cs="Calibri" w:asciiTheme="majorHAnsi" w:hAnsiTheme="majorHAnsi"/>
      <w:b/>
      <w:bCs/>
      <w:iCs/>
      <w:color w:val="000000" w:themeColor="text1"/>
      <w:kern w:val="0"/>
      <w:sz w:val="28"/>
      <w:szCs w:val="28"/>
      <w:lang w:val="fr-CH"/>
      <w14:ligatures w14:val="none"/>
    </w:rPr>
  </w:style>
  <w:style w:type="paragraph" w:styleId="Titre21" w:customStyle="1">
    <w:name w:val="Titre 2.1"/>
    <w:basedOn w:val="Heading2"/>
    <w:next w:val="Normal"/>
    <w:link w:val="Titre21Char"/>
    <w:autoRedefine/>
    <w:qFormat/>
    <w:rsid w:val="00DD468E"/>
    <w:pPr>
      <w:spacing w:before="240" w:after="240" w:line="480" w:lineRule="auto"/>
    </w:pPr>
    <w:rPr>
      <w:rFonts w:eastAsia="Calibri" w:cs="Calibri" w:asciiTheme="majorHAnsi" w:hAnsiTheme="majorHAnsi"/>
      <w:b/>
      <w:bCs/>
      <w:color w:val="000000" w:themeColor="text1"/>
      <w:szCs w:val="24"/>
    </w:rPr>
  </w:style>
  <w:style w:type="character" w:styleId="Titre21Char" w:customStyle="1">
    <w:name w:val="Titre 2.1 Char"/>
    <w:basedOn w:val="DefaultParagraphFont"/>
    <w:link w:val="Titre21"/>
    <w:rsid w:val="00DD468E"/>
    <w:rPr>
      <w:rFonts w:eastAsia="Calibri" w:cs="Calibri" w:asciiTheme="majorHAnsi" w:hAnsiTheme="majorHAns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styleId="FootnoteTextChar" w:customStyle="1">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styleId="ms-rtefontface-5" w:customStyle="1">
    <w:name w:val="ms-rtefontface-5"/>
    <w:basedOn w:val="DefaultParagraphFont"/>
    <w:rsid w:val="001C4DED"/>
  </w:style>
  <w:style w:type="character" w:styleId="apple-converted-space" w:customStyle="1">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Comment Reference"/>
    <w:basedOn w:val="DefaultParagraphFont"/>
    <w:uiPriority w:val="99"/>
    <w:semiHidden/>
    <w:unhideWhenUsed/>
    <w:rsid w:val="00BB5B1F"/>
    <w:rPr>
      <w:sz w:val="16"/>
      <w:szCs w:val="16"/>
    </w:rPr>
  </w:style>
  <w:style w:type="paragraph" w:styleId="CommentText">
    <w:name w:val="Comment Text"/>
    <w:basedOn w:val="Normal"/>
    <w:link w:val="CommentTextChar"/>
    <w:uiPriority w:val="99"/>
    <w:unhideWhenUsed/>
    <w:rsid w:val="00BB5B1F"/>
    <w:pPr>
      <w:spacing w:line="240" w:lineRule="auto"/>
    </w:pPr>
    <w:rPr>
      <w:sz w:val="20"/>
      <w:szCs w:val="20"/>
    </w:rPr>
  </w:style>
  <w:style w:type="character" w:styleId="CommentTextChar" w:customStyle="1">
    <w:name w:val="Comment Text Char"/>
    <w:basedOn w:val="DefaultParagraphFont"/>
    <w:link w:val="CommentText"/>
    <w:uiPriority w:val="99"/>
    <w:rsid w:val="00BB5B1F"/>
    <w:rPr>
      <w:rFonts w:ascii="Helvetica" w:hAnsi="Helvetica"/>
      <w:sz w:val="20"/>
      <w:szCs w:val="20"/>
    </w:rPr>
  </w:style>
  <w:style w:type="paragraph" w:styleId="CommentSubject">
    <w:name w:val="Comment Subject"/>
    <w:basedOn w:val="CommentText"/>
    <w:next w:val="CommentText"/>
    <w:link w:val="CommentSubjectChar"/>
    <w:uiPriority w:val="99"/>
    <w:semiHidden/>
    <w:unhideWhenUsed/>
    <w:rsid w:val="00BB5B1F"/>
    <w:rPr>
      <w:b/>
      <w:bCs/>
    </w:rPr>
  </w:style>
  <w:style w:type="character" w:styleId="CommentSubjectChar" w:customStyle="1">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styleId="EndNoteBibliographyTitle" w:customStyle="1">
    <w:name w:val="EndNote Bibliography Title"/>
    <w:basedOn w:val="Normal"/>
    <w:link w:val="EndNoteBibliographyTitleZchn"/>
    <w:rsid w:val="006746E2"/>
    <w:pPr>
      <w:spacing w:after="0"/>
      <w:jc w:val="center"/>
    </w:pPr>
    <w:rPr>
      <w:rFonts w:cs="Arial"/>
    </w:rPr>
  </w:style>
  <w:style w:type="character" w:styleId="EndNoteBibliographyTitleZchn" w:customStyle="1">
    <w:name w:val="EndNote Bibliography Title Zchn"/>
    <w:basedOn w:val="DefaultParagraphFont"/>
    <w:link w:val="EndNoteBibliographyTitle"/>
    <w:rsid w:val="006746E2"/>
    <w:rPr>
      <w:rFonts w:ascii="Arial" w:hAnsi="Arial" w:cs="Arial"/>
      <w:sz w:val="22"/>
    </w:rPr>
  </w:style>
  <w:style w:type="paragraph" w:styleId="EndNoteBibliography" w:customStyle="1">
    <w:name w:val="EndNote Bibliography"/>
    <w:basedOn w:val="Normal"/>
    <w:link w:val="EndNoteBibliographyZchn"/>
    <w:rsid w:val="006746E2"/>
    <w:pPr>
      <w:spacing w:line="240" w:lineRule="auto"/>
    </w:pPr>
    <w:rPr>
      <w:rFonts w:cs="Arial"/>
    </w:rPr>
  </w:style>
  <w:style w:type="character" w:styleId="EndNoteBibliographyZchn" w:customStyle="1">
    <w:name w:val="EndNote Bibliography Zchn"/>
    <w:basedOn w:val="DefaultParagraphFont"/>
    <w:link w:val="EndNoteBibliography"/>
    <w:rsid w:val="006746E2"/>
    <w:rPr>
      <w:rFonts w:ascii="Arial" w:hAnsi="Arial" w:cs="Arial"/>
      <w:sz w:val="22"/>
    </w:rPr>
  </w:style>
  <w:style w:type="paragraph" w:styleId="TableCaption" w:customStyle="1">
    <w:name w:val="Table Caption"/>
    <w:basedOn w:val="Normal"/>
    <w:autoRedefine/>
    <w:qFormat/>
    <w:rsid w:val="00A362C5"/>
    <w:pPr>
      <w:spacing w:before="0" w:after="0"/>
      <w:jc w:val="center"/>
    </w:pPr>
    <w:rPr>
      <w:rFonts w:eastAsia="Times New Roman" w:asciiTheme="minorHAnsi" w:hAnsiTheme="minorHAnsi"/>
      <w:b/>
      <w:kern w:val="0"/>
      <w14:ligatures w14:val="none"/>
    </w:rPr>
  </w:style>
  <w:style w:type="paragraph" w:styleId="Default" w:customStyle="1">
    <w:name w:val="Default"/>
    <w:rsid w:val="00CE0EBB"/>
    <w:pPr>
      <w:widowControl w:val="0"/>
      <w:autoSpaceDE w:val="0"/>
      <w:autoSpaceDN w:val="0"/>
      <w:adjustRightInd w:val="0"/>
      <w:spacing w:after="0" w:line="240" w:lineRule="auto"/>
    </w:pPr>
    <w:rPr>
      <w:rFonts w:ascii="Calibri" w:hAnsi="Calibri" w:eastAsia="Times New Roman"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Joana Rodrigues Ribeiro</dc:creator>
  <keywords/>
  <dc:description/>
  <lastModifiedBy>Milo Alan Puhan</lastModifiedBy>
  <revision>4</revision>
  <dcterms:created xsi:type="dcterms:W3CDTF">2026-04-10T04:34:00.0000000Z</dcterms:created>
  <dcterms:modified xsi:type="dcterms:W3CDTF">2026-04-12T09:29:53.7065489Z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id="BJcDjMWO"/&gt;&lt;style id="http://www.zotero.org/styles/annals-of-surgery" hasBibliography="1" bibliographyStyleHasBeenSet="1"/&gt;&lt;prefs&gt;&lt;pref name="fieldType" value="Field"/&gt;&lt;/prefs&gt;&lt;/data&gt;</vt:lpwstr>
  </property>
  <property fmtid="{D5CDD505-2E9C-101B-9397-08002B2CF9AE}" pid="3" name="ZOTERO_PREF_2">
    <vt:lpwstr/>
  </property>
</Properties>
</file>