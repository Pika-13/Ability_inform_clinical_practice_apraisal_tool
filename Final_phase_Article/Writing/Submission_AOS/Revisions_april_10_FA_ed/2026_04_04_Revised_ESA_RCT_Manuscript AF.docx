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el"/>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unotenzeichen"/>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enabsatz"/>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ellenraster"/>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6E9B626A"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del w:id="7" w:author="fariba abbassi" w:date="2026-04-07T10:25:00Z" w16du:dateUtc="2026-04-07T08:25:00Z">
        <w:r w:rsidR="006012AD" w:rsidDel="00C867C9">
          <w:delText xml:space="preserve">Randomized </w:delText>
        </w:r>
      </w:del>
      <w:ins w:id="8" w:author="fariba abbassi" w:date="2026-04-07T10:25:00Z" w16du:dateUtc="2026-04-07T08:25:00Z">
        <w:r w:rsidR="00C867C9">
          <w:t>r</w:t>
        </w:r>
        <w:r w:rsidR="00C867C9">
          <w:t xml:space="preserve">andomized </w:t>
        </w:r>
      </w:ins>
      <w:r w:rsidR="52DE339B">
        <w:t>c</w:t>
      </w:r>
      <w:r w:rsidR="3B644A2A">
        <w:t xml:space="preserve">ontrolled </w:t>
      </w:r>
      <w:r w:rsidR="52DE339B">
        <w:t>t</w:t>
      </w:r>
      <w:r w:rsidR="3B644A2A">
        <w:t>rials</w:t>
      </w:r>
      <w:r w:rsidR="006012AD">
        <w:t>,</w:t>
      </w:r>
      <w:r w:rsidR="006012AD" w:rsidRPr="7052A300">
        <w:rPr>
          <w:b/>
        </w:rPr>
        <w:t xml:space="preserve"> </w:t>
      </w:r>
      <w:del w:id="9" w:author="fariba abbassi" w:date="2026-04-07T10:25:00Z" w16du:dateUtc="2026-04-07T08:25:00Z">
        <w:r w:rsidDel="00C867C9">
          <w:delText>Patient</w:delText>
        </w:r>
      </w:del>
      <w:ins w:id="10" w:author="fariba abbassi" w:date="2026-04-07T10:25:00Z" w16du:dateUtc="2026-04-07T08:25:00Z">
        <w:r w:rsidR="00C867C9">
          <w:t>p</w:t>
        </w:r>
        <w:r w:rsidR="00C867C9">
          <w:t>atient</w:t>
        </w:r>
      </w:ins>
      <w:r>
        <w:t>-centered research</w:t>
      </w:r>
      <w:r w:rsidR="002C16D8">
        <w:t xml:space="preserve">, </w:t>
      </w:r>
      <w:del w:id="11" w:author="fariba abbassi" w:date="2026-04-07T10:25:00Z" w16du:dateUtc="2026-04-07T08:25:00Z">
        <w:r w:rsidDel="00C867C9">
          <w:delText xml:space="preserve">Outcomes </w:delText>
        </w:r>
      </w:del>
      <w:ins w:id="12" w:author="fariba abbassi" w:date="2026-04-07T10:25:00Z" w16du:dateUtc="2026-04-07T08:25:00Z">
        <w:r w:rsidR="00C867C9">
          <w:t>o</w:t>
        </w:r>
        <w:r w:rsidR="00C867C9">
          <w:t xml:space="preserve">utcomes </w:t>
        </w:r>
      </w:ins>
      <w:r>
        <w:t>research, </w:t>
      </w:r>
      <w:del w:id="13" w:author="fariba abbassi" w:date="2026-04-07T10:25:00Z" w16du:dateUtc="2026-04-07T08:25:00Z">
        <w:r w:rsidDel="00C867C9">
          <w:delText xml:space="preserve">Clinical </w:delText>
        </w:r>
      </w:del>
      <w:ins w:id="14" w:author="fariba abbassi" w:date="2026-04-07T10:25:00Z" w16du:dateUtc="2026-04-07T08:25:00Z">
        <w:r w:rsidR="00C867C9">
          <w:t>c</w:t>
        </w:r>
        <w:r w:rsidR="00C867C9">
          <w:t xml:space="preserve">linical </w:t>
        </w:r>
      </w:ins>
      <w:r>
        <w:t>relevance, </w:t>
      </w:r>
      <w:del w:id="15" w:author="fariba abbassi" w:date="2026-04-07T10:25:00Z" w16du:dateUtc="2026-04-07T08:25:00Z">
        <w:r w:rsidDel="00C867C9">
          <w:delText xml:space="preserve">Minimal </w:delText>
        </w:r>
      </w:del>
      <w:ins w:id="16" w:author="fariba abbassi" w:date="2026-04-07T10:25:00Z" w16du:dateUtc="2026-04-07T08:25:00Z">
        <w:r w:rsidR="00C867C9">
          <w:t>m</w:t>
        </w:r>
        <w:r w:rsidR="00C867C9">
          <w:t xml:space="preserve">inimal </w:t>
        </w:r>
      </w:ins>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1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17"/>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of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Before extending on the five components of the four-item composite outcome of our study, we below 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4E07303F"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DB3E2D">
        <w:rPr>
          <w:rFonts w:eastAsia="Times New Roman"/>
          <w:b/>
          <w:bCs/>
          <w:i/>
          <w:iCs/>
          <w:color w:val="000000" w:themeColor="text1"/>
          <w:highlight w:val="yellow"/>
          <w:lang w:eastAsia="de-DE"/>
        </w:rPr>
        <w:instrText xml:space="preserve"> ADDIN ZOTERO_ITEM CSL_CITATION {"citationID":"1msq5fO6","properties":{"unsorted":false,"formattedCitation":"\\super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DB3E2D" w:rsidRPr="00DB3E2D">
        <w:rPr>
          <w:rFonts w:cs="Arial"/>
          <w:color w:val="000000"/>
          <w:kern w:val="0"/>
          <w:vertAlign w:val="superscript"/>
        </w:rPr>
        <w:t>2</w:t>
      </w:r>
      <w:r w:rsidR="00DB3E2D">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8CFAF70"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18"/>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18"/>
      <w:r w:rsidR="00D45128">
        <w:rPr>
          <w:rStyle w:val="Kommentarzeichen"/>
          <w:rFonts w:eastAsia="Times New Roman" w:cs="Calibri"/>
          <w:color w:val="000000" w:themeColor="text1"/>
          <w:kern w:val="0"/>
          <w:sz w:val="22"/>
          <w:szCs w:val="24"/>
          <w:lang w:eastAsia="de-DE"/>
          <w14:ligatures w14:val="none"/>
        </w:rPr>
        <w:commentReference w:id="18"/>
      </w:r>
      <w:r w:rsidR="005608E3">
        <w:rPr>
          <w:rFonts w:eastAsia="Times New Roman" w:cs="Calibri"/>
          <w:color w:val="000000" w:themeColor="text1"/>
          <w:kern w:val="0"/>
          <w:lang w:eastAsia="de-DE"/>
          <w14:ligatures w14:val="none"/>
        </w:rPr>
        <w:t>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or “not available”.</w:t>
      </w:r>
    </w:p>
    <w:p w14:paraId="10EF2A1C" w14:textId="2345D2D5" w:rsidR="00E335F1" w:rsidRPr="00073C8E"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 xml:space="preserve">analytical </w:t>
      </w:r>
      <w:commentRangeStart w:id="19"/>
      <w:r>
        <w:rPr>
          <w:rFonts w:eastAsia="Times New Roman" w:cs="Calibri"/>
          <w:b/>
          <w:bCs/>
          <w:i/>
          <w:iCs/>
          <w:color w:val="000000" w:themeColor="text1"/>
          <w:kern w:val="0"/>
          <w:highlight w:val="yellow"/>
          <w:lang w:eastAsia="de-DE"/>
          <w14:ligatures w14:val="none"/>
        </w:rPr>
        <w:t>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w:t>
      </w:r>
      <w:commentRangeEnd w:id="19"/>
      <w:r w:rsidR="00D45128" w:rsidRPr="005C7AD6">
        <w:rPr>
          <w:rStyle w:val="Kommentarzeichen"/>
          <w:rFonts w:eastAsia="Times New Roman" w:cs="Calibri"/>
          <w:b/>
          <w:bCs/>
          <w:i/>
          <w:iCs/>
          <w:color w:val="000000" w:themeColor="text1"/>
          <w:kern w:val="0"/>
          <w:sz w:val="22"/>
          <w:szCs w:val="24"/>
          <w:highlight w:val="yellow"/>
          <w:lang w:eastAsia="de-DE"/>
          <w14:ligatures w14:val="none"/>
        </w:rPr>
        <w:commentReference w:id="19"/>
      </w:r>
      <w:r w:rsidRPr="005C7AD6">
        <w:rPr>
          <w:rFonts w:eastAsia="Times New Roman" w:cs="Calibri"/>
          <w:b/>
          <w:bCs/>
          <w:i/>
          <w:iCs/>
          <w:color w:val="000000" w:themeColor="text1"/>
          <w:kern w:val="0"/>
          <w:highlight w:val="yellow"/>
          <w:lang w:eastAsia="de-DE"/>
          <w14:ligatures w14:val="none"/>
        </w:rPr>
        <w:t xml:space="preserve">Sample size calculations were deemed clinically relevant if based on a minimal important difference (MID) or </w:t>
      </w:r>
      <w:commentRangeStart w:id="20"/>
      <w:r w:rsidRPr="005C7AD6">
        <w:rPr>
          <w:rFonts w:eastAsia="Times New Roman" w:cs="Calibri"/>
          <w:b/>
          <w:bCs/>
          <w:i/>
          <w:iCs/>
          <w:color w:val="000000" w:themeColor="text1"/>
          <w:kern w:val="0"/>
          <w:highlight w:val="yellow"/>
          <w:lang w:eastAsia="de-DE"/>
          <w14:ligatures w14:val="none"/>
        </w:rPr>
        <w:t>equivalent justification</w:t>
      </w:r>
      <w:commentRangeEnd w:id="20"/>
      <w:r w:rsidR="00E67D2C" w:rsidRPr="005C7AD6">
        <w:rPr>
          <w:rStyle w:val="Kommentarzeichen"/>
          <w:rFonts w:eastAsia="Times New Roman" w:cs="Calibri"/>
          <w:b/>
          <w:bCs/>
          <w:i/>
          <w:iCs/>
          <w:color w:val="000000" w:themeColor="text1"/>
          <w:kern w:val="0"/>
          <w:sz w:val="22"/>
          <w:szCs w:val="24"/>
          <w:highlight w:val="yellow"/>
          <w:lang w:eastAsia="de-DE"/>
          <w14:ligatures w14:val="none"/>
        </w:rPr>
        <w:commentReference w:id="20"/>
      </w:r>
      <w:r w:rsidRPr="005C7AD6">
        <w:rPr>
          <w:rFonts w:eastAsia="Times New Roman" w:cs="Calibri"/>
          <w:b/>
          <w:bCs/>
          <w:i/>
          <w:iCs/>
          <w:color w:val="000000" w:themeColor="text1"/>
          <w:kern w:val="0"/>
          <w:highlight w:val="yellow"/>
          <w:lang w:eastAsia="de-DE"/>
          <w14:ligatures w14:val="none"/>
        </w:rPr>
        <w:t xml:space="preserve">,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lastRenderedPageBreak/>
        <w:t xml:space="preserve">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in </w:t>
      </w:r>
      <w:r w:rsidR="00073C8E">
        <w:rPr>
          <w:rFonts w:eastAsia="Times New Roman" w:cs="Calibri"/>
          <w:b/>
          <w:bCs/>
          <w:i/>
          <w:iCs/>
          <w:color w:val="000000" w:themeColor="text1"/>
          <w:kern w:val="0"/>
          <w:lang w:eastAsia="de-DE"/>
          <w14:ligatures w14:val="none"/>
        </w:rPr>
        <w:t>supplemental digital content 1</w:t>
      </w:r>
      <w:r w:rsidRPr="005C7AD6">
        <w:rPr>
          <w:rFonts w:eastAsia="Times New Roman" w:cs="Calibri"/>
          <w:b/>
          <w:bCs/>
          <w:i/>
          <w:iCs/>
          <w:color w:val="000000" w:themeColor="text1"/>
          <w:kern w:val="0"/>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4D8F192B" w14:textId="156D7DAC"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12435A47"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w:t>
      </w:r>
      <w:r w:rsidR="00C879EE">
        <w:rPr>
          <w:rFonts w:cs="Calibri"/>
          <w:color w:val="000000" w:themeColor="text1"/>
        </w:rPr>
        <w:t xml:space="preserve">the primary endpoint and associated </w:t>
      </w:r>
      <w:r w:rsidR="2283B50A" w:rsidRPr="7052A300">
        <w:rPr>
          <w:rFonts w:cs="Calibri"/>
          <w:color w:val="000000" w:themeColor="text1"/>
        </w:rPr>
        <w:t>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10CD8A0D" w:rsidR="00A46706" w:rsidRPr="00A46706" w:rsidRDefault="0004521A" w:rsidP="00BB4931">
      <w:pPr>
        <w:spacing w:before="0" w:after="160" w:line="480" w:lineRule="auto"/>
        <w:rPr>
          <w:rFonts w:cs="Calibri"/>
          <w:b/>
          <w:bCs/>
          <w:i/>
          <w:iCs/>
          <w:color w:val="000000" w:themeColor="text1"/>
        </w:rPr>
      </w:pPr>
      <w:commentRangeStart w:id="21"/>
      <w:r>
        <w:rPr>
          <w:rFonts w:cs="Calibri"/>
          <w:b/>
          <w:bCs/>
          <w:i/>
          <w:iCs/>
          <w:color w:val="000000" w:themeColor="text1"/>
          <w:highlight w:val="yellow"/>
        </w:rPr>
        <w:t xml:space="preserve">Several meta-research studies have </w:t>
      </w:r>
      <w:r w:rsidR="00233F4B">
        <w:rPr>
          <w:rFonts w:cs="Calibri"/>
          <w:b/>
          <w:bCs/>
          <w:i/>
          <w:iCs/>
          <w:color w:val="000000" w:themeColor="text1"/>
          <w:highlight w:val="yellow"/>
        </w:rPr>
        <w:t>evaluated surgical</w:t>
      </w:r>
      <w:r>
        <w:rPr>
          <w:rFonts w:cs="Calibri"/>
          <w:b/>
          <w:bCs/>
          <w:i/>
          <w:iCs/>
          <w:color w:val="000000" w:themeColor="text1"/>
          <w:highlight w:val="yellow"/>
        </w:rPr>
        <w:t xml:space="preserve"> RCTs</w:t>
      </w:r>
      <w:r w:rsidR="00233F4B">
        <w:rPr>
          <w:rFonts w:cs="Calibri"/>
          <w:b/>
          <w:bCs/>
          <w:i/>
          <w:iCs/>
          <w:color w:val="000000" w:themeColor="text1"/>
          <w:highlight w:val="yellow"/>
        </w:rPr>
        <w:t xml:space="preserve">, primarily </w:t>
      </w:r>
      <w:r w:rsidR="003C1EA3">
        <w:rPr>
          <w:rFonts w:cs="Calibri"/>
          <w:b/>
          <w:bCs/>
          <w:i/>
          <w:iCs/>
          <w:color w:val="000000" w:themeColor="text1"/>
          <w:highlight w:val="yellow"/>
        </w:rPr>
        <w:t xml:space="preserve">focusing on reporting </w:t>
      </w:r>
      <w:r>
        <w:rPr>
          <w:rFonts w:cs="Calibri"/>
          <w:b/>
          <w:bCs/>
          <w:i/>
          <w:iCs/>
          <w:color w:val="000000" w:themeColor="text1"/>
          <w:highlight w:val="yellow"/>
        </w:rPr>
        <w:t>quality and</w:t>
      </w:r>
      <w:r w:rsidR="003C1EA3">
        <w:rPr>
          <w:rFonts w:cs="Calibri"/>
          <w:b/>
          <w:bCs/>
          <w:i/>
          <w:iCs/>
          <w:color w:val="000000" w:themeColor="text1"/>
          <w:highlight w:val="yellow"/>
        </w:rPr>
        <w:t xml:space="preserve"> </w:t>
      </w:r>
      <w:r>
        <w:rPr>
          <w:rFonts w:cs="Calibri"/>
          <w:b/>
          <w:bCs/>
          <w:i/>
          <w:iCs/>
          <w:color w:val="000000" w:themeColor="text1"/>
          <w:highlight w:val="yellow"/>
        </w:rPr>
        <w:t>internal validity</w:t>
      </w:r>
      <w:r w:rsidR="003C1EA3">
        <w:rPr>
          <w:rFonts w:cs="Calibri"/>
          <w:b/>
          <w:bCs/>
          <w:i/>
          <w:iCs/>
          <w:color w:val="000000" w:themeColor="text1"/>
          <w:highlight w:val="yellow"/>
        </w:rPr>
        <w:t xml:space="preserve">. </w:t>
      </w:r>
      <w:r w:rsidR="00233F4B">
        <w:rPr>
          <w:rFonts w:cs="Calibri"/>
          <w:b/>
          <w:bCs/>
          <w:i/>
          <w:iCs/>
          <w:color w:val="000000" w:themeColor="text1"/>
          <w:highlight w:val="yellow"/>
        </w:rPr>
        <w:t>Key initiatives</w:t>
      </w:r>
      <w:r w:rsidR="00107AD8">
        <w:rPr>
          <w:rFonts w:cs="Calibri"/>
          <w:b/>
          <w:bCs/>
          <w:i/>
          <w:iCs/>
          <w:color w:val="000000" w:themeColor="text1"/>
          <w:highlight w:val="yellow"/>
        </w:rPr>
        <w:t xml:space="preserve"> have </w:t>
      </w:r>
      <w:r w:rsidR="00B45BD8">
        <w:rPr>
          <w:rFonts w:cs="Calibri"/>
          <w:b/>
          <w:bCs/>
          <w:i/>
          <w:iCs/>
          <w:color w:val="000000" w:themeColor="text1"/>
          <w:highlight w:val="yellow"/>
        </w:rPr>
        <w:t>certainly contributed to improving</w:t>
      </w:r>
      <w:r w:rsidR="00107AD8">
        <w:rPr>
          <w:rFonts w:cs="Calibri"/>
          <w:b/>
          <w:bCs/>
          <w:i/>
          <w:iCs/>
          <w:color w:val="000000" w:themeColor="text1"/>
          <w:highlight w:val="yellow"/>
        </w:rPr>
        <w:t xml:space="preserve"> transparen</w:t>
      </w:r>
      <w:r w:rsidR="00B45BD8">
        <w:rPr>
          <w:rFonts w:cs="Calibri"/>
          <w:b/>
          <w:bCs/>
          <w:i/>
          <w:iCs/>
          <w:color w:val="000000" w:themeColor="text1"/>
          <w:highlight w:val="yellow"/>
        </w:rPr>
        <w:t>cy</w:t>
      </w:r>
      <w:r w:rsidR="00107AD8">
        <w:rPr>
          <w:rFonts w:cs="Calibri"/>
          <w:b/>
          <w:bCs/>
          <w:i/>
          <w:iCs/>
          <w:color w:val="000000" w:themeColor="text1"/>
          <w:highlight w:val="yellow"/>
        </w:rPr>
        <w:t xml:space="preserve"> </w:t>
      </w:r>
      <w:r w:rsidR="00B45BD8">
        <w:rPr>
          <w:rFonts w:cs="Calibri"/>
          <w:b/>
          <w:bCs/>
          <w:i/>
          <w:iCs/>
          <w:color w:val="000000" w:themeColor="text1"/>
          <w:highlight w:val="yellow"/>
        </w:rPr>
        <w:t>in</w:t>
      </w:r>
      <w:r w:rsidR="00107AD8">
        <w:rPr>
          <w:rFonts w:cs="Calibri"/>
          <w:b/>
          <w:bCs/>
          <w:i/>
          <w:iCs/>
          <w:color w:val="000000" w:themeColor="text1"/>
          <w:highlight w:val="yellow"/>
        </w:rPr>
        <w:t xml:space="preserve"> trial</w:t>
      </w:r>
      <w:r w:rsidR="00B45BD8">
        <w:rPr>
          <w:rFonts w:cs="Calibri"/>
          <w:b/>
          <w:bCs/>
          <w:i/>
          <w:iCs/>
          <w:color w:val="000000" w:themeColor="text1"/>
          <w:highlight w:val="yellow"/>
        </w:rPr>
        <w:t xml:space="preserve"> conduct and reporting</w:t>
      </w:r>
      <w:r w:rsidR="00107AD8">
        <w:rPr>
          <w:rFonts w:cs="Calibri"/>
          <w:b/>
          <w:bCs/>
          <w:i/>
          <w:iCs/>
          <w:color w:val="000000" w:themeColor="text1"/>
          <w:highlight w:val="yellow"/>
        </w:rPr>
        <w:t xml:space="preserve">, </w:t>
      </w:r>
      <w:r w:rsidR="00B45BD8">
        <w:rPr>
          <w:rFonts w:cs="Calibri"/>
          <w:b/>
          <w:bCs/>
          <w:i/>
          <w:iCs/>
          <w:color w:val="000000" w:themeColor="text1"/>
          <w:highlight w:val="yellow"/>
        </w:rPr>
        <w:t>including the mandatory</w:t>
      </w:r>
      <w:r w:rsidR="00107AD8">
        <w:rPr>
          <w:rFonts w:cs="Calibri"/>
          <w:b/>
          <w:bCs/>
          <w:i/>
          <w:iCs/>
          <w:color w:val="000000" w:themeColor="text1"/>
          <w:highlight w:val="yellow"/>
        </w:rPr>
        <w:t xml:space="preserve"> pre-trial registration </w:t>
      </w:r>
      <w:r w:rsidR="00B45BD8">
        <w:rPr>
          <w:rFonts w:cs="Calibri"/>
          <w:b/>
          <w:bCs/>
          <w:i/>
          <w:iCs/>
          <w:color w:val="000000" w:themeColor="text1"/>
          <w:highlight w:val="yellow"/>
        </w:rPr>
        <w:t xml:space="preserve">since 2009, </w:t>
      </w:r>
      <w:r w:rsidR="00107AD8">
        <w:rPr>
          <w:rFonts w:cs="Calibri"/>
          <w:b/>
          <w:bCs/>
          <w:i/>
          <w:iCs/>
          <w:color w:val="000000" w:themeColor="text1"/>
          <w:highlight w:val="yellow"/>
        </w:rPr>
        <w:t xml:space="preserve">the </w:t>
      </w:r>
      <w:r w:rsidR="00B45BD8" w:rsidRPr="00B667A4">
        <w:rPr>
          <w:rFonts w:cs="Calibri"/>
          <w:b/>
          <w:bCs/>
          <w:i/>
          <w:iCs/>
          <w:color w:val="000000" w:themeColor="text1"/>
          <w:highlight w:val="yellow"/>
        </w:rPr>
        <w:t xml:space="preserve">development and updates of the </w:t>
      </w:r>
      <w:r w:rsidR="00107AD8" w:rsidRPr="00B667A4">
        <w:rPr>
          <w:rFonts w:cs="Calibri"/>
          <w:b/>
          <w:bCs/>
          <w:i/>
          <w:iCs/>
          <w:color w:val="000000" w:themeColor="text1"/>
          <w:highlight w:val="yellow"/>
        </w:rPr>
        <w:t xml:space="preserve">CONSORT </w:t>
      </w:r>
      <w:r w:rsidR="00B45BD8" w:rsidRPr="00B667A4">
        <w:rPr>
          <w:rFonts w:cs="Calibri"/>
          <w:b/>
          <w:bCs/>
          <w:i/>
          <w:iCs/>
          <w:color w:val="000000" w:themeColor="text1"/>
          <w:highlight w:val="yellow"/>
        </w:rPr>
        <w:t>statement</w:t>
      </w:r>
      <w:r w:rsidR="00B45B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{"citationID":"dzqqSkkf","properties":{"unsorted":false,"formattedCitation":"\\super 14\\nosupersub{}","plainCitation":"14","noteIndex":0},"citationItems":[{"id":229168,"uris":["http://zotero.org/groups/6353616/items/P6EKDL6W"],"itemData":{"id":229168,"type":"article-journal","abstract":"Background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R."},{"family":"Boutron","given":"Isabelle"}],"issued":{"date-parts":[["2025",4,14]]}}}],"schema":"https://github.com/citation-style-language/schema/raw/master/csl-citation.json"} </w:instrText>
      </w:r>
      <w:r w:rsidR="00B45B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14</w:t>
      </w:r>
      <w:r w:rsidR="00B45BD8" w:rsidRPr="00B667A4">
        <w:rPr>
          <w:rFonts w:cs="Calibri"/>
          <w:b/>
          <w:bCs/>
          <w:i/>
          <w:iCs/>
          <w:color w:val="000000" w:themeColor="text1"/>
          <w:highlight w:val="yellow"/>
        </w:rPr>
        <w:fldChar w:fldCharType="end"/>
      </w:r>
      <w:r w:rsidR="00107AD8" w:rsidRPr="00B667A4">
        <w:rPr>
          <w:rFonts w:cs="Calibri"/>
          <w:b/>
          <w:bCs/>
          <w:i/>
          <w:iCs/>
          <w:color w:val="000000" w:themeColor="text1"/>
          <w:highlight w:val="yellow"/>
        </w:rPr>
        <w:t xml:space="preserve">, and the standardization of the </w:t>
      </w:r>
      <w:r w:rsidR="00B667A4" w:rsidRPr="00B667A4">
        <w:rPr>
          <w:rFonts w:cs="Calibri"/>
          <w:b/>
          <w:bCs/>
          <w:i/>
          <w:iCs/>
          <w:color w:val="000000" w:themeColor="text1"/>
          <w:highlight w:val="yellow"/>
        </w:rPr>
        <w:t>methodological</w:t>
      </w:r>
      <w:r w:rsidR="00107AD8" w:rsidRPr="00B667A4">
        <w:rPr>
          <w:rFonts w:cs="Calibri"/>
          <w:b/>
          <w:bCs/>
          <w:i/>
          <w:iCs/>
          <w:color w:val="000000" w:themeColor="text1"/>
          <w:highlight w:val="yellow"/>
        </w:rPr>
        <w:t xml:space="preserve"> frameworks</w:t>
      </w:r>
      <w:r w:rsidR="00097799" w:rsidRPr="00B667A4">
        <w:rPr>
          <w:rFonts w:cs="Calibri"/>
          <w:b/>
          <w:bCs/>
          <w:i/>
          <w:iCs/>
          <w:color w:val="000000" w:themeColor="text1"/>
          <w:highlight w:val="yellow"/>
        </w:rPr>
        <w:t xml:space="preserve">, such as </w:t>
      </w:r>
      <w:r w:rsidR="00107AD8" w:rsidRPr="00B667A4">
        <w:rPr>
          <w:rFonts w:cs="Calibri"/>
          <w:b/>
          <w:bCs/>
          <w:i/>
          <w:iCs/>
          <w:color w:val="000000" w:themeColor="text1"/>
          <w:highlight w:val="yellow"/>
        </w:rPr>
        <w:t>RoB 2</w:t>
      </w:r>
      <w:r w:rsidR="00097799" w:rsidRPr="00B667A4">
        <w:rPr>
          <w:rFonts w:cs="Calibri"/>
          <w:b/>
          <w:bCs/>
          <w:i/>
          <w:iCs/>
          <w:color w:val="000000" w:themeColor="text1"/>
          <w:highlight w:val="yellow"/>
        </w:rPr>
        <w:t xml:space="preserve"> and</w:t>
      </w:r>
      <w:r w:rsidR="00107AD8" w:rsidRPr="00B667A4">
        <w:rPr>
          <w:rFonts w:cs="Calibri"/>
          <w:b/>
          <w:bCs/>
          <w:i/>
          <w:iCs/>
          <w:color w:val="000000" w:themeColor="text1"/>
          <w:highlight w:val="yellow"/>
        </w:rPr>
        <w:t xml:space="preserve"> GRADE.</w:t>
      </w:r>
      <w:r w:rsidR="00097799" w:rsidRPr="00B667A4">
        <w:rPr>
          <w:rFonts w:cs="Calibri"/>
          <w:b/>
          <w:bCs/>
          <w:i/>
          <w:iCs/>
          <w:color w:val="000000" w:themeColor="text1"/>
          <w:highlight w:val="yellow"/>
        </w:rPr>
        <w:t xml:space="preserve"> These efforts have also enabled researchers to quantify their impact over time</w:t>
      </w:r>
      <w:r w:rsidR="00107AD8" w:rsidRPr="00B667A4">
        <w:rPr>
          <w:rFonts w:cs="Calibri"/>
          <w:b/>
          <w:bCs/>
          <w:i/>
          <w:iCs/>
          <w:color w:val="000000" w:themeColor="text1"/>
          <w:highlight w:val="yellow"/>
        </w:rPr>
        <w:t xml:space="preserve">. Most systematic reviews assess risk of bias </w:t>
      </w:r>
      <w:r w:rsidR="00097799" w:rsidRPr="00B667A4">
        <w:rPr>
          <w:rFonts w:cs="Calibri"/>
          <w:b/>
          <w:bCs/>
          <w:i/>
          <w:iCs/>
          <w:color w:val="000000" w:themeColor="text1"/>
          <w:highlight w:val="yellow"/>
        </w:rPr>
        <w:t>using the</w:t>
      </w:r>
      <w:r w:rsidR="00107AD8" w:rsidRPr="00B667A4">
        <w:rPr>
          <w:rFonts w:cs="Calibri"/>
          <w:b/>
          <w:bCs/>
          <w:i/>
          <w:iCs/>
          <w:color w:val="000000" w:themeColor="text1"/>
          <w:highlight w:val="yellow"/>
        </w:rPr>
        <w:t xml:space="preserve"> Cochrane</w:t>
      </w:r>
      <w:r w:rsidR="00097799" w:rsidRPr="00B667A4">
        <w:rPr>
          <w:rFonts w:cs="Calibri"/>
          <w:b/>
          <w:bCs/>
          <w:i/>
          <w:iCs/>
          <w:color w:val="000000" w:themeColor="text1"/>
          <w:highlight w:val="yellow"/>
        </w:rPr>
        <w:t xml:space="preserve"> </w:t>
      </w:r>
      <w:r w:rsidR="00107AD8" w:rsidRPr="00B667A4">
        <w:rPr>
          <w:rFonts w:cs="Calibri"/>
          <w:b/>
          <w:bCs/>
          <w:i/>
          <w:iCs/>
          <w:color w:val="000000" w:themeColor="text1"/>
          <w:highlight w:val="yellow"/>
        </w:rPr>
        <w:t>RoB 2</w:t>
      </w:r>
      <w:r w:rsidR="00107A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{"citationID":"kK2mCv8M","properties":{"unsorted":false,"formattedCitation":"\\super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107A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15</w:t>
      </w:r>
      <w:r w:rsidR="00107AD8"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tool</w:t>
      </w:r>
      <w:r w:rsidR="00107AD8" w:rsidRPr="00B667A4">
        <w:rPr>
          <w:rFonts w:cs="Calibri"/>
          <w:b/>
          <w:bCs/>
          <w:i/>
          <w:iCs/>
          <w:color w:val="000000" w:themeColor="text1"/>
          <w:highlight w:val="yellow"/>
        </w:rPr>
        <w:t xml:space="preserve"> and </w:t>
      </w:r>
      <w:r w:rsidR="00097799" w:rsidRPr="00B667A4">
        <w:rPr>
          <w:rFonts w:cs="Calibri"/>
          <w:b/>
          <w:bCs/>
          <w:i/>
          <w:iCs/>
          <w:color w:val="000000" w:themeColor="text1"/>
          <w:highlight w:val="yellow"/>
        </w:rPr>
        <w:t>the</w:t>
      </w:r>
      <w:r w:rsidR="00107AD8" w:rsidRPr="00B667A4">
        <w:rPr>
          <w:rFonts w:cs="Calibri"/>
          <w:b/>
          <w:bCs/>
          <w:i/>
          <w:iCs/>
          <w:color w:val="000000" w:themeColor="text1"/>
          <w:highlight w:val="yellow"/>
        </w:rPr>
        <w:t xml:space="preserve"> certainty of evidence with the GRADE</w:t>
      </w:r>
      <w:r w:rsidR="00107A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{"citationID":"GsJg47bH","properties":{"unsorted":false,"formattedCitation":"\\super 16\\nosupersub{}","plainCitation":"16","noteIndex":0},"citationItems":[{"id":229154,"uris":["http://zotero.org/groups/6353616/items/62FT7SFV"],"itemData":{"id":229154,"type":"webpage","citation-key":"GRADEBook","title":"GRADE Book","URL":"https://book.gradepro.org/","accessed":{"date-parts":[["2026",4,5]]}}}],"schema":"https://github.com/citation-style-language/schema/raw/master/csl-citation.json"} </w:instrText>
      </w:r>
      <w:r w:rsidR="00107A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16</w:t>
      </w:r>
      <w:r w:rsidR="00107AD8" w:rsidRPr="00B667A4">
        <w:rPr>
          <w:rFonts w:cs="Calibri"/>
          <w:b/>
          <w:bCs/>
          <w:i/>
          <w:iCs/>
          <w:color w:val="000000" w:themeColor="text1"/>
          <w:highlight w:val="yellow"/>
        </w:rPr>
        <w:fldChar w:fldCharType="end"/>
      </w:r>
      <w:r w:rsidR="00107AD8" w:rsidRPr="00B667A4">
        <w:rPr>
          <w:rFonts w:cs="Calibri"/>
          <w:b/>
          <w:bCs/>
          <w:i/>
          <w:iCs/>
          <w:color w:val="000000" w:themeColor="text1"/>
          <w:highlight w:val="yellow"/>
        </w:rPr>
        <w:t xml:space="preserve"> approach</w:t>
      </w:r>
      <w:r w:rsidR="00A05D32"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 xml:space="preserve">for each outcome. </w:t>
      </w:r>
      <w:r w:rsidR="00A11ABE" w:rsidRPr="00B667A4">
        <w:rPr>
          <w:rFonts w:cs="Calibri"/>
          <w:b/>
          <w:bCs/>
          <w:i/>
          <w:iCs/>
          <w:color w:val="000000" w:themeColor="text1"/>
          <w:highlight w:val="yellow"/>
        </w:rPr>
        <w:t>S</w:t>
      </w:r>
      <w:r w:rsidR="00760A12" w:rsidRPr="00B667A4">
        <w:rPr>
          <w:rFonts w:cs="Calibri"/>
          <w:b/>
          <w:bCs/>
          <w:i/>
          <w:iCs/>
          <w:color w:val="000000" w:themeColor="text1"/>
          <w:highlight w:val="yellow"/>
        </w:rPr>
        <w:t>ystematic review</w:t>
      </w:r>
      <w:r w:rsidR="00A11ABE" w:rsidRPr="00B667A4">
        <w:rPr>
          <w:rFonts w:cs="Calibri"/>
          <w:b/>
          <w:bCs/>
          <w:i/>
          <w:iCs/>
          <w:color w:val="000000" w:themeColor="text1"/>
          <w:highlight w:val="yellow"/>
        </w:rPr>
        <w:t>s</w:t>
      </w:r>
      <w:r w:rsidR="00760A12" w:rsidRPr="00B667A4">
        <w:rPr>
          <w:rFonts w:cs="Calibri"/>
          <w:b/>
          <w:bCs/>
          <w:i/>
          <w:iCs/>
          <w:color w:val="000000" w:themeColor="text1"/>
          <w:highlight w:val="yellow"/>
        </w:rPr>
        <w:t xml:space="preserve"> by Ahmed Ali et al.</w:t>
      </w:r>
      <w:r w:rsidR="00A11ABE" w:rsidRPr="00B667A4">
        <w:rPr>
          <w:rFonts w:cs="Calibri"/>
          <w:b/>
          <w:bCs/>
          <w:i/>
          <w:iCs/>
          <w:color w:val="000000" w:themeColor="text1"/>
          <w:highlight w:val="yellow"/>
        </w:rPr>
        <w:fldChar w:fldCharType="begin"/>
      </w:r>
      <w:r w:rsidR="00A11ABE" w:rsidRPr="00B667A4">
        <w:rPr>
          <w:rFonts w:cs="Calibri"/>
          <w:b/>
          <w:bCs/>
          <w:i/>
          <w:iCs/>
          <w:color w:val="000000" w:themeColor="text1"/>
          <w:highlight w:val="yellow"/>
        </w:rPr>
        <w:instrText xml:space="preserve"> ADDIN ZOTERO_ITEM CSL_CITATION {"citationID":"czKjBkKA","properties":{"unsorted":false,"formattedCitation":"\\super 17\\nosupersub{}","plainCitation":"17","noteIndex":0},"citationItems":[{"id":229181,"uris":["http://zotero.org/groups/6353616/items/UFJGA4BL"],"itemData":{"id":229181,"type":"article-journal","abstract":"Objective: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A11ABE" w:rsidRPr="00B667A4">
        <w:rPr>
          <w:rFonts w:cs="Calibri"/>
          <w:b/>
          <w:bCs/>
          <w:i/>
          <w:iCs/>
          <w:color w:val="000000" w:themeColor="text1"/>
          <w:highlight w:val="yellow"/>
        </w:rPr>
        <w:fldChar w:fldCharType="separate"/>
      </w:r>
      <w:r w:rsidR="00A11ABE" w:rsidRPr="00B667A4">
        <w:rPr>
          <w:rFonts w:cs="Arial"/>
          <w:color w:val="000000"/>
          <w:kern w:val="0"/>
          <w:highlight w:val="yellow"/>
          <w:vertAlign w:val="superscript"/>
        </w:rPr>
        <w:t>17</w:t>
      </w:r>
      <w:r w:rsidR="00A11ABE" w:rsidRPr="00B667A4">
        <w:rPr>
          <w:rFonts w:cs="Calibri"/>
          <w:b/>
          <w:bCs/>
          <w:i/>
          <w:iCs/>
          <w:color w:val="000000" w:themeColor="text1"/>
          <w:highlight w:val="yellow"/>
        </w:rPr>
        <w:fldChar w:fldCharType="end"/>
      </w:r>
      <w:r w:rsidR="00A11ABE" w:rsidRPr="00B667A4">
        <w:rPr>
          <w:rFonts w:cs="Calibri"/>
          <w:b/>
          <w:bCs/>
          <w:i/>
          <w:iCs/>
          <w:color w:val="000000" w:themeColor="text1"/>
          <w:highlight w:val="yellow"/>
        </w:rPr>
        <w:t>, latter updated in 2023</w:t>
      </w:r>
      <w:r w:rsidR="00A11ABE" w:rsidRPr="00B667A4">
        <w:rPr>
          <w:rFonts w:cs="Calibri"/>
          <w:b/>
          <w:bCs/>
          <w:i/>
          <w:iCs/>
          <w:color w:val="000000" w:themeColor="text1"/>
          <w:highlight w:val="yellow"/>
        </w:rPr>
        <w:fldChar w:fldCharType="begin"/>
      </w:r>
      <w:r w:rsidR="00A11ABE" w:rsidRPr="00B667A4">
        <w:rPr>
          <w:rFonts w:cs="Calibri"/>
          <w:b/>
          <w:bCs/>
          <w:i/>
          <w:iCs/>
          <w:color w:val="000000" w:themeColor="text1"/>
          <w:highlight w:val="yellow"/>
        </w:rPr>
        <w:instrText xml:space="preserve"> ADDIN ZOTERO_ITEM CSL_CITATION {"citationID":"sTv2zStb","properties":{"unsorted":false,"formattedCitation":"\\super 18\\nosupersub{}","plainCitation":"18","noteIndex":0},"citationItems":[{"id":229183,"uris":["http://zotero.org/groups/6353616/items/MZDALK59"],"itemData":{"id":229183,"type":"article-journal","abstract":"In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A11ABE" w:rsidRPr="00B667A4">
        <w:rPr>
          <w:rFonts w:cs="Calibri"/>
          <w:b/>
          <w:bCs/>
          <w:i/>
          <w:iCs/>
          <w:color w:val="000000" w:themeColor="text1"/>
          <w:highlight w:val="yellow"/>
        </w:rPr>
        <w:fldChar w:fldCharType="separate"/>
      </w:r>
      <w:r w:rsidR="00A11ABE" w:rsidRPr="00B667A4">
        <w:rPr>
          <w:rFonts w:cs="Arial"/>
          <w:color w:val="000000"/>
          <w:kern w:val="0"/>
          <w:highlight w:val="yellow"/>
          <w:vertAlign w:val="superscript"/>
        </w:rPr>
        <w:t>18</w:t>
      </w:r>
      <w:r w:rsidR="00A11ABE" w:rsidRPr="00B667A4">
        <w:rPr>
          <w:rFonts w:cs="Calibri"/>
          <w:b/>
          <w:bCs/>
          <w:i/>
          <w:iCs/>
          <w:color w:val="000000" w:themeColor="text1"/>
          <w:highlight w:val="yellow"/>
        </w:rPr>
        <w:fldChar w:fldCharType="end"/>
      </w:r>
      <w:r w:rsidR="00A11ABE" w:rsidRPr="00B667A4">
        <w:rPr>
          <w:rFonts w:cs="Calibri"/>
          <w:b/>
          <w:bCs/>
          <w:i/>
          <w:iCs/>
          <w:color w:val="000000" w:themeColor="text1"/>
          <w:highlight w:val="yellow"/>
        </w:rPr>
        <w:t xml:space="preserve">, </w:t>
      </w:r>
      <w:r w:rsidR="00760A12" w:rsidRPr="00B667A4">
        <w:rPr>
          <w:rFonts w:cs="Calibri"/>
          <w:b/>
          <w:bCs/>
          <w:i/>
          <w:iCs/>
          <w:color w:val="000000" w:themeColor="text1"/>
          <w:highlight w:val="yellow"/>
        </w:rPr>
        <w:t xml:space="preserve"> ha</w:t>
      </w:r>
      <w:r w:rsidR="00A11ABE" w:rsidRPr="00B667A4">
        <w:rPr>
          <w:rFonts w:cs="Calibri"/>
          <w:b/>
          <w:bCs/>
          <w:i/>
          <w:iCs/>
          <w:color w:val="000000" w:themeColor="text1"/>
          <w:highlight w:val="yellow"/>
        </w:rPr>
        <w:t>ve</w:t>
      </w:r>
      <w:r w:rsidR="00760A12" w:rsidRPr="00B667A4">
        <w:rPr>
          <w:rFonts w:cs="Calibri"/>
          <w:b/>
          <w:bCs/>
          <w:i/>
          <w:iCs/>
          <w:color w:val="000000" w:themeColor="text1"/>
          <w:highlight w:val="yellow"/>
        </w:rPr>
        <w:t xml:space="preserve"> explored patterns in risk of bias</w:t>
      </w:r>
      <w:r w:rsidR="00A11ABE" w:rsidRPr="00B667A4">
        <w:rPr>
          <w:rFonts w:cs="Calibri"/>
          <w:b/>
          <w:bCs/>
          <w:i/>
          <w:iCs/>
          <w:color w:val="000000" w:themeColor="text1"/>
          <w:highlight w:val="yellow"/>
        </w:rPr>
        <w:t xml:space="preserve"> assessments across RCTs and concluded in an improvement of the global risk of bias. </w:t>
      </w:r>
      <w:r w:rsidR="00097799" w:rsidRPr="00B667A4">
        <w:rPr>
          <w:rFonts w:cs="Calibri"/>
          <w:b/>
          <w:bCs/>
          <w:i/>
          <w:iCs/>
          <w:color w:val="000000" w:themeColor="text1"/>
          <w:highlight w:val="yellow"/>
        </w:rPr>
        <w:t>Some studies have additionally examined reporting quality using CONSORT items</w:t>
      </w:r>
      <w:r w:rsidR="00A11ABE"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{"citationID":"NLirOnDX","properties":{"unsorted":false,"formattedCitation":"\\super 19\\uc0\\u8211{}21\\nosupersub{}","plainCitation":"19–21","noteIndex":0},"citationItems":[{"id":229189,"uris":["http://zotero.org/groups/6353616/items/ULXPNWBZ"],"itemData":{"id":229189,"type":"article-journal","abstract":"Objective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00A11ABE"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19–21</w:t>
      </w:r>
      <w:r w:rsidR="00A11ABE"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 with several suggesting improvements over time</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{"citationID":"RbfR3WaT","properties":{"unsorted":false,"formattedCitation":"\\super 21\\nosupersub{}","plainCitation":"21","noteIndex":0},"citationItems":[{"id":229147,"uris":["http://zotero.org/groups/6353616/items/9BZ6XGUA"],"itemData":{"id":229147,"type":"article-journal","citation-key":"antoniouVolumeMethodologicalQuality2015","container-title":"The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21</w:t>
      </w:r>
      <w:r w:rsidR="00097799" w:rsidRPr="00B667A4">
        <w:rPr>
          <w:rFonts w:cs="Calibri"/>
          <w:b/>
          <w:bCs/>
          <w:i/>
          <w:iCs/>
          <w:color w:val="000000" w:themeColor="text1"/>
          <w:highlight w:val="yellow"/>
        </w:rPr>
        <w:fldChar w:fldCharType="end"/>
      </w:r>
      <w:r w:rsidR="00760A12"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Grosman et al.</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{"citationID":"gQimMD5D","properties":{"unsorted":false,"formattedCitation":"\\super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22</w:t>
      </w:r>
      <w:r w:rsidR="00097799"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 xml:space="preserve"> evaluated </w:t>
      </w:r>
      <w:r w:rsidR="00760A12" w:rsidRPr="00B667A4">
        <w:rPr>
          <w:rFonts w:cs="Calibri"/>
          <w:b/>
          <w:bCs/>
          <w:i/>
          <w:iCs/>
          <w:color w:val="000000" w:themeColor="text1"/>
          <w:highlight w:val="yellow"/>
        </w:rPr>
        <w:t xml:space="preserve">the quality of </w:t>
      </w:r>
      <w:r w:rsidR="00097799" w:rsidRPr="00B667A4">
        <w:rPr>
          <w:rFonts w:cs="Calibri"/>
          <w:b/>
          <w:bCs/>
          <w:i/>
          <w:iCs/>
          <w:color w:val="000000" w:themeColor="text1"/>
          <w:highlight w:val="yellow"/>
        </w:rPr>
        <w:t>observational studies with the use of their original 35-item checklist</w:t>
      </w:r>
      <w:r w:rsidR="00760A12" w:rsidRPr="00B667A4">
        <w:rPr>
          <w:rFonts w:cs="Calibri"/>
          <w:b/>
          <w:bCs/>
          <w:i/>
          <w:iCs/>
          <w:color w:val="000000" w:themeColor="text1"/>
          <w:highlight w:val="yellow"/>
        </w:rPr>
        <w:t>, incorporating elements justifying the use of observational designs</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{"citationID":"UnRsRihp","properties":{"unsorted":false,"formattedCitation":"\\super 23\\nosupersub{}","plainCitation":"23","noteIndex":0},"citationItems":[{"id":229177,"uris":["http://zotero.org/groups/6353616/items/7K5A4HNV"],"itemData":{"id":229177,"type":"article-journal","abstract":"Observational studies of the effectiveness of clinical interventions are proliferating as more ‘real-world’ clinical data (so called ‘big data’) are gathered from clinical registries, administrative datasets and electronic health records. While well-conducted randomised controlled trials (RCT) remain the scientific standard in assessing the efficacy of clinical interventions, well-designed observational studies may add to the evidence base of effectiveness in situations where RCT are of limited value or very difficult to perform. Rather than dismissing observational studies, we need to determine what circumstances may justify doing an observational study and when the study is sufficiently rigorous to be considered reasonably trustworthy. This article proposes criteria by which users of the literature might make such determinations.","citation-key":"scottCautionaryTalesInterpretation2017","container-title":"Internal Medicine Journal","DOI":"10.1111/imj.13167","ISSN":"1445-5994","issue":"2","language":"en","license":"© 2016 Royal Australasian College of Physicians","note":"_eprint: https://onlinelibrary.wiley.com/doi/pdf/10.1111/imj.13167","page":"144-157","source":"Wiley Online Library","title":"Cautionary tales in the interpretation of observational studies of effects of clinical interventions","volume":"47","author":[{"family":"Scott","given":"I. A"},{"family":"Attia","given":"J."}],"issued":{"date-parts":[["2017"]]}}}],"schema":"https://github.com/citation-style-language/schema/raw/master/csl-citation.json"}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23</w:t>
      </w:r>
      <w:r w:rsidR="00097799"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w:t>
      </w:r>
      <w:r w:rsidR="00760A12" w:rsidRPr="00B667A4">
        <w:rPr>
          <w:rFonts w:cs="Calibri"/>
          <w:b/>
          <w:bCs/>
          <w:i/>
          <w:iCs/>
          <w:color w:val="000000" w:themeColor="text1"/>
          <w:highlight w:val="yellow"/>
        </w:rPr>
        <w:t xml:space="preserve"> Their study underscored that most observational studies do not justify the use of their non-interventional design, which could be regarded as the equivalent of our findings for most RCTs, which do not </w:t>
      </w:r>
      <w:r w:rsidR="00760A12" w:rsidRPr="00B667A4">
        <w:rPr>
          <w:rFonts w:cs="Calibri"/>
          <w:b/>
          <w:bCs/>
          <w:i/>
          <w:iCs/>
          <w:color w:val="000000" w:themeColor="text1"/>
          <w:highlight w:val="yellow"/>
        </w:rPr>
        <w:lastRenderedPageBreak/>
        <w:t xml:space="preserve">incorporate core elements to lead to changes in practice. </w:t>
      </w:r>
      <w:r w:rsidR="00107AD8" w:rsidRPr="00B667A4">
        <w:rPr>
          <w:rFonts w:cs="Calibri"/>
          <w:b/>
          <w:bCs/>
          <w:i/>
          <w:iCs/>
          <w:color w:val="000000" w:themeColor="text1"/>
          <w:highlight w:val="yellow"/>
        </w:rPr>
        <w:t xml:space="preserve">However, to our knowledge, </w:t>
      </w:r>
      <w:r w:rsidR="00A05D32" w:rsidRPr="00B667A4">
        <w:rPr>
          <w:rFonts w:cs="Calibri"/>
          <w:b/>
          <w:bCs/>
          <w:i/>
          <w:iCs/>
          <w:color w:val="000000" w:themeColor="text1"/>
          <w:highlight w:val="yellow"/>
        </w:rPr>
        <w:t xml:space="preserve">no </w:t>
      </w:r>
      <w:r w:rsidR="00233F4B" w:rsidRPr="00B667A4">
        <w:rPr>
          <w:rFonts w:cs="Calibri"/>
          <w:b/>
          <w:bCs/>
          <w:i/>
          <w:iCs/>
          <w:color w:val="000000" w:themeColor="text1"/>
          <w:highlight w:val="yellow"/>
        </w:rPr>
        <w:t>study</w:t>
      </w:r>
      <w:r w:rsidR="00C8388E" w:rsidRPr="00B667A4">
        <w:rPr>
          <w:rFonts w:cs="Calibri"/>
          <w:b/>
          <w:bCs/>
          <w:i/>
          <w:iCs/>
          <w:color w:val="000000" w:themeColor="text1"/>
          <w:highlight w:val="yellow"/>
        </w:rPr>
        <w:t xml:space="preserve"> had </w:t>
      </w:r>
      <w:r w:rsidR="00233F4B" w:rsidRPr="00B667A4">
        <w:rPr>
          <w:rFonts w:cs="Calibri"/>
          <w:b/>
          <w:bCs/>
          <w:i/>
          <w:iCs/>
          <w:color w:val="000000" w:themeColor="text1"/>
          <w:highlight w:val="yellow"/>
        </w:rPr>
        <w:t xml:space="preserve">hitherto </w:t>
      </w:r>
      <w:r w:rsidR="00C8388E" w:rsidRPr="00B667A4">
        <w:rPr>
          <w:rFonts w:cs="Calibri"/>
          <w:b/>
          <w:bCs/>
          <w:i/>
          <w:iCs/>
          <w:color w:val="000000" w:themeColor="text1"/>
          <w:highlight w:val="yellow"/>
        </w:rPr>
        <w:t>aimed to assess the potential of RCTs to address clinical practice</w:t>
      </w:r>
      <w:r w:rsidR="00C8388E">
        <w:rPr>
          <w:rFonts w:cs="Calibri"/>
          <w:b/>
          <w:bCs/>
          <w:i/>
          <w:iCs/>
          <w:color w:val="000000" w:themeColor="text1"/>
        </w:rPr>
        <w:t>.</w:t>
      </w:r>
      <w:commentRangeEnd w:id="21"/>
      <w:r w:rsidR="00E67D2C" w:rsidRPr="00A46706">
        <w:rPr>
          <w:rStyle w:val="Kommentarzeichen"/>
          <w:rFonts w:cs="Calibri"/>
          <w:b/>
          <w:bCs/>
          <w:i/>
          <w:iCs/>
          <w:color w:val="000000" w:themeColor="text1"/>
          <w:sz w:val="22"/>
          <w:szCs w:val="24"/>
        </w:rPr>
        <w:commentReference w:id="21"/>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15E7B5AB"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B667A4">
        <w:rPr>
          <w:rFonts w:cs="Calibri"/>
          <w:color w:val="000000" w:themeColor="text1"/>
        </w:rPr>
        <w:instrText xml:space="preserve"> ADDIN ZOTERO_ITEM CSL_CITATION {"citationID":"2YkpQUXK","properties":{"formattedCitation":"\\super 24\\nosupersub{}","plainCitation":"24","noteIndex":0},"citationItems":[{"id":186226,"uris":["http://zotero.org/users/6583603/items/XN4ZUVAU"],"itemData":{"id":186226,"type":"article-journal","abstract":"OBJECTIVE: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B667A4" w:rsidRPr="00B667A4">
        <w:rPr>
          <w:rFonts w:cs="Arial"/>
          <w:color w:val="000000"/>
          <w:kern w:val="0"/>
          <w:vertAlign w:val="superscript"/>
        </w:rPr>
        <w:t>24</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 xml:space="preserve">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w:t>
      </w:r>
      <w:r w:rsidRPr="7052A300">
        <w:rPr>
          <w:rFonts w:cs="Calibri"/>
          <w:color w:val="000000" w:themeColor="text1"/>
        </w:rPr>
        <w:lastRenderedPageBreak/>
        <w:t>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15B4FD78" w:rsidR="00454636" w:rsidRPr="00D74299" w:rsidRDefault="00C522A1" w:rsidP="00454636">
      <w:pPr>
        <w:rPr>
          <w:rFonts w:eastAsia="Times New Roman" w:cs="Arial"/>
          <w:b/>
          <w:bCs/>
          <w:i/>
          <w:iCs/>
          <w:color w:val="0F4761" w:themeColor="accent1" w:themeShade="BF"/>
          <w:szCs w:val="22"/>
          <w:highlight w:val="yellow"/>
          <w:bdr w:val="none" w:sz="0" w:space="0" w:color="auto" w:frame="1"/>
        </w:rPr>
      </w:pPr>
      <w:r>
        <w:rPr>
          <w:rFonts w:eastAsia="Times New Roman" w:cs="Arial"/>
          <w:b/>
          <w:bCs/>
          <w:i/>
          <w:iCs/>
          <w:color w:val="0F4761" w:themeColor="accent1" w:themeShade="BF"/>
          <w:szCs w:val="22"/>
          <w:highlight w:val="yellow"/>
          <w:bdr w:val="none" w:sz="0" w:space="0" w:color="auto" w:frame="1"/>
        </w:rPr>
        <w:t>First, we developed a novel</w:t>
      </w:r>
      <w:r w:rsidR="00282FE4">
        <w:rPr>
          <w:rFonts w:eastAsia="Times New Roman" w:cs="Arial"/>
          <w:b/>
          <w:bCs/>
          <w:i/>
          <w:iCs/>
          <w:color w:val="0F4761" w:themeColor="accent1" w:themeShade="BF"/>
          <w:szCs w:val="22"/>
          <w:highlight w:val="yellow"/>
          <w:bdr w:val="none" w:sz="0" w:space="0" w:color="auto" w:frame="1"/>
        </w:rPr>
        <w:t xml:space="preserve"> </w:t>
      </w:r>
      <w:r>
        <w:rPr>
          <w:rFonts w:eastAsia="Times New Roman" w:cs="Arial"/>
          <w:b/>
          <w:bCs/>
          <w:i/>
          <w:iCs/>
          <w:color w:val="0F4761" w:themeColor="accent1" w:themeShade="BF"/>
          <w:szCs w:val="22"/>
          <w:highlight w:val="yellow"/>
          <w:bdr w:val="none" w:sz="0" w:space="0" w:color="auto" w:frame="1"/>
        </w:rPr>
        <w:t xml:space="preserve">approach to assess the </w:t>
      </w:r>
      <w:r w:rsidR="00282FE4">
        <w:rPr>
          <w:rFonts w:eastAsia="Times New Roman" w:cs="Arial"/>
          <w:b/>
          <w:bCs/>
          <w:i/>
          <w:iCs/>
          <w:color w:val="0F4761" w:themeColor="accent1" w:themeShade="BF"/>
          <w:szCs w:val="22"/>
          <w:highlight w:val="yellow"/>
          <w:bdr w:val="none" w:sz="0" w:space="0" w:color="auto" w:frame="1"/>
        </w:rPr>
        <w:t>extent to which</w:t>
      </w:r>
      <w:r>
        <w:rPr>
          <w:rFonts w:eastAsia="Times New Roman" w:cs="Arial"/>
          <w:b/>
          <w:bCs/>
          <w:i/>
          <w:iCs/>
          <w:color w:val="0F4761" w:themeColor="accent1" w:themeShade="BF"/>
          <w:szCs w:val="22"/>
          <w:highlight w:val="yellow"/>
          <w:bdr w:val="none" w:sz="0" w:space="0" w:color="auto" w:frame="1"/>
        </w:rPr>
        <w:t xml:space="preserve"> RCTs </w:t>
      </w:r>
      <w:r w:rsidR="00282FE4">
        <w:rPr>
          <w:rFonts w:eastAsia="Times New Roman" w:cs="Arial"/>
          <w:b/>
          <w:bCs/>
          <w:i/>
          <w:iCs/>
          <w:color w:val="0F4761" w:themeColor="accent1" w:themeShade="BF"/>
          <w:szCs w:val="22"/>
          <w:highlight w:val="yellow"/>
          <w:bdr w:val="none" w:sz="0" w:space="0" w:color="auto" w:frame="1"/>
        </w:rPr>
        <w:t>can address</w:t>
      </w:r>
      <w:r>
        <w:rPr>
          <w:rFonts w:eastAsia="Times New Roman" w:cs="Arial"/>
          <w:b/>
          <w:bCs/>
          <w:i/>
          <w:iCs/>
          <w:color w:val="0F4761" w:themeColor="accent1" w:themeShade="BF"/>
          <w:szCs w:val="22"/>
          <w:highlight w:val="yellow"/>
          <w:bdr w:val="none" w:sz="0" w:space="0" w:color="auto" w:frame="1"/>
        </w:rPr>
        <w:t xml:space="preserve"> clinical practice, </w:t>
      </w:r>
      <w:r w:rsidR="00282FE4">
        <w:rPr>
          <w:rFonts w:eastAsia="Times New Roman" w:cs="Arial"/>
          <w:b/>
          <w:bCs/>
          <w:i/>
          <w:iCs/>
          <w:color w:val="0F4761" w:themeColor="accent1" w:themeShade="BF"/>
          <w:szCs w:val="22"/>
          <w:highlight w:val="yellow"/>
          <w:bdr w:val="none" w:sz="0" w:space="0" w:color="auto" w:frame="1"/>
        </w:rPr>
        <w:t>a dimension which</w:t>
      </w:r>
      <w:r>
        <w:rPr>
          <w:rFonts w:eastAsia="Times New Roman" w:cs="Arial"/>
          <w:b/>
          <w:bCs/>
          <w:i/>
          <w:iCs/>
          <w:color w:val="0F4761" w:themeColor="accent1" w:themeShade="BF"/>
          <w:szCs w:val="22"/>
          <w:highlight w:val="yellow"/>
          <w:bdr w:val="none" w:sz="0" w:space="0" w:color="auto" w:frame="1"/>
        </w:rPr>
        <w:t xml:space="preserve"> not currently </w:t>
      </w:r>
      <w:r w:rsidR="00282FE4">
        <w:rPr>
          <w:rFonts w:eastAsia="Times New Roman" w:cs="Arial"/>
          <w:b/>
          <w:bCs/>
          <w:i/>
          <w:iCs/>
          <w:color w:val="0F4761" w:themeColor="accent1" w:themeShade="BF"/>
          <w:szCs w:val="22"/>
          <w:highlight w:val="yellow"/>
          <w:bdr w:val="none" w:sz="0" w:space="0" w:color="auto" w:frame="1"/>
        </w:rPr>
        <w:t>captures by existing frameworks</w:t>
      </w:r>
      <w:r>
        <w:rPr>
          <w:rFonts w:eastAsia="Times New Roman" w:cs="Arial"/>
          <w:b/>
          <w:bCs/>
          <w:i/>
          <w:iCs/>
          <w:color w:val="0F4761" w:themeColor="accent1" w:themeShade="BF"/>
          <w:szCs w:val="22"/>
          <w:highlight w:val="yellow"/>
          <w:bdr w:val="none" w:sz="0" w:space="0" w:color="auto" w:frame="1"/>
        </w:rPr>
        <w:t xml:space="preserve">. </w:t>
      </w:r>
      <w:del w:id="22" w:author="fariba abbassi" w:date="2026-04-09T06:18:00Z" w16du:dateUtc="2026-04-09T04:18:00Z">
        <w:r w:rsidR="00282FE4" w:rsidDel="00E67D2C">
          <w:rPr>
            <w:rFonts w:eastAsia="Times New Roman" w:cs="Arial"/>
            <w:b/>
            <w:bCs/>
            <w:i/>
            <w:iCs/>
            <w:color w:val="0F4761" w:themeColor="accent1" w:themeShade="BF"/>
            <w:szCs w:val="22"/>
            <w:highlight w:val="yellow"/>
            <w:bdr w:val="none" w:sz="0" w:space="0" w:color="auto" w:frame="1"/>
          </w:rPr>
          <w:delText>Unlike established</w:delText>
        </w:r>
        <w:r w:rsidR="00D74299" w:rsidDel="00E67D2C">
          <w:rPr>
            <w:rFonts w:eastAsia="Times New Roman" w:cs="Arial"/>
            <w:b/>
            <w:bCs/>
            <w:i/>
            <w:iCs/>
            <w:color w:val="0F4761" w:themeColor="accent1" w:themeShade="BF"/>
            <w:szCs w:val="22"/>
            <w:highlight w:val="yellow"/>
            <w:bdr w:val="none" w:sz="0" w:space="0" w:color="auto" w:frame="1"/>
          </w:rPr>
          <w:delText xml:space="preserve"> tool</w:delText>
        </w:r>
        <w:r w:rsidR="00282FE4" w:rsidDel="00E67D2C">
          <w:rPr>
            <w:rFonts w:eastAsia="Times New Roman" w:cs="Arial"/>
            <w:b/>
            <w:bCs/>
            <w:i/>
            <w:iCs/>
            <w:color w:val="0F4761" w:themeColor="accent1" w:themeShade="BF"/>
            <w:szCs w:val="22"/>
            <w:highlight w:val="yellow"/>
            <w:bdr w:val="none" w:sz="0" w:space="0" w:color="auto" w:frame="1"/>
          </w:rPr>
          <w:delText>s evaluating risk of bias (e.g., R</w:delText>
        </w:r>
        <w:r w:rsidR="00FC689E" w:rsidDel="00E67D2C">
          <w:rPr>
            <w:rFonts w:eastAsia="Times New Roman" w:cs="Arial"/>
            <w:b/>
            <w:bCs/>
            <w:i/>
            <w:iCs/>
            <w:color w:val="0F4761" w:themeColor="accent1" w:themeShade="BF"/>
            <w:szCs w:val="22"/>
            <w:highlight w:val="yellow"/>
            <w:bdr w:val="none" w:sz="0" w:space="0" w:color="auto" w:frame="1"/>
          </w:rPr>
          <w:delText>o</w:delText>
        </w:r>
        <w:r w:rsidR="00282FE4" w:rsidDel="00E67D2C">
          <w:rPr>
            <w:rFonts w:eastAsia="Times New Roman" w:cs="Arial"/>
            <w:b/>
            <w:bCs/>
            <w:i/>
            <w:iCs/>
            <w:color w:val="0F4761" w:themeColor="accent1" w:themeShade="BF"/>
            <w:szCs w:val="22"/>
            <w:highlight w:val="yellow"/>
            <w:bdr w:val="none" w:sz="0" w:space="0" w:color="auto" w:frame="1"/>
          </w:rPr>
          <w:delText>B</w:delText>
        </w:r>
        <w:r w:rsidR="00FC689E" w:rsidDel="00E67D2C">
          <w:rPr>
            <w:rFonts w:eastAsia="Times New Roman" w:cs="Arial"/>
            <w:b/>
            <w:bCs/>
            <w:i/>
            <w:iCs/>
            <w:color w:val="0F4761" w:themeColor="accent1" w:themeShade="BF"/>
            <w:szCs w:val="22"/>
            <w:highlight w:val="yellow"/>
            <w:bdr w:val="none" w:sz="0" w:space="0" w:color="auto" w:frame="1"/>
          </w:rPr>
          <w:delText xml:space="preserve"> 2</w:delText>
        </w:r>
        <w:r w:rsidR="00FC689E" w:rsidDel="00E67D2C">
          <w:rPr>
            <w:rFonts w:eastAsia="Times New Roman" w:cs="Arial"/>
            <w:b/>
            <w:bCs/>
            <w:i/>
            <w:iCs/>
            <w:color w:val="0F4761" w:themeColor="accent1" w:themeShade="BF"/>
            <w:szCs w:val="22"/>
            <w:highlight w:val="yellow"/>
            <w:bdr w:val="none" w:sz="0" w:space="0" w:color="auto" w:frame="1"/>
          </w:rPr>
          <w:fldChar w:fldCharType="begin"/>
        </w:r>
        <w:r w:rsidR="00B45BD8" w:rsidDel="00E67D2C">
          <w:rPr>
            <w:rFonts w:eastAsia="Times New Roman" w:cs="Arial"/>
            <w:b/>
            <w:bCs/>
            <w:i/>
            <w:iCs/>
            <w:color w:val="0F4761" w:themeColor="accent1" w:themeShade="BF"/>
            <w:szCs w:val="22"/>
            <w:highlight w:val="yellow"/>
            <w:bdr w:val="none" w:sz="0" w:space="0" w:color="auto" w:frame="1"/>
          </w:rPr>
          <w:delInstrText xml:space="preserve"> ADDIN ZOTERO_ITEM CSL_CITATION {"citationID":"JW290wZ4","properties":{"unsorted":false,"formattedCitation":"\\super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delInstrText>
        </w:r>
        <w:r w:rsidR="00FC689E" w:rsidDel="00E67D2C">
          <w:rPr>
            <w:rFonts w:eastAsia="Times New Roman" w:cs="Arial"/>
            <w:b/>
            <w:bCs/>
            <w:i/>
            <w:iCs/>
            <w:color w:val="0F4761" w:themeColor="accent1" w:themeShade="BF"/>
            <w:szCs w:val="22"/>
            <w:highlight w:val="yellow"/>
            <w:bdr w:val="none" w:sz="0" w:space="0" w:color="auto" w:frame="1"/>
          </w:rPr>
          <w:fldChar w:fldCharType="separate"/>
        </w:r>
        <w:r w:rsidR="00B45BD8" w:rsidRPr="00B45BD8" w:rsidDel="00E67D2C">
          <w:rPr>
            <w:rFonts w:cs="Arial"/>
            <w:color w:val="008080"/>
            <w:kern w:val="0"/>
            <w:vertAlign w:val="superscript"/>
          </w:rPr>
          <w:delText>15</w:delText>
        </w:r>
        <w:r w:rsidR="00FC689E" w:rsidDel="00E67D2C">
          <w:rPr>
            <w:rFonts w:eastAsia="Times New Roman" w:cs="Arial"/>
            <w:b/>
            <w:bCs/>
            <w:i/>
            <w:iCs/>
            <w:color w:val="0F4761" w:themeColor="accent1" w:themeShade="BF"/>
            <w:szCs w:val="22"/>
            <w:highlight w:val="yellow"/>
            <w:bdr w:val="none" w:sz="0" w:space="0" w:color="auto" w:frame="1"/>
          </w:rPr>
          <w:fldChar w:fldCharType="end"/>
        </w:r>
        <w:r w:rsidR="00282FE4" w:rsidDel="00E67D2C">
          <w:rPr>
            <w:rFonts w:eastAsia="Times New Roman" w:cs="Arial"/>
            <w:b/>
            <w:bCs/>
            <w:i/>
            <w:iCs/>
            <w:color w:val="0F4761" w:themeColor="accent1" w:themeShade="BF"/>
            <w:szCs w:val="22"/>
            <w:highlight w:val="yellow"/>
            <w:bdr w:val="none" w:sz="0" w:space="0" w:color="auto" w:frame="1"/>
          </w:rPr>
          <w:delText xml:space="preserve"> and ROBINS-I</w:delText>
        </w:r>
        <w:r w:rsidR="00FC689E" w:rsidDel="00E67D2C">
          <w:rPr>
            <w:rFonts w:eastAsia="Times New Roman" w:cs="Arial"/>
            <w:b/>
            <w:bCs/>
            <w:i/>
            <w:iCs/>
            <w:color w:val="0F4761" w:themeColor="accent1" w:themeShade="BF"/>
            <w:szCs w:val="22"/>
            <w:highlight w:val="yellow"/>
            <w:bdr w:val="none" w:sz="0" w:space="0" w:color="auto" w:frame="1"/>
          </w:rPr>
          <w:fldChar w:fldCharType="begin"/>
        </w:r>
        <w:r w:rsidR="00B667A4" w:rsidDel="00E67D2C">
          <w:rPr>
            <w:rFonts w:eastAsia="Times New Roman" w:cs="Arial"/>
            <w:b/>
            <w:bCs/>
            <w:i/>
            <w:iCs/>
            <w:color w:val="0F4761" w:themeColor="accent1" w:themeShade="BF"/>
            <w:szCs w:val="22"/>
            <w:highlight w:val="yellow"/>
            <w:bdr w:val="none" w:sz="0" w:space="0" w:color="auto" w:frame="1"/>
          </w:rPr>
          <w:delInstrText xml:space="preserve"> ADDIN ZOTERO_ITEM CSL_CITATION {"citationID":"nlZpGv0t","properties":{"unsorted":false,"formattedCitation":"\\super 25\\nosupersub{}","plainCitation":"25","noteIndex":0},"citationItems":[{"id":21843,"uris":["http://zotero.org/groups/5983724/items/DKTD2AL3"],"itemData":{"id":21843,"type":"article-journal","abstract":"Non-randomised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studies.\n\n#### Summary points\n\nNon-randomised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…","DOI":"10.1136/bmj.i4919","language":"en","license":"Published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3.0) license, which permits others to distribute, remix, adapt, build upon this work non-commercially, and license their derivative works on different terms, provided the original work is properly cited and the use is non-commercial. See: http://creativecommons.org/licenses/by-nc/3.0/.","publisher":"British Medical Journal Publishing Group","section":"Research Methods &amp;amp; Reporting","source":"www.bmj.com","title":"ROBINS-I: a tool for assessing risk of bias in non-randomised studies of interventions","title-short":"ROBINS-I","URL":"https://www.bmj.com/content/355/bmj.i4919","author":[{"family":"Sterne","given":"Jonathan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PT"}],"accessed":{"date-parts":[["2025",7,26]]},"issued":{"date-parts":[["2016",10,12]]}}}],"schema":"https://github.com/citation-style-language/schema/raw/master/csl-citation.json"} </w:delInstrText>
        </w:r>
        <w:r w:rsidR="00FC689E" w:rsidDel="00E67D2C">
          <w:rPr>
            <w:rFonts w:eastAsia="Times New Roman" w:cs="Arial"/>
            <w:b/>
            <w:bCs/>
            <w:i/>
            <w:iCs/>
            <w:color w:val="0F4761" w:themeColor="accent1" w:themeShade="BF"/>
            <w:szCs w:val="22"/>
            <w:highlight w:val="yellow"/>
            <w:bdr w:val="none" w:sz="0" w:space="0" w:color="auto" w:frame="1"/>
          </w:rPr>
          <w:fldChar w:fldCharType="separate"/>
        </w:r>
        <w:r w:rsidR="00B667A4" w:rsidRPr="00B667A4" w:rsidDel="00E67D2C">
          <w:rPr>
            <w:rFonts w:cs="Arial"/>
            <w:color w:val="008080"/>
            <w:kern w:val="0"/>
            <w:vertAlign w:val="superscript"/>
          </w:rPr>
          <w:delText>25</w:delText>
        </w:r>
        <w:r w:rsidR="00FC689E" w:rsidDel="00E67D2C">
          <w:rPr>
            <w:rFonts w:eastAsia="Times New Roman" w:cs="Arial"/>
            <w:b/>
            <w:bCs/>
            <w:i/>
            <w:iCs/>
            <w:color w:val="0F4761" w:themeColor="accent1" w:themeShade="BF"/>
            <w:szCs w:val="22"/>
            <w:highlight w:val="yellow"/>
            <w:bdr w:val="none" w:sz="0" w:space="0" w:color="auto" w:frame="1"/>
          </w:rPr>
          <w:fldChar w:fldCharType="end"/>
        </w:r>
        <w:r w:rsidR="00282FE4" w:rsidDel="00E67D2C">
          <w:rPr>
            <w:rFonts w:eastAsia="Times New Roman" w:cs="Arial"/>
            <w:b/>
            <w:bCs/>
            <w:i/>
            <w:iCs/>
            <w:color w:val="0F4761" w:themeColor="accent1" w:themeShade="BF"/>
            <w:szCs w:val="22"/>
            <w:highlight w:val="yellow"/>
            <w:bdr w:val="none" w:sz="0" w:space="0" w:color="auto" w:frame="1"/>
          </w:rPr>
          <w:delText>) or certainty of evidence</w:delText>
        </w:r>
        <w:r w:rsidR="00D74299" w:rsidDel="00E67D2C">
          <w:rPr>
            <w:rFonts w:eastAsia="Times New Roman" w:cs="Arial"/>
            <w:b/>
            <w:bCs/>
            <w:i/>
            <w:iCs/>
            <w:color w:val="0F4761" w:themeColor="accent1" w:themeShade="BF"/>
            <w:szCs w:val="22"/>
            <w:highlight w:val="yellow"/>
            <w:bdr w:val="none" w:sz="0" w:space="0" w:color="auto" w:frame="1"/>
          </w:rPr>
          <w:delText xml:space="preserve"> (GRADE</w:delText>
        </w:r>
        <w:r w:rsidR="0004521A" w:rsidDel="00E67D2C">
          <w:rPr>
            <w:rFonts w:eastAsia="Times New Roman" w:cs="Arial"/>
            <w:b/>
            <w:bCs/>
            <w:i/>
            <w:iCs/>
            <w:color w:val="0F4761" w:themeColor="accent1" w:themeShade="BF"/>
            <w:szCs w:val="22"/>
            <w:highlight w:val="yellow"/>
            <w:bdr w:val="none" w:sz="0" w:space="0" w:color="auto" w:frame="1"/>
          </w:rPr>
          <w:fldChar w:fldCharType="begin"/>
        </w:r>
        <w:r w:rsidR="00B45BD8" w:rsidDel="00E67D2C">
          <w:rPr>
            <w:rFonts w:eastAsia="Times New Roman" w:cs="Arial"/>
            <w:b/>
            <w:bCs/>
            <w:i/>
            <w:iCs/>
            <w:color w:val="0F4761" w:themeColor="accent1" w:themeShade="BF"/>
            <w:szCs w:val="22"/>
            <w:highlight w:val="yellow"/>
            <w:bdr w:val="none" w:sz="0" w:space="0" w:color="auto" w:frame="1"/>
          </w:rPr>
          <w:delInstrText xml:space="preserve"> ADDIN ZOTERO_ITEM CSL_CITATION {"citationID":"xOGQseRi","properties":{"unsorted":false,"formattedCitation":"\\super 16\\nosupersub{}","plainCitation":"16","noteIndex":0},"citationItems":[{"id":229154,"uris":["http://zotero.org/groups/6353616/items/62FT7SFV"],"itemData":{"id":229154,"type":"webpage","citation-key":"GRADEBook","title":"GRADE Book","URL":"https://book.gradepro.org/","accessed":{"date-parts":[["2026",4,5]]}}}],"schema":"https://github.com/citation-style-language/schema/raw/master/csl-citation.json"} </w:delInstrText>
        </w:r>
        <w:r w:rsidR="0004521A" w:rsidDel="00E67D2C">
          <w:rPr>
            <w:rFonts w:eastAsia="Times New Roman" w:cs="Arial"/>
            <w:b/>
            <w:bCs/>
            <w:i/>
            <w:iCs/>
            <w:color w:val="0F4761" w:themeColor="accent1" w:themeShade="BF"/>
            <w:szCs w:val="22"/>
            <w:highlight w:val="yellow"/>
            <w:bdr w:val="none" w:sz="0" w:space="0" w:color="auto" w:frame="1"/>
          </w:rPr>
          <w:fldChar w:fldCharType="separate"/>
        </w:r>
        <w:r w:rsidR="00B45BD8" w:rsidRPr="00B45BD8" w:rsidDel="00E67D2C">
          <w:rPr>
            <w:rFonts w:cs="Arial"/>
            <w:color w:val="008080"/>
            <w:kern w:val="0"/>
            <w:vertAlign w:val="superscript"/>
          </w:rPr>
          <w:delText>16</w:delText>
        </w:r>
        <w:r w:rsidR="0004521A" w:rsidDel="00E67D2C">
          <w:rPr>
            <w:rFonts w:eastAsia="Times New Roman" w:cs="Arial"/>
            <w:b/>
            <w:bCs/>
            <w:i/>
            <w:iCs/>
            <w:color w:val="0F4761" w:themeColor="accent1" w:themeShade="BF"/>
            <w:szCs w:val="22"/>
            <w:highlight w:val="yellow"/>
            <w:bdr w:val="none" w:sz="0" w:space="0" w:color="auto" w:frame="1"/>
          </w:rPr>
          <w:fldChar w:fldCharType="end"/>
        </w:r>
        <w:r w:rsidR="00D74299" w:rsidDel="00E67D2C">
          <w:rPr>
            <w:rFonts w:eastAsia="Times New Roman" w:cs="Arial"/>
            <w:b/>
            <w:bCs/>
            <w:i/>
            <w:iCs/>
            <w:color w:val="0F4761" w:themeColor="accent1" w:themeShade="BF"/>
            <w:szCs w:val="22"/>
            <w:highlight w:val="yellow"/>
            <w:bdr w:val="none" w:sz="0" w:space="0" w:color="auto" w:frame="1"/>
          </w:rPr>
          <w:delText>)</w:delText>
        </w:r>
        <w:r w:rsidR="00282FE4" w:rsidDel="00E67D2C">
          <w:rPr>
            <w:rFonts w:eastAsia="Times New Roman" w:cs="Arial"/>
            <w:b/>
            <w:bCs/>
            <w:i/>
            <w:iCs/>
            <w:color w:val="0F4761" w:themeColor="accent1" w:themeShade="BF"/>
            <w:szCs w:val="22"/>
            <w:highlight w:val="yellow"/>
            <w:bdr w:val="none" w:sz="0" w:space="0" w:color="auto" w:frame="1"/>
          </w:rPr>
          <w:delText>, o</w:delText>
        </w:r>
      </w:del>
      <w:ins w:id="23" w:author="fariba abbassi" w:date="2026-04-09T06:18:00Z" w16du:dateUtc="2026-04-09T04:18:00Z">
        <w:r w:rsidR="00E67D2C">
          <w:rPr>
            <w:rFonts w:eastAsia="Times New Roman" w:cs="Arial"/>
            <w:b/>
            <w:bCs/>
            <w:i/>
            <w:iCs/>
            <w:color w:val="0F4761" w:themeColor="accent1" w:themeShade="BF"/>
            <w:szCs w:val="22"/>
            <w:highlight w:val="yellow"/>
            <w:bdr w:val="none" w:sz="0" w:space="0" w:color="auto" w:frame="1"/>
          </w:rPr>
          <w:t>O</w:t>
        </w:r>
      </w:ins>
      <w:r w:rsidR="00282FE4">
        <w:rPr>
          <w:rFonts w:eastAsia="Times New Roman" w:cs="Arial"/>
          <w:b/>
          <w:bCs/>
          <w:i/>
          <w:iCs/>
          <w:color w:val="0F4761" w:themeColor="accent1" w:themeShade="BF"/>
          <w:szCs w:val="22"/>
          <w:highlight w:val="yellow"/>
          <w:bdr w:val="none" w:sz="0" w:space="0" w:color="auto" w:frame="1"/>
        </w:rPr>
        <w:t>ur four-domain assessment focuses on the potential clinical applicability.</w:t>
      </w:r>
      <w:r w:rsidR="00E40192">
        <w:rPr>
          <w:rFonts w:eastAsia="Times New Roman" w:cs="Arial"/>
          <w:b/>
          <w:bCs/>
          <w:i/>
          <w:iCs/>
          <w:color w:val="0F4761" w:themeColor="accent1" w:themeShade="BF"/>
          <w:szCs w:val="22"/>
          <w:highlight w:val="yellow"/>
          <w:bdr w:val="none" w:sz="0" w:space="0" w:color="auto" w:frame="1"/>
        </w:rPr>
        <w:t xml:space="preserve"> Second, it addressed a gap in </w:t>
      </w:r>
      <w:r w:rsidR="003868D3">
        <w:rPr>
          <w:rFonts w:eastAsia="Times New Roman" w:cs="Arial"/>
          <w:b/>
          <w:bCs/>
          <w:i/>
          <w:iCs/>
          <w:color w:val="0F4761" w:themeColor="accent1" w:themeShade="BF"/>
          <w:szCs w:val="22"/>
          <w:highlight w:val="yellow"/>
          <w:bdr w:val="none" w:sz="0" w:space="0" w:color="auto" w:frame="1"/>
        </w:rPr>
        <w:t xml:space="preserve">medical meta-research, where </w:t>
      </w:r>
      <w:r w:rsidR="00282FE4">
        <w:rPr>
          <w:rFonts w:eastAsia="Times New Roman" w:cs="Arial"/>
          <w:b/>
          <w:bCs/>
          <w:i/>
          <w:iCs/>
          <w:color w:val="0F4761" w:themeColor="accent1" w:themeShade="BF"/>
          <w:szCs w:val="22"/>
          <w:highlight w:val="yellow"/>
          <w:bdr w:val="none" w:sz="0" w:space="0" w:color="auto" w:frame="1"/>
        </w:rPr>
        <w:t>standardized assessments are</w:t>
      </w:r>
      <w:r w:rsidR="003868D3">
        <w:rPr>
          <w:rFonts w:eastAsia="Times New Roman" w:cs="Arial"/>
          <w:b/>
          <w:bCs/>
          <w:i/>
          <w:iCs/>
          <w:color w:val="0F4761" w:themeColor="accent1" w:themeShade="BF"/>
          <w:szCs w:val="22"/>
          <w:highlight w:val="yellow"/>
          <w:bdr w:val="none" w:sz="0" w:space="0" w:color="auto" w:frame="1"/>
        </w:rPr>
        <w:t xml:space="preserve"> currently </w:t>
      </w:r>
      <w:r w:rsidR="00282FE4">
        <w:rPr>
          <w:rFonts w:eastAsia="Times New Roman" w:cs="Arial"/>
          <w:b/>
          <w:bCs/>
          <w:i/>
          <w:iCs/>
          <w:color w:val="0F4761" w:themeColor="accent1" w:themeShade="BF"/>
          <w:szCs w:val="22"/>
          <w:highlight w:val="yellow"/>
          <w:bdr w:val="none" w:sz="0" w:space="0" w:color="auto" w:frame="1"/>
        </w:rPr>
        <w:t>limited to internal validity</w:t>
      </w:r>
      <w:r w:rsidR="003868D3">
        <w:rPr>
          <w:rFonts w:eastAsia="Times New Roman" w:cs="Arial"/>
          <w:b/>
          <w:bCs/>
          <w:i/>
          <w:iCs/>
          <w:color w:val="0F4761" w:themeColor="accent1" w:themeShade="BF"/>
          <w:szCs w:val="22"/>
          <w:highlight w:val="yellow"/>
          <w:bdr w:val="none" w:sz="0" w:space="0" w:color="auto" w:frame="1"/>
        </w:rPr>
        <w:t xml:space="preserve"> </w:t>
      </w:r>
      <w:r w:rsidR="00282FE4">
        <w:rPr>
          <w:rFonts w:eastAsia="Times New Roman" w:cs="Arial"/>
          <w:b/>
          <w:bCs/>
          <w:i/>
          <w:iCs/>
          <w:color w:val="0F4761" w:themeColor="accent1" w:themeShade="BF"/>
          <w:szCs w:val="22"/>
          <w:highlight w:val="yellow"/>
          <w:bdr w:val="none" w:sz="0" w:space="0" w:color="auto" w:frame="1"/>
        </w:rPr>
        <w:t xml:space="preserve">and </w:t>
      </w:r>
      <w:r w:rsidR="003868D3">
        <w:rPr>
          <w:rFonts w:eastAsia="Times New Roman" w:cs="Arial"/>
          <w:b/>
          <w:bCs/>
          <w:i/>
          <w:iCs/>
          <w:color w:val="0F4761" w:themeColor="accent1" w:themeShade="BF"/>
          <w:szCs w:val="22"/>
          <w:highlight w:val="yellow"/>
          <w:bdr w:val="none" w:sz="0" w:space="0" w:color="auto" w:frame="1"/>
        </w:rPr>
        <w:t>certainty of evidence</w:t>
      </w:r>
      <w:r w:rsidR="00282FE4">
        <w:rPr>
          <w:rFonts w:eastAsia="Times New Roman" w:cs="Arial"/>
          <w:b/>
          <w:bCs/>
          <w:i/>
          <w:iCs/>
          <w:color w:val="0F4761" w:themeColor="accent1" w:themeShade="BF"/>
          <w:szCs w:val="22"/>
          <w:highlight w:val="yellow"/>
          <w:bdr w:val="none" w:sz="0" w:space="0" w:color="auto" w:frame="1"/>
        </w:rPr>
        <w:t>.</w:t>
      </w:r>
      <w:r w:rsidR="003868D3">
        <w:rPr>
          <w:rFonts w:eastAsia="Times New Roman" w:cs="Arial"/>
          <w:b/>
          <w:bCs/>
          <w:i/>
          <w:iCs/>
          <w:color w:val="0F4761" w:themeColor="accent1" w:themeShade="BF"/>
          <w:szCs w:val="22"/>
          <w:highlight w:val="yellow"/>
          <w:bdr w:val="none" w:sz="0" w:space="0" w:color="auto" w:frame="1"/>
        </w:rPr>
        <w:t xml:space="preserve"> </w:t>
      </w:r>
      <w:r w:rsidR="00E40192">
        <w:rPr>
          <w:rFonts w:eastAsia="Times New Roman" w:cs="Arial"/>
          <w:b/>
          <w:bCs/>
          <w:i/>
          <w:iCs/>
          <w:color w:val="0F4761" w:themeColor="accent1" w:themeShade="BF"/>
          <w:szCs w:val="22"/>
          <w:highlight w:val="yellow"/>
          <w:bdr w:val="none" w:sz="0" w:space="0" w:color="auto" w:frame="1"/>
        </w:rPr>
        <w:t xml:space="preserve">Third, we </w:t>
      </w:r>
      <w:r w:rsidR="00F605E6">
        <w:rPr>
          <w:rFonts w:eastAsia="Times New Roman" w:cs="Arial"/>
          <w:b/>
          <w:bCs/>
          <w:i/>
          <w:iCs/>
          <w:color w:val="0F4761" w:themeColor="accent1" w:themeShade="BF"/>
          <w:szCs w:val="22"/>
          <w:highlight w:val="yellow"/>
          <w:bdr w:val="none" w:sz="0" w:space="0" w:color="auto" w:frame="1"/>
        </w:rPr>
        <w:t xml:space="preserve">demonstrated the feasibility of our approach through a two-stage study. The pilot phase led to the development of decision rules, which the main phase allowed us to apply to a sample of unselected </w:t>
      </w:r>
      <w:r w:rsidR="00E40192">
        <w:rPr>
          <w:rFonts w:eastAsia="Times New Roman" w:cs="Arial"/>
          <w:b/>
          <w:bCs/>
          <w:i/>
          <w:iCs/>
          <w:color w:val="0F4761" w:themeColor="accent1" w:themeShade="BF"/>
          <w:szCs w:val="22"/>
          <w:highlight w:val="yellow"/>
          <w:bdr w:val="none" w:sz="0" w:space="0" w:color="auto" w:frame="1"/>
        </w:rPr>
        <w:t>RCTs</w:t>
      </w:r>
      <w:r w:rsidR="005E536A">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using a precision-based sample size</w:t>
      </w:r>
      <w:r w:rsidR="00E40192">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 xml:space="preserve">Our study design enabled the internal validation of our original tool within the surgical field using consistent raters. </w:t>
      </w:r>
      <w:r w:rsidR="003868D3">
        <w:rPr>
          <w:rFonts w:eastAsia="Times New Roman" w:cs="Arial"/>
          <w:b/>
          <w:bCs/>
          <w:i/>
          <w:iCs/>
          <w:color w:val="0F4761" w:themeColor="accent1" w:themeShade="BF"/>
          <w:szCs w:val="22"/>
          <w:highlight w:val="yellow"/>
          <w:bdr w:val="none" w:sz="0" w:space="0" w:color="auto" w:frame="1"/>
        </w:rPr>
        <w:t>Four</w:t>
      </w:r>
      <w:r w:rsidR="00F605E6">
        <w:rPr>
          <w:rFonts w:eastAsia="Times New Roman" w:cs="Arial"/>
          <w:b/>
          <w:bCs/>
          <w:i/>
          <w:iCs/>
          <w:color w:val="0F4761" w:themeColor="accent1" w:themeShade="BF"/>
          <w:szCs w:val="22"/>
          <w:highlight w:val="yellow"/>
          <w:bdr w:val="none" w:sz="0" w:space="0" w:color="auto" w:frame="1"/>
        </w:rPr>
        <w:t>th</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the structured algorithm and predefined criteria were designed to minimize</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subjectivity, enhancing usability, reproducibility and transparency.</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Finally, although developed in the surgical field, the framework is not specialty-specific and m</w:t>
      </w:r>
      <w:r w:rsidR="00545C6C">
        <w:rPr>
          <w:rFonts w:eastAsia="Times New Roman" w:cs="Arial"/>
          <w:b/>
          <w:bCs/>
          <w:i/>
          <w:iCs/>
          <w:color w:val="0F4761" w:themeColor="accent1" w:themeShade="BF"/>
          <w:szCs w:val="22"/>
          <w:highlight w:val="yellow"/>
          <w:bdr w:val="none" w:sz="0" w:space="0" w:color="auto" w:frame="1"/>
        </w:rPr>
        <w:t>ay</w:t>
      </w:r>
      <w:r w:rsidR="00F605E6">
        <w:rPr>
          <w:rFonts w:eastAsia="Times New Roman" w:cs="Arial"/>
          <w:b/>
          <w:bCs/>
          <w:i/>
          <w:iCs/>
          <w:color w:val="0F4761" w:themeColor="accent1" w:themeShade="BF"/>
          <w:szCs w:val="22"/>
          <w:highlight w:val="yellow"/>
          <w:bdr w:val="none" w:sz="0" w:space="0" w:color="auto" w:frame="1"/>
        </w:rPr>
        <w:t xml:space="preserve"> be applicable across other </w:t>
      </w:r>
      <w:r w:rsidR="003868D3">
        <w:rPr>
          <w:rFonts w:eastAsia="Times New Roman" w:cs="Arial"/>
          <w:b/>
          <w:bCs/>
          <w:i/>
          <w:iCs/>
          <w:color w:val="0F4761" w:themeColor="accent1" w:themeShade="BF"/>
          <w:szCs w:val="22"/>
          <w:highlight w:val="yellow"/>
          <w:bdr w:val="none" w:sz="0" w:space="0" w:color="auto" w:frame="1"/>
        </w:rPr>
        <w:t xml:space="preserve">medical </w:t>
      </w:r>
      <w:r w:rsidR="00F605E6">
        <w:rPr>
          <w:rFonts w:eastAsia="Times New Roman" w:cs="Arial"/>
          <w:b/>
          <w:bCs/>
          <w:i/>
          <w:iCs/>
          <w:color w:val="0F4761" w:themeColor="accent1" w:themeShade="BF"/>
          <w:szCs w:val="22"/>
          <w:highlight w:val="yellow"/>
          <w:bdr w:val="none" w:sz="0" w:space="0" w:color="auto" w:frame="1"/>
        </w:rPr>
        <w:t>disciplines</w:t>
      </w:r>
      <w:r w:rsidR="003868D3">
        <w:rPr>
          <w:rFonts w:eastAsia="Times New Roman" w:cs="Arial"/>
          <w:b/>
          <w:bCs/>
          <w:i/>
          <w:iCs/>
          <w:color w:val="0F4761" w:themeColor="accent1" w:themeShade="BF"/>
          <w:szCs w:val="22"/>
          <w:highlight w:val="yellow"/>
          <w:bdr w:val="none" w:sz="0" w:space="0" w:color="auto" w:frame="1"/>
        </w:rPr>
        <w:t>.</w:t>
      </w:r>
      <w:r w:rsidR="00F605E6" w:rsidRPr="00F605E6">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External validation and larger and more diverse cohorts will be required to further establish its robustness and generalizability.</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498A02C1" w:rsidR="0075466E" w:rsidRDefault="00CE1464" w:rsidP="0075466E">
      <w:pPr>
        <w:spacing w:before="0" w:after="160" w:line="480" w:lineRule="auto"/>
      </w:pPr>
      <w:r w:rsidRPr="00F879F1">
        <w:rPr>
          <w:b/>
          <w:bCs/>
          <w:i/>
          <w:iCs/>
          <w:highlight w:val="yellow"/>
        </w:rPr>
        <w:t xml:space="preserve">First, this meta-research study </w:t>
      </w:r>
      <w:r w:rsidR="00525781" w:rsidRPr="00F879F1">
        <w:rPr>
          <w:b/>
          <w:bCs/>
          <w:i/>
          <w:iCs/>
          <w:highlight w:val="yellow"/>
        </w:rPr>
        <w:t>has</w:t>
      </w:r>
      <w:r w:rsidRPr="00F879F1">
        <w:rPr>
          <w:b/>
          <w:bCs/>
          <w:i/>
          <w:iCs/>
          <w:highlight w:val="yellow"/>
        </w:rPr>
        <w:t xml:space="preserve"> limitations </w:t>
      </w:r>
      <w:r w:rsidR="00525781" w:rsidRPr="00F879F1">
        <w:rPr>
          <w:b/>
          <w:bCs/>
          <w:i/>
          <w:iCs/>
          <w:highlight w:val="yellow"/>
        </w:rPr>
        <w:t>inherent to</w:t>
      </w:r>
      <w:r w:rsidRPr="00F879F1">
        <w:rPr>
          <w:b/>
          <w:bCs/>
          <w:i/>
          <w:iCs/>
          <w:highlight w:val="yellow"/>
        </w:rPr>
        <w:t xml:space="preserve"> a non-systematic review, </w:t>
      </w:r>
      <w:r w:rsidR="00525781" w:rsidRPr="00F879F1">
        <w:rPr>
          <w:b/>
          <w:bCs/>
          <w:i/>
          <w:iCs/>
          <w:highlight w:val="yellow"/>
        </w:rPr>
        <w:t>as the main phase relied on a sample rather than an exhaustive</w:t>
      </w:r>
      <w:r w:rsidRPr="00F879F1">
        <w:rPr>
          <w:b/>
          <w:bCs/>
          <w:i/>
          <w:iCs/>
          <w:highlight w:val="yellow"/>
        </w:rPr>
        <w:t xml:space="preserve"> a</w:t>
      </w:r>
      <w:r w:rsidR="00525781" w:rsidRPr="00F879F1">
        <w:rPr>
          <w:b/>
          <w:bCs/>
          <w:i/>
          <w:iCs/>
          <w:highlight w:val="yellow"/>
        </w:rPr>
        <w:t xml:space="preserve">ssessment of all eligible </w:t>
      </w:r>
      <w:r w:rsidRPr="00F879F1">
        <w:rPr>
          <w:b/>
          <w:bCs/>
          <w:i/>
          <w:iCs/>
          <w:highlight w:val="yellow"/>
        </w:rPr>
        <w:t>RCTs</w:t>
      </w:r>
      <w:r w:rsidR="00525781" w:rsidRPr="00F879F1">
        <w:rPr>
          <w:b/>
          <w:bCs/>
          <w:i/>
          <w:iCs/>
          <w:highlight w:val="yellow"/>
        </w:rPr>
        <w:t xml:space="preserve">. </w:t>
      </w:r>
      <w:r w:rsidRPr="00F879F1">
        <w:rPr>
          <w:b/>
          <w:bCs/>
          <w:i/>
          <w:iCs/>
          <w:highlight w:val="yellow"/>
        </w:rPr>
        <w:t>Second,</w:t>
      </w:r>
      <w:r w:rsidR="00525781" w:rsidRPr="00F879F1">
        <w:rPr>
          <w:b/>
          <w:bCs/>
          <w:i/>
          <w:iCs/>
          <w:highlight w:val="yellow"/>
        </w:rPr>
        <w:t xml:space="preserve"> the</w:t>
      </w:r>
      <w:r w:rsidR="001E5C53" w:rsidRPr="00F879F1">
        <w:rPr>
          <w:b/>
          <w:bCs/>
          <w:i/>
          <w:iCs/>
          <w:highlight w:val="yellow"/>
        </w:rPr>
        <w:t xml:space="preserve"> pilot </w:t>
      </w:r>
      <w:r w:rsidR="00525781" w:rsidRPr="00F879F1">
        <w:rPr>
          <w:b/>
          <w:bCs/>
          <w:i/>
          <w:iCs/>
          <w:highlight w:val="yellow"/>
        </w:rPr>
        <w:t>phase may have introduced</w:t>
      </w:r>
      <w:r w:rsidR="001E5C53" w:rsidRPr="00F879F1">
        <w:rPr>
          <w:b/>
          <w:bCs/>
          <w:i/>
          <w:iCs/>
          <w:highlight w:val="yellow"/>
        </w:rPr>
        <w:t xml:space="preserve"> </w:t>
      </w:r>
      <w:r w:rsidR="0032433D" w:rsidRPr="00F879F1">
        <w:rPr>
          <w:b/>
          <w:bCs/>
          <w:i/>
          <w:iCs/>
          <w:highlight w:val="yellow"/>
        </w:rPr>
        <w:t xml:space="preserve">selection </w:t>
      </w:r>
      <w:r w:rsidR="00613B8B" w:rsidRPr="00F879F1">
        <w:rPr>
          <w:b/>
          <w:bCs/>
          <w:i/>
          <w:iCs/>
          <w:highlight w:val="yellow"/>
        </w:rPr>
        <w:t>bias</w:t>
      </w:r>
      <w:r w:rsidR="00525781" w:rsidRPr="00F879F1">
        <w:rPr>
          <w:b/>
          <w:bCs/>
          <w:i/>
          <w:iCs/>
          <w:highlight w:val="yellow"/>
        </w:rPr>
        <w:t xml:space="preserve"> due to the restrictive inclusion of RCTs using the CCI®; however, that phase primarily served to develop and refine the </w:t>
      </w:r>
      <w:r w:rsidR="00686341" w:rsidRPr="00F879F1">
        <w:rPr>
          <w:b/>
          <w:bCs/>
          <w:i/>
          <w:iCs/>
          <w:highlight w:val="yellow"/>
        </w:rPr>
        <w:t>study procedures</w:t>
      </w:r>
      <w:r w:rsidR="00525781" w:rsidRPr="00F879F1">
        <w:rPr>
          <w:b/>
          <w:bCs/>
          <w:i/>
          <w:iCs/>
          <w:highlight w:val="yellow"/>
        </w:rPr>
        <w:t>. In</w:t>
      </w:r>
      <w:r w:rsidR="00686341" w:rsidRPr="00F879F1">
        <w:rPr>
          <w:b/>
          <w:bCs/>
          <w:i/>
          <w:iCs/>
          <w:highlight w:val="yellow"/>
        </w:rPr>
        <w:t xml:space="preserve"> </w:t>
      </w:r>
      <w:r w:rsidR="00525781" w:rsidRPr="00F879F1">
        <w:rPr>
          <w:b/>
          <w:bCs/>
          <w:i/>
          <w:iCs/>
          <w:highlight w:val="yellow"/>
        </w:rPr>
        <w:t>contrast, the main</w:t>
      </w:r>
      <w:r w:rsidR="00686341" w:rsidRPr="00F879F1">
        <w:rPr>
          <w:b/>
          <w:bCs/>
          <w:i/>
          <w:iCs/>
          <w:highlight w:val="yellow"/>
        </w:rPr>
        <w:t xml:space="preserve"> study </w:t>
      </w:r>
      <w:r w:rsidR="00525781" w:rsidRPr="00F879F1">
        <w:rPr>
          <w:b/>
          <w:bCs/>
          <w:i/>
          <w:iCs/>
          <w:highlight w:val="yellow"/>
        </w:rPr>
        <w:t>included a consecutive</w:t>
      </w:r>
      <w:r w:rsidR="00686341" w:rsidRPr="00F879F1">
        <w:rPr>
          <w:b/>
          <w:bCs/>
          <w:i/>
          <w:iCs/>
          <w:highlight w:val="yellow"/>
        </w:rPr>
        <w:t xml:space="preserve"> sample </w:t>
      </w:r>
      <w:r w:rsidR="00525781" w:rsidRPr="00F879F1">
        <w:rPr>
          <w:b/>
          <w:bCs/>
          <w:i/>
          <w:iCs/>
          <w:highlight w:val="yellow"/>
        </w:rPr>
        <w:lastRenderedPageBreak/>
        <w:t>of trials over a defined</w:t>
      </w:r>
      <w:r w:rsidR="00686341" w:rsidRPr="00F879F1">
        <w:rPr>
          <w:b/>
          <w:bCs/>
          <w:i/>
          <w:iCs/>
          <w:highlight w:val="yellow"/>
        </w:rPr>
        <w:t xml:space="preserve"> period without </w:t>
      </w:r>
      <w:r w:rsidR="00525781" w:rsidRPr="00F879F1">
        <w:rPr>
          <w:b/>
          <w:bCs/>
          <w:i/>
          <w:iCs/>
          <w:highlight w:val="yellow"/>
        </w:rPr>
        <w:t>such restrictions</w:t>
      </w:r>
      <w:r w:rsidR="00686341" w:rsidRPr="00F879F1">
        <w:rPr>
          <w:b/>
          <w:bCs/>
          <w:i/>
          <w:iCs/>
          <w:highlight w:val="yellow"/>
        </w:rPr>
        <w:t xml:space="preserve">. </w:t>
      </w:r>
      <w:r w:rsidRPr="00F879F1">
        <w:rPr>
          <w:b/>
          <w:bCs/>
          <w:i/>
          <w:iCs/>
          <w:highlight w:val="yellow"/>
        </w:rPr>
        <w:t>Third</w:t>
      </w:r>
      <w:r w:rsidR="00D124E4" w:rsidRPr="00F879F1">
        <w:rPr>
          <w:b/>
          <w:bCs/>
          <w:i/>
          <w:iCs/>
          <w:highlight w:val="yellow"/>
        </w:rPr>
        <w:t xml:space="preserve">, </w:t>
      </w:r>
      <w:r w:rsidR="00525781" w:rsidRPr="00F879F1">
        <w:rPr>
          <w:b/>
          <w:bCs/>
          <w:i/>
          <w:iCs/>
          <w:highlight w:val="yellow"/>
        </w:rPr>
        <w:t xml:space="preserve">even </w:t>
      </w:r>
      <w:r w:rsidR="002F2A7B" w:rsidRPr="00F879F1">
        <w:rPr>
          <w:b/>
          <w:bCs/>
          <w:i/>
          <w:iCs/>
          <w:highlight w:val="yellow"/>
        </w:rPr>
        <w:t>though</w:t>
      </w:r>
      <w:r w:rsidR="00EF6657" w:rsidRPr="00F879F1">
        <w:rPr>
          <w:b/>
          <w:bCs/>
          <w:i/>
          <w:iCs/>
          <w:highlight w:val="yellow"/>
        </w:rPr>
        <w:t xml:space="preserve"> records were screened in </w:t>
      </w:r>
      <w:r w:rsidR="00B634B0" w:rsidRPr="00F879F1">
        <w:rPr>
          <w:b/>
          <w:bCs/>
          <w:i/>
          <w:iCs/>
          <w:highlight w:val="yellow"/>
        </w:rPr>
        <w:t>an unsorted order</w:t>
      </w:r>
      <w:r w:rsidR="00990873" w:rsidRPr="00F879F1">
        <w:rPr>
          <w:b/>
          <w:bCs/>
          <w:i/>
          <w:iCs/>
          <w:highlight w:val="yellow"/>
        </w:rPr>
        <w:t xml:space="preserve"> generated by Rayyan® and</w:t>
      </w:r>
      <w:r w:rsidR="00F879F1" w:rsidRPr="00F879F1">
        <w:rPr>
          <w:b/>
          <w:bCs/>
          <w:i/>
          <w:iCs/>
          <w:highlight w:val="yellow"/>
        </w:rPr>
        <w:t xml:space="preserve"> the sample size was prespecified, the analyzed sample </w:t>
      </w:r>
      <w:r w:rsidR="00B634B0" w:rsidRPr="00F879F1">
        <w:rPr>
          <w:b/>
          <w:bCs/>
          <w:i/>
          <w:iCs/>
          <w:highlight w:val="yellow"/>
        </w:rPr>
        <w:t>may not be</w:t>
      </w:r>
      <w:r w:rsidR="00722995" w:rsidRPr="00F879F1">
        <w:rPr>
          <w:b/>
          <w:bCs/>
          <w:i/>
          <w:iCs/>
          <w:highlight w:val="yellow"/>
        </w:rPr>
        <w:t xml:space="preserve"> fully</w:t>
      </w:r>
      <w:r w:rsidR="00B634B0" w:rsidRPr="00F879F1">
        <w:rPr>
          <w:b/>
          <w:bCs/>
          <w:i/>
          <w:iCs/>
          <w:highlight w:val="yellow"/>
        </w:rPr>
        <w:t xml:space="preserve"> representative of all </w:t>
      </w:r>
      <w:r w:rsidR="00F879F1" w:rsidRPr="00F879F1">
        <w:rPr>
          <w:b/>
          <w:bCs/>
          <w:i/>
          <w:iCs/>
          <w:highlight w:val="yellow"/>
        </w:rPr>
        <w:t>RCTs</w:t>
      </w:r>
      <w:r w:rsidR="00DD3381" w:rsidRPr="00F879F1">
        <w:rPr>
          <w:b/>
          <w:bCs/>
          <w:i/>
          <w:iCs/>
          <w:highlight w:val="yellow"/>
        </w:rPr>
        <w:t xml:space="preserve"> </w:t>
      </w:r>
      <w:r w:rsidR="00FB404D" w:rsidRPr="00F879F1">
        <w:rPr>
          <w:b/>
          <w:bCs/>
          <w:i/>
          <w:iCs/>
          <w:highlight w:val="yellow"/>
        </w:rPr>
        <w:t>published in 2024</w:t>
      </w:r>
      <w:r w:rsidR="00BD5838" w:rsidRPr="00F879F1">
        <w:rPr>
          <w:b/>
          <w:bCs/>
          <w:i/>
          <w:iCs/>
          <w:highlight w:val="yellow"/>
        </w:rPr>
        <w:t>.</w:t>
      </w:r>
      <w:r w:rsidR="00B9634F" w:rsidRPr="00F879F1">
        <w:rPr>
          <w:b/>
          <w:bCs/>
          <w:i/>
          <w:iCs/>
          <w:highlight w:val="yellow"/>
        </w:rPr>
        <w:t xml:space="preserve"> </w:t>
      </w:r>
      <w:r w:rsidR="00F879F1" w:rsidRPr="00F879F1">
        <w:rPr>
          <w:b/>
          <w:bCs/>
          <w:i/>
          <w:iCs/>
          <w:highlight w:val="yellow"/>
        </w:rPr>
        <w:t>Finally</w:t>
      </w:r>
      <w:r w:rsidR="005A1289" w:rsidRPr="00F879F1">
        <w:rPr>
          <w:b/>
          <w:bCs/>
          <w:i/>
          <w:iCs/>
          <w:highlight w:val="yellow"/>
        </w:rPr>
        <w:t xml:space="preserve">, </w:t>
      </w:r>
      <w:r w:rsidR="00313E07" w:rsidRPr="00F879F1">
        <w:rPr>
          <w:b/>
          <w:bCs/>
          <w:i/>
          <w:iCs/>
          <w:highlight w:val="yellow"/>
        </w:rPr>
        <w:t>our analysis</w:t>
      </w:r>
      <w:r w:rsidR="00893D0B" w:rsidRPr="00F879F1">
        <w:rPr>
          <w:b/>
          <w:bCs/>
          <w:i/>
          <w:iCs/>
          <w:highlight w:val="yellow"/>
        </w:rPr>
        <w:t xml:space="preserve"> </w:t>
      </w:r>
      <w:r w:rsidR="00F879F1" w:rsidRPr="00F879F1">
        <w:rPr>
          <w:b/>
          <w:bCs/>
          <w:i/>
          <w:iCs/>
          <w:highlight w:val="yellow"/>
        </w:rPr>
        <w:t xml:space="preserve">only </w:t>
      </w:r>
      <w:r w:rsidR="00893D0B" w:rsidRPr="00F879F1">
        <w:rPr>
          <w:b/>
          <w:bCs/>
          <w:i/>
          <w:iCs/>
          <w:highlight w:val="yellow"/>
        </w:rPr>
        <w:t>captured RCTs</w:t>
      </w:r>
      <w:r w:rsidR="00F832D1" w:rsidRPr="00F879F1">
        <w:rPr>
          <w:b/>
          <w:bCs/>
          <w:i/>
          <w:iCs/>
          <w:highlight w:val="yellow"/>
        </w:rPr>
        <w:t>, which represent only</w:t>
      </w:r>
      <w:r w:rsidR="00893D0B" w:rsidRPr="00F879F1">
        <w:rPr>
          <w:b/>
          <w:bCs/>
          <w:i/>
          <w:iCs/>
          <w:highlight w:val="yellow"/>
        </w:rPr>
        <w:t xml:space="preserve"> a small </w:t>
      </w:r>
      <w:r w:rsidR="00F832D1" w:rsidRPr="00F879F1">
        <w:rPr>
          <w:b/>
          <w:bCs/>
          <w:i/>
          <w:iCs/>
          <w:highlight w:val="yellow"/>
        </w:rPr>
        <w:t>fraction</w:t>
      </w:r>
      <w:r w:rsidR="00893D0B" w:rsidRPr="00F879F1">
        <w:rPr>
          <w:b/>
          <w:bCs/>
          <w:i/>
          <w:iCs/>
          <w:highlight w:val="yellow"/>
        </w:rPr>
        <w:t xml:space="preserve"> of surgical research</w:t>
      </w:r>
      <w:r w:rsidR="00550A38" w:rsidRPr="00F879F1">
        <w:rPr>
          <w:b/>
          <w:bCs/>
          <w:i/>
          <w:iCs/>
          <w:highlight w:val="yellow"/>
        </w:rPr>
        <w:t xml:space="preserve">. While </w:t>
      </w:r>
      <w:r w:rsidR="00F832D1" w:rsidRPr="00F879F1">
        <w:rPr>
          <w:b/>
          <w:bCs/>
          <w:i/>
          <w:iCs/>
          <w:highlight w:val="yellow"/>
        </w:rPr>
        <w:t>RCTs</w:t>
      </w:r>
      <w:r w:rsidR="00550A38" w:rsidRPr="00F879F1">
        <w:rPr>
          <w:b/>
          <w:bCs/>
          <w:i/>
          <w:iCs/>
          <w:highlight w:val="yellow"/>
        </w:rPr>
        <w:t xml:space="preserve"> </w:t>
      </w:r>
      <w:r w:rsidR="00F832D1" w:rsidRPr="00F879F1">
        <w:rPr>
          <w:b/>
          <w:bCs/>
          <w:i/>
          <w:iCs/>
          <w:highlight w:val="yellow"/>
        </w:rPr>
        <w:t>are</w:t>
      </w:r>
      <w:r w:rsidR="00550A38" w:rsidRPr="00F879F1">
        <w:rPr>
          <w:b/>
          <w:bCs/>
          <w:i/>
          <w:iCs/>
          <w:highlight w:val="yellow"/>
        </w:rPr>
        <w:t xml:space="preserve"> considered the </w:t>
      </w:r>
      <w:r w:rsidR="00F832D1" w:rsidRPr="00F879F1">
        <w:rPr>
          <w:b/>
          <w:bCs/>
          <w:i/>
          <w:iCs/>
          <w:highlight w:val="yellow"/>
        </w:rPr>
        <w:t>least</w:t>
      </w:r>
      <w:r w:rsidR="00550A38" w:rsidRPr="00F879F1">
        <w:rPr>
          <w:b/>
          <w:bCs/>
          <w:i/>
          <w:iCs/>
          <w:highlight w:val="yellow"/>
        </w:rPr>
        <w:t xml:space="preserve"> </w:t>
      </w:r>
      <w:r w:rsidR="008A4526" w:rsidRPr="00F879F1">
        <w:rPr>
          <w:b/>
          <w:bCs/>
          <w:i/>
          <w:iCs/>
          <w:highlight w:val="yellow"/>
        </w:rPr>
        <w:t xml:space="preserve">biased </w:t>
      </w:r>
      <w:r w:rsidR="00F879F1" w:rsidRPr="00F879F1">
        <w:rPr>
          <w:b/>
          <w:bCs/>
          <w:i/>
          <w:iCs/>
          <w:highlight w:val="yellow"/>
        </w:rPr>
        <w:t xml:space="preserve">and most robust </w:t>
      </w:r>
      <w:r w:rsidR="00F832D1" w:rsidRPr="00F879F1">
        <w:rPr>
          <w:b/>
          <w:bCs/>
          <w:i/>
          <w:iCs/>
          <w:highlight w:val="yellow"/>
        </w:rPr>
        <w:t xml:space="preserve">study </w:t>
      </w:r>
      <w:r w:rsidR="00CB1F1C" w:rsidRPr="00F879F1">
        <w:rPr>
          <w:b/>
          <w:bCs/>
          <w:i/>
          <w:iCs/>
          <w:highlight w:val="yellow"/>
        </w:rPr>
        <w:t xml:space="preserve">design </w:t>
      </w:r>
      <w:r w:rsidR="00F879F1" w:rsidRPr="00F879F1">
        <w:rPr>
          <w:b/>
          <w:bCs/>
          <w:i/>
          <w:iCs/>
          <w:highlight w:val="yellow"/>
        </w:rPr>
        <w:t>for informing</w:t>
      </w:r>
      <w:r w:rsidR="008A4526" w:rsidRPr="00F879F1">
        <w:rPr>
          <w:b/>
          <w:bCs/>
          <w:i/>
          <w:iCs/>
          <w:highlight w:val="yellow"/>
        </w:rPr>
        <w:t xml:space="preserve"> </w:t>
      </w:r>
      <w:r w:rsidR="009B5157" w:rsidRPr="00F879F1">
        <w:rPr>
          <w:b/>
          <w:bCs/>
          <w:i/>
          <w:iCs/>
          <w:highlight w:val="yellow"/>
        </w:rPr>
        <w:t xml:space="preserve">clinical </w:t>
      </w:r>
      <w:r w:rsidR="008A4526" w:rsidRPr="00F879F1">
        <w:rPr>
          <w:b/>
          <w:bCs/>
          <w:i/>
          <w:iCs/>
          <w:highlight w:val="yellow"/>
        </w:rPr>
        <w:t>practice</w:t>
      </w:r>
      <w:r w:rsidR="003B4887" w:rsidRPr="00F879F1">
        <w:rPr>
          <w:b/>
          <w:bCs/>
          <w:i/>
          <w:iCs/>
          <w:highlight w:val="yellow"/>
        </w:rPr>
        <w:t xml:space="preserve">, </w:t>
      </w:r>
      <w:r w:rsidR="00B04C00" w:rsidRPr="00F879F1">
        <w:rPr>
          <w:b/>
          <w:bCs/>
          <w:i/>
          <w:iCs/>
          <w:highlight w:val="yellow"/>
        </w:rPr>
        <w:t>clinical relevance</w:t>
      </w:r>
      <w:r w:rsidR="00073E23" w:rsidRPr="00F879F1">
        <w:rPr>
          <w:b/>
          <w:bCs/>
          <w:i/>
          <w:iCs/>
          <w:highlight w:val="yellow"/>
        </w:rPr>
        <w:t xml:space="preserve"> also</w:t>
      </w:r>
      <w:r w:rsidR="009B5157" w:rsidRPr="00F879F1">
        <w:rPr>
          <w:b/>
          <w:bCs/>
          <w:i/>
          <w:iCs/>
          <w:highlight w:val="yellow"/>
        </w:rPr>
        <w:t xml:space="preserve"> </w:t>
      </w:r>
      <w:r w:rsidR="004F7C81" w:rsidRPr="00F879F1">
        <w:rPr>
          <w:b/>
          <w:bCs/>
          <w:i/>
          <w:iCs/>
          <w:highlight w:val="yellow"/>
        </w:rPr>
        <w:t xml:space="preserve">has </w:t>
      </w:r>
      <w:r w:rsidR="00607E2A" w:rsidRPr="00F879F1">
        <w:rPr>
          <w:b/>
          <w:bCs/>
          <w:i/>
          <w:iCs/>
          <w:highlight w:val="yellow"/>
        </w:rPr>
        <w:t>a</w:t>
      </w:r>
      <w:r w:rsidR="00073E23" w:rsidRPr="00F879F1">
        <w:rPr>
          <w:b/>
          <w:bCs/>
          <w:i/>
          <w:iCs/>
          <w:highlight w:val="yellow"/>
        </w:rPr>
        <w:t xml:space="preserve"> meaningful </w:t>
      </w:r>
      <w:r w:rsidR="00607E2A" w:rsidRPr="00F879F1">
        <w:rPr>
          <w:b/>
          <w:bCs/>
          <w:i/>
          <w:iCs/>
          <w:highlight w:val="yellow"/>
        </w:rPr>
        <w:t xml:space="preserve">place </w:t>
      </w:r>
      <w:r w:rsidR="00B04C00" w:rsidRPr="00F879F1">
        <w:rPr>
          <w:b/>
          <w:bCs/>
          <w:i/>
          <w:iCs/>
          <w:highlight w:val="yellow"/>
        </w:rPr>
        <w:t>in other study designs</w:t>
      </w:r>
      <w:r w:rsidR="00781A72" w:rsidRPr="00F879F1">
        <w:rPr>
          <w:b/>
          <w:bCs/>
          <w:i/>
          <w:iCs/>
          <w:highlight w:val="yellow"/>
        </w:rPr>
        <w:t xml:space="preserve">. </w:t>
      </w:r>
      <w:r w:rsidR="00335463" w:rsidRPr="00F879F1">
        <w:rPr>
          <w:b/>
          <w:bCs/>
          <w:i/>
          <w:iCs/>
          <w:highlight w:val="yellow"/>
        </w:rPr>
        <w:fldChar w:fldCharType="begin"/>
      </w:r>
      <w:r w:rsidR="00B667A4">
        <w:rPr>
          <w:b/>
          <w:bCs/>
          <w:i/>
          <w:iCs/>
          <w:highlight w:val="yellow"/>
        </w:rPr>
        <w:instrText xml:space="preserve"> ADDIN ZOTERO_ITEM CSL_CITATION {"citationID":"8xZ0bLsN","properties":{"formattedCitation":"\\super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F879F1">
        <w:rPr>
          <w:b/>
          <w:bCs/>
          <w:i/>
          <w:iCs/>
          <w:highlight w:val="yellow"/>
        </w:rPr>
        <w:fldChar w:fldCharType="separate"/>
      </w:r>
      <w:r w:rsidR="00B667A4" w:rsidRPr="00B667A4">
        <w:rPr>
          <w:rFonts w:cs="Arial"/>
          <w:kern w:val="0"/>
          <w:vertAlign w:val="superscript"/>
        </w:rPr>
        <w:t>22</w:t>
      </w:r>
      <w:r w:rsidR="00335463" w:rsidRPr="00F879F1">
        <w:rPr>
          <w:b/>
          <w:bCs/>
          <w:i/>
          <w:iCs/>
          <w:highlight w:val="yellow"/>
        </w:rPr>
        <w:fldChar w:fldCharType="end"/>
      </w:r>
      <w:r w:rsidR="0075466E">
        <w:br/>
      </w:r>
      <w:r w:rsidR="002F2A7B" w:rsidRPr="002F2A7B">
        <w:rPr>
          <w:rStyle w:val="Titre21Char"/>
        </w:rPr>
        <w:t>Conclusion</w:t>
      </w:r>
    </w:p>
    <w:p w14:paraId="00073448" w14:textId="4E3163D0" w:rsidR="00546538" w:rsidRPr="00AA067F" w:rsidRDefault="0075466E" w:rsidP="00BB4931">
      <w:pPr>
        <w:spacing w:before="0" w:after="160" w:line="480" w:lineRule="auto"/>
        <w:rPr>
          <w:rFonts w:cs="Calibri"/>
          <w:color w:val="000000" w:themeColor="text1"/>
        </w:rPr>
      </w:pPr>
      <w:r w:rsidRPr="007F7F6E">
        <w:rPr>
          <w:b/>
          <w:bCs/>
          <w:i/>
          <w:iCs/>
          <w:highlight w:val="yellow"/>
        </w:rPr>
        <w:t xml:space="preserve">In </w:t>
      </w:r>
      <w:r w:rsidR="006B74DC" w:rsidRPr="007F7F6E">
        <w:rPr>
          <w:b/>
          <w:bCs/>
          <w:i/>
          <w:iCs/>
          <w:highlight w:val="yellow"/>
        </w:rPr>
        <w:t>c</w:t>
      </w:r>
      <w:r w:rsidR="227BA698" w:rsidRPr="007F7F6E">
        <w:rPr>
          <w:b/>
          <w:bCs/>
          <w:i/>
          <w:iCs/>
          <w:highlight w:val="yellow"/>
        </w:rPr>
        <w:t>onclusion</w:t>
      </w:r>
      <w:r w:rsidR="006B74DC" w:rsidRPr="007F7F6E">
        <w:rPr>
          <w:rFonts w:cs="Calibri"/>
          <w:b/>
          <w:bCs/>
          <w:i/>
          <w:iCs/>
          <w:color w:val="000000" w:themeColor="text1"/>
          <w:highlight w:val="yellow"/>
        </w:rPr>
        <w:t xml:space="preserve">, </w:t>
      </w:r>
      <w:r w:rsidR="00D81483">
        <w:rPr>
          <w:rFonts w:cs="Calibri"/>
          <w:b/>
          <w:bCs/>
          <w:i/>
          <w:iCs/>
          <w:color w:val="000000" w:themeColor="text1"/>
          <w:highlight w:val="yellow"/>
        </w:rPr>
        <w:t xml:space="preserve">most </w:t>
      </w:r>
      <w:r w:rsidR="00546538" w:rsidRPr="007F7F6E">
        <w:rPr>
          <w:rFonts w:cs="Calibri"/>
          <w:b/>
          <w:bCs/>
          <w:i/>
          <w:iCs/>
          <w:color w:val="000000" w:themeColor="text1"/>
          <w:highlight w:val="yellow"/>
        </w:rPr>
        <w:t xml:space="preserve">surgical RCTs </w:t>
      </w:r>
      <w:r w:rsidR="00F879F1">
        <w:rPr>
          <w:rFonts w:cs="Calibri"/>
          <w:b/>
          <w:bCs/>
          <w:i/>
          <w:iCs/>
          <w:color w:val="000000" w:themeColor="text1"/>
          <w:highlight w:val="yellow"/>
        </w:rPr>
        <w:t xml:space="preserve">may </w:t>
      </w:r>
      <w:r w:rsidR="004032B3">
        <w:rPr>
          <w:rFonts w:cs="Calibri"/>
          <w:b/>
          <w:bCs/>
          <w:i/>
          <w:iCs/>
          <w:color w:val="000000" w:themeColor="text1"/>
          <w:highlight w:val="yellow"/>
        </w:rPr>
        <w:t>have</w:t>
      </w:r>
      <w:r w:rsidR="00F879F1">
        <w:rPr>
          <w:rFonts w:cs="Calibri"/>
          <w:b/>
          <w:bCs/>
          <w:i/>
          <w:iCs/>
          <w:color w:val="000000" w:themeColor="text1"/>
          <w:highlight w:val="yellow"/>
        </w:rPr>
        <w:t xml:space="preserve"> limited </w:t>
      </w:r>
      <w:r w:rsidR="004032B3">
        <w:rPr>
          <w:rFonts w:cs="Calibri"/>
          <w:b/>
          <w:bCs/>
          <w:i/>
          <w:iCs/>
          <w:color w:val="000000" w:themeColor="text1"/>
          <w:highlight w:val="yellow"/>
        </w:rPr>
        <w:t xml:space="preserve">capacity to </w:t>
      </w:r>
      <w:r w:rsidR="00546538" w:rsidRPr="007F7F6E">
        <w:rPr>
          <w:rFonts w:cs="Calibri"/>
          <w:b/>
          <w:bCs/>
          <w:i/>
          <w:iCs/>
          <w:color w:val="000000" w:themeColor="text1"/>
          <w:highlight w:val="yellow"/>
        </w:rPr>
        <w:t>inform patient-relevant decision-making</w:t>
      </w:r>
      <w:r w:rsidR="004032B3">
        <w:rPr>
          <w:rFonts w:cs="Calibri"/>
          <w:b/>
          <w:bCs/>
          <w:i/>
          <w:iCs/>
          <w:color w:val="000000" w:themeColor="text1"/>
          <w:highlight w:val="yellow"/>
        </w:rPr>
        <w:t xml:space="preserve">. </w:t>
      </w:r>
      <w:r w:rsidR="00D81483">
        <w:rPr>
          <w:rFonts w:cs="Calibri"/>
          <w:b/>
          <w:bCs/>
          <w:i/>
          <w:iCs/>
          <w:color w:val="000000" w:themeColor="text1"/>
          <w:highlight w:val="yellow"/>
        </w:rPr>
        <w:t>U</w:t>
      </w:r>
      <w:r w:rsidR="004032B3">
        <w:rPr>
          <w:rFonts w:cs="Calibri"/>
          <w:b/>
          <w:bCs/>
          <w:i/>
          <w:iCs/>
          <w:color w:val="000000" w:themeColor="text1"/>
          <w:highlight w:val="yellow"/>
        </w:rPr>
        <w:t xml:space="preserve">sing a novel, structured tool, we identified recurrent design </w:t>
      </w:r>
      <w:r w:rsidR="004032B3" w:rsidRPr="00546FC2">
        <w:rPr>
          <w:rFonts w:cs="Calibri"/>
          <w:b/>
          <w:bCs/>
          <w:i/>
          <w:iCs/>
          <w:color w:val="000000" w:themeColor="text1"/>
          <w:highlight w:val="yellow"/>
        </w:rPr>
        <w:t xml:space="preserve">limitations, </w:t>
      </w:r>
      <w:r w:rsidR="00D81483" w:rsidRPr="00546FC2">
        <w:rPr>
          <w:rFonts w:cs="Calibri"/>
          <w:b/>
          <w:bCs/>
          <w:i/>
          <w:iCs/>
          <w:color w:val="000000" w:themeColor="text1"/>
          <w:highlight w:val="yellow"/>
        </w:rPr>
        <w:t>including</w:t>
      </w:r>
      <w:r w:rsidR="004032B3" w:rsidRPr="00546FC2">
        <w:rPr>
          <w:rFonts w:cs="Calibri"/>
          <w:b/>
          <w:bCs/>
          <w:i/>
          <w:iCs/>
          <w:color w:val="000000" w:themeColor="text1"/>
          <w:highlight w:val="yellow"/>
        </w:rPr>
        <w:t xml:space="preserve"> the prioritization of superiority hypotheses where non-inferiority or equivalence would be clinically appropriate</w:t>
      </w:r>
      <w:r w:rsidR="00D81483" w:rsidRPr="00546FC2">
        <w:rPr>
          <w:rFonts w:cs="Calibri"/>
          <w:b/>
          <w:bCs/>
          <w:i/>
          <w:iCs/>
          <w:color w:val="000000" w:themeColor="text1"/>
          <w:highlight w:val="yellow"/>
        </w:rPr>
        <w:t>, and insufficient use of MID for trial design and interpretation. T</w:t>
      </w:r>
      <w:r w:rsidR="004032B3" w:rsidRPr="00546FC2">
        <w:rPr>
          <w:rFonts w:cs="Calibri"/>
          <w:b/>
          <w:bCs/>
          <w:i/>
          <w:iCs/>
          <w:color w:val="000000" w:themeColor="text1"/>
          <w:highlight w:val="yellow"/>
        </w:rPr>
        <w:t>hese findings highlight a misalignment between trial design and real-world decision-making</w:t>
      </w:r>
      <w:r w:rsidR="00D81483" w:rsidRPr="00546FC2">
        <w:rPr>
          <w:rFonts w:cs="Calibri"/>
          <w:b/>
          <w:bCs/>
          <w:i/>
          <w:iCs/>
          <w:color w:val="000000" w:themeColor="text1"/>
          <w:highlight w:val="yellow"/>
        </w:rPr>
        <w:t xml:space="preserve">. </w:t>
      </w:r>
      <w:r w:rsidR="004032B3" w:rsidRPr="00546FC2">
        <w:rPr>
          <w:rFonts w:cs="Calibri"/>
          <w:b/>
          <w:bCs/>
          <w:i/>
          <w:iCs/>
          <w:color w:val="000000" w:themeColor="text1"/>
          <w:highlight w:val="yellow"/>
        </w:rPr>
        <w:t xml:space="preserve">External validation of this tool </w:t>
      </w:r>
      <w:r w:rsidR="00D81483" w:rsidRPr="00546FC2">
        <w:rPr>
          <w:rFonts w:cs="Calibri"/>
          <w:b/>
          <w:bCs/>
          <w:i/>
          <w:iCs/>
          <w:color w:val="000000" w:themeColor="text1"/>
          <w:highlight w:val="yellow"/>
        </w:rPr>
        <w:t>is</w:t>
      </w:r>
      <w:r w:rsidR="004032B3" w:rsidRPr="00546FC2">
        <w:rPr>
          <w:rFonts w:cs="Calibri"/>
          <w:b/>
          <w:bCs/>
          <w:i/>
          <w:iCs/>
          <w:color w:val="000000" w:themeColor="text1"/>
          <w:highlight w:val="yellow"/>
        </w:rPr>
        <w:t xml:space="preserve"> warranted to refine its use and </w:t>
      </w:r>
      <w:r w:rsidR="00546FC2" w:rsidRPr="00546FC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5FA666C" w14:textId="77777777" w:rsidR="00B667A4" w:rsidRPr="00B667A4" w:rsidRDefault="00712F20" w:rsidP="00B667A4">
      <w:pPr>
        <w:pStyle w:val="Literaturverzeichnis"/>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B667A4" w:rsidRPr="00B667A4">
        <w:rPr>
          <w:rFonts w:hAnsiTheme="minorHAnsi" w:cs="Arial"/>
          <w:color w:val="000000"/>
        </w:rPr>
        <w:t xml:space="preserve">1. </w:t>
      </w:r>
      <w:r w:rsidR="00B667A4" w:rsidRPr="00B667A4">
        <w:rPr>
          <w:rFonts w:hAnsiTheme="minorHAnsi" w:cs="Arial"/>
          <w:color w:val="000000"/>
        </w:rPr>
        <w:tab/>
        <w:t xml:space="preserve">Abbassi F, Pfister M, Domenghino A, et al. Surgical Outcome Reporting. Moving From a Comic to a Tragic Opera? </w:t>
      </w:r>
      <w:r w:rsidR="00B667A4" w:rsidRPr="00B667A4">
        <w:rPr>
          <w:rFonts w:hAnsiTheme="minorHAnsi" w:cs="Arial"/>
          <w:i/>
          <w:iCs/>
          <w:color w:val="000000"/>
        </w:rPr>
        <w:t>Ann Surg</w:t>
      </w:r>
      <w:r w:rsidR="00B667A4" w:rsidRPr="00B667A4">
        <w:rPr>
          <w:rFonts w:hAnsiTheme="minorHAnsi" w:cs="Arial"/>
          <w:color w:val="000000"/>
        </w:rPr>
        <w:t>. 2024;280:248–252.</w:t>
      </w:r>
    </w:p>
    <w:p w14:paraId="22382C5B"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 </w:t>
      </w:r>
      <w:r w:rsidRPr="00B667A4">
        <w:rPr>
          <w:rFonts w:hAnsiTheme="minorHAnsi" w:cs="Arial"/>
          <w:color w:val="000000"/>
        </w:rPr>
        <w:tab/>
        <w:t xml:space="preserve">Jaeschke R, Singer J, Guyatt GH. Measurement of health status. Ascertaining the minimal clinically important difference. </w:t>
      </w:r>
      <w:r w:rsidRPr="00B667A4">
        <w:rPr>
          <w:rFonts w:hAnsiTheme="minorHAnsi" w:cs="Arial"/>
          <w:i/>
          <w:iCs/>
          <w:color w:val="000000"/>
        </w:rPr>
        <w:t>Control Clin Trials</w:t>
      </w:r>
      <w:r w:rsidRPr="00B667A4">
        <w:rPr>
          <w:rFonts w:hAnsiTheme="minorHAnsi" w:cs="Arial"/>
          <w:color w:val="000000"/>
        </w:rPr>
        <w:t>. 1989;10:407–415.</w:t>
      </w:r>
    </w:p>
    <w:p w14:paraId="600A60EB"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3. </w:t>
      </w:r>
      <w:r w:rsidRPr="00B667A4">
        <w:rPr>
          <w:rFonts w:hAnsiTheme="minorHAnsi" w:cs="Arial"/>
          <w:color w:val="000000"/>
        </w:rPr>
        <w:tab/>
        <w:t xml:space="preserve">Slankamenac K, Graf R, Barkun J, et al. The Comprehensive Complication Index: A Novel Continuous Scale to Measure Surgical Morbidity. </w:t>
      </w:r>
      <w:r w:rsidRPr="00B667A4">
        <w:rPr>
          <w:rFonts w:hAnsiTheme="minorHAnsi" w:cs="Arial"/>
          <w:i/>
          <w:iCs/>
          <w:color w:val="000000"/>
        </w:rPr>
        <w:t>Annals of Surgery</w:t>
      </w:r>
      <w:r w:rsidRPr="00B667A4">
        <w:rPr>
          <w:rFonts w:hAnsiTheme="minorHAnsi" w:cs="Arial"/>
          <w:color w:val="000000"/>
        </w:rPr>
        <w:t>. 2013;258:1.</w:t>
      </w:r>
    </w:p>
    <w:p w14:paraId="09350A9D"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4. </w:t>
      </w:r>
      <w:r w:rsidRPr="00B667A4">
        <w:rPr>
          <w:rFonts w:hAnsiTheme="minorHAnsi" w:cs="Arial"/>
          <w:color w:val="000000"/>
        </w:rPr>
        <w:tab/>
        <w:t xml:space="preserve">Kohl C, McIntosh EJ, Unger S, et al. Online tools supporting the conduct and reporting of systematic reviews and systematic maps: a case study on CADIMA. </w:t>
      </w:r>
      <w:r w:rsidRPr="00B667A4">
        <w:rPr>
          <w:rFonts w:hAnsiTheme="minorHAnsi" w:cs="Arial"/>
          <w:i/>
          <w:iCs/>
          <w:color w:val="000000"/>
        </w:rPr>
        <w:t>Environmental Evidence</w:t>
      </w:r>
      <w:r w:rsidRPr="00B667A4">
        <w:rPr>
          <w:rFonts w:hAnsiTheme="minorHAnsi" w:cs="Arial"/>
          <w:color w:val="000000"/>
        </w:rPr>
        <w:t>. 2018;7:8.</w:t>
      </w:r>
    </w:p>
    <w:p w14:paraId="52E4EA72"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5. </w:t>
      </w:r>
      <w:r w:rsidRPr="00B667A4">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33030735"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6. </w:t>
      </w:r>
      <w:r w:rsidRPr="00B667A4">
        <w:rPr>
          <w:rFonts w:hAnsiTheme="minorHAnsi" w:cs="Arial"/>
          <w:color w:val="000000"/>
        </w:rPr>
        <w:tab/>
        <w:t>Ouzzani M, Hammady H, Fedorowicz Z, et al. Rayyan: A web and mobile app for systematic reviews. 2016;5:210.</w:t>
      </w:r>
    </w:p>
    <w:p w14:paraId="16385665"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7. </w:t>
      </w:r>
      <w:r w:rsidRPr="00B667A4">
        <w:rPr>
          <w:rFonts w:hAnsiTheme="minorHAnsi" w:cs="Arial"/>
          <w:color w:val="000000"/>
        </w:rPr>
        <w:tab/>
        <w:t xml:space="preserve">Guyatt GH, Osoba D, Wu AW, et al. Methods to Explain the Clinical Significance of Health Status Measures. </w:t>
      </w:r>
      <w:r w:rsidRPr="00B667A4">
        <w:rPr>
          <w:rFonts w:hAnsiTheme="minorHAnsi" w:cs="Arial"/>
          <w:i/>
          <w:iCs/>
          <w:color w:val="000000"/>
        </w:rPr>
        <w:t>Mayo Clinic Proceedings</w:t>
      </w:r>
      <w:r w:rsidRPr="00B667A4">
        <w:rPr>
          <w:rFonts w:hAnsiTheme="minorHAnsi" w:cs="Arial"/>
          <w:color w:val="000000"/>
        </w:rPr>
        <w:t>. 2002;77:371–383.</w:t>
      </w:r>
    </w:p>
    <w:p w14:paraId="0A5727E0"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8. </w:t>
      </w:r>
      <w:r w:rsidRPr="00B667A4">
        <w:rPr>
          <w:rFonts w:hAnsiTheme="minorHAnsi" w:cs="Arial"/>
          <w:color w:val="000000"/>
        </w:rPr>
        <w:tab/>
        <w:t xml:space="preserve">Lydick E, Epstein RS. Interpretation of quality of life changes. </w:t>
      </w:r>
      <w:r w:rsidRPr="00B667A4">
        <w:rPr>
          <w:rFonts w:hAnsiTheme="minorHAnsi" w:cs="Arial"/>
          <w:i/>
          <w:iCs/>
          <w:color w:val="000000"/>
        </w:rPr>
        <w:t>Qual Life Res</w:t>
      </w:r>
      <w:r w:rsidRPr="00B667A4">
        <w:rPr>
          <w:rFonts w:hAnsiTheme="minorHAnsi" w:cs="Arial"/>
          <w:color w:val="000000"/>
        </w:rPr>
        <w:t>. 1993;2:221–226.</w:t>
      </w:r>
    </w:p>
    <w:p w14:paraId="4CA18548"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9. </w:t>
      </w:r>
      <w:r w:rsidRPr="00B667A4">
        <w:rPr>
          <w:rFonts w:hAnsiTheme="minorHAnsi" w:cs="Arial"/>
          <w:color w:val="000000"/>
        </w:rPr>
        <w:tab/>
        <w:t xml:space="preserve">Black N, Murphy M, Lamping D, et al. Consensus Development Methods: A Review of Best Practice in Creating Clinical Guidelines. </w:t>
      </w:r>
      <w:r w:rsidRPr="00B667A4">
        <w:rPr>
          <w:rFonts w:hAnsiTheme="minorHAnsi" w:cs="Arial"/>
          <w:i/>
          <w:iCs/>
          <w:color w:val="000000"/>
        </w:rPr>
        <w:t>J Health Serv Res Policy</w:t>
      </w:r>
      <w:r w:rsidRPr="00B667A4">
        <w:rPr>
          <w:rFonts w:hAnsiTheme="minorHAnsi" w:cs="Arial"/>
          <w:color w:val="000000"/>
        </w:rPr>
        <w:t>. 1999;4:236–248.</w:t>
      </w:r>
    </w:p>
    <w:p w14:paraId="6B82EAE1"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10. </w:t>
      </w:r>
      <w:r w:rsidRPr="00B667A4">
        <w:rPr>
          <w:rFonts w:hAnsiTheme="minorHAnsi" w:cs="Arial"/>
          <w:color w:val="000000"/>
        </w:rPr>
        <w:tab/>
        <w:t xml:space="preserve">Levene T, Livingston G, Banerjee S, et al. Minimum clinically important difference of the Social Functioning in Dementia Scale (SF-DEM): cross-sectional study and Delphi survey. </w:t>
      </w:r>
      <w:r w:rsidRPr="00B667A4">
        <w:rPr>
          <w:rFonts w:hAnsiTheme="minorHAnsi" w:cs="Arial"/>
          <w:i/>
          <w:iCs/>
          <w:color w:val="000000"/>
        </w:rPr>
        <w:t>BMJ Open</w:t>
      </w:r>
      <w:r w:rsidRPr="00B667A4">
        <w:rPr>
          <w:rFonts w:hAnsiTheme="minorHAnsi" w:cs="Arial"/>
          <w:color w:val="000000"/>
        </w:rPr>
        <w:t>. 2022;12:e058252.</w:t>
      </w:r>
    </w:p>
    <w:p w14:paraId="18799DC5"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11. </w:t>
      </w:r>
      <w:r w:rsidRPr="00B667A4">
        <w:rPr>
          <w:rFonts w:hAnsiTheme="minorHAnsi" w:cs="Arial"/>
          <w:color w:val="000000"/>
        </w:rPr>
        <w:tab/>
        <w:t xml:space="preserve">McKenna HP. The Delphi technique: a worthwhile research approach for nursing? </w:t>
      </w:r>
      <w:r w:rsidRPr="00B667A4">
        <w:rPr>
          <w:rFonts w:hAnsiTheme="minorHAnsi" w:cs="Arial"/>
          <w:i/>
          <w:iCs/>
          <w:color w:val="000000"/>
        </w:rPr>
        <w:t>J Adv Nurs</w:t>
      </w:r>
      <w:r w:rsidRPr="00B667A4">
        <w:rPr>
          <w:rFonts w:hAnsiTheme="minorHAnsi" w:cs="Arial"/>
          <w:color w:val="000000"/>
        </w:rPr>
        <w:t>. 1994;19:1221–1225.</w:t>
      </w:r>
    </w:p>
    <w:p w14:paraId="0CA654ED"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12. </w:t>
      </w:r>
      <w:r w:rsidRPr="00B667A4">
        <w:rPr>
          <w:rFonts w:hAnsiTheme="minorHAnsi" w:cs="Arial"/>
          <w:color w:val="000000"/>
        </w:rPr>
        <w:tab/>
        <w:t>Jaeschke A, Haller B, Egger M. presize: Sample size and precision for clinical trials (R package) Available from: https://ctu-bern.r-universe.dev/presize. 2025.</w:t>
      </w:r>
    </w:p>
    <w:p w14:paraId="6414D113"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13. </w:t>
      </w:r>
      <w:r w:rsidRPr="00B667A4">
        <w:rPr>
          <w:rFonts w:hAnsiTheme="minorHAnsi" w:cs="Arial"/>
          <w:color w:val="000000"/>
        </w:rPr>
        <w:tab/>
        <w:t>RStudio Team. RStudio. 2026 Available from: https://www.rstudio.com/. 2026.</w:t>
      </w:r>
    </w:p>
    <w:p w14:paraId="0DA5C2F6"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14. </w:t>
      </w:r>
      <w:r w:rsidRPr="00B667A4">
        <w:rPr>
          <w:rFonts w:hAnsiTheme="minorHAnsi" w:cs="Arial"/>
          <w:color w:val="000000"/>
        </w:rPr>
        <w:tab/>
        <w:t xml:space="preserve">Hopewell S, Chan A-W, Collins GS, et al. CONSORT 2025 statement: updated guideline for reporting randomised trials. </w:t>
      </w:r>
      <w:r w:rsidRPr="00B667A4">
        <w:rPr>
          <w:rFonts w:hAnsiTheme="minorHAnsi" w:cs="Arial"/>
          <w:i/>
          <w:iCs/>
          <w:color w:val="000000"/>
        </w:rPr>
        <w:t>BMJ</w:t>
      </w:r>
      <w:r w:rsidRPr="00B667A4">
        <w:rPr>
          <w:rFonts w:hAnsiTheme="minorHAnsi" w:cs="Arial"/>
          <w:color w:val="000000"/>
        </w:rPr>
        <w:t>. 2025;389:e081123.</w:t>
      </w:r>
    </w:p>
    <w:p w14:paraId="2B3510EA"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15. </w:t>
      </w:r>
      <w:r w:rsidRPr="00B667A4">
        <w:rPr>
          <w:rFonts w:hAnsiTheme="minorHAnsi" w:cs="Arial"/>
          <w:color w:val="000000"/>
        </w:rPr>
        <w:tab/>
        <w:t xml:space="preserve">Jac S, J S, Mj P, et al. RoB 2: a revised tool for assessing risk of bias in randomised trials. </w:t>
      </w:r>
      <w:r w:rsidRPr="00B667A4">
        <w:rPr>
          <w:rFonts w:hAnsiTheme="minorHAnsi" w:cs="Arial"/>
          <w:i/>
          <w:iCs/>
          <w:color w:val="000000"/>
        </w:rPr>
        <w:t>BMJ (Clinical research ed)</w:t>
      </w:r>
      <w:r w:rsidRPr="00B667A4">
        <w:rPr>
          <w:rFonts w:hAnsiTheme="minorHAnsi" w:cs="Arial"/>
          <w:color w:val="000000"/>
        </w:rPr>
        <w:t>.;366 . Epub ahead of print August 28, 2019. DOI: 10.1136/bmj.l4898.</w:t>
      </w:r>
    </w:p>
    <w:p w14:paraId="2DD6A7AB"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lastRenderedPageBreak/>
        <w:t xml:space="preserve">16. </w:t>
      </w:r>
      <w:r w:rsidRPr="00B667A4">
        <w:rPr>
          <w:rFonts w:hAnsiTheme="minorHAnsi" w:cs="Arial"/>
          <w:color w:val="000000"/>
        </w:rPr>
        <w:tab/>
        <w:t>GRADE Book Available from: https://book.gradepro.org/. Accessed April 5, 2026.</w:t>
      </w:r>
    </w:p>
    <w:p w14:paraId="1EEB099D"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17. </w:t>
      </w:r>
      <w:r w:rsidRPr="00B667A4">
        <w:rPr>
          <w:rFonts w:hAnsiTheme="minorHAnsi" w:cs="Arial"/>
          <w:color w:val="000000"/>
        </w:rPr>
        <w:tab/>
        <w:t xml:space="preserve">Ahmed Ali U, van der Sluis PC, Issa Y, et al. Trends in Worldwide Volume and Methodological Quality of Surgical Randomized Controlled Trials. </w:t>
      </w:r>
      <w:r w:rsidRPr="00B667A4">
        <w:rPr>
          <w:rFonts w:hAnsiTheme="minorHAnsi" w:cs="Arial"/>
          <w:i/>
          <w:iCs/>
          <w:color w:val="000000"/>
        </w:rPr>
        <w:t>Annals of Surgery</w:t>
      </w:r>
      <w:r w:rsidRPr="00B667A4">
        <w:rPr>
          <w:rFonts w:hAnsiTheme="minorHAnsi" w:cs="Arial"/>
          <w:color w:val="000000"/>
        </w:rPr>
        <w:t>. 2013;258:199.</w:t>
      </w:r>
    </w:p>
    <w:p w14:paraId="39DC923E"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18. </w:t>
      </w:r>
      <w:r w:rsidRPr="00B667A4">
        <w:rPr>
          <w:rFonts w:hAnsiTheme="minorHAnsi" w:cs="Arial"/>
          <w:color w:val="000000"/>
        </w:rPr>
        <w:tab/>
        <w:t xml:space="preserve">Pronk AJM, Roelofs A, Flum DR, et al. Two decades of surgical randomized controlled trials: worldwide trends in volume and methodological quality. </w:t>
      </w:r>
      <w:r w:rsidRPr="00B667A4">
        <w:rPr>
          <w:rFonts w:hAnsiTheme="minorHAnsi" w:cs="Arial"/>
          <w:i/>
          <w:iCs/>
          <w:color w:val="000000"/>
        </w:rPr>
        <w:t>Br J Surg</w:t>
      </w:r>
      <w:r w:rsidRPr="00B667A4">
        <w:rPr>
          <w:rFonts w:hAnsiTheme="minorHAnsi" w:cs="Arial"/>
          <w:color w:val="000000"/>
        </w:rPr>
        <w:t>. 2023;110:1300–1308.</w:t>
      </w:r>
    </w:p>
    <w:p w14:paraId="5DE335EE"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19. </w:t>
      </w:r>
      <w:r w:rsidRPr="00B667A4">
        <w:rPr>
          <w:rFonts w:hAnsiTheme="minorHAnsi" w:cs="Arial"/>
          <w:color w:val="000000"/>
        </w:rPr>
        <w:tab/>
        <w:t xml:space="preserve">Yin Y, Shi F, Zhang Y, et al. Evaluation of reporting quality of randomized controlled trials in patients with COVID-19 using the CONSORT statement. </w:t>
      </w:r>
      <w:r w:rsidRPr="00B667A4">
        <w:rPr>
          <w:rFonts w:hAnsiTheme="minorHAnsi" w:cs="Arial"/>
          <w:i/>
          <w:iCs/>
          <w:color w:val="000000"/>
        </w:rPr>
        <w:t>PLOS ONE</w:t>
      </w:r>
      <w:r w:rsidRPr="00B667A4">
        <w:rPr>
          <w:rFonts w:hAnsiTheme="minorHAnsi" w:cs="Arial"/>
          <w:color w:val="000000"/>
        </w:rPr>
        <w:t>. 2021;16:e0257093.</w:t>
      </w:r>
    </w:p>
    <w:p w14:paraId="7098CA64"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20. </w:t>
      </w:r>
      <w:r w:rsidRPr="00B667A4">
        <w:rPr>
          <w:rFonts w:hAnsiTheme="minorHAnsi" w:cs="Arial"/>
          <w:color w:val="000000"/>
        </w:rPr>
        <w:tab/>
        <w:t xml:space="preserve">Hajibandeh S, Hajibandeh S, Antoniou GA, et al. Reporting and Methodological Quality of Randomised Controlled Trials in Vascular and Endovascular Surgery. </w:t>
      </w:r>
      <w:r w:rsidRPr="00B667A4">
        <w:rPr>
          <w:rFonts w:hAnsiTheme="minorHAnsi" w:cs="Arial"/>
          <w:i/>
          <w:iCs/>
          <w:color w:val="000000"/>
        </w:rPr>
        <w:t>European Journal of Vascular and Endovascular Surgery</w:t>
      </w:r>
      <w:r w:rsidRPr="00B667A4">
        <w:rPr>
          <w:rFonts w:hAnsiTheme="minorHAnsi" w:cs="Arial"/>
          <w:color w:val="000000"/>
        </w:rPr>
        <w:t>. 2015;50:664–670.</w:t>
      </w:r>
    </w:p>
    <w:p w14:paraId="309963DA"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21. </w:t>
      </w:r>
      <w:r w:rsidRPr="00B667A4">
        <w:rPr>
          <w:rFonts w:hAnsiTheme="minorHAnsi" w:cs="Arial"/>
          <w:color w:val="000000"/>
        </w:rPr>
        <w:tab/>
        <w:t xml:space="preserve">Antoniou SA, Andreou A, Antoniou GA, et al. Volume and methodological quality of randomized controlled trials in laparoscopic surgery: assessment over a 10-year period. </w:t>
      </w:r>
      <w:r w:rsidRPr="00B667A4">
        <w:rPr>
          <w:rFonts w:hAnsiTheme="minorHAnsi" w:cs="Arial"/>
          <w:i/>
          <w:iCs/>
          <w:color w:val="000000"/>
        </w:rPr>
        <w:t>The American Journal of Surgery</w:t>
      </w:r>
      <w:r w:rsidRPr="00B667A4">
        <w:rPr>
          <w:rFonts w:hAnsiTheme="minorHAnsi" w:cs="Arial"/>
          <w:color w:val="000000"/>
        </w:rPr>
        <w:t>. 2015;210:922–929.</w:t>
      </w:r>
    </w:p>
    <w:p w14:paraId="07986FE6"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22. </w:t>
      </w:r>
      <w:r w:rsidRPr="00B667A4">
        <w:rPr>
          <w:rFonts w:hAnsiTheme="minorHAnsi" w:cs="Arial"/>
          <w:color w:val="000000"/>
        </w:rPr>
        <w:tab/>
        <w:t xml:space="preserve">Grosman S, Scott IA. Quality of observational studies of clinical interventions: a meta-epidemiological review. </w:t>
      </w:r>
      <w:r w:rsidRPr="00B667A4">
        <w:rPr>
          <w:rFonts w:hAnsiTheme="minorHAnsi" w:cs="Arial"/>
          <w:i/>
          <w:iCs/>
          <w:color w:val="000000"/>
        </w:rPr>
        <w:t>BMC Med Res Methodol</w:t>
      </w:r>
      <w:r w:rsidRPr="00B667A4">
        <w:rPr>
          <w:rFonts w:hAnsiTheme="minorHAnsi" w:cs="Arial"/>
          <w:color w:val="000000"/>
        </w:rPr>
        <w:t>. 2022;22:313.</w:t>
      </w:r>
    </w:p>
    <w:p w14:paraId="7E098BE4"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23. </w:t>
      </w:r>
      <w:r w:rsidRPr="00B667A4">
        <w:rPr>
          <w:rFonts w:hAnsiTheme="minorHAnsi" w:cs="Arial"/>
          <w:color w:val="000000"/>
        </w:rPr>
        <w:tab/>
        <w:t xml:space="preserve">Scott IA, Attia J. Cautionary tales in the interpretation of observational studies of effects of clinical interventions. </w:t>
      </w:r>
      <w:r w:rsidRPr="00B667A4">
        <w:rPr>
          <w:rFonts w:hAnsiTheme="minorHAnsi" w:cs="Arial"/>
          <w:i/>
          <w:iCs/>
          <w:color w:val="000000"/>
        </w:rPr>
        <w:t>Internal Medicine Journal</w:t>
      </w:r>
      <w:r w:rsidRPr="00B667A4">
        <w:rPr>
          <w:rFonts w:hAnsiTheme="minorHAnsi" w:cs="Arial"/>
          <w:color w:val="000000"/>
        </w:rPr>
        <w:t>. 2017;47:144–157.</w:t>
      </w:r>
    </w:p>
    <w:p w14:paraId="4F4892A7"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24. </w:t>
      </w:r>
      <w:r w:rsidRPr="00B667A4">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B667A4">
        <w:rPr>
          <w:rFonts w:hAnsiTheme="minorHAnsi" w:cs="Arial"/>
          <w:i/>
          <w:iCs/>
          <w:color w:val="000000"/>
        </w:rPr>
        <w:t>Ann Surg</w:t>
      </w:r>
      <w:r w:rsidRPr="00B667A4">
        <w:rPr>
          <w:rFonts w:hAnsiTheme="minorHAnsi" w:cs="Arial"/>
          <w:color w:val="000000"/>
        </w:rPr>
        <w:t>. 2025;282:670–677.</w:t>
      </w:r>
    </w:p>
    <w:p w14:paraId="2E2EEF01" w14:textId="77777777" w:rsidR="00B667A4" w:rsidRPr="00B667A4" w:rsidRDefault="00B667A4" w:rsidP="00B667A4">
      <w:pPr>
        <w:pStyle w:val="Literaturverzeichnis"/>
        <w:rPr>
          <w:rFonts w:hAnsiTheme="minorHAnsi" w:cs="Arial"/>
          <w:color w:val="000000"/>
        </w:rPr>
      </w:pPr>
      <w:r w:rsidRPr="00B667A4">
        <w:rPr>
          <w:rFonts w:hAnsiTheme="minorHAnsi" w:cs="Arial"/>
          <w:color w:val="000000"/>
        </w:rPr>
        <w:t xml:space="preserve">25. </w:t>
      </w:r>
      <w:r w:rsidRPr="00B667A4">
        <w:rPr>
          <w:rFonts w:hAnsiTheme="minorHAnsi" w:cs="Arial"/>
          <w:color w:val="000000"/>
        </w:rPr>
        <w:tab/>
        <w:t>Sterne JA, Hernán MA, Reeves BC, et al. ROBINS-I: a tool for assessing risk of bias in non-randomised studies of interventions . Epub ahead of print October 12, 2016. DOI: 10.1136/bmj.i4919.</w:t>
      </w:r>
    </w:p>
    <w:p w14:paraId="242DD665" w14:textId="5993C723" w:rsidR="00B5205F" w:rsidRPr="004C0D8F" w:rsidRDefault="00712F20" w:rsidP="00B667A4">
      <w:pPr>
        <w:pStyle w:val="Literaturverzeichnis"/>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Joana Rodrigues Ribeiro" w:date="2026-04-04T09:21:00Z" w:initials="JRR">
    <w:p w14:paraId="2D9DA4C6" w14:textId="77777777" w:rsidR="00D45128" w:rsidRDefault="00D45128" w:rsidP="00D45128">
      <w:r>
        <w:rPr>
          <w:rStyle w:val="Kommentarzeichen"/>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19" w:author="Joana Rodrigues Ribeiro" w:date="2026-04-04T09:22:00Z" w:initials="JRR">
    <w:p w14:paraId="0FB1E3C6" w14:textId="77777777" w:rsidR="00D45128" w:rsidRDefault="00D45128" w:rsidP="00D45128">
      <w:r>
        <w:rPr>
          <w:rStyle w:val="Kommentarzeichen"/>
        </w:rPr>
        <w:annotationRef/>
      </w:r>
      <w:r>
        <w:rPr>
          <w:sz w:val="20"/>
          <w:szCs w:val="20"/>
        </w:rPr>
        <w:t>that's what we did (without parentheses)</w:t>
      </w:r>
    </w:p>
  </w:comment>
  <w:comment w:id="20" w:author="fariba abbassi" w:date="2026-04-09T06:13:00Z" w:initials="fa">
    <w:p w14:paraId="780C5A81" w14:textId="77777777" w:rsidR="00E67D2C" w:rsidRDefault="00E67D2C" w:rsidP="00E67D2C">
      <w:r>
        <w:rPr>
          <w:rStyle w:val="Kommentarzeichen"/>
        </w:rPr>
        <w:annotationRef/>
      </w:r>
      <w:r>
        <w:rPr>
          <w:sz w:val="20"/>
          <w:szCs w:val="20"/>
        </w:rPr>
        <w:t xml:space="preserve">i.e.?? </w:t>
      </w:r>
    </w:p>
  </w:comment>
  <w:comment w:id="21" w:author="fariba abbassi" w:date="2026-04-09T06:17:00Z" w:initials="fa">
    <w:p w14:paraId="6632EA1C" w14:textId="77777777" w:rsidR="00E67D2C" w:rsidRDefault="00E67D2C" w:rsidP="00E67D2C">
      <w:r>
        <w:rPr>
          <w:rStyle w:val="Kommentarzeichen"/>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DA4C6" w15:done="0"/>
  <w15:commentEx w15:paraId="0FB1E3C6" w15:done="0"/>
  <w15:commentEx w15:paraId="780C5A81" w15:done="0"/>
  <w15:commentEx w15:paraId="6632EA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728E17" w16cex:dateUtc="2026-04-04T07:21:00Z"/>
  <w16cex:commentExtensible w16cex:durableId="1EF4BB36" w16cex:dateUtc="2026-04-04T07:22:00Z"/>
  <w16cex:commentExtensible w16cex:durableId="2A708585" w16cex:dateUtc="2026-04-09T04:13:00Z"/>
  <w16cex:commentExtensible w16cex:durableId="60BE74BD" w16cex:dateUtc="2026-04-09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DA4C6" w16cid:durableId="59728E17"/>
  <w16cid:commentId w16cid:paraId="0FB1E3C6" w16cid:durableId="1EF4BB36"/>
  <w16cid:commentId w16cid:paraId="780C5A81" w16cid:durableId="2A708585"/>
  <w16cid:commentId w16cid:paraId="6632EA1C" w16cid:durableId="60BE74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230EE" w14:textId="77777777" w:rsidR="009D2AF4" w:rsidRDefault="009D2AF4" w:rsidP="001C4DED">
      <w:pPr>
        <w:spacing w:before="0" w:after="0" w:line="240" w:lineRule="auto"/>
      </w:pPr>
      <w:r>
        <w:separator/>
      </w:r>
    </w:p>
  </w:endnote>
  <w:endnote w:type="continuationSeparator" w:id="0">
    <w:p w14:paraId="0CB603BB" w14:textId="77777777" w:rsidR="009D2AF4" w:rsidRDefault="009D2AF4"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Content>
      <w:p w14:paraId="3B169099" w14:textId="451D4B5A" w:rsidR="0076522E" w:rsidRDefault="0076522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Content>
      <w:p w14:paraId="691F2590" w14:textId="61398C76" w:rsidR="0076522E" w:rsidRDefault="0076522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E5C64" w14:textId="77777777" w:rsidR="009D2AF4" w:rsidRDefault="009D2AF4" w:rsidP="001C4DED">
      <w:pPr>
        <w:spacing w:before="0" w:after="0" w:line="240" w:lineRule="auto"/>
      </w:pPr>
      <w:r>
        <w:separator/>
      </w:r>
    </w:p>
  </w:footnote>
  <w:footnote w:type="continuationSeparator" w:id="0">
    <w:p w14:paraId="5162ED58" w14:textId="77777777" w:rsidR="009D2AF4" w:rsidRDefault="009D2AF4" w:rsidP="001C4DED">
      <w:pPr>
        <w:spacing w:before="0" w:after="0" w:line="240" w:lineRule="auto"/>
      </w:pPr>
      <w:r>
        <w:continuationSeparator/>
      </w:r>
    </w:p>
  </w:footnote>
  <w:footnote w:id="1">
    <w:p w14:paraId="468A5DCF" w14:textId="36CB34F6" w:rsidR="00C2377A" w:rsidRPr="00C2377A" w:rsidRDefault="00C2377A">
      <w:pPr>
        <w:pStyle w:val="Funotentext"/>
        <w:rPr>
          <w:lang w:val="fr-CH"/>
        </w:rPr>
      </w:pPr>
      <w:r>
        <w:rPr>
          <w:rStyle w:val="Funotenzeichen"/>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6.8pt;height:26.8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521A"/>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40F52"/>
    <w:rsid w:val="00244FBB"/>
    <w:rsid w:val="00246DDD"/>
    <w:rsid w:val="00263E84"/>
    <w:rsid w:val="00271332"/>
    <w:rsid w:val="00273C22"/>
    <w:rsid w:val="002748B7"/>
    <w:rsid w:val="00280DCB"/>
    <w:rsid w:val="00282C73"/>
    <w:rsid w:val="00282FE4"/>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32B3"/>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60A12"/>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108"/>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D17CA"/>
    <w:rsid w:val="009D2AF4"/>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67D2C"/>
    <w:rsid w:val="00E73DC7"/>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02F4"/>
    <w:rsid w:val="00F605E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5516"/>
    <w:pPr>
      <w:spacing w:before="120" w:after="120" w:line="360" w:lineRule="auto"/>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berschrift4">
    <w:name w:val="heading 4"/>
    <w:basedOn w:val="Standard"/>
    <w:next w:val="Standard"/>
    <w:link w:val="berschrift4Zchn"/>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3732B0"/>
    <w:rPr>
      <w:rFonts w:ascii="Arial" w:eastAsiaTheme="majorEastAsia" w:hAnsi="Arial" w:cs="Calibri"/>
      <w:b/>
      <w:bCs/>
      <w:color w:val="000000" w:themeColor="tex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Absatz-Standardschriftar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berschrift2"/>
    <w:next w:val="Standard"/>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Absatz-Standardschriftart"/>
    <w:link w:val="Titre21"/>
    <w:rsid w:val="00DD468E"/>
    <w:rPr>
      <w:rFonts w:asciiTheme="majorHAnsi" w:eastAsia="Calibri" w:hAnsiTheme="majorHAnsi" w:cs="Calibri"/>
      <w:b/>
      <w:bCs/>
      <w:color w:val="000000" w:themeColor="text1"/>
      <w:kern w:val="0"/>
      <w:sz w:val="28"/>
      <w14:ligatures w14:val="none"/>
    </w:rPr>
  </w:style>
  <w:style w:type="paragraph" w:styleId="Literaturverzeichnis">
    <w:name w:val="Bibliography"/>
    <w:basedOn w:val="Standard"/>
    <w:next w:val="Standard"/>
    <w:uiPriority w:val="37"/>
    <w:unhideWhenUsed/>
    <w:rsid w:val="00203336"/>
    <w:pPr>
      <w:tabs>
        <w:tab w:val="left" w:pos="380"/>
      </w:tabs>
      <w:spacing w:after="24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 w:type="paragraph" w:customStyle="1" w:styleId="TableCaption">
    <w:name w:val="Table Caption"/>
    <w:basedOn w:val="Standard"/>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BesuchterLink">
    <w:name w:val="FollowedHyperlink"/>
    <w:basedOn w:val="Absatz-Standardschriftar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15121</Words>
  <Characters>78630</Characters>
  <Application>Microsoft Office Word</Application>
  <DocSecurity>0</DocSecurity>
  <Lines>1404</Lines>
  <Paragraphs>529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93222</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3</cp:revision>
  <dcterms:created xsi:type="dcterms:W3CDTF">2026-04-06T04:32:00Z</dcterms:created>
  <dcterms:modified xsi:type="dcterms:W3CDTF">2026-04-09T04:18:00Z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id="BJcDjMWO"/&gt;&lt;style id="http://www.zotero.org/styles/annals-of-surgery" hasBibliography="1" bibliographyStyleHasBeenSet="1"/&gt;&lt;prefs&gt;&lt;pref name="fieldType" value="Field"/&gt;&lt;/prefs&gt;&lt;/data&gt;</vt:lpwstr>
  </property>
  <property fmtid="{D5CDD505-2E9C-101B-9397-08002B2CF9AE}" pid="3" name="ZOTERO_PREF_2">
    <vt:lpwstr/>
  </property>
</Properties>
</file>