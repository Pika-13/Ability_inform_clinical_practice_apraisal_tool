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le"/>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00A40F3D"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ins w:id="0" w:author="fariba abbassi" w:date="2026-04-07T10:21:00Z" w16du:dateUtc="2026-04-07T08:21:00Z">
        <w:r w:rsidR="00C867C9">
          <w:rPr>
            <w:rFonts w:eastAsia="Times New Roman" w:cs="Calibri"/>
            <w:color w:val="000000" w:themeColor="text1"/>
            <w:vertAlign w:val="superscript"/>
          </w:rPr>
          <w:t>,4</w:t>
        </w:r>
      </w:ins>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ins w:id="1" w:author="fariba abbassi" w:date="2026-04-07T10:23:00Z" w16du:dateUtc="2026-04-07T08:23:00Z">
        <w:r w:rsidR="00C867C9">
          <w:rPr>
            <w:rFonts w:eastAsia="Times New Roman" w:cs="Calibri"/>
            <w:color w:val="000000" w:themeColor="text1"/>
            <w:vertAlign w:val="superscript"/>
          </w:rPr>
          <w:t>5</w:t>
        </w:r>
      </w:ins>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Default="00E01778" w:rsidP="00A92ED2">
      <w:pPr>
        <w:rPr>
          <w:ins w:id="2" w:author="fariba abbassi" w:date="2026-04-07T10:21:00Z" w16du:dateUtc="2026-04-07T08:21:00Z"/>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27642105" w14:textId="6E895D69" w:rsidR="00C867C9" w:rsidRDefault="00C867C9" w:rsidP="00A92ED2">
      <w:pPr>
        <w:rPr>
          <w:ins w:id="3" w:author="fariba abbassi" w:date="2026-04-07T10:23:00Z" w16du:dateUtc="2026-04-07T08:23:00Z"/>
          <w:rFonts w:cs="Calibri"/>
          <w:color w:val="000000" w:themeColor="text1"/>
        </w:rPr>
      </w:pPr>
      <w:ins w:id="4" w:author="fariba abbassi" w:date="2026-04-07T10:21:00Z" w16du:dateUtc="2026-04-07T08:21:00Z">
        <w:r>
          <w:rPr>
            <w:rFonts w:cs="Calibri"/>
            <w:color w:val="000000" w:themeColor="text1"/>
          </w:rPr>
          <w:t xml:space="preserve">4) </w:t>
        </w:r>
      </w:ins>
      <w:ins w:id="5" w:author="fariba abbassi" w:date="2026-04-07T10:23:00Z" w16du:dateUtc="2026-04-07T08:23:00Z">
        <w:r>
          <w:rPr>
            <w:rFonts w:cs="Calibri"/>
            <w:color w:val="000000" w:themeColor="text1"/>
          </w:rPr>
          <w:t>Frauenfeld</w:t>
        </w:r>
      </w:ins>
    </w:p>
    <w:p w14:paraId="644DED1E" w14:textId="266CC8CF" w:rsidR="00C867C9" w:rsidRPr="00AA067F" w:rsidRDefault="00C867C9" w:rsidP="00A92ED2">
      <w:pPr>
        <w:rPr>
          <w:rFonts w:cs="Calibri"/>
          <w:color w:val="000000" w:themeColor="text1"/>
        </w:rPr>
      </w:pPr>
      <w:ins w:id="6" w:author="fariba abbassi" w:date="2026-04-07T10:23:00Z" w16du:dateUtc="2026-04-07T08:23:00Z">
        <w:r>
          <w:rPr>
            <w:rFonts w:cs="Calibri"/>
            <w:color w:val="000000" w:themeColor="text1"/>
          </w:rPr>
          <w:t>5) winterthur</w:t>
        </w:r>
      </w:ins>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lastRenderedPageBreak/>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39F66712" w:rsidR="00273C22" w:rsidRPr="00AA067F" w:rsidRDefault="00273C22" w:rsidP="00A92ED2">
      <w:r w:rsidRPr="7052A300">
        <w:rPr>
          <w:b/>
        </w:rPr>
        <w:t xml:space="preserve">Keywords: </w:t>
      </w:r>
      <w:r w:rsidR="52DE339B">
        <w:t>S</w:t>
      </w:r>
      <w:r w:rsidR="3B644A2A">
        <w:t>urgery</w:t>
      </w:r>
      <w:r w:rsidR="006012AD">
        <w:t>,</w:t>
      </w:r>
      <w:r w:rsidR="006012AD" w:rsidRPr="7052A300">
        <w:rPr>
          <w:b/>
        </w:rPr>
        <w:t xml:space="preserve"> </w:t>
      </w:r>
      <w:r w:rsidR="00C867C9">
        <w:t xml:space="preserve">randomized </w:t>
      </w:r>
      <w:r w:rsidR="52DE339B">
        <w:t>c</w:t>
      </w:r>
      <w:r w:rsidR="3B644A2A">
        <w:t xml:space="preserve">ontrolled </w:t>
      </w:r>
      <w:r w:rsidR="52DE339B">
        <w:t>t</w:t>
      </w:r>
      <w:r w:rsidR="3B644A2A">
        <w:t>rials</w:t>
      </w:r>
      <w:r w:rsidR="006012AD">
        <w:t>,</w:t>
      </w:r>
      <w:r w:rsidR="006012AD" w:rsidRPr="7052A300">
        <w:rPr>
          <w:b/>
        </w:rPr>
        <w:t xml:space="preserve"> </w:t>
      </w:r>
      <w:r w:rsidR="00C867C9">
        <w:t>patient</w:t>
      </w:r>
      <w:r>
        <w:t>-centered research</w:t>
      </w:r>
      <w:r w:rsidR="002C16D8">
        <w:t xml:space="preserve">, </w:t>
      </w:r>
      <w:r w:rsidR="00C867C9">
        <w:t xml:space="preserve">outcomes </w:t>
      </w:r>
      <w:r>
        <w:t>research, </w:t>
      </w:r>
      <w:r w:rsidR="00C867C9">
        <w:t xml:space="preserve">clinical </w:t>
      </w:r>
      <w:r>
        <w:t>relevance, </w:t>
      </w:r>
      <w:r w:rsidR="00C867C9">
        <w:t xml:space="preserve">minimal </w:t>
      </w:r>
      <w:r>
        <w:t>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7"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357C171C"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Surgical</w:t>
      </w:r>
      <w:r w:rsidR="005A035A" w:rsidRPr="7052A300">
        <w:rPr>
          <w:rFonts w:cs="Calibri"/>
          <w:color w:val="000000" w:themeColor="text1"/>
        </w:rPr>
        <w:t xml:space="preserve"> </w:t>
      </w:r>
      <w:r w:rsidRPr="7052A300">
        <w:rPr>
          <w:rFonts w:cs="Calibri"/>
          <w:color w:val="000000" w:themeColor="text1"/>
        </w:rPr>
        <w:t xml:space="preserve">RCTs are often reported incompletely </w:t>
      </w:r>
      <w:r w:rsidR="005A035A" w:rsidRPr="7052A300">
        <w:rPr>
          <w:rFonts w:cs="Calibri"/>
          <w:color w:val="000000" w:themeColor="text1"/>
        </w:rPr>
        <w:t>and fail to transmit clinically relevant results</w:t>
      </w:r>
      <w:r w:rsidRPr="7052A300">
        <w:rPr>
          <w:rFonts w:cs="Calibri"/>
          <w:color w:val="000000" w:themeColor="text1"/>
        </w:rPr>
        <w:t xml:space="preserve">. </w:t>
      </w:r>
      <w:r w:rsidR="5A951BE3" w:rsidRPr="7052A300">
        <w:rPr>
          <w:rFonts w:cs="Calibri"/>
          <w:color w:val="000000" w:themeColor="text1"/>
        </w:rPr>
        <w:t>We hypothesize</w:t>
      </w:r>
      <w:r w:rsidR="23C24192" w:rsidRPr="7052A300">
        <w:rPr>
          <w:rFonts w:cs="Calibri"/>
          <w:color w:val="000000" w:themeColor="text1"/>
        </w:rPr>
        <w:t>d</w:t>
      </w:r>
      <w:r w:rsidRPr="7052A300">
        <w:rPr>
          <w:rFonts w:cs="Calibri"/>
          <w:color w:val="000000" w:themeColor="text1"/>
        </w:rPr>
        <w:t xml:space="preserve"> that poor reporting </w:t>
      </w:r>
      <w:r w:rsidR="4D7D0EC8" w:rsidRPr="7052A300">
        <w:rPr>
          <w:rFonts w:cs="Calibri"/>
          <w:color w:val="000000" w:themeColor="text1"/>
        </w:rPr>
        <w:t>primarily</w:t>
      </w:r>
      <w:r w:rsidRPr="7052A300" w:rsidDel="004B0752">
        <w:rPr>
          <w:rFonts w:cs="Calibri"/>
          <w:color w:val="000000" w:themeColor="text1"/>
        </w:rPr>
        <w:t xml:space="preserve"> </w:t>
      </w:r>
      <w:r w:rsidRPr="7052A300">
        <w:rPr>
          <w:rFonts w:cs="Calibri"/>
          <w:color w:val="000000" w:themeColor="text1"/>
        </w:rPr>
        <w:t>reflect</w:t>
      </w:r>
      <w:r w:rsidR="004B0752" w:rsidRPr="7052A300">
        <w:rPr>
          <w:rFonts w:cs="Calibri"/>
          <w:color w:val="000000" w:themeColor="text1"/>
        </w:rPr>
        <w:t>s</w:t>
      </w:r>
      <w:r w:rsidRPr="7052A300">
        <w:rPr>
          <w:rFonts w:cs="Calibri"/>
          <w:color w:val="000000" w:themeColor="text1"/>
        </w:rPr>
        <w:t xml:space="preserve"> </w:t>
      </w:r>
      <w:r w:rsidR="28E490B3" w:rsidRPr="7052A300">
        <w:rPr>
          <w:rFonts w:cs="Calibri"/>
          <w:color w:val="000000" w:themeColor="text1"/>
        </w:rPr>
        <w:t>deficiencies</w:t>
      </w:r>
      <w:r w:rsidR="00F66FD2" w:rsidRPr="7052A300">
        <w:rPr>
          <w:rFonts w:cs="Calibri"/>
          <w:color w:val="000000" w:themeColor="text1"/>
        </w:rPr>
        <w:t xml:space="preserve"> in trial conception and planning, rather than reporting alone</w:t>
      </w:r>
      <w:r w:rsidRPr="7052A300">
        <w:rPr>
          <w:rFonts w:cs="Calibri"/>
          <w:color w:val="000000" w:themeColor="text1"/>
        </w:rPr>
        <w:t>.</w:t>
      </w:r>
    </w:p>
    <w:p w14:paraId="28DAA641" w14:textId="6529B63C" w:rsidR="00D96158" w:rsidRPr="00DA5579" w:rsidRDefault="5A951BE3" w:rsidP="004B1C6A">
      <w:pPr>
        <w:spacing w:line="480" w:lineRule="auto"/>
        <w:rPr>
          <w:rFonts w:cs="Calibri"/>
          <w:color w:val="000000" w:themeColor="text1"/>
        </w:rPr>
      </w:pPr>
      <w:r w:rsidRPr="7052A300">
        <w:rPr>
          <w:rFonts w:cs="Calibri"/>
          <w:b/>
          <w:bCs/>
          <w:color w:val="000000" w:themeColor="text1"/>
        </w:rPr>
        <w:t>Methods:</w:t>
      </w:r>
      <w:r w:rsidRPr="7052A300">
        <w:rPr>
          <w:rFonts w:cs="Calibri"/>
          <w:color w:val="000000" w:themeColor="text1"/>
        </w:rPr>
        <w:t xml:space="preserve"> We conducted </w:t>
      </w:r>
      <w:r w:rsidR="30F753B5" w:rsidRPr="7052A300">
        <w:rPr>
          <w:rFonts w:cs="Calibri"/>
          <w:color w:val="000000" w:themeColor="text1"/>
        </w:rPr>
        <w:t>a</w:t>
      </w:r>
      <w:r w:rsidR="28E490B3" w:rsidRPr="7052A300">
        <w:rPr>
          <w:rFonts w:cs="Calibri"/>
          <w:color w:val="000000" w:themeColor="text1"/>
        </w:rPr>
        <w:t xml:space="preserve"> </w:t>
      </w:r>
      <w:r w:rsidR="2F7D4A27" w:rsidRPr="5E1912A0">
        <w:rPr>
          <w:rFonts w:cs="Calibri"/>
          <w:color w:val="000000" w:themeColor="text1"/>
        </w:rPr>
        <w:t>meta-research study comprising two sequential assessments.</w:t>
      </w:r>
      <w:r w:rsidR="2F7D4A27" w:rsidRPr="2C91BCFF">
        <w:rPr>
          <w:rFonts w:cs="Calibri"/>
          <w:color w:val="000000" w:themeColor="text1"/>
        </w:rPr>
        <w:t xml:space="preserve"> </w:t>
      </w:r>
      <w:r w:rsidR="114048A8" w:rsidRPr="7052A300">
        <w:rPr>
          <w:rFonts w:cs="Calibri"/>
          <w:color w:val="000000" w:themeColor="text1"/>
        </w:rPr>
        <w:t>I</w:t>
      </w:r>
      <w:r w:rsidR="769B55B3" w:rsidRPr="7052A300">
        <w:rPr>
          <w:rFonts w:cs="Calibri"/>
          <w:color w:val="000000" w:themeColor="text1"/>
        </w:rPr>
        <w:t>n</w:t>
      </w:r>
      <w:r w:rsidR="114048A8" w:rsidRPr="7052A300">
        <w:rPr>
          <w:rFonts w:cs="Calibri"/>
          <w:color w:val="000000" w:themeColor="text1"/>
        </w:rPr>
        <w:t xml:space="preserve"> </w:t>
      </w:r>
      <w:r w:rsidR="00FE14F0">
        <w:rPr>
          <w:rFonts w:cs="Calibri"/>
          <w:color w:val="000000" w:themeColor="text1"/>
        </w:rPr>
        <w:t>the</w:t>
      </w:r>
      <w:r w:rsidR="5BFAE33F" w:rsidRPr="2C91BCFF">
        <w:rPr>
          <w:rFonts w:cs="Calibri"/>
          <w:color w:val="000000" w:themeColor="text1"/>
        </w:rPr>
        <w:t xml:space="preserve"> </w:t>
      </w:r>
      <w:r w:rsidR="114048A8" w:rsidRPr="7052A300">
        <w:rPr>
          <w:rFonts w:cs="Calibri"/>
          <w:color w:val="000000" w:themeColor="text1"/>
        </w:rPr>
        <w:t xml:space="preserve">pilot phase, we </w:t>
      </w:r>
      <w:r w:rsidR="47E12D68" w:rsidRPr="7052A300">
        <w:rPr>
          <w:rFonts w:cs="Calibri"/>
          <w:color w:val="000000" w:themeColor="text1"/>
        </w:rPr>
        <w:t xml:space="preserve">systematically </w:t>
      </w:r>
      <w:r w:rsidR="2E3ADD84" w:rsidRPr="2C91BCFF">
        <w:rPr>
          <w:rFonts w:cs="Calibri"/>
          <w:color w:val="000000" w:themeColor="text1"/>
        </w:rPr>
        <w:t xml:space="preserve">identified </w:t>
      </w:r>
      <w:r w:rsidR="56AECC8B" w:rsidRPr="7052A300">
        <w:rPr>
          <w:rFonts w:cs="Calibri"/>
          <w:color w:val="000000" w:themeColor="text1"/>
        </w:rPr>
        <w:t xml:space="preserve">surgical </w:t>
      </w:r>
      <w:r w:rsidRPr="7052A300">
        <w:rPr>
          <w:rFonts w:cs="Calibri"/>
          <w:color w:val="000000" w:themeColor="text1"/>
        </w:rPr>
        <w:t xml:space="preserve">RCTs </w:t>
      </w:r>
      <w:r w:rsidR="114048A8" w:rsidRPr="7052A300">
        <w:rPr>
          <w:rFonts w:cs="Calibri"/>
          <w:color w:val="000000" w:themeColor="text1"/>
        </w:rPr>
        <w:t>using the Comprehensive Complication Index</w:t>
      </w:r>
      <w:r w:rsidR="003E5B95">
        <w:rPr>
          <w:rFonts w:cs="Calibri"/>
          <w:color w:val="000000" w:themeColor="text1"/>
        </w:rPr>
        <w:t xml:space="preserve">® </w:t>
      </w:r>
      <w:r w:rsidR="7822C208" w:rsidRPr="7052A300">
        <w:rPr>
          <w:rFonts w:cs="Calibri"/>
          <w:color w:val="000000" w:themeColor="text1"/>
        </w:rPr>
        <w:t xml:space="preserve">to report postoperative </w:t>
      </w:r>
      <w:r w:rsidR="0E09CB63" w:rsidRPr="2C91BCFF">
        <w:rPr>
          <w:rFonts w:cs="Calibri"/>
          <w:color w:val="000000" w:themeColor="text1"/>
        </w:rPr>
        <w:t>morbidity</w:t>
      </w:r>
      <w:r w:rsidR="7822C208" w:rsidRPr="2C91BCFF">
        <w:rPr>
          <w:rFonts w:cs="Calibri"/>
          <w:color w:val="000000" w:themeColor="text1"/>
        </w:rPr>
        <w:t>.</w:t>
      </w:r>
      <w:r w:rsidR="769B55B3" w:rsidRPr="7052A300">
        <w:rPr>
          <w:rFonts w:cs="Calibri"/>
          <w:color w:val="000000" w:themeColor="text1"/>
        </w:rPr>
        <w:t xml:space="preserve">  </w:t>
      </w:r>
      <w:r w:rsidR="03577C50" w:rsidRPr="2C91BCFF">
        <w:rPr>
          <w:rFonts w:cs="Calibri"/>
          <w:color w:val="000000" w:themeColor="text1"/>
        </w:rPr>
        <w:t xml:space="preserve">In </w:t>
      </w:r>
      <w:r w:rsidR="00FE14F0">
        <w:rPr>
          <w:rFonts w:cs="Calibri"/>
          <w:color w:val="000000" w:themeColor="text1"/>
        </w:rPr>
        <w:t>the</w:t>
      </w:r>
      <w:r w:rsidR="03577C50" w:rsidRPr="2C91BCFF">
        <w:rPr>
          <w:rFonts w:cs="Calibri"/>
          <w:color w:val="000000" w:themeColor="text1"/>
        </w:rPr>
        <w:t xml:space="preserve"> second </w:t>
      </w:r>
      <w:r w:rsidR="769B55B3" w:rsidRPr="7052A300">
        <w:rPr>
          <w:rFonts w:cs="Calibri"/>
          <w:color w:val="000000" w:themeColor="text1"/>
        </w:rPr>
        <w:t>phase</w:t>
      </w:r>
      <w:r w:rsidR="00FE14F0">
        <w:rPr>
          <w:rFonts w:cs="Calibri"/>
          <w:color w:val="000000" w:themeColor="text1"/>
        </w:rPr>
        <w:t>,</w:t>
      </w:r>
      <w:r w:rsidR="45320254" w:rsidRPr="7052A300">
        <w:rPr>
          <w:rFonts w:cs="Calibri"/>
          <w:color w:val="000000" w:themeColor="text1"/>
        </w:rPr>
        <w:t xml:space="preserve"> </w:t>
      </w:r>
      <w:r w:rsidR="0E040063" w:rsidRPr="2C91BCFF">
        <w:rPr>
          <w:rFonts w:cs="Calibri"/>
          <w:color w:val="000000" w:themeColor="text1"/>
        </w:rPr>
        <w:t xml:space="preserve">we included a </w:t>
      </w:r>
      <w:r w:rsidR="18E29988" w:rsidRPr="2C91BCFF">
        <w:rPr>
          <w:rFonts w:cs="Calibri"/>
          <w:color w:val="000000" w:themeColor="text1"/>
        </w:rPr>
        <w:t xml:space="preserve">consecutive, unselected sample </w:t>
      </w:r>
      <w:r w:rsidR="769B55B3" w:rsidRPr="7052A300">
        <w:rPr>
          <w:rFonts w:cs="Calibri"/>
          <w:color w:val="000000" w:themeColor="text1"/>
        </w:rPr>
        <w:t xml:space="preserve">of surgical RCTs </w:t>
      </w:r>
      <w:r w:rsidR="56AECC8B" w:rsidRPr="7052A300">
        <w:rPr>
          <w:rFonts w:cs="Calibri"/>
          <w:color w:val="000000" w:themeColor="text1"/>
        </w:rPr>
        <w:t xml:space="preserve">published in 2024. </w:t>
      </w:r>
      <w:r w:rsidR="48DA8CAC" w:rsidRPr="1DC9499A">
        <w:rPr>
          <w:rFonts w:eastAsia="Arial" w:cs="Arial"/>
        </w:rPr>
        <w:t>For both phases, data were extracted from published articles and corresponding pre-trial documentation.</w:t>
      </w:r>
      <w:r w:rsidR="48DA8CAC" w:rsidRPr="2C91BCFF">
        <w:rPr>
          <w:rFonts w:cs="Calibri"/>
          <w:color w:val="000000" w:themeColor="text1"/>
        </w:rPr>
        <w:t xml:space="preserve"> </w:t>
      </w:r>
      <w:r w:rsidR="6F52FF34" w:rsidRPr="1DC9499A">
        <w:rPr>
          <w:rFonts w:cs="Calibri"/>
          <w:color w:val="000000" w:themeColor="text1"/>
        </w:rPr>
        <w:t>W</w:t>
      </w:r>
      <w:r w:rsidR="5F3B76AF" w:rsidRPr="1DC9499A">
        <w:rPr>
          <w:rFonts w:cs="Calibri"/>
          <w:color w:val="000000" w:themeColor="text1"/>
        </w:rPr>
        <w:t>e</w:t>
      </w:r>
      <w:r w:rsidR="4E6254D3" w:rsidRPr="7052A300">
        <w:rPr>
          <w:rFonts w:cs="Calibri"/>
          <w:color w:val="000000" w:themeColor="text1"/>
        </w:rPr>
        <w:t xml:space="preserve"> </w:t>
      </w:r>
      <w:r w:rsidR="46A079B4" w:rsidRPr="7052A300">
        <w:rPr>
          <w:rFonts w:cs="Calibri"/>
          <w:color w:val="000000" w:themeColor="text1"/>
        </w:rPr>
        <w:t xml:space="preserve">applied an original </w:t>
      </w:r>
      <w:r w:rsidR="62408DAC" w:rsidRPr="7052A300">
        <w:rPr>
          <w:rFonts w:cs="Calibri"/>
          <w:color w:val="000000" w:themeColor="text1"/>
        </w:rPr>
        <w:t xml:space="preserve">composite </w:t>
      </w:r>
      <w:r w:rsidR="5F3B76AF" w:rsidRPr="7052A300">
        <w:rPr>
          <w:rFonts w:cs="Calibri"/>
          <w:color w:val="000000" w:themeColor="text1"/>
        </w:rPr>
        <w:t xml:space="preserve">definition of </w:t>
      </w:r>
      <w:r w:rsidR="5F3B76AF" w:rsidRPr="1DC9499A">
        <w:rPr>
          <w:rFonts w:cs="Calibri"/>
          <w:color w:val="000000" w:themeColor="text1"/>
        </w:rPr>
        <w:t>a</w:t>
      </w:r>
      <w:r w:rsidR="05B1A6D3" w:rsidRPr="1DC9499A">
        <w:rPr>
          <w:rFonts w:cs="Calibri"/>
          <w:color w:val="000000" w:themeColor="text1"/>
        </w:rPr>
        <w:t>n</w:t>
      </w:r>
      <w:r w:rsidR="5F3B76AF" w:rsidRPr="7052A300">
        <w:rPr>
          <w:rFonts w:cs="Calibri"/>
          <w:color w:val="000000" w:themeColor="text1"/>
        </w:rPr>
        <w:t xml:space="preserve"> RCT meaningfully informing clinical practice</w:t>
      </w:r>
      <w:r w:rsidR="4A19175E" w:rsidRPr="7052A300">
        <w:rPr>
          <w:rFonts w:cs="Calibri"/>
          <w:color w:val="000000" w:themeColor="text1"/>
        </w:rPr>
        <w:t>,</w:t>
      </w:r>
      <w:r w:rsidR="5F3B76AF" w:rsidRPr="7052A300">
        <w:rPr>
          <w:rFonts w:cs="Calibri"/>
          <w:color w:val="000000" w:themeColor="text1"/>
        </w:rPr>
        <w:t xml:space="preserve"> </w:t>
      </w:r>
      <w:r w:rsidR="4A19175E" w:rsidRPr="7052A300">
        <w:rPr>
          <w:rFonts w:cs="Calibri"/>
          <w:color w:val="000000" w:themeColor="text1"/>
        </w:rPr>
        <w:t>requiring</w:t>
      </w:r>
      <w:r w:rsidR="7B5C0773" w:rsidRPr="204C1029">
        <w:rPr>
          <w:rFonts w:cs="Calibri"/>
          <w:color w:val="000000" w:themeColor="text1"/>
        </w:rPr>
        <w:t>:</w:t>
      </w:r>
      <w:r w:rsidR="62408DAC" w:rsidRPr="7052A300">
        <w:rPr>
          <w:rFonts w:cs="Calibri"/>
          <w:color w:val="000000" w:themeColor="text1"/>
        </w:rPr>
        <w:t xml:space="preserve"> (1) </w:t>
      </w:r>
      <w:r w:rsidR="00E459DE">
        <w:rPr>
          <w:rFonts w:cs="Calibri"/>
          <w:color w:val="000000" w:themeColor="text1"/>
        </w:rPr>
        <w:t>clearly specified</w:t>
      </w:r>
      <w:r w:rsidR="35D6BD62" w:rsidRPr="204C1029">
        <w:rPr>
          <w:rFonts w:cs="Calibri"/>
          <w:color w:val="000000" w:themeColor="text1"/>
        </w:rPr>
        <w:t xml:space="preserve"> </w:t>
      </w:r>
      <w:r w:rsidR="0989EB38" w:rsidRPr="7052A300">
        <w:rPr>
          <w:rFonts w:cs="Calibri"/>
          <w:color w:val="000000" w:themeColor="text1"/>
        </w:rPr>
        <w:t xml:space="preserve">trial </w:t>
      </w:r>
      <w:r w:rsidR="20F5015E" w:rsidRPr="7052A300">
        <w:rPr>
          <w:rFonts w:cs="Calibri"/>
          <w:color w:val="000000" w:themeColor="text1"/>
        </w:rPr>
        <w:t xml:space="preserve">hypothesis </w:t>
      </w:r>
      <w:r w:rsidR="4C171B15" w:rsidRPr="204C1029">
        <w:rPr>
          <w:rFonts w:cs="Calibri"/>
          <w:color w:val="000000" w:themeColor="text1"/>
        </w:rPr>
        <w:t>and/</w:t>
      </w:r>
      <w:r w:rsidR="20F5015E" w:rsidRPr="7052A300">
        <w:rPr>
          <w:rFonts w:cs="Calibri"/>
          <w:color w:val="000000" w:themeColor="text1"/>
        </w:rPr>
        <w:t xml:space="preserve">or a </w:t>
      </w:r>
      <w:r w:rsidR="3A6FAC5B" w:rsidRPr="325A5A50">
        <w:rPr>
          <w:rFonts w:cs="Calibri"/>
          <w:color w:val="000000" w:themeColor="text1"/>
        </w:rPr>
        <w:t xml:space="preserve">study </w:t>
      </w:r>
      <w:r w:rsidR="20F5015E" w:rsidRPr="7052A300">
        <w:rPr>
          <w:rFonts w:cs="Calibri"/>
          <w:color w:val="000000" w:themeColor="text1"/>
        </w:rPr>
        <w:t xml:space="preserve">design </w:t>
      </w:r>
      <w:r w:rsidR="4A19175E" w:rsidRPr="7052A300">
        <w:rPr>
          <w:rFonts w:cs="Calibri"/>
          <w:color w:val="000000" w:themeColor="text1"/>
        </w:rPr>
        <w:t>aligned</w:t>
      </w:r>
      <w:r w:rsidR="20F5015E" w:rsidRPr="7052A300">
        <w:rPr>
          <w:rFonts w:cs="Calibri"/>
          <w:color w:val="000000" w:themeColor="text1"/>
        </w:rPr>
        <w:t xml:space="preserve"> </w:t>
      </w:r>
      <w:r w:rsidR="6D1E69D9" w:rsidRPr="7052A300">
        <w:rPr>
          <w:rFonts w:cs="Calibri"/>
          <w:color w:val="000000" w:themeColor="text1"/>
        </w:rPr>
        <w:t>with</w:t>
      </w:r>
      <w:r w:rsidR="20F5015E" w:rsidRPr="7052A300">
        <w:rPr>
          <w:rFonts w:cs="Calibri"/>
          <w:color w:val="000000" w:themeColor="text1"/>
        </w:rPr>
        <w:t xml:space="preserve"> </w:t>
      </w:r>
      <w:r w:rsidR="00E459DE">
        <w:rPr>
          <w:rFonts w:cs="Calibri"/>
          <w:color w:val="000000" w:themeColor="text1"/>
        </w:rPr>
        <w:t>it</w:t>
      </w:r>
      <w:r w:rsidR="39D6B2C8" w:rsidRPr="325A5A50">
        <w:rPr>
          <w:rFonts w:cs="Calibri"/>
          <w:color w:val="000000" w:themeColor="text1"/>
        </w:rPr>
        <w:t>;</w:t>
      </w:r>
      <w:r w:rsidR="62408DAC" w:rsidRPr="7052A300">
        <w:rPr>
          <w:rFonts w:cs="Calibri"/>
          <w:color w:val="000000" w:themeColor="text1"/>
        </w:rPr>
        <w:t xml:space="preserve"> (2) </w:t>
      </w:r>
      <w:r w:rsidR="3C27BBA1" w:rsidRPr="325A5A50">
        <w:rPr>
          <w:rFonts w:cs="Calibri"/>
          <w:color w:val="000000" w:themeColor="text1"/>
        </w:rPr>
        <w:t>specifi</w:t>
      </w:r>
      <w:r w:rsidR="00E459DE">
        <w:rPr>
          <w:rFonts w:cs="Calibri"/>
          <w:color w:val="000000" w:themeColor="text1"/>
        </w:rPr>
        <w:t>ed</w:t>
      </w:r>
      <w:r w:rsidR="5B9C50BC" w:rsidRPr="325A5A50">
        <w:rPr>
          <w:rFonts w:cs="Calibri"/>
          <w:color w:val="000000" w:themeColor="text1"/>
        </w:rPr>
        <w:t xml:space="preserve"> </w:t>
      </w:r>
      <w:r w:rsidR="56AECC8B" w:rsidRPr="7052A300">
        <w:rPr>
          <w:rFonts w:cs="Calibri"/>
          <w:color w:val="000000" w:themeColor="text1"/>
        </w:rPr>
        <w:t xml:space="preserve">primary </w:t>
      </w:r>
      <w:r w:rsidRPr="325A5A50">
        <w:rPr>
          <w:rFonts w:cs="Calibri"/>
          <w:color w:val="000000" w:themeColor="text1"/>
        </w:rPr>
        <w:t>endpoin</w:t>
      </w:r>
      <w:r w:rsidR="7C58FE17" w:rsidRPr="325A5A50">
        <w:rPr>
          <w:rFonts w:cs="Calibri"/>
          <w:color w:val="000000" w:themeColor="text1"/>
        </w:rPr>
        <w:t>t</w:t>
      </w:r>
      <w:r w:rsidR="00E459DE">
        <w:rPr>
          <w:rFonts w:cs="Calibri"/>
          <w:color w:val="000000" w:themeColor="text1"/>
        </w:rPr>
        <w:t>(s)</w:t>
      </w:r>
      <w:r w:rsidR="55A4AE01" w:rsidRPr="325A5A50">
        <w:rPr>
          <w:rFonts w:cs="Calibri"/>
          <w:color w:val="000000" w:themeColor="text1"/>
        </w:rPr>
        <w:t>;</w:t>
      </w:r>
      <w:r w:rsidRPr="7052A300">
        <w:rPr>
          <w:rFonts w:cs="Calibri"/>
          <w:color w:val="000000" w:themeColor="text1"/>
        </w:rPr>
        <w:t xml:space="preserve"> </w:t>
      </w:r>
      <w:r w:rsidR="6EA3B9FB" w:rsidRPr="7052A300">
        <w:rPr>
          <w:rFonts w:cs="Calibri"/>
          <w:color w:val="000000" w:themeColor="text1"/>
        </w:rPr>
        <w:t xml:space="preserve">(3) </w:t>
      </w:r>
      <w:r w:rsidR="7EB4F6F9" w:rsidRPr="6BD70F4E">
        <w:rPr>
          <w:rFonts w:eastAsia="Arial" w:cs="Arial"/>
        </w:rPr>
        <w:t xml:space="preserve">use of a clinically relevant effect size </w:t>
      </w:r>
      <w:r w:rsidR="00E459DE">
        <w:rPr>
          <w:rFonts w:eastAsia="Arial" w:cs="Arial"/>
        </w:rPr>
        <w:t>informing</w:t>
      </w:r>
      <w:r w:rsidR="7EB4F6F9" w:rsidRPr="6BD70F4E">
        <w:rPr>
          <w:rFonts w:eastAsia="Arial" w:cs="Arial"/>
        </w:rPr>
        <w:t xml:space="preserve"> sample size calculation; </w:t>
      </w:r>
      <w:r w:rsidR="56AECC8B" w:rsidRPr="7052A300">
        <w:rPr>
          <w:rFonts w:cs="Calibri"/>
          <w:color w:val="000000" w:themeColor="text1"/>
        </w:rPr>
        <w:t xml:space="preserve">and </w:t>
      </w:r>
      <w:r w:rsidR="62408DAC" w:rsidRPr="7052A300">
        <w:rPr>
          <w:rFonts w:cs="Calibri"/>
          <w:color w:val="000000" w:themeColor="text1"/>
        </w:rPr>
        <w:t>(4)</w:t>
      </w:r>
      <w:r w:rsidR="256314A2" w:rsidRPr="25D98C32">
        <w:rPr>
          <w:rFonts w:eastAsia="Arial" w:cs="Arial"/>
        </w:rPr>
        <w:t xml:space="preserve"> consideration of </w:t>
      </w:r>
      <w:r w:rsidR="00E459DE">
        <w:rPr>
          <w:rFonts w:eastAsia="Arial" w:cs="Arial"/>
        </w:rPr>
        <w:t>patient-</w:t>
      </w:r>
      <w:r w:rsidR="256314A2" w:rsidRPr="25D98C32">
        <w:rPr>
          <w:rFonts w:eastAsia="Arial" w:cs="Arial"/>
        </w:rPr>
        <w:t>relevan</w:t>
      </w:r>
      <w:r w:rsidR="00E459DE">
        <w:rPr>
          <w:rFonts w:eastAsia="Arial" w:cs="Arial"/>
        </w:rPr>
        <w:t>t clinical importance</w:t>
      </w:r>
      <w:r w:rsidR="256314A2" w:rsidRPr="25D98C32">
        <w:rPr>
          <w:rFonts w:eastAsia="Arial" w:cs="Arial"/>
        </w:rPr>
        <w:t xml:space="preserve"> in interpre</w:t>
      </w:r>
      <w:r w:rsidR="00E459DE">
        <w:rPr>
          <w:rFonts w:eastAsia="Arial" w:cs="Arial"/>
        </w:rPr>
        <w:t>ting</w:t>
      </w:r>
      <w:r w:rsidR="256314A2" w:rsidRPr="25D98C32">
        <w:rPr>
          <w:rFonts w:eastAsia="Arial" w:cs="Arial"/>
        </w:rPr>
        <w:t xml:space="preserve"> results</w:t>
      </w:r>
      <w:r w:rsidRPr="6BD70F4E">
        <w:rPr>
          <w:rFonts w:cs="Calibri"/>
          <w:color w:val="000000" w:themeColor="text1"/>
        </w:rPr>
        <w:t>.</w:t>
      </w:r>
    </w:p>
    <w:p w14:paraId="44533CBC" w14:textId="2A288B45" w:rsidR="00D96158" w:rsidRPr="00211B95" w:rsidRDefault="00D96158" w:rsidP="004B1C6A">
      <w:pPr>
        <w:spacing w:line="480" w:lineRule="auto"/>
        <w:rPr>
          <w:rFonts w:cs="Calibri"/>
          <w:color w:val="000000" w:themeColor="text1"/>
        </w:rPr>
      </w:pPr>
      <w:r w:rsidRPr="019C1EFE">
        <w:rPr>
          <w:rFonts w:cs="Calibri"/>
          <w:b/>
          <w:bCs/>
          <w:color w:val="000000" w:themeColor="text1"/>
        </w:rPr>
        <w:t>Results:</w:t>
      </w:r>
      <w:r w:rsidRPr="019C1EFE">
        <w:rPr>
          <w:rFonts w:cs="Calibri"/>
          <w:color w:val="000000" w:themeColor="text1"/>
        </w:rPr>
        <w:t xml:space="preserve"> </w:t>
      </w:r>
      <w:r w:rsidR="0BE6755B" w:rsidRPr="019C1EFE">
        <w:rPr>
          <w:rFonts w:cs="Calibri"/>
          <w:color w:val="000000" w:themeColor="text1"/>
        </w:rPr>
        <w:t>The</w:t>
      </w:r>
      <w:r w:rsidR="001D55C5" w:rsidRPr="019C1EFE">
        <w:rPr>
          <w:rFonts w:cs="Calibri"/>
          <w:color w:val="000000" w:themeColor="text1"/>
        </w:rPr>
        <w:t xml:space="preserve"> pilot </w:t>
      </w:r>
      <w:r w:rsidR="00D55840" w:rsidRPr="00DA5579">
        <w:rPr>
          <w:rFonts w:cs="Calibri"/>
          <w:color w:val="000000" w:themeColor="text1"/>
        </w:rPr>
        <w:t>phase</w:t>
      </w:r>
      <w:r w:rsidR="001D55C5" w:rsidRPr="00DA5579">
        <w:rPr>
          <w:rFonts w:cs="Calibri"/>
          <w:color w:val="000000" w:themeColor="text1"/>
        </w:rPr>
        <w:t xml:space="preserve"> </w:t>
      </w:r>
      <w:r w:rsidR="00D55840" w:rsidRPr="00DA5579">
        <w:rPr>
          <w:rFonts w:cs="Calibri"/>
          <w:color w:val="000000" w:themeColor="text1"/>
        </w:rPr>
        <w:t>included</w:t>
      </w:r>
      <w:r w:rsidR="001D55C5" w:rsidRPr="00DA5579">
        <w:rPr>
          <w:rFonts w:cs="Calibri"/>
          <w:color w:val="000000" w:themeColor="text1"/>
        </w:rPr>
        <w:t xml:space="preserve"> 87 RCTs</w:t>
      </w:r>
      <w:r w:rsidR="00AA532E" w:rsidRPr="00DA5579">
        <w:rPr>
          <w:rFonts w:cs="Calibri"/>
          <w:color w:val="000000" w:themeColor="text1"/>
        </w:rPr>
        <w:t xml:space="preserve"> and the </w:t>
      </w:r>
      <w:r w:rsidR="7850CD5E" w:rsidRPr="00211B95">
        <w:rPr>
          <w:rFonts w:cs="Calibri"/>
          <w:color w:val="000000" w:themeColor="text1"/>
        </w:rPr>
        <w:t xml:space="preserve">main </w:t>
      </w:r>
      <w:r w:rsidR="00D55840" w:rsidRPr="00DA5579">
        <w:rPr>
          <w:rFonts w:cs="Calibri"/>
          <w:color w:val="000000" w:themeColor="text1"/>
        </w:rPr>
        <w:t>phase</w:t>
      </w:r>
      <w:r w:rsidR="00AA532E" w:rsidRPr="00DA5579">
        <w:rPr>
          <w:rFonts w:cs="Calibri"/>
          <w:color w:val="000000" w:themeColor="text1"/>
        </w:rPr>
        <w:t xml:space="preserve"> </w:t>
      </w:r>
      <w:r w:rsidR="00D55840" w:rsidRPr="00DA5579">
        <w:rPr>
          <w:rFonts w:cs="Calibri"/>
          <w:color w:val="000000" w:themeColor="text1"/>
        </w:rPr>
        <w:t>included</w:t>
      </w:r>
      <w:r w:rsidR="00AA532E" w:rsidRPr="00DA5579">
        <w:rPr>
          <w:rFonts w:cs="Calibri"/>
          <w:color w:val="000000" w:themeColor="text1"/>
        </w:rPr>
        <w:t xml:space="preserve"> 167 RCTs</w:t>
      </w:r>
      <w:r w:rsidR="1B556DA8" w:rsidRPr="00DA5579">
        <w:rPr>
          <w:rFonts w:cs="Calibri"/>
          <w:color w:val="000000" w:themeColor="text1"/>
        </w:rPr>
        <w:t>.</w:t>
      </w:r>
      <w:r w:rsidR="003475AE" w:rsidRPr="00DA5579">
        <w:rPr>
          <w:rFonts w:cs="Calibri"/>
          <w:color w:val="000000" w:themeColor="text1"/>
        </w:rPr>
        <w:t xml:space="preserve"> </w:t>
      </w:r>
      <w:r w:rsidR="6518F81A" w:rsidRPr="00DA5579">
        <w:rPr>
          <w:rFonts w:cs="Calibri"/>
          <w:color w:val="000000" w:themeColor="text1"/>
        </w:rPr>
        <w:t>O</w:t>
      </w:r>
      <w:r w:rsidR="000A7F7F" w:rsidRPr="00DA5579">
        <w:rPr>
          <w:rFonts w:cs="Calibri"/>
          <w:color w:val="000000" w:themeColor="text1"/>
        </w:rPr>
        <w:t xml:space="preserve">nly </w:t>
      </w:r>
      <w:r w:rsidR="00D55840" w:rsidRPr="00DA5579">
        <w:rPr>
          <w:rFonts w:cs="Calibri"/>
          <w:color w:val="000000" w:themeColor="text1"/>
        </w:rPr>
        <w:t xml:space="preserve">four </w:t>
      </w:r>
      <w:r w:rsidR="003475AE" w:rsidRPr="00DA5579">
        <w:rPr>
          <w:rFonts w:cs="Calibri"/>
          <w:color w:val="000000" w:themeColor="text1"/>
        </w:rPr>
        <w:t xml:space="preserve">trials </w:t>
      </w:r>
      <w:r w:rsidR="00D55840" w:rsidRPr="00DA5579">
        <w:rPr>
          <w:rFonts w:cs="Calibri"/>
          <w:color w:val="000000" w:themeColor="text1"/>
        </w:rPr>
        <w:t xml:space="preserve">(4.6%) </w:t>
      </w:r>
      <w:r w:rsidR="6128FC8C" w:rsidRPr="00DA5579">
        <w:rPr>
          <w:rFonts w:cs="Calibri"/>
          <w:color w:val="000000" w:themeColor="text1"/>
        </w:rPr>
        <w:t xml:space="preserve">in the pilot </w:t>
      </w:r>
      <w:r w:rsidR="361C3015" w:rsidRPr="00211B95">
        <w:rPr>
          <w:rFonts w:cs="Calibri"/>
          <w:color w:val="000000" w:themeColor="text1"/>
        </w:rPr>
        <w:t>phase</w:t>
      </w:r>
      <w:r w:rsidR="6128FC8C" w:rsidRPr="00211B95">
        <w:rPr>
          <w:rFonts w:cs="Calibri"/>
          <w:color w:val="000000" w:themeColor="text1"/>
        </w:rPr>
        <w:t xml:space="preserve"> </w:t>
      </w:r>
      <w:r w:rsidR="00D55840" w:rsidRPr="00DA5579">
        <w:rPr>
          <w:rFonts w:cs="Calibri"/>
          <w:color w:val="000000" w:themeColor="text1"/>
        </w:rPr>
        <w:t>and one trial (0.6%)</w:t>
      </w:r>
      <w:r w:rsidR="003475AE" w:rsidRPr="00DA5579">
        <w:rPr>
          <w:rFonts w:cs="Calibri"/>
          <w:color w:val="000000" w:themeColor="text1"/>
        </w:rPr>
        <w:t xml:space="preserve"> </w:t>
      </w:r>
      <w:r w:rsidR="3ABC56E9" w:rsidRPr="00DA5579">
        <w:rPr>
          <w:rFonts w:cs="Calibri"/>
          <w:color w:val="000000" w:themeColor="text1"/>
        </w:rPr>
        <w:t xml:space="preserve">in the main phase </w:t>
      </w:r>
      <w:r w:rsidR="003475AE" w:rsidRPr="00DA5579">
        <w:rPr>
          <w:rFonts w:cs="Calibri"/>
          <w:color w:val="000000" w:themeColor="text1"/>
        </w:rPr>
        <w:t xml:space="preserve">fulfilled </w:t>
      </w:r>
      <w:r w:rsidR="4B77A4C4" w:rsidRPr="00DA5579">
        <w:rPr>
          <w:rFonts w:cs="Calibri"/>
          <w:color w:val="000000" w:themeColor="text1"/>
        </w:rPr>
        <w:t>criteria</w:t>
      </w:r>
      <w:r w:rsidR="3F3B5C9B" w:rsidRPr="00DA5579">
        <w:rPr>
          <w:rFonts w:cs="Calibri"/>
          <w:color w:val="000000" w:themeColor="text1"/>
        </w:rPr>
        <w:t xml:space="preserve"> </w:t>
      </w:r>
      <w:r w:rsidR="3C2D90A7" w:rsidRPr="00DA5579">
        <w:rPr>
          <w:rFonts w:cs="Calibri"/>
          <w:color w:val="000000" w:themeColor="text1"/>
        </w:rPr>
        <w:t xml:space="preserve">to </w:t>
      </w:r>
      <w:r w:rsidR="3F3B5C9B" w:rsidRPr="00DA5579">
        <w:rPr>
          <w:rFonts w:cs="Calibri"/>
          <w:color w:val="000000" w:themeColor="text1"/>
        </w:rPr>
        <w:t>meaningfully informing clinical practice</w:t>
      </w:r>
      <w:r w:rsidR="4B77A4C4" w:rsidRPr="00DA5579">
        <w:rPr>
          <w:rFonts w:cs="Calibri"/>
          <w:color w:val="000000" w:themeColor="text1"/>
        </w:rPr>
        <w:t>.</w:t>
      </w:r>
      <w:r w:rsidR="003475AE" w:rsidRPr="00DA5579">
        <w:rPr>
          <w:rFonts w:cs="Calibri"/>
          <w:color w:val="000000" w:themeColor="text1"/>
        </w:rPr>
        <w:t xml:space="preserve"> The most </w:t>
      </w:r>
      <w:r w:rsidR="20A17677" w:rsidRPr="00211B95">
        <w:rPr>
          <w:rFonts w:cs="Calibri"/>
          <w:color w:val="000000" w:themeColor="text1"/>
        </w:rPr>
        <w:t xml:space="preserve">frequent </w:t>
      </w:r>
      <w:r w:rsidR="4B77A4C4" w:rsidRPr="00DA5579">
        <w:rPr>
          <w:rFonts w:cs="Calibri"/>
          <w:color w:val="000000" w:themeColor="text1"/>
        </w:rPr>
        <w:t>deficiencies</w:t>
      </w:r>
      <w:r w:rsidR="003475AE" w:rsidRPr="00DA5579">
        <w:rPr>
          <w:rFonts w:cs="Calibri"/>
          <w:color w:val="000000" w:themeColor="text1"/>
        </w:rPr>
        <w:t xml:space="preserve"> </w:t>
      </w:r>
      <w:r w:rsidR="10409A46" w:rsidRPr="00211B95">
        <w:rPr>
          <w:rFonts w:cs="Calibri"/>
          <w:color w:val="000000" w:themeColor="text1"/>
        </w:rPr>
        <w:t xml:space="preserve">concerned </w:t>
      </w:r>
      <w:r w:rsidR="003475AE" w:rsidRPr="00DA5579">
        <w:rPr>
          <w:rFonts w:cs="Calibri"/>
          <w:color w:val="000000" w:themeColor="text1"/>
        </w:rPr>
        <w:t>the</w:t>
      </w:r>
      <w:r w:rsidR="00425A80" w:rsidRPr="00DA5579">
        <w:rPr>
          <w:rFonts w:cs="Calibri"/>
          <w:color w:val="000000" w:themeColor="text1"/>
        </w:rPr>
        <w:t xml:space="preserve"> i</w:t>
      </w:r>
      <w:r w:rsidR="00E839E4" w:rsidRPr="00DA5579">
        <w:rPr>
          <w:rFonts w:cs="Calibri"/>
          <w:color w:val="000000" w:themeColor="text1"/>
        </w:rPr>
        <w:t>ncorporati</w:t>
      </w:r>
      <w:r w:rsidR="003475AE" w:rsidRPr="00DA5579">
        <w:rPr>
          <w:rFonts w:cs="Calibri"/>
          <w:color w:val="000000" w:themeColor="text1"/>
        </w:rPr>
        <w:t>on of</w:t>
      </w:r>
      <w:r w:rsidR="00E839E4" w:rsidRPr="00DA5579">
        <w:rPr>
          <w:rFonts w:cs="Calibri"/>
          <w:color w:val="000000" w:themeColor="text1"/>
        </w:rPr>
        <w:t xml:space="preserve"> clinical relevance in sample size </w:t>
      </w:r>
      <w:r w:rsidR="0004C030" w:rsidRPr="00DA5579">
        <w:rPr>
          <w:rFonts w:cs="Calibri"/>
          <w:color w:val="000000" w:themeColor="text1"/>
        </w:rPr>
        <w:t>calculation</w:t>
      </w:r>
      <w:r w:rsidR="2E736DB3" w:rsidRPr="00DA5579">
        <w:rPr>
          <w:rFonts w:cs="Calibri"/>
          <w:color w:val="000000" w:themeColor="text1"/>
        </w:rPr>
        <w:t>s</w:t>
      </w:r>
      <w:r w:rsidR="00E839E4" w:rsidRPr="00DA5579">
        <w:rPr>
          <w:rFonts w:cs="Calibri"/>
          <w:color w:val="000000" w:themeColor="text1"/>
        </w:rPr>
        <w:t xml:space="preserve"> and </w:t>
      </w:r>
      <w:r w:rsidR="1FE5A463" w:rsidRPr="00DA5579">
        <w:rPr>
          <w:rFonts w:cs="Calibri"/>
          <w:color w:val="000000" w:themeColor="text1"/>
        </w:rPr>
        <w:t xml:space="preserve">in </w:t>
      </w:r>
      <w:r w:rsidR="0004C030" w:rsidRPr="00DA5579">
        <w:rPr>
          <w:rFonts w:cs="Calibri"/>
          <w:color w:val="000000" w:themeColor="text1"/>
        </w:rPr>
        <w:t>results</w:t>
      </w:r>
      <w:r w:rsidR="00E839E4" w:rsidRPr="00DA5579">
        <w:rPr>
          <w:rFonts w:cs="Calibri"/>
          <w:color w:val="000000" w:themeColor="text1"/>
        </w:rPr>
        <w:t xml:space="preserve"> interpretation</w:t>
      </w:r>
      <w:r w:rsidR="00425A80" w:rsidRPr="00DA5579">
        <w:rPr>
          <w:rFonts w:cs="Calibri"/>
          <w:color w:val="000000" w:themeColor="text1"/>
        </w:rPr>
        <w:t xml:space="preserve">. </w:t>
      </w:r>
      <w:r w:rsidR="1F954F77" w:rsidRPr="00DA5579">
        <w:rPr>
          <w:rFonts w:eastAsia="Arial" w:cs="Arial"/>
          <w:szCs w:val="22"/>
        </w:rPr>
        <w:t>Discordances between pre-trial documents and final publications most involved the specification of primary endpoints.</w:t>
      </w:r>
    </w:p>
    <w:p w14:paraId="59AFACE6" w14:textId="7B4738BC" w:rsidR="00D7190A" w:rsidRPr="00424702" w:rsidRDefault="5A951BE3" w:rsidP="004B1C6A">
      <w:pPr>
        <w:spacing w:before="0" w:after="0" w:line="480" w:lineRule="auto"/>
        <w:rPr>
          <w:rFonts w:cs="Calibri"/>
          <w:b/>
          <w:bCs/>
          <w:i/>
          <w:iCs/>
          <w:color w:val="000000" w:themeColor="text1"/>
        </w:rPr>
      </w:pPr>
      <w:r w:rsidRPr="00424702">
        <w:rPr>
          <w:rFonts w:cs="Calibri"/>
          <w:b/>
          <w:bCs/>
          <w:i/>
          <w:iCs/>
          <w:color w:val="000000" w:themeColor="text1"/>
          <w:highlight w:val="yellow"/>
        </w:rPr>
        <w:t xml:space="preserve">Conclusion: </w:t>
      </w:r>
      <w:r w:rsidR="00424702" w:rsidRPr="00424702">
        <w:rPr>
          <w:rFonts w:cs="Calibri"/>
          <w:b/>
          <w:bCs/>
          <w:i/>
          <w:iCs/>
          <w:color w:val="000000" w:themeColor="text1"/>
          <w:highlight w:val="yellow"/>
        </w:rPr>
        <w:t>Our results suggest concerns in the ability of</w:t>
      </w:r>
      <w:r w:rsidR="00324C75" w:rsidRPr="00424702">
        <w:rPr>
          <w:rFonts w:cs="Calibri"/>
          <w:b/>
          <w:bCs/>
          <w:i/>
          <w:iCs/>
          <w:color w:val="000000" w:themeColor="text1"/>
          <w:highlight w:val="yellow"/>
        </w:rPr>
        <w:t xml:space="preserve"> surgical</w:t>
      </w:r>
      <w:r w:rsidR="436EFB0D" w:rsidRPr="00424702">
        <w:rPr>
          <w:rFonts w:cs="Calibri"/>
          <w:b/>
          <w:bCs/>
          <w:i/>
          <w:iCs/>
          <w:color w:val="000000" w:themeColor="text1"/>
          <w:highlight w:val="yellow"/>
        </w:rPr>
        <w:t xml:space="preserve"> RCTs</w:t>
      </w:r>
      <w:r w:rsidR="00324C75" w:rsidRPr="00424702">
        <w:rPr>
          <w:rFonts w:cs="Calibri"/>
          <w:b/>
          <w:bCs/>
          <w:i/>
          <w:iCs/>
          <w:color w:val="000000" w:themeColor="text1"/>
          <w:highlight w:val="yellow"/>
        </w:rPr>
        <w:t xml:space="preserve"> to inform clinical decision-making</w:t>
      </w:r>
      <w:r w:rsidR="00424702" w:rsidRPr="00424702">
        <w:rPr>
          <w:rFonts w:cs="Calibri"/>
          <w:b/>
          <w:bCs/>
          <w:i/>
          <w:iCs/>
          <w:color w:val="000000" w:themeColor="text1"/>
          <w:highlight w:val="yellow"/>
        </w:rPr>
        <w:t>.</w:t>
      </w:r>
    </w:p>
    <w:p w14:paraId="21AB7F0E" w14:textId="56D8A8C1" w:rsidR="00203336" w:rsidRPr="004B1C6A" w:rsidRDefault="00203336" w:rsidP="00BB5783">
      <w:pPr>
        <w:pStyle w:val="Titre11"/>
        <w:rPr>
          <w:lang w:val="en-US"/>
        </w:rPr>
      </w:pPr>
      <w:r w:rsidRPr="004B1C6A">
        <w:rPr>
          <w:lang w:val="en-US"/>
        </w:rPr>
        <w:lastRenderedPageBreak/>
        <w:t>INTRODUCTION</w:t>
      </w:r>
      <w:bookmarkEnd w:id="7"/>
    </w:p>
    <w:p w14:paraId="0EDB53AB" w14:textId="5FBC3B98" w:rsidR="00626B74" w:rsidRPr="00F32460" w:rsidRDefault="00626B74" w:rsidP="004B1C6A">
      <w:pPr>
        <w:spacing w:line="480" w:lineRule="auto"/>
        <w:rPr>
          <w:rFonts w:eastAsia="Times New Roman" w:cs="Calibri"/>
          <w:color w:val="000000" w:themeColor="text1"/>
          <w:kern w:val="0"/>
          <w:lang w:eastAsia="de-DE"/>
          <w14:ligatures w14:val="non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00FE6B7C">
        <w:rPr>
          <w:rFonts w:cs="Calibri"/>
          <w:color w:val="000000" w:themeColor="text1"/>
        </w:rPr>
        <w:t>S</w:t>
      </w:r>
      <w:r w:rsidRPr="7052A300">
        <w:rPr>
          <w:rFonts w:cs="Calibri"/>
          <w:color w:val="000000" w:themeColor="text1"/>
        </w:rPr>
        <w:t>urgical RCTs are</w:t>
      </w:r>
      <w:r w:rsidR="00FE6B7C">
        <w:rPr>
          <w:rFonts w:cs="Calibri"/>
          <w:color w:val="000000" w:themeColor="text1"/>
        </w:rPr>
        <w:t>, however,</w:t>
      </w:r>
      <w:r w:rsidRPr="7052A300">
        <w:rPr>
          <w:rFonts w:cs="Calibri"/>
          <w:color w:val="000000" w:themeColor="text1"/>
        </w:rPr>
        <w:t xml:space="preserve"> frequently incompletely and inconsistently reported and often fail to place patients and patient-relevant outcomes at the center of their research</w:t>
      </w:r>
      <w:r w:rsidR="00B67CAF" w:rsidRPr="7052A300">
        <w:rPr>
          <w:rFonts w:cs="Calibri"/>
          <w:color w:val="000000" w:themeColor="text1"/>
        </w:rPr>
        <w:fldChar w:fldCharType="begin"/>
      </w:r>
      <w:r w:rsidR="00A33E1D">
        <w:rPr>
          <w:rFonts w:cs="Calibri"/>
          <w:color w:val="000000" w:themeColor="text1"/>
        </w:rPr>
        <w:instrText xml:space="preserve"> ADDIN ZOTERO_ITEM CSL_CITATION {"citationID":"uVDf9Wa8","properties":{"formattedCitation":"\\super 1\\nosupersub{}","plainCitation":"1","noteIndex":0},"citationItems":[{"id":186224,"uris":["http://zotero.org/users/6583603/items/Y9TVA3KE"],"itemData":{"id":186224,"type":"article-journal","abstract":"OBJECTIVES: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B67CAF" w:rsidRPr="7052A300">
        <w:rPr>
          <w:rFonts w:cs="Calibri"/>
          <w:color w:val="000000" w:themeColor="text1"/>
        </w:rPr>
        <w:fldChar w:fldCharType="separate"/>
      </w:r>
      <w:r w:rsidR="00A33E1D" w:rsidRPr="00A33E1D">
        <w:rPr>
          <w:rFonts w:cs="Arial"/>
          <w:color w:val="000000"/>
          <w:kern w:val="0"/>
          <w:vertAlign w:val="superscript"/>
        </w:rPr>
        <w:t>1</w:t>
      </w:r>
      <w:r w:rsidR="00B67CAF" w:rsidRPr="7052A300">
        <w:rPr>
          <w:rFonts w:cs="Calibri"/>
          <w:color w:val="000000" w:themeColor="text1"/>
        </w:rPr>
        <w:fldChar w:fldCharType="end"/>
      </w:r>
      <w:r w:rsidR="2B5BFA7D" w:rsidRPr="7052A300">
        <w:rPr>
          <w:rFonts w:eastAsia="Times New Roman" w:cs="Calibri"/>
          <w:color w:val="000000" w:themeColor="text1"/>
          <w:kern w:val="0"/>
          <w:lang w:eastAsia="de-DE"/>
          <w14:ligatures w14:val="none"/>
        </w:rPr>
        <w:t>.</w:t>
      </w:r>
      <w:r w:rsidR="5AB2E3A8" w:rsidRPr="7052A300">
        <w:rPr>
          <w:rFonts w:eastAsia="Times New Roman" w:cs="Calibri"/>
          <w:color w:val="000000" w:themeColor="text1"/>
          <w:kern w:val="0"/>
          <w:lang w:eastAsia="de-DE"/>
          <w14:ligatures w14:val="none"/>
        </w:rPr>
        <w:t xml:space="preserve"> </w:t>
      </w:r>
      <w:r w:rsidR="00FE6B7C"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7052A300">
        <w:rPr>
          <w:rFonts w:eastAsia="Times New Roman" w:cs="Calibri"/>
          <w:color w:val="000000" w:themeColor="text1"/>
          <w:kern w:val="0"/>
          <w:lang w:eastAsia="de-DE"/>
          <w14:ligatures w14:val="none"/>
        </w:rPr>
        <w:t xml:space="preserve"> The great effort surgical scientists put into the conduct of trials may not pay off.</w:t>
      </w:r>
    </w:p>
    <w:p w14:paraId="0F257069" w14:textId="26641318"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{"citationID":"UnyEgsoR","properties":{"formattedCitation":"\\super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2</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2D147BFB" w14:textId="74D256A5" w:rsidR="00701AEC" w:rsidRPr="00C43EB2" w:rsidRDefault="70E5F1C7"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Despite the central role of RCTs in shaping surgical practice,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Pr="7052A300">
        <w:rPr>
          <w:rFonts w:eastAsia="Times New Roman" w:cs="Calibri"/>
          <w:color w:val="000000" w:themeColor="text1"/>
          <w:kern w:val="0"/>
          <w:lang w:eastAsia="de-DE"/>
          <w14:ligatures w14:val="none"/>
        </w:rPr>
        <w:t xml:space="preserve"> these core elements 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assess to what extent </w:t>
      </w:r>
      <w:r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p>
    <w:p w14:paraId="6A969434" w14:textId="77777777" w:rsidR="00203336" w:rsidRPr="00C43EB2" w:rsidRDefault="00203336" w:rsidP="004B1C6A">
      <w:pPr>
        <w:spacing w:before="0" w:after="0" w:line="480" w:lineRule="auto"/>
        <w:rPr>
          <w:rFonts w:eastAsiaTheme="majorEastAsia" w:cs="Calibri"/>
          <w:color w:val="000000" w:themeColor="text1"/>
          <w:kern w:val="0"/>
          <w14:ligatures w14:val="none"/>
        </w:rPr>
      </w:pPr>
      <w:r w:rsidRPr="7052A300">
        <w:rPr>
          <w:rFonts w:cs="Calibri"/>
          <w:color w:val="000000" w:themeColor="text1"/>
        </w:rPr>
        <w:br w:type="page"/>
      </w:r>
    </w:p>
    <w:p w14:paraId="2DC07D69" w14:textId="564B06CD" w:rsidR="00203336" w:rsidRPr="00BB4931" w:rsidRDefault="00203336" w:rsidP="00BB5783">
      <w:pPr>
        <w:pStyle w:val="Titre11"/>
        <w:rPr>
          <w:rFonts w:ascii="Arial" w:hAnsi="Arial"/>
          <w:lang w:val="en-US"/>
        </w:rPr>
      </w:pPr>
      <w:r w:rsidRPr="00BB4931">
        <w:rPr>
          <w:lang w:val="en-US"/>
        </w:rPr>
        <w:lastRenderedPageBreak/>
        <w:t>MATERIALS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64BD6305" w:rsidR="001A67F1" w:rsidRPr="00F32460" w:rsidRDefault="3C44974F" w:rsidP="00BB4931">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70E5F1C7" w:rsidRPr="7052A300">
        <w:rPr>
          <w:rFonts w:eastAsia="Times New Roman" w:cs="Calibri"/>
          <w:color w:val="000000" w:themeColor="text1"/>
          <w:kern w:val="0"/>
          <w:lang w:eastAsia="de-DE"/>
          <w14:ligatures w14:val="none"/>
        </w:rPr>
        <w:t xml:space="preserve">sequential </w:t>
      </w:r>
      <w:r w:rsidR="51C0EB4B" w:rsidRPr="7052A300">
        <w:rPr>
          <w:rFonts w:eastAsia="Times New Roman" w:cs="Calibri"/>
          <w:color w:val="000000" w:themeColor="text1"/>
          <w:kern w:val="0"/>
          <w:lang w:eastAsia="de-DE"/>
          <w14:ligatures w14:val="none"/>
        </w:rPr>
        <w:t>assessments</w:t>
      </w:r>
      <w:r w:rsidR="501B8BBE" w:rsidRPr="7052A300">
        <w:rPr>
          <w:rFonts w:eastAsia="Times New Roman" w:cs="Calibri"/>
          <w:color w:val="000000" w:themeColor="text1"/>
          <w:kern w:val="0"/>
          <w:lang w:eastAsia="de-DE"/>
          <w14:ligatures w14:val="none"/>
        </w:rPr>
        <w:t xml:space="preserve"> of </w:t>
      </w:r>
      <w:r w:rsidR="70E5F1C7" w:rsidRPr="7052A300">
        <w:rPr>
          <w:rFonts w:eastAsia="Times New Roman" w:cs="Calibri"/>
          <w:color w:val="000000" w:themeColor="text1"/>
          <w:kern w:val="0"/>
          <w:lang w:eastAsia="de-DE"/>
          <w14:ligatures w14:val="none"/>
        </w:rPr>
        <w:t xml:space="preserve">surgical </w:t>
      </w:r>
      <w:r w:rsidR="501B8BBE" w:rsidRPr="7052A300">
        <w:rPr>
          <w:rFonts w:eastAsia="Times New Roman" w:cs="Calibri"/>
          <w:color w:val="000000" w:themeColor="text1"/>
          <w:kern w:val="0"/>
          <w:lang w:eastAsia="de-DE"/>
          <w14:ligatures w14:val="none"/>
        </w:rPr>
        <w:t>RCTs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{"citationID":"OHOmCQi8","properties":{"formattedCitation":"\\super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3</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767C4D70" w:rsidR="00CE4CC0" w:rsidRPr="00C43EB2" w:rsidRDefault="70E5F1C7"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The pilot study was intended to explore whether core elements required for clinical relevance were adequately addressed even under these favorable conditions.</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assessment of 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published set of 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second 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63A573FB" w:rsidR="00CE4CC0" w:rsidRPr="00C43EB2" w:rsidRDefault="7B491565"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For both studies</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t>Study selection</w:t>
      </w:r>
    </w:p>
    <w:p w14:paraId="1B11977E" w14:textId="04A4D9AD"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w:t>
      </w:r>
      <w:r w:rsidR="00594666">
        <w:rPr>
          <w:rFonts w:eastAsia="Times New Roman" w:cs="Calibri"/>
          <w:color w:val="000000" w:themeColor="text1"/>
          <w:kern w:val="0"/>
          <w:lang w:eastAsia="de-DE"/>
          <w14:ligatures w14:val="none"/>
        </w:rPr>
        <w:lastRenderedPageBreak/>
        <w:t xml:space="preserve">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{"citationID":"M8aPtcgf","properties":{"unsorted":false,"formattedCitation":"\\super 4\\nosupersub{}","plainCitation":"4","noteIndex":0},"citationItems":[{"id":187614,"uris":["http://zotero.org/users/6583603/items/GYKRDDFD"],"itemData":{"id":187614,"type":"article-journal","container-title":"Environmental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4</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7FBAB75D" w:rsidR="2AE4E2AB" w:rsidRPr="00A741E4" w:rsidRDefault="2AE4E2AB" w:rsidP="00A741E4">
      <w:pPr>
        <w:spacing w:before="100" w:beforeAutospacing="1" w:after="100"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00D51F46">
        <w:rPr>
          <w:rFonts w:eastAsia="Times New Roman" w:cs="Calibri"/>
          <w:b/>
          <w:bCs/>
          <w:i/>
          <w:iCs/>
          <w:color w:val="000000" w:themeColor="text1"/>
          <w:highlight w:val="yellow"/>
          <w:lang w:eastAsia="de-DE"/>
        </w:rPr>
        <w:t xml:space="preserve">trials </w:t>
      </w:r>
      <w:r w:rsidR="00D51F46" w:rsidRPr="00D51F46">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00D51F46">
        <w:rPr>
          <w:rFonts w:eastAsia="Times New Roman" w:cs="Calibri"/>
          <w:b/>
          <w:bCs/>
          <w:i/>
          <w:iCs/>
          <w:color w:val="000000" w:themeColor="text1"/>
          <w:highlight w:val="yellow"/>
          <w:lang w:eastAsia="de-DE"/>
        </w:rPr>
        <w:t>As detailed in our</w:t>
      </w:r>
      <w:r w:rsidRPr="00D51F46">
        <w:rPr>
          <w:rFonts w:eastAsia="Times New Roman" w:cs="Calibri"/>
          <w:b/>
          <w:bCs/>
          <w:i/>
          <w:iCs/>
          <w:color w:val="000000" w:themeColor="text1"/>
          <w:highlight w:val="yellow"/>
          <w:lang w:eastAsia="de-DE"/>
        </w:rPr>
        <w:t xml:space="preserve"> study proto</w:t>
      </w:r>
      <w:r w:rsidRPr="00A741E4">
        <w:rPr>
          <w:rFonts w:eastAsia="Times New Roman" w:cs="Calibri"/>
          <w:b/>
          <w:bCs/>
          <w:i/>
          <w:iCs/>
          <w:color w:val="000000" w:themeColor="text1"/>
          <w:highlight w:val="yellow"/>
          <w:lang w:eastAsia="de-DE"/>
        </w:rPr>
        <w:t>col</w:t>
      </w:r>
      <w:r w:rsidR="00D51F46" w:rsidRPr="00A741E4">
        <w:rPr>
          <w:rFonts w:eastAsia="Times New Roman" w:cs="Calibri"/>
          <w:b/>
          <w:bCs/>
          <w:i/>
          <w:iCs/>
          <w:color w:val="000000" w:themeColor="text1"/>
          <w:highlight w:val="yellow"/>
          <w:lang w:eastAsia="de-DE"/>
        </w:rPr>
        <w:t xml:space="preserve">, </w:t>
      </w:r>
      <w:r w:rsidRPr="00A741E4">
        <w:rPr>
          <w:rFonts w:eastAsia="Times New Roman" w:cs="Calibri"/>
          <w:b/>
          <w:bCs/>
          <w:i/>
          <w:iCs/>
          <w:color w:val="000000" w:themeColor="text1"/>
          <w:highlight w:val="yellow"/>
          <w:lang w:eastAsia="de-DE"/>
        </w:rPr>
        <w:t>prospectively register</w:t>
      </w:r>
      <w:r w:rsidR="00D51F46" w:rsidRPr="00A741E4">
        <w:rPr>
          <w:rFonts w:eastAsia="Times New Roman" w:cs="Calibri"/>
          <w:b/>
          <w:bCs/>
          <w:i/>
          <w:iCs/>
          <w:color w:val="000000" w:themeColor="text1"/>
          <w:highlight w:val="yellow"/>
          <w:lang w:eastAsia="de-DE"/>
        </w:rPr>
        <w:t>ed</w:t>
      </w:r>
      <w:r w:rsidRPr="00A741E4">
        <w:rPr>
          <w:rFonts w:eastAsia="Times New Roman" w:cs="Calibri"/>
          <w:b/>
          <w:bCs/>
          <w:i/>
          <w:iCs/>
          <w:color w:val="000000" w:themeColor="text1"/>
          <w:highlight w:val="yellow"/>
          <w:lang w:eastAsia="de-DE"/>
        </w:rPr>
        <w:t xml:space="preserve"> on the Open Science Framework (OSF)</w:t>
      </w:r>
      <w:r w:rsidR="00C85516" w:rsidRPr="00A741E4">
        <w:rPr>
          <w:rFonts w:eastAsia="Times New Roman" w:cs="Calibri"/>
          <w:b/>
          <w:bCs/>
          <w:i/>
          <w:iCs/>
          <w:color w:val="000000" w:themeColor="text1"/>
          <w:highlight w:val="yellow"/>
          <w:lang w:eastAsia="de-DE"/>
        </w:rPr>
        <w:t xml:space="preserve"> and </w:t>
      </w:r>
      <w:r w:rsidR="00D51F46" w:rsidRPr="00A741E4">
        <w:rPr>
          <w:rFonts w:eastAsia="Times New Roman" w:cs="Calibri"/>
          <w:b/>
          <w:bCs/>
          <w:i/>
          <w:iCs/>
          <w:color w:val="000000" w:themeColor="text1"/>
          <w:highlight w:val="yellow"/>
          <w:lang w:eastAsia="de-DE"/>
        </w:rPr>
        <w:t xml:space="preserve">made </w:t>
      </w:r>
      <w:r w:rsidR="00F132E2" w:rsidRPr="00A741E4">
        <w:rPr>
          <w:rFonts w:eastAsia="Times New Roman" w:cs="Calibri"/>
          <w:b/>
          <w:bCs/>
          <w:i/>
          <w:iCs/>
          <w:color w:val="000000" w:themeColor="text1"/>
          <w:highlight w:val="yellow"/>
          <w:lang w:eastAsia="de-DE"/>
        </w:rPr>
        <w:t>publicly accessible</w:t>
      </w:r>
      <w:r w:rsidR="00C85516" w:rsidRPr="00A741E4">
        <w:rPr>
          <w:rFonts w:eastAsia="Times New Roman" w:cs="Calibri"/>
          <w:b/>
          <w:bCs/>
          <w:i/>
          <w:iCs/>
          <w:color w:val="000000" w:themeColor="text1"/>
          <w:highlight w:val="yellow"/>
          <w:lang w:eastAsia="de-DE"/>
        </w:rPr>
        <w:fldChar w:fldCharType="begin"/>
      </w:r>
      <w:r w:rsidR="00C85516" w:rsidRPr="00A741E4">
        <w:rPr>
          <w:rFonts w:eastAsia="Times New Roman" w:cs="Calibri"/>
          <w:b/>
          <w:bCs/>
          <w:i/>
          <w:iCs/>
          <w:color w:val="000000" w:themeColor="text1"/>
          <w:highlight w:val="yellow"/>
          <w:lang w:eastAsia="de-DE"/>
        </w:rPr>
        <w:instrText xml:space="preserve"> ADDIN ZOTERO_ITEM CSL_CITATION {"citationID":"TS9gMXDT","properties":{"unsorted":false,"formattedCitation":"\\super 5\\nosupersub{}","plainCitation":"5","noteIndex":0},"citationItems":[{"id":229103,"uris":["http://zotero.org/groups/6353616/items/C4PHCJD7"],"itemData":{"id":229103,"type":"article-journal","abstract":"Medical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00A741E4">
        <w:rPr>
          <w:rFonts w:eastAsia="Times New Roman" w:cs="Calibri"/>
          <w:b/>
          <w:bCs/>
          <w:i/>
          <w:iCs/>
          <w:color w:val="000000" w:themeColor="text1"/>
          <w:highlight w:val="yellow"/>
          <w:lang w:eastAsia="de-DE"/>
        </w:rPr>
        <w:fldChar w:fldCharType="separate"/>
      </w:r>
      <w:r w:rsidR="00C85516" w:rsidRPr="00A741E4">
        <w:rPr>
          <w:rFonts w:cs="Arial"/>
          <w:b/>
          <w:bCs/>
          <w:i/>
          <w:iCs/>
          <w:color w:val="000000"/>
          <w:kern w:val="0"/>
          <w:highlight w:val="yellow"/>
          <w:vertAlign w:val="superscript"/>
        </w:rPr>
        <w:t>5</w:t>
      </w:r>
      <w:r w:rsidR="00C85516" w:rsidRPr="00A741E4">
        <w:rPr>
          <w:rFonts w:eastAsia="Times New Roman" w:cs="Calibri"/>
          <w:b/>
          <w:bCs/>
          <w:i/>
          <w:iCs/>
          <w:color w:val="000000" w:themeColor="text1"/>
          <w:highlight w:val="yellow"/>
          <w:lang w:eastAsia="de-DE"/>
        </w:rPr>
        <w:fldChar w:fldCharType="end"/>
      </w:r>
      <w:r w:rsidR="00D51F46" w:rsidRPr="00A741E4">
        <w:rPr>
          <w:rFonts w:eastAsia="Times New Roman" w:cs="Calibri"/>
          <w:b/>
          <w:bCs/>
          <w:i/>
          <w:iCs/>
          <w:color w:val="000000" w:themeColor="text1"/>
          <w:highlight w:val="yellow"/>
          <w:lang w:eastAsia="de-DE"/>
        </w:rPr>
        <w:t xml:space="preserve">, we did not perform a systematic selection of all </w:t>
      </w:r>
      <w:r w:rsidR="00812140">
        <w:rPr>
          <w:rFonts w:eastAsia="Times New Roman" w:cs="Calibri"/>
          <w:b/>
          <w:bCs/>
          <w:i/>
          <w:iCs/>
          <w:color w:val="000000" w:themeColor="text1"/>
          <w:highlight w:val="yellow"/>
          <w:lang w:eastAsia="de-DE"/>
        </w:rPr>
        <w:t xml:space="preserve">surgical </w:t>
      </w:r>
      <w:r w:rsidR="00D51F46" w:rsidRPr="00A741E4">
        <w:rPr>
          <w:rFonts w:eastAsia="Times New Roman" w:cs="Calibri"/>
          <w:b/>
          <w:bCs/>
          <w:i/>
          <w:iCs/>
          <w:color w:val="000000" w:themeColor="text1"/>
          <w:highlight w:val="yellow"/>
          <w:lang w:eastAsia="de-DE"/>
        </w:rPr>
        <w:t>RCTs</w:t>
      </w:r>
      <w:r w:rsidR="00812140">
        <w:rPr>
          <w:rFonts w:eastAsia="Times New Roman" w:cs="Calibri"/>
          <w:b/>
          <w:bCs/>
          <w:i/>
          <w:iCs/>
          <w:color w:val="000000" w:themeColor="text1"/>
          <w:highlight w:val="yellow"/>
          <w:lang w:eastAsia="de-DE"/>
        </w:rPr>
        <w:t xml:space="preserve"> identified</w:t>
      </w:r>
      <w:r w:rsidR="0036564B" w:rsidRPr="00A741E4">
        <w:rPr>
          <w:rFonts w:eastAsia="Times New Roman" w:cs="Calibri"/>
          <w:b/>
          <w:bCs/>
          <w:i/>
          <w:iCs/>
          <w:color w:val="000000" w:themeColor="text1"/>
          <w:highlight w:val="yellow"/>
          <w:lang w:eastAsia="de-DE"/>
        </w:rPr>
        <w:t xml:space="preserve">. Alternatively, we performed a survey of </w:t>
      </w:r>
      <w:r w:rsidR="00812140">
        <w:rPr>
          <w:rFonts w:eastAsia="Times New Roman" w:cs="Calibri"/>
          <w:b/>
          <w:bCs/>
          <w:i/>
          <w:iCs/>
          <w:color w:val="000000" w:themeColor="text1"/>
          <w:highlight w:val="yellow"/>
          <w:lang w:eastAsia="de-DE"/>
        </w:rPr>
        <w:t>them</w:t>
      </w:r>
      <w:r w:rsidR="005E6D3E" w:rsidRPr="00A741E4">
        <w:rPr>
          <w:rFonts w:eastAsia="Times New Roman" w:cs="Calibri"/>
          <w:b/>
          <w:bCs/>
          <w:i/>
          <w:iCs/>
          <w:color w:val="000000" w:themeColor="text1"/>
          <w:highlight w:val="yellow"/>
          <w:lang w:eastAsia="de-DE"/>
        </w:rPr>
        <w:t xml:space="preserve"> with a target sample size based</w:t>
      </w:r>
      <w:r w:rsidR="0036564B" w:rsidRPr="00A741E4">
        <w:rPr>
          <w:rFonts w:eastAsia="Times New Roman" w:cs="Calibri"/>
          <w:b/>
          <w:bCs/>
          <w:i/>
          <w:iCs/>
          <w:color w:val="000000" w:themeColor="text1"/>
          <w:highlight w:val="yellow"/>
          <w:lang w:eastAsia="de-DE"/>
        </w:rPr>
        <w:t xml:space="preserve"> on the results of the pilot phase (see </w:t>
      </w:r>
      <w:r w:rsidR="0054525C" w:rsidRPr="0054525C">
        <w:rPr>
          <w:rFonts w:eastAsia="Times New Roman" w:cs="Calibri"/>
          <w:b/>
          <w:bCs/>
          <w:i/>
          <w:iCs/>
          <w:color w:val="000000" w:themeColor="text1"/>
          <w:lang w:eastAsia="de-DE"/>
        </w:rPr>
        <w:t>Sample size calculation for the main study</w:t>
      </w:r>
      <w:r w:rsidR="0054525C">
        <w:rPr>
          <w:rFonts w:eastAsia="Times New Roman" w:cs="Calibri"/>
          <w:b/>
          <w:bCs/>
          <w:i/>
          <w:iCs/>
          <w:color w:val="000000" w:themeColor="text1"/>
          <w:lang w:eastAsia="de-DE"/>
        </w:rPr>
        <w:t xml:space="preserve"> </w:t>
      </w:r>
      <w:r w:rsidR="0036564B" w:rsidRPr="00A741E4">
        <w:rPr>
          <w:rFonts w:eastAsia="Times New Roman" w:cs="Calibri"/>
          <w:b/>
          <w:bCs/>
          <w:i/>
          <w:iCs/>
          <w:color w:val="000000" w:themeColor="text1"/>
          <w:highlight w:val="yellow"/>
          <w:lang w:eastAsia="de-DE"/>
        </w:rPr>
        <w:t>section)</w:t>
      </w:r>
      <w:r w:rsidR="005E6D3E" w:rsidRPr="00A741E4">
        <w:rPr>
          <w:rFonts w:eastAsia="Times New Roman" w:cs="Calibri"/>
          <w:b/>
          <w:bCs/>
          <w:i/>
          <w:iCs/>
          <w:color w:val="000000" w:themeColor="text1"/>
          <w:highlight w:val="yellow"/>
          <w:lang w:eastAsia="de-DE"/>
        </w:rPr>
        <w:t>.</w:t>
      </w:r>
      <w:r w:rsidR="00D51F46" w:rsidRPr="00A741E4">
        <w:rPr>
          <w:rFonts w:eastAsia="Times New Roman" w:cs="Calibri"/>
          <w:color w:val="000000" w:themeColor="text1"/>
          <w:highlight w:val="yellow"/>
          <w:lang w:eastAsia="de-DE"/>
        </w:rPr>
        <w:t xml:space="preserve"> </w:t>
      </w:r>
      <w:r w:rsidR="0001760E" w:rsidRPr="00A741E4">
        <w:rPr>
          <w:rFonts w:eastAsia="Times New Roman" w:cs="Calibri"/>
          <w:b/>
          <w:bCs/>
          <w:i/>
          <w:iCs/>
          <w:color w:val="000000" w:themeColor="text1"/>
          <w:highlight w:val="yellow"/>
          <w:lang w:eastAsia="de-DE"/>
        </w:rPr>
        <w:t>Two reviewers</w:t>
      </w:r>
      <w:r w:rsidRPr="00A741E4">
        <w:rPr>
          <w:rFonts w:eastAsia="Times New Roman" w:cs="Calibri"/>
          <w:b/>
          <w:bCs/>
          <w:i/>
          <w:iCs/>
          <w:color w:val="000000" w:themeColor="text1"/>
          <w:highlight w:val="yellow"/>
          <w:lang w:eastAsia="de-DE"/>
        </w:rPr>
        <w:t xml:space="preserve"> </w:t>
      </w:r>
      <w:r w:rsidR="00A741E4" w:rsidRPr="00A741E4">
        <w:rPr>
          <w:rFonts w:eastAsia="Times New Roman" w:cs="Calibri"/>
          <w:b/>
          <w:bCs/>
          <w:i/>
          <w:iCs/>
          <w:color w:val="000000" w:themeColor="text1"/>
          <w:highlight w:val="yellow"/>
          <w:lang w:eastAsia="de-DE"/>
        </w:rPr>
        <w:t xml:space="preserve">(JRR and JP) </w:t>
      </w:r>
      <w:r w:rsidR="008A6C15">
        <w:rPr>
          <w:rFonts w:eastAsia="Times New Roman" w:cs="Calibri"/>
          <w:b/>
          <w:bCs/>
          <w:i/>
          <w:iCs/>
          <w:color w:val="000000" w:themeColor="text1"/>
          <w:highlight w:val="yellow"/>
          <w:lang w:eastAsia="de-DE"/>
        </w:rPr>
        <w:t xml:space="preserve">independently </w:t>
      </w:r>
      <w:r w:rsidRPr="00A741E4">
        <w:rPr>
          <w:rFonts w:eastAsia="Times New Roman" w:cs="Calibri"/>
          <w:b/>
          <w:bCs/>
          <w:i/>
          <w:iCs/>
          <w:color w:val="000000" w:themeColor="text1"/>
          <w:highlight w:val="yellow"/>
          <w:lang w:eastAsia="de-DE"/>
        </w:rPr>
        <w:t>screened</w:t>
      </w:r>
      <w:r w:rsidR="0001760E" w:rsidRPr="00A741E4">
        <w:rPr>
          <w:rFonts w:eastAsia="Times New Roman" w:cs="Calibri"/>
          <w:b/>
          <w:bCs/>
          <w:i/>
          <w:iCs/>
          <w:color w:val="000000" w:themeColor="text1"/>
          <w:highlight w:val="yellow"/>
          <w:lang w:eastAsia="de-DE"/>
        </w:rPr>
        <w:t xml:space="preserve"> records </w:t>
      </w:r>
      <w:r w:rsidR="005E6D3E" w:rsidRPr="00A741E4">
        <w:rPr>
          <w:rFonts w:eastAsia="Times New Roman" w:cs="Calibri"/>
          <w:b/>
          <w:bCs/>
          <w:i/>
          <w:iCs/>
          <w:color w:val="000000" w:themeColor="text1"/>
          <w:highlight w:val="yellow"/>
          <w:lang w:eastAsia="de-DE"/>
        </w:rPr>
        <w:t>using Rayyan®</w:t>
      </w:r>
      <w:r w:rsidR="005E6D3E" w:rsidRPr="00A741E4">
        <w:rPr>
          <w:rFonts w:eastAsia="Times New Roman" w:cs="Calibri"/>
          <w:b/>
          <w:bCs/>
          <w:i/>
          <w:iCs/>
          <w:color w:val="000000" w:themeColor="text1"/>
          <w:highlight w:val="yellow"/>
          <w:lang w:eastAsia="de-DE"/>
        </w:rPr>
        <w:fldChar w:fldCharType="begin"/>
      </w:r>
      <w:r w:rsidR="005E6D3E" w:rsidRPr="00A741E4">
        <w:rPr>
          <w:rFonts w:eastAsia="Times New Roman" w:cs="Calibri"/>
          <w:b/>
          <w:bCs/>
          <w:i/>
          <w:iCs/>
          <w:color w:val="000000" w:themeColor="text1"/>
          <w:highlight w:val="yellow"/>
          <w:lang w:eastAsia="de-DE"/>
        </w:rPr>
        <w:instrText xml:space="preserve"> ADDIN ZOTERO_ITEM CSL_CITATION {"citationID":"ulZrOYRU","properties":{"unsorted":false,"formattedCitation":"\\super 6\\nosupersub{}","plainCitation":"6","noteIndex":0},"citationItems":[{"id":187616,"uris":["http://zotero.org/users/6583603/items/CL6RNGV4"],"itemData":{"id":187616,"type":"software","DOI":"10.1186/s13643-016-0384-4","note":"page: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00A741E4">
        <w:rPr>
          <w:rFonts w:eastAsia="Times New Roman" w:cs="Calibri"/>
          <w:b/>
          <w:bCs/>
          <w:i/>
          <w:iCs/>
          <w:color w:val="000000" w:themeColor="text1"/>
          <w:highlight w:val="yellow"/>
          <w:lang w:eastAsia="de-DE"/>
        </w:rPr>
        <w:fldChar w:fldCharType="separate"/>
      </w:r>
      <w:r w:rsidR="005E6D3E" w:rsidRPr="00A741E4">
        <w:rPr>
          <w:rFonts w:cs="Arial"/>
          <w:b/>
          <w:bCs/>
          <w:i/>
          <w:iCs/>
          <w:color w:val="000000"/>
          <w:kern w:val="0"/>
          <w:highlight w:val="yellow"/>
          <w:vertAlign w:val="superscript"/>
        </w:rPr>
        <w:t>6</w:t>
      </w:r>
      <w:r w:rsidR="005E6D3E" w:rsidRPr="00A741E4">
        <w:rPr>
          <w:rFonts w:eastAsia="Times New Roman" w:cs="Calibri"/>
          <w:b/>
          <w:bCs/>
          <w:i/>
          <w:iCs/>
          <w:color w:val="000000" w:themeColor="text1"/>
          <w:highlight w:val="yellow"/>
          <w:lang w:eastAsia="de-DE"/>
        </w:rPr>
        <w:fldChar w:fldCharType="end"/>
      </w:r>
      <w:r w:rsidR="005E6D3E" w:rsidRPr="00A741E4">
        <w:rPr>
          <w:rFonts w:eastAsia="Times New Roman" w:cs="Calibri"/>
          <w:b/>
          <w:bCs/>
          <w:i/>
          <w:iCs/>
          <w:color w:val="000000" w:themeColor="text1"/>
          <w:highlight w:val="yellow"/>
          <w:lang w:eastAsia="de-DE"/>
        </w:rPr>
        <w:t xml:space="preserve"> in </w:t>
      </w:r>
      <w:r w:rsidR="00812140">
        <w:rPr>
          <w:rFonts w:eastAsia="Times New Roman" w:cs="Calibri"/>
          <w:b/>
          <w:bCs/>
          <w:i/>
          <w:iCs/>
          <w:color w:val="000000" w:themeColor="text1"/>
          <w:highlight w:val="yellow"/>
          <w:lang w:eastAsia="de-DE"/>
        </w:rPr>
        <w:t xml:space="preserve">the default </w:t>
      </w:r>
      <w:r w:rsidR="005E6D3E" w:rsidRPr="00A741E4">
        <w:rPr>
          <w:rFonts w:eastAsia="Times New Roman" w:cs="Calibri"/>
          <w:b/>
          <w:bCs/>
          <w:i/>
          <w:iCs/>
          <w:color w:val="000000" w:themeColor="text1"/>
          <w:highlight w:val="yellow"/>
          <w:lang w:eastAsia="de-DE"/>
        </w:rPr>
        <w:t>randomly generated order</w:t>
      </w:r>
      <w:r w:rsidR="00812140">
        <w:rPr>
          <w:rFonts w:eastAsia="Times New Roman" w:cs="Calibri"/>
          <w:b/>
          <w:bCs/>
          <w:i/>
          <w:iCs/>
          <w:color w:val="000000" w:themeColor="text1"/>
          <w:highlight w:val="yellow"/>
          <w:lang w:eastAsia="de-DE"/>
        </w:rPr>
        <w:t xml:space="preserve"> </w:t>
      </w:r>
      <w:r w:rsidR="005E6D3E" w:rsidRPr="00A741E4">
        <w:rPr>
          <w:rFonts w:eastAsia="Times New Roman" w:cs="Calibri"/>
          <w:b/>
          <w:bCs/>
          <w:i/>
          <w:iCs/>
          <w:color w:val="000000" w:themeColor="text1"/>
          <w:highlight w:val="yellow"/>
          <w:lang w:eastAsia="de-DE"/>
        </w:rPr>
        <w:t>(no sorting or prioritization applied),</w:t>
      </w:r>
      <w:r w:rsidR="00812140">
        <w:rPr>
          <w:rFonts w:eastAsia="Times New Roman" w:cs="Calibri"/>
          <w:b/>
          <w:bCs/>
          <w:i/>
          <w:iCs/>
          <w:color w:val="000000" w:themeColor="text1"/>
          <w:highlight w:val="yellow"/>
          <w:lang w:eastAsia="de-DE"/>
        </w:rPr>
        <w:t xml:space="preserve"> which was</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identical</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for</w:t>
      </w:r>
      <w:r w:rsidR="005E6D3E" w:rsidRPr="00A741E4">
        <w:rPr>
          <w:rFonts w:eastAsia="Times New Roman" w:cs="Calibri"/>
          <w:b/>
          <w:bCs/>
          <w:i/>
          <w:iCs/>
          <w:color w:val="000000" w:themeColor="text1"/>
          <w:highlight w:val="yellow"/>
          <w:lang w:eastAsia="de-DE"/>
        </w:rPr>
        <w:t xml:space="preserve"> both reviewers.</w:t>
      </w:r>
      <w:r w:rsidR="00A741E4" w:rsidRPr="00A741E4">
        <w:rPr>
          <w:rFonts w:eastAsia="Times New Roman" w:cs="Calibri"/>
          <w:b/>
          <w:bCs/>
          <w:i/>
          <w:iCs/>
          <w:color w:val="000000" w:themeColor="text1"/>
          <w:highlight w:val="yellow"/>
          <w:lang w:eastAsia="de-DE"/>
        </w:rPr>
        <w:t xml:space="preserve"> Abstract screening was continued until the number of </w:t>
      </w:r>
      <w:r w:rsidR="008A6C15">
        <w:rPr>
          <w:rFonts w:eastAsia="Times New Roman" w:cs="Calibri"/>
          <w:b/>
          <w:bCs/>
          <w:i/>
          <w:iCs/>
          <w:color w:val="000000" w:themeColor="text1"/>
          <w:highlight w:val="yellow"/>
          <w:lang w:eastAsia="de-DE"/>
        </w:rPr>
        <w:t xml:space="preserve">potentially eligible records </w:t>
      </w:r>
      <w:r w:rsidR="00A741E4" w:rsidRPr="00A741E4">
        <w:rPr>
          <w:rFonts w:eastAsia="Times New Roman" w:cs="Calibri"/>
          <w:b/>
          <w:bCs/>
          <w:i/>
          <w:iCs/>
          <w:color w:val="000000" w:themeColor="text1"/>
          <w:highlight w:val="yellow"/>
          <w:lang w:eastAsia="de-DE"/>
        </w:rPr>
        <w:t>approached the predefined target</w:t>
      </w:r>
      <w:r w:rsidR="008A6C15">
        <w:rPr>
          <w:rFonts w:eastAsia="Times New Roman" w:cs="Calibri"/>
          <w:b/>
          <w:bCs/>
          <w:i/>
          <w:iCs/>
          <w:color w:val="000000" w:themeColor="text1"/>
          <w:highlight w:val="yellow"/>
          <w:lang w:eastAsia="de-DE"/>
        </w:rPr>
        <w:t xml:space="preserve"> sample size</w:t>
      </w:r>
      <w:r w:rsidR="00A741E4" w:rsidRPr="00A741E4">
        <w:rPr>
          <w:rFonts w:eastAsia="Times New Roman" w:cs="Calibri"/>
          <w:b/>
          <w:bCs/>
          <w:i/>
          <w:iCs/>
          <w:color w:val="000000" w:themeColor="text1"/>
          <w:highlight w:val="yellow"/>
          <w:lang w:eastAsia="de-DE"/>
        </w:rPr>
        <w:t>.</w:t>
      </w:r>
      <w:r w:rsidR="008A6C15">
        <w:rPr>
          <w:rFonts w:eastAsia="Times New Roman" w:cs="Calibri"/>
          <w:b/>
          <w:bCs/>
          <w:i/>
          <w:iCs/>
          <w:color w:val="000000" w:themeColor="text1"/>
          <w:lang w:eastAsia="de-DE"/>
        </w:rPr>
        <w:t xml:space="preserve"> </w:t>
      </w:r>
      <w:r w:rsidR="00A741E4" w:rsidRPr="00A741E4">
        <w:rPr>
          <w:rFonts w:eastAsia="Times New Roman" w:cs="Calibri"/>
          <w:b/>
          <w:bCs/>
          <w:i/>
          <w:iCs/>
          <w:color w:val="000000" w:themeColor="text1"/>
          <w:highlight w:val="yellow"/>
          <w:lang w:eastAsia="de-DE"/>
        </w:rPr>
        <w:t xml:space="preserve">Full-text selection was then performed, resulting in the exclusion of </w:t>
      </w:r>
      <w:r w:rsidR="008A6C15">
        <w:rPr>
          <w:rFonts w:eastAsia="Times New Roman" w:cs="Calibri"/>
          <w:b/>
          <w:bCs/>
          <w:i/>
          <w:iCs/>
          <w:color w:val="000000" w:themeColor="text1"/>
          <w:highlight w:val="yellow"/>
          <w:lang w:eastAsia="de-DE"/>
        </w:rPr>
        <w:t>ineligible studies and a total sample inferior to the target size</w:t>
      </w:r>
      <w:r w:rsidR="00A741E4" w:rsidRPr="00A741E4">
        <w:rPr>
          <w:rFonts w:eastAsia="Times New Roman" w:cs="Calibri"/>
          <w:b/>
          <w:bCs/>
          <w:i/>
          <w:iCs/>
          <w:color w:val="000000" w:themeColor="text1"/>
          <w:highlight w:val="yellow"/>
          <w:lang w:eastAsia="de-DE"/>
        </w:rPr>
        <w:t>.</w:t>
      </w:r>
      <w:r w:rsidR="00A741E4"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As this step</w:t>
      </w:r>
      <w:r w:rsidR="008A6C15" w:rsidRPr="00D43C9F">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00D43C9F">
        <w:rPr>
          <w:rFonts w:eastAsia="Times New Roman" w:cs="Calibri"/>
          <w:b/>
          <w:bCs/>
          <w:i/>
          <w:iCs/>
          <w:color w:val="000000" w:themeColor="text1"/>
          <w:highlight w:val="yellow"/>
          <w:lang w:eastAsia="de-DE"/>
        </w:rPr>
        <w:t>i</w:t>
      </w:r>
      <w:r w:rsidR="008A6C15" w:rsidRPr="00D43C9F">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00D43C9F">
        <w:rPr>
          <w:rFonts w:eastAsia="Times New Roman" w:cs="Calibri"/>
          <w:b/>
          <w:bCs/>
          <w:i/>
          <w:iCs/>
          <w:color w:val="000000" w:themeColor="text1"/>
          <w:highlight w:val="yellow"/>
          <w:lang w:eastAsia="de-DE"/>
        </w:rPr>
        <w:t>repeated</w:t>
      </w:r>
      <w:r w:rsidR="008A6C15" w:rsidRPr="00D43C9F">
        <w:rPr>
          <w:rFonts w:eastAsia="Times New Roman" w:cs="Calibri"/>
          <w:b/>
          <w:bCs/>
          <w:i/>
          <w:iCs/>
          <w:color w:val="000000" w:themeColor="text1"/>
          <w:highlight w:val="yellow"/>
          <w:lang w:eastAsia="de-DE"/>
        </w:rPr>
        <w:t xml:space="preserve"> until the </w:t>
      </w:r>
      <w:r w:rsidR="00D43C9F" w:rsidRPr="00D43C9F">
        <w:rPr>
          <w:rFonts w:eastAsia="Times New Roman" w:cs="Calibri"/>
          <w:b/>
          <w:bCs/>
          <w:i/>
          <w:iCs/>
          <w:color w:val="000000" w:themeColor="text1"/>
          <w:highlight w:val="yellow"/>
          <w:lang w:eastAsia="de-DE"/>
        </w:rPr>
        <w:t>target</w:t>
      </w:r>
      <w:r w:rsidR="008A6C15"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sample size</w:t>
      </w:r>
      <w:r w:rsidR="008A6C15" w:rsidRPr="00D43C9F">
        <w:rPr>
          <w:rFonts w:eastAsia="Times New Roman" w:cs="Calibri"/>
          <w:b/>
          <w:bCs/>
          <w:i/>
          <w:iCs/>
          <w:color w:val="000000" w:themeColor="text1"/>
          <w:highlight w:val="yellow"/>
          <w:lang w:eastAsia="de-DE"/>
        </w:rPr>
        <w:t xml:space="preserve"> of eligible </w:t>
      </w:r>
      <w:r w:rsidR="00D43C9F" w:rsidRPr="00D43C9F">
        <w:rPr>
          <w:rFonts w:eastAsia="Times New Roman" w:cs="Calibri"/>
          <w:b/>
          <w:bCs/>
          <w:i/>
          <w:iCs/>
          <w:color w:val="000000" w:themeColor="text1"/>
          <w:highlight w:val="yellow"/>
          <w:lang w:eastAsia="de-DE"/>
        </w:rPr>
        <w:t>RCTs</w:t>
      </w:r>
      <w:r w:rsidR="008A6C15" w:rsidRPr="00D43C9F">
        <w:rPr>
          <w:rFonts w:eastAsia="Times New Roman" w:cs="Calibri"/>
          <w:b/>
          <w:bCs/>
          <w:i/>
          <w:iCs/>
          <w:color w:val="000000" w:themeColor="text1"/>
          <w:highlight w:val="yellow"/>
          <w:lang w:eastAsia="de-DE"/>
        </w:rPr>
        <w:t xml:space="preserve"> was reached</w:t>
      </w:r>
      <w:r w:rsidR="00A741E4" w:rsidRPr="008A6C15">
        <w:rPr>
          <w:rFonts w:eastAsia="Times New Roman" w:cs="Calibri"/>
          <w:b/>
          <w:bCs/>
          <w:i/>
          <w:iCs/>
          <w:color w:val="000000" w:themeColor="text1"/>
          <w:highlight w:val="yellow"/>
          <w:lang w:eastAsia="de-DE"/>
        </w:rPr>
        <w:t>.</w:t>
      </w:r>
      <w:r w:rsidR="00A741E4">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lastRenderedPageBreak/>
        <w:t>D</w:t>
      </w:r>
      <w:r w:rsidR="15F68BEC" w:rsidRPr="7052A300">
        <w:rPr>
          <w:lang w:eastAsia="de-DE"/>
        </w:rPr>
        <w:t xml:space="preserve">ata </w:t>
      </w:r>
      <w:r w:rsidR="0054525C">
        <w:rPr>
          <w:lang w:eastAsia="de-DE"/>
        </w:rPr>
        <w:t>e</w:t>
      </w:r>
      <w:r w:rsidR="15F68BEC" w:rsidRPr="7052A300">
        <w:rPr>
          <w:lang w:eastAsia="de-DE"/>
        </w:rPr>
        <w:t>xtraction</w:t>
      </w:r>
    </w:p>
    <w:p w14:paraId="3C18E557" w14:textId="055710DB" w:rsidR="00CE4CC0" w:rsidRDefault="38D91006" w:rsidP="00BB4931">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pre-trial documentation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 xml:space="preserve">in the interpretation of results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We reported values as “yes”, “no”, “not available” (either not mentioned of not applicable) and “discordance between pre-trial documentation and final publication” for each item assessed in both pre-trial documentation and final publication.</w:t>
      </w:r>
      <w:r w:rsidR="00B67D67">
        <w:rPr>
          <w:rFonts w:eastAsia="Times New Roman" w:cs="Calibri"/>
          <w:b/>
          <w:bCs/>
          <w:i/>
          <w:iCs/>
          <w:color w:val="000000" w:themeColor="text1"/>
          <w:kern w:val="0"/>
          <w:lang w:eastAsia="de-DE"/>
          <w14:ligatures w14:val="none"/>
        </w:rPr>
        <w:t xml:space="preserve"> </w:t>
      </w:r>
      <w:r w:rsidR="00B67D67">
        <w:rPr>
          <w:rFonts w:eastAsia="Times New Roman"/>
          <w:b/>
          <w:bCs/>
          <w:i/>
          <w:iCs/>
          <w:color w:val="000000" w:themeColor="text1"/>
          <w:highlight w:val="yellow"/>
          <w:lang w:eastAsia="de-DE"/>
        </w:rPr>
        <w:t>Before extending on the five components of the four-item composite outcome of our study, we below define the MID, which is mandatory for the understanding of our approach</w:t>
      </w:r>
    </w:p>
    <w:p w14:paraId="7F643022" w14:textId="0049F234" w:rsidR="00B67D67" w:rsidRPr="002F2A7B" w:rsidRDefault="00916E8F" w:rsidP="00B67D67">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14:paraId="6161C8E0" w14:textId="4E07303F" w:rsidR="00B67D67" w:rsidRPr="005D7846" w:rsidRDefault="00B67D67" w:rsidP="00B67D67">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We adopted the original definition of the</w:t>
      </w:r>
      <w:r w:rsidRPr="002F2A7B">
        <w:rPr>
          <w:rFonts w:eastAsia="Times New Roman"/>
          <w:b/>
          <w:bCs/>
          <w:i/>
          <w:iCs/>
          <w:color w:val="000000" w:themeColor="text1"/>
          <w:highlight w:val="yellow"/>
          <w:lang w:eastAsia="de-DE"/>
        </w:rPr>
        <w:t xml:space="preserve"> MI</w:t>
      </w:r>
      <w:r>
        <w:rPr>
          <w:rFonts w:eastAsia="Times New Roman"/>
          <w:b/>
          <w:bCs/>
          <w:i/>
          <w:iCs/>
          <w:color w:val="000000" w:themeColor="text1"/>
          <w:highlight w:val="yellow"/>
          <w:lang w:eastAsia="de-DE"/>
        </w:rPr>
        <w:t>D by Jaeschke et al.</w:t>
      </w:r>
      <w:r>
        <w:rPr>
          <w:rFonts w:eastAsia="Times New Roman"/>
          <w:b/>
          <w:bCs/>
          <w:i/>
          <w:iCs/>
          <w:color w:val="000000" w:themeColor="text1"/>
          <w:highlight w:val="yellow"/>
          <w:lang w:eastAsia="de-DE"/>
        </w:rPr>
        <w:fldChar w:fldCharType="begin"/>
      </w:r>
      <w:r>
        <w:rPr>
          <w:rFonts w:eastAsia="Times New Roman"/>
          <w:b/>
          <w:bCs/>
          <w:i/>
          <w:iCs/>
          <w:color w:val="000000" w:themeColor="text1"/>
          <w:highlight w:val="yellow"/>
          <w:lang w:eastAsia="de-DE"/>
        </w:rPr>
        <w:instrText xml:space="preserve"> ADDIN ZOTERO_ITEM CSL_CITATION {"citationID":"PgAalrpO","properties":{"unsorted":false,"formattedCitation":"\\super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Pr>
          <w:rFonts w:eastAsia="Times New Roman"/>
          <w:b/>
          <w:bCs/>
          <w:i/>
          <w:iCs/>
          <w:color w:val="000000" w:themeColor="text1"/>
          <w:highlight w:val="yellow"/>
          <w:lang w:eastAsia="de-DE"/>
        </w:rPr>
        <w:fldChar w:fldCharType="separate"/>
      </w:r>
      <w:r w:rsidRPr="001239AF">
        <w:rPr>
          <w:rFonts w:cs="Arial"/>
          <w:color w:val="000000"/>
          <w:kern w:val="0"/>
          <w:vertAlign w:val="superscript"/>
        </w:rPr>
        <w:t>2</w:t>
      </w:r>
      <w:r>
        <w:rPr>
          <w:rFonts w:eastAsia="Times New Roman"/>
          <w:b/>
          <w:bCs/>
          <w:i/>
          <w:iCs/>
          <w:color w:val="000000" w:themeColor="text1"/>
          <w:highlight w:val="yellow"/>
          <w:lang w:eastAsia="de-DE"/>
        </w:rPr>
        <w:fldChar w:fldCharType="end"/>
      </w:r>
      <w:r w:rsidR="00DB3E2D">
        <w:rPr>
          <w:rFonts w:eastAsia="Times New Roman"/>
          <w:b/>
          <w:bCs/>
          <w:i/>
          <w:iCs/>
          <w:color w:val="000000" w:themeColor="text1"/>
          <w:highlight w:val="yellow"/>
          <w:lang w:eastAsia="de-DE"/>
        </w:rPr>
        <w:fldChar w:fldCharType="begin"/>
      </w:r>
      <w:r w:rsidR="00DB3E2D">
        <w:rPr>
          <w:rFonts w:eastAsia="Times New Roman"/>
          <w:b/>
          <w:bCs/>
          <w:i/>
          <w:iCs/>
          <w:color w:val="000000" w:themeColor="text1"/>
          <w:highlight w:val="yellow"/>
          <w:lang w:eastAsia="de-DE"/>
        </w:rPr>
        <w:instrText xml:space="preserve"> ADDIN ZOTERO_ITEM CSL_CITATION {"citationID":"1msq5fO6","properties":{"unsorted":false,"formattedCitation":"\\super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B3E2D">
        <w:rPr>
          <w:rFonts w:eastAsia="Times New Roman"/>
          <w:b/>
          <w:bCs/>
          <w:i/>
          <w:iCs/>
          <w:color w:val="000000" w:themeColor="text1"/>
          <w:highlight w:val="yellow"/>
          <w:lang w:eastAsia="de-DE"/>
        </w:rPr>
        <w:fldChar w:fldCharType="separate"/>
      </w:r>
      <w:r w:rsidR="00DB3E2D" w:rsidRPr="00DB3E2D">
        <w:rPr>
          <w:rFonts w:cs="Arial"/>
          <w:color w:val="000000"/>
          <w:kern w:val="0"/>
          <w:vertAlign w:val="superscript"/>
        </w:rPr>
        <w:t>2</w:t>
      </w:r>
      <w:r w:rsidR="00DB3E2D">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Pr>
          <w:rFonts w:eastAsia="Times New Roman"/>
          <w:b/>
          <w:bCs/>
          <w:i/>
          <w:iCs/>
          <w:color w:val="000000" w:themeColor="text1"/>
          <w:highlight w:val="yellow"/>
          <w:lang w:eastAsia="de-DE"/>
        </w:rPr>
        <w:t xml:space="preserve"> meaningful</w:t>
      </w:r>
      <w:r w:rsidRPr="002F2A7B">
        <w:rPr>
          <w:rFonts w:eastAsia="Times New Roman"/>
          <w:b/>
          <w:bCs/>
          <w:i/>
          <w:iCs/>
          <w:color w:val="000000" w:themeColor="text1"/>
          <w:highlight w:val="yellow"/>
          <w:lang w:eastAsia="de-DE"/>
        </w:rPr>
        <w:t xml:space="preserve"> in clinical practice</w:t>
      </w:r>
      <w:r>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Pr>
          <w:rFonts w:eastAsia="Times New Roman"/>
          <w:b/>
          <w:bCs/>
          <w:i/>
          <w:iCs/>
          <w:color w:val="000000" w:themeColor="text1"/>
          <w:highlight w:val="yellow"/>
          <w:lang w:eastAsia="de-DE"/>
        </w:rPr>
        <w:t xml:space="preserve"> five-year overall survival would specify a target effect size (e.g., an</w:t>
      </w:r>
      <w:r w:rsidR="005D7846">
        <w:rPr>
          <w:rFonts w:eastAsia="Times New Roman"/>
          <w:b/>
          <w:bCs/>
          <w:i/>
          <w:iCs/>
          <w:color w:val="000000" w:themeColor="text1"/>
          <w:highlight w:val="yellow"/>
          <w:lang w:eastAsia="de-DE"/>
        </w:rPr>
        <w:t xml:space="preserve"> absolute</w:t>
      </w:r>
      <w:r>
        <w:rPr>
          <w:rFonts w:eastAsia="Times New Roman"/>
          <w:b/>
          <w:bCs/>
          <w:i/>
          <w:iCs/>
          <w:color w:val="000000" w:themeColor="text1"/>
          <w:highlight w:val="yellow"/>
          <w:lang w:eastAsia="de-DE"/>
        </w:rPr>
        <w:t xml:space="preserve"> difference of X</w:t>
      </w:r>
      <w:r w:rsidR="005D7846">
        <w:rPr>
          <w:rFonts w:eastAsia="Times New Roman"/>
          <w:b/>
          <w:bCs/>
          <w:i/>
          <w:iCs/>
          <w:color w:val="000000" w:themeColor="text1"/>
          <w:highlight w:val="yellow"/>
          <w:lang w:eastAsia="de-DE"/>
        </w:rPr>
        <w:t>%</w:t>
      </w:r>
      <w:r>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Pr>
          <w:rFonts w:eastAsia="Times New Roman"/>
          <w:b/>
          <w:bCs/>
          <w:i/>
          <w:iCs/>
          <w:color w:val="000000" w:themeColor="text1"/>
          <w:highlight w:val="yellow"/>
          <w:lang w:eastAsia="de-DE"/>
        </w:rPr>
        <w:t xml:space="preserve">The MID </w:t>
      </w:r>
      <w:r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Pr="002F2A7B">
        <w:rPr>
          <w:rFonts w:eastAsia="Times New Roman"/>
          <w:b/>
          <w:bCs/>
          <w:i/>
          <w:iCs/>
          <w:color w:val="000000" w:themeColor="text1"/>
          <w:highlight w:val="yellow"/>
          <w:lang w:eastAsia="de-DE"/>
        </w:rPr>
        <w:t xml:space="preserve"> for any outcome</w:t>
      </w:r>
      <w:r>
        <w:rPr>
          <w:rFonts w:eastAsia="Times New Roman"/>
          <w:b/>
          <w:bCs/>
          <w:i/>
          <w:iCs/>
          <w:color w:val="000000" w:themeColor="text1"/>
          <w:highlight w:val="yellow"/>
          <w:lang w:eastAsia="de-DE"/>
        </w:rPr>
        <w:t xml:space="preserve">, </w:t>
      </w:r>
      <w:r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 xml:space="preserve">measurement scale or </w:t>
      </w:r>
      <w:r w:rsidR="005D7846">
        <w:rPr>
          <w:rFonts w:eastAsia="Times New Roman"/>
          <w:b/>
          <w:bCs/>
          <w:i/>
          <w:iCs/>
          <w:color w:val="000000" w:themeColor="text1"/>
          <w:highlight w:val="yellow"/>
          <w:lang w:eastAsia="de-DE"/>
        </w:rPr>
        <w:lastRenderedPageBreak/>
        <w:t>metric, and it can be estimated</w:t>
      </w:r>
      <w:r>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916E8F">
        <w:rPr>
          <w:rFonts w:eastAsia="Times New Roman"/>
          <w:b/>
          <w:bCs/>
          <w:i/>
          <w:iCs/>
          <w:color w:val="000000" w:themeColor="text1"/>
          <w:highlight w:val="yellow"/>
          <w:lang w:eastAsia="de-DE"/>
        </w:rPr>
        <w:instrText xml:space="preserve"> ADDIN ZOTERO_ITEM CSL_CITATION {"citationID":"yT4O4Xbu","properties":{"unsorted":false,"formattedCitation":"\\super 7\\nosupersub{}","plainCitation":"7","noteIndex":0},"citationItems":[{"id":229133,"uris":["http://zotero.org/groups/6353616/items/IBTRZA5C"],"itemData":{"id":229133,"type":"article-journal","citation-key":"guyattMethodsExplainClinical2002a","container-title":"Mayo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916E8F" w:rsidRPr="00916E8F">
        <w:rPr>
          <w:rFonts w:cs="Arial"/>
          <w:color w:val="000000"/>
          <w:kern w:val="0"/>
          <w:vertAlign w:val="superscript"/>
        </w:rPr>
        <w:t>7</w:t>
      </w:r>
      <w:r w:rsidR="00916E8F">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The </w:t>
      </w:r>
      <w:r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Pr="002F2A7B">
        <w:rPr>
          <w:rFonts w:eastAsia="Times New Roman"/>
          <w:b/>
          <w:bCs/>
          <w:i/>
          <w:iCs/>
          <w:color w:val="000000" w:themeColor="text1"/>
          <w:highlight w:val="yellow"/>
          <w:lang w:eastAsia="de-DE"/>
        </w:rPr>
        <w:t xml:space="preserve"> </w:t>
      </w:r>
      <w:r w:rsidRPr="002F2A7B">
        <w:rPr>
          <w:rFonts w:cs="Arial"/>
          <w:b/>
          <w:bCs/>
          <w:i/>
          <w:iCs/>
          <w:highlight w:val="yellow"/>
        </w:rPr>
        <w:t>anchor-based</w:t>
      </w:r>
      <w:r w:rsidR="00F206B3">
        <w:rPr>
          <w:rFonts w:cs="Arial"/>
          <w:b/>
          <w:bCs/>
          <w:i/>
          <w:iCs/>
          <w:highlight w:val="yellow"/>
        </w:rPr>
        <w:fldChar w:fldCharType="begin"/>
      </w:r>
      <w:r w:rsidR="00F206B3">
        <w:rPr>
          <w:rFonts w:cs="Arial"/>
          <w:b/>
          <w:bCs/>
          <w:i/>
          <w:iCs/>
          <w:highlight w:val="yellow"/>
        </w:rPr>
        <w:instrText xml:space="preserve"> ADDIN ZOTERO_ITEM CSL_CITATION {"citationID":"VOyTmzpD","properties":{"unsorted":false,"formattedCitation":"\\super 8\\nosupersub{}","plainCitation":"8","noteIndex":0},"citationItems":[{"id":229135,"uris":["http://zotero.org/groups/6353616/items/BZWQSKK8"],"itemData":{"id":229135,"type":"article-journal","abstract":"The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F206B3" w:rsidRPr="00F206B3">
        <w:rPr>
          <w:rFonts w:cs="Arial"/>
          <w:kern w:val="0"/>
          <w:vertAlign w:val="superscript"/>
        </w:rPr>
        <w:t>8</w:t>
      </w:r>
      <w:r w:rsidR="00F206B3">
        <w:rPr>
          <w:rFonts w:cs="Arial"/>
          <w:b/>
          <w:bCs/>
          <w:i/>
          <w:iCs/>
          <w:highlight w:val="yellow"/>
        </w:rPr>
        <w:fldChar w:fldCharType="end"/>
      </w:r>
      <w:r w:rsidRPr="002F2A7B">
        <w:rPr>
          <w:rFonts w:cs="Arial"/>
          <w:b/>
          <w:bCs/>
          <w:i/>
          <w:iCs/>
          <w:highlight w:val="yellow"/>
        </w:rPr>
        <w:t xml:space="preserve"> and distribution-based</w:t>
      </w:r>
      <w:r w:rsidR="005D7846">
        <w:rPr>
          <w:rFonts w:cs="Arial"/>
          <w:b/>
          <w:bCs/>
          <w:i/>
          <w:iCs/>
          <w:highlight w:val="yellow"/>
        </w:rPr>
        <w:t xml:space="preserve"> techniques, while a</w:t>
      </w:r>
      <w:r w:rsidRPr="002F2A7B">
        <w:rPr>
          <w:rFonts w:cs="Arial"/>
          <w:b/>
          <w:bCs/>
          <w:i/>
          <w:iCs/>
          <w:highlight w:val="yellow"/>
        </w:rPr>
        <w:t xml:space="preserve">lternative methods </w:t>
      </w:r>
      <w:r w:rsidR="005D7846">
        <w:rPr>
          <w:rFonts w:cs="Arial"/>
          <w:b/>
          <w:bCs/>
          <w:i/>
          <w:iCs/>
          <w:highlight w:val="yellow"/>
        </w:rPr>
        <w:t>rely</w:t>
      </w:r>
      <w:r w:rsidRPr="002F2A7B">
        <w:rPr>
          <w:rFonts w:cs="Arial"/>
          <w:b/>
          <w:bCs/>
          <w:i/>
          <w:iCs/>
          <w:highlight w:val="yellow"/>
        </w:rPr>
        <w:t xml:space="preserve"> on consensus among experts</w:t>
      </w:r>
      <w:r w:rsidR="00F206B3">
        <w:rPr>
          <w:rFonts w:cs="Arial"/>
          <w:b/>
          <w:bCs/>
          <w:i/>
          <w:iCs/>
          <w:highlight w:val="yellow"/>
        </w:rPr>
        <w:fldChar w:fldCharType="begin"/>
      </w:r>
      <w:r w:rsidR="004772DF">
        <w:rPr>
          <w:rFonts w:cs="Arial"/>
          <w:b/>
          <w:bCs/>
          <w:i/>
          <w:iCs/>
          <w:highlight w:val="yellow"/>
        </w:rPr>
        <w:instrText xml:space="preserve"> ADDIN ZOTERO_ITEM CSL_CITATION {"citationID":"AQuMWo5m","properties":{"unsorted":false,"formattedCitation":"\\super 9\\nosupersub{}","plainCitation":"9","noteIndex":0},"citationItems":[{"id":229137,"uris":["http://zotero.org/groups/6353616/items/STJARCW9"],"itemData":{"id":229137,"type":"article-journal","abstract":"Background:Although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4772DF" w:rsidRPr="004772DF">
        <w:rPr>
          <w:rFonts w:cs="Arial"/>
          <w:kern w:val="0"/>
          <w:vertAlign w:val="superscript"/>
        </w:rPr>
        <w:t>9</w:t>
      </w:r>
      <w:r w:rsidR="00F206B3">
        <w:rPr>
          <w:rFonts w:cs="Arial"/>
          <w:b/>
          <w:bCs/>
          <w:i/>
          <w:iCs/>
          <w:highlight w:val="yellow"/>
        </w:rPr>
        <w:fldChar w:fldCharType="end"/>
      </w:r>
      <w:r w:rsidR="005D7846">
        <w:rPr>
          <w:rFonts w:cs="Arial"/>
          <w:b/>
          <w:bCs/>
          <w:i/>
          <w:iCs/>
          <w:highlight w:val="yellow"/>
        </w:rPr>
        <w:t xml:space="preserve"> (e.g., </w:t>
      </w:r>
      <w:r w:rsidRPr="002F2A7B">
        <w:rPr>
          <w:rFonts w:cs="Arial"/>
          <w:b/>
          <w:bCs/>
          <w:i/>
          <w:iCs/>
          <w:highlight w:val="yellow"/>
        </w:rPr>
        <w:t>Delphi</w:t>
      </w:r>
      <w:r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CB751D">
        <w:rPr>
          <w:rFonts w:cs="Arial"/>
          <w:b/>
          <w:bCs/>
          <w:i/>
          <w:iCs/>
          <w:highlight w:val="yellow"/>
        </w:rPr>
        <w:instrText xml:space="preserve"> ADDIN ZOTERO_ITEM CSL_CITATION {"citationID":"FsZaiCnW","properties":{"unsorted":false,"formattedCitation":"\\super 10,11\\nosupersub{}","plainCitation":"10,11","noteIndex":0},"citationItems":[{"id":229140,"uris":["http://zotero.org/groups/6353616/items/MJ8MXTSD"],"itemData":{"id":229140,"type":"article-journal","abstract":"Objectives\nGood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CB751D" w:rsidRPr="00CB751D">
        <w:rPr>
          <w:rFonts w:cs="Arial"/>
          <w:kern w:val="0"/>
          <w:vertAlign w:val="superscript"/>
        </w:rPr>
        <w:t>10,11</w:t>
      </w:r>
      <w:r w:rsidR="00CB751D">
        <w:rPr>
          <w:rFonts w:cs="Arial"/>
          <w:b/>
          <w:bCs/>
          <w:i/>
          <w:iCs/>
          <w:highlight w:val="yellow"/>
        </w:rPr>
        <w:fldChar w:fldCharType="end"/>
      </w:r>
      <w:r w:rsidR="005D7846">
        <w:rPr>
          <w:rFonts w:cs="Arial"/>
          <w:b/>
          <w:bCs/>
          <w:i/>
          <w:iCs/>
          <w:highlight w:val="yellow"/>
        </w:rPr>
        <w:t>), surveys among clinicians and/or patients</w:t>
      </w:r>
      <w:r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Pr="002F2A7B">
        <w:rPr>
          <w:rFonts w:cs="Arial"/>
          <w:b/>
          <w:bCs/>
          <w:i/>
          <w:iCs/>
          <w:highlight w:val="yellow"/>
        </w:rPr>
        <w:t>consensus in case of limited resources</w:t>
      </w:r>
      <w:r w:rsidRPr="002F2A7B">
        <w:rPr>
          <w:rFonts w:cs="Arial"/>
          <w:b/>
          <w:bCs/>
        </w:rPr>
        <w:t>.</w:t>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4DF9F80D" w14:textId="78CFAF70" w:rsidR="005C7AD6" w:rsidRPr="005C7AD6" w:rsidRDefault="7B0054E8"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D942A6">
        <w:rPr>
          <w:rFonts w:eastAsia="Times New Roman" w:cs="Calibri"/>
          <w:b/>
          <w:bCs/>
          <w:i/>
          <w:iCs/>
          <w:color w:val="000000" w:themeColor="text1"/>
          <w:kern w:val="0"/>
          <w:highlight w:val="yellow"/>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commentRangeStart w:id="8"/>
      <w:r w:rsidR="7954E1D3" w:rsidRPr="7052A300">
        <w:rPr>
          <w:rFonts w:eastAsia="Times New Roman" w:cs="Calibri"/>
          <w:color w:val="000000" w:themeColor="text1"/>
          <w:kern w:val="0"/>
          <w:lang w:eastAsia="de-DE"/>
          <w14:ligatures w14:val="none"/>
        </w:rPr>
        <w:t xml:space="preserve">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005608E3">
        <w:rPr>
          <w:rFonts w:eastAsia="Times New Roman" w:cs="Calibri"/>
          <w:color w:val="000000" w:themeColor="text1"/>
          <w:kern w:val="0"/>
          <w:lang w:eastAsia="de-DE"/>
          <w14:ligatures w14:val="none"/>
        </w:rPr>
        <w:t xml:space="preserve"> </w:t>
      </w:r>
      <w:commentRangeEnd w:id="8"/>
      <w:r w:rsidR="00D45128">
        <w:rPr>
          <w:rStyle w:val="CommentReference"/>
          <w:rFonts w:eastAsia="Times New Roman" w:cs="Calibri"/>
          <w:color w:val="000000" w:themeColor="text1"/>
          <w:kern w:val="0"/>
          <w:sz w:val="22"/>
          <w:szCs w:val="24"/>
          <w:lang w:eastAsia="de-DE"/>
          <w14:ligatures w14:val="none"/>
        </w:rPr>
        <w:commentReference w:id="8"/>
      </w:r>
      <w:r w:rsidR="005608E3">
        <w:rPr>
          <w:rFonts w:eastAsia="Times New Roman" w:cs="Calibri"/>
          <w:color w:val="000000" w:themeColor="text1"/>
          <w:kern w:val="0"/>
          <w:lang w:eastAsia="de-DE"/>
          <w14:ligatures w14:val="none"/>
        </w:rPr>
        <w:t>AND the specific</w:t>
      </w:r>
      <w:r w:rsidR="005608E3" w:rsidRPr="7052A300">
        <w:rPr>
          <w:rFonts w:eastAsia="Times New Roman" w:cs="Calibri"/>
          <w:color w:val="000000" w:themeColor="text1"/>
          <w:kern w:val="0"/>
          <w:lang w:eastAsia="de-DE"/>
          <w14:ligatures w14:val="none"/>
        </w:rPr>
        <w:t xml:space="preserve"> primary outcome</w:t>
      </w:r>
      <w:r w:rsidR="005608E3">
        <w:rPr>
          <w:rFonts w:eastAsia="Times New Roman" w:cs="Calibri"/>
          <w:color w:val="000000" w:themeColor="text1"/>
          <w:kern w:val="0"/>
          <w:lang w:eastAsia="de-DE"/>
          <w14:ligatures w14:val="none"/>
        </w:rPr>
        <w:t>(s) was(were) reported</w:t>
      </w:r>
      <w:r w:rsidR="185E5B85" w:rsidRPr="7052A300">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 clinical relevance</w:t>
      </w:r>
      <w:r w:rsidR="7954E1D3" w:rsidRPr="00D942A6">
        <w:rPr>
          <w:rFonts w:eastAsia="Times New Roman" w:cs="Calibri"/>
          <w:b/>
          <w:bCs/>
          <w:i/>
          <w:iCs/>
          <w:color w:val="000000" w:themeColor="text1"/>
          <w:kern w:val="0"/>
          <w:highlight w:val="yellow"/>
          <w:lang w:eastAsia="de-DE"/>
          <w14:ligatures w14:val="none"/>
        </w:rPr>
        <w:t>.</w:t>
      </w:r>
      <w:r w:rsidR="007B0172">
        <w:rPr>
          <w:rFonts w:eastAsia="Times New Roman" w:cs="Calibri"/>
          <w:b/>
          <w:bCs/>
          <w:i/>
          <w:iCs/>
          <w:color w:val="000000" w:themeColor="text1"/>
          <w:kern w:val="0"/>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For each domain, trials were classified as “yes</w:t>
      </w:r>
      <w:r w:rsidR="005C7AD6">
        <w:rPr>
          <w:rFonts w:eastAsia="Times New Roman" w:cs="Calibri"/>
          <w:b/>
          <w:bCs/>
          <w:i/>
          <w:iCs/>
          <w:color w:val="000000" w:themeColor="text1"/>
          <w:kern w:val="0"/>
          <w:highlight w:val="yellow"/>
          <w:lang w:eastAsia="de-DE"/>
          <w14:ligatures w14:val="none"/>
        </w:rPr>
        <w:t>”,</w:t>
      </w:r>
      <w:r w:rsidR="005C7AD6" w:rsidRPr="005C7AD6">
        <w:rPr>
          <w:rFonts w:eastAsia="Times New Roman" w:cs="Calibri"/>
          <w:b/>
          <w:bCs/>
          <w:i/>
          <w:iCs/>
          <w:color w:val="000000" w:themeColor="text1"/>
          <w:kern w:val="0"/>
          <w:highlight w:val="yellow"/>
          <w:lang w:eastAsia="de-DE"/>
          <w14:ligatures w14:val="none"/>
        </w:rPr>
        <w:t xml:space="preserve"> “no”</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“discordance</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between pre-trial documentation and final publication</w:t>
      </w:r>
      <w:r w:rsidR="005C7AD6">
        <w:rPr>
          <w:rFonts w:eastAsia="Times New Roman" w:cs="Calibri"/>
          <w:b/>
          <w:bCs/>
          <w:i/>
          <w:iCs/>
          <w:color w:val="000000" w:themeColor="text1"/>
          <w:kern w:val="0"/>
          <w:highlight w:val="yellow"/>
          <w:lang w:eastAsia="de-DE"/>
          <w14:ligatures w14:val="none"/>
        </w:rPr>
        <w:t>” or “not available”.</w:t>
      </w:r>
    </w:p>
    <w:p w14:paraId="10EF2A1C" w14:textId="385166E0" w:rsidR="00E335F1" w:rsidRPr="007775E0" w:rsidRDefault="005C7AD6"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adjustment 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or equivalence). </w:t>
      </w:r>
      <w:r w:rsidR="00073C8E">
        <w:rPr>
          <w:rFonts w:eastAsia="Times New Roman" w:cs="Calibri"/>
          <w:b/>
          <w:bCs/>
          <w:i/>
          <w:iCs/>
          <w:color w:val="000000" w:themeColor="text1"/>
          <w:kern w:val="0"/>
          <w:highlight w:val="yellow"/>
          <w:lang w:eastAsia="de-DE"/>
          <w14:ligatures w14:val="none"/>
        </w:rPr>
        <w:t>Description of</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073C8E">
        <w:rPr>
          <w:rFonts w:eastAsia="Times New Roman" w:cs="Calibri"/>
          <w:b/>
          <w:bCs/>
          <w:i/>
          <w:iCs/>
          <w:color w:val="000000" w:themeColor="text1"/>
          <w:kern w:val="0"/>
          <w:highlight w:val="yellow"/>
          <w:lang w:eastAsia="de-DE"/>
          <w14:ligatures w14:val="none"/>
        </w:rPr>
        <w:t>aligned with</w:t>
      </w:r>
      <w:r>
        <w:rPr>
          <w:rFonts w:eastAsia="Times New Roman" w:cs="Calibri"/>
          <w:b/>
          <w:bCs/>
          <w:i/>
          <w:iCs/>
          <w:color w:val="000000" w:themeColor="text1"/>
          <w:kern w:val="0"/>
          <w:highlight w:val="yellow"/>
          <w:lang w:eastAsia="de-DE"/>
          <w14:ligatures w14:val="none"/>
        </w:rPr>
        <w:t xml:space="preserve"> specific hypothesis </w:t>
      </w:r>
      <w:r w:rsidRPr="005C7AD6">
        <w:rPr>
          <w:rFonts w:eastAsia="Times New Roman" w:cs="Calibri"/>
          <w:b/>
          <w:bCs/>
          <w:i/>
          <w:iCs/>
          <w:color w:val="000000" w:themeColor="text1"/>
          <w:kern w:val="0"/>
          <w:highlight w:val="yellow"/>
          <w:lang w:eastAsia="de-DE"/>
          <w14:ligatures w14:val="none"/>
        </w:rPr>
        <w:t xml:space="preserve">was considered present when the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Pr="005C7AD6">
        <w:rPr>
          <w:rFonts w:eastAsia="Times New Roman" w:cs="Calibri"/>
          <w:b/>
          <w:bCs/>
          <w:i/>
          <w:iCs/>
          <w:color w:val="000000" w:themeColor="text1"/>
          <w:kern w:val="0"/>
          <w:highlight w:val="yellow"/>
          <w:lang w:eastAsia="de-DE"/>
          <w14:ligatures w14:val="none"/>
        </w:rPr>
        <w:t xml:space="preserve">was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analytical approach</w:t>
      </w:r>
      <w:r w:rsidR="00073C8E">
        <w:rPr>
          <w:rFonts w:eastAsia="Times New Roman" w:cs="Calibri"/>
          <w:b/>
          <w:bCs/>
          <w:i/>
          <w:iCs/>
          <w:color w:val="000000" w:themeColor="text1"/>
          <w:kern w:val="0"/>
          <w:highlight w:val="yellow"/>
          <w:lang w:eastAsia="de-DE"/>
          <w14:ligatures w14:val="none"/>
        </w:rPr>
        <w:t xml:space="preserve"> and aligned with the reported hypothesis</w:t>
      </w:r>
      <w:r w:rsidRPr="005C7AD6">
        <w:rPr>
          <w:rFonts w:eastAsia="Times New Roman" w:cs="Calibri"/>
          <w:b/>
          <w:bCs/>
          <w:i/>
          <w:iCs/>
          <w:color w:val="000000" w:themeColor="text1"/>
          <w:kern w:val="0"/>
          <w:highlight w:val="yellow"/>
          <w:lang w:eastAsia="de-DE"/>
          <w14:ligatures w14:val="none"/>
        </w:rPr>
        <w:t xml:space="preserve">. Sample size calculations were deemed clinically relevant if based on a minimal important difference (MID) or equivalent justification, rather than solely statistical significance from prior studies. Finally, clinical relevance was considered </w:t>
      </w:r>
      <w:r w:rsidRPr="005C7AD6">
        <w:rPr>
          <w:rFonts w:eastAsia="Times New Roman" w:cs="Calibri"/>
          <w:b/>
          <w:bCs/>
          <w:i/>
          <w:iCs/>
          <w:color w:val="000000" w:themeColor="text1"/>
          <w:kern w:val="0"/>
          <w:highlight w:val="yellow"/>
          <w:lang w:eastAsia="de-DE"/>
          <w14:ligatures w14:val="none"/>
        </w:rPr>
        <w:lastRenderedPageBreak/>
        <w:t xml:space="preserve">addressed if authors interpreted results </w:t>
      </w:r>
      <w:r w:rsidR="005608E3" w:rsidRPr="005C7AD6">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w:t>
      </w:r>
      <w:r w:rsidRPr="007775E0">
        <w:rPr>
          <w:rFonts w:eastAsia="Times New Roman" w:cs="Calibri"/>
          <w:b/>
          <w:bCs/>
          <w:i/>
          <w:iCs/>
          <w:color w:val="000000" w:themeColor="text1"/>
          <w:kern w:val="0"/>
          <w:highlight w:val="yellow"/>
          <w:lang w:eastAsia="de-DE"/>
          <w14:ligatures w14:val="none"/>
        </w:rPr>
        <w:t xml:space="preserve">in </w:t>
      </w:r>
      <w:r w:rsidR="00073C8E" w:rsidRPr="007775E0">
        <w:rPr>
          <w:rFonts w:eastAsia="Times New Roman" w:cs="Calibri"/>
          <w:b/>
          <w:bCs/>
          <w:i/>
          <w:iCs/>
          <w:color w:val="000000" w:themeColor="text1"/>
          <w:kern w:val="0"/>
          <w:highlight w:val="yellow"/>
          <w:lang w:eastAsia="de-DE"/>
          <w14:ligatures w14:val="none"/>
        </w:rPr>
        <w:t>supplemental digital content 1</w:t>
      </w:r>
      <w:r w:rsidRPr="007775E0">
        <w:rPr>
          <w:rFonts w:eastAsia="Times New Roman" w:cs="Calibri"/>
          <w:b/>
          <w:bCs/>
          <w:i/>
          <w:iCs/>
          <w:color w:val="000000" w:themeColor="text1"/>
          <w:kern w:val="0"/>
          <w:highlight w:val="yellow"/>
          <w:lang w:eastAsia="de-DE"/>
          <w14:ligatures w14:val="none"/>
        </w:rPr>
        <w:t>.</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513C33BE"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CB751D">
        <w:rPr>
          <w:rFonts w:cs="Calibri"/>
          <w:color w:val="000000" w:themeColor="text1"/>
        </w:rPr>
        <w:instrText xml:space="preserve"> ADDIN ZOTERO_ITEM CSL_CITATION {"citationID":"peLtSGEZ","properties":{"formattedCitation":"\\super 12\\nosupersub{}","plainCitation":"12","noteIndex":0},"citationItems":[{"id":186235,"uris":["http://zotero.org/users/6583603/items/BDDFPQFI"],"itemData":{"id":186235,"type":"software","publisher":"R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CB751D" w:rsidRPr="00CB751D">
        <w:rPr>
          <w:rFonts w:cs="Arial"/>
          <w:color w:val="000000"/>
          <w:kern w:val="0"/>
          <w:vertAlign w:val="superscript"/>
        </w:rPr>
        <w:t>12</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2544B8F3"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CB751D">
        <w:rPr>
          <w:rFonts w:cs="Calibri"/>
          <w:color w:val="000000" w:themeColor="text1"/>
        </w:rPr>
        <w:instrText xml:space="preserve"> ADDIN ZOTERO_ITEM CSL_CITATION {"citationID":"ZRWgdMgh","properties":{"formattedCitation":"\\super 13\\nosupersub{}","plainCitation":"13","noteIndex":0},"citationItems":[{"id":186385,"uris":["http://zotero.org/users/6583603/items/NN6S8CRC"],"itemData":{"id":186385,"type":"software","note":"volume: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CB751D" w:rsidRPr="00CB751D">
        <w:rPr>
          <w:rFonts w:cs="Arial"/>
          <w:color w:val="000000"/>
          <w:kern w:val="0"/>
          <w:vertAlign w:val="superscript"/>
        </w:rPr>
        <w:t>13</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42CFE180" w:rsidR="267C1C3A" w:rsidRPr="003E68BC" w:rsidRDefault="4EAD6BAD" w:rsidP="00BB4931">
      <w:pPr>
        <w:rPr>
          <w:b/>
          <w:bCs/>
          <w:i/>
          <w:iCs/>
        </w:rPr>
      </w:pPr>
      <w:r w:rsidRPr="003E68BC">
        <w:rPr>
          <w:b/>
          <w:bCs/>
          <w:i/>
          <w:iCs/>
          <w:highlight w:val="yellow"/>
        </w:rPr>
        <w:t>From 19,393 records published in 2024, 554 were screened</w:t>
      </w:r>
      <w:r w:rsidR="00FF615A" w:rsidRPr="003E68BC">
        <w:rPr>
          <w:b/>
          <w:bCs/>
          <w:i/>
          <w:iCs/>
          <w:highlight w:val="yellow"/>
        </w:rPr>
        <w:t xml:space="preserve"> after a total of three iterative rounds of the selection process previously described. We excluded a total of 303 records at the first screening stage, and 234 full-text articles assessed for eligibility. A total of 67 article were excluded for different reasons, resulting in a final </w:t>
      </w:r>
      <w:r w:rsidRPr="003E68BC">
        <w:rPr>
          <w:b/>
          <w:bCs/>
          <w:i/>
          <w:iCs/>
          <w:highlight w:val="yellow"/>
        </w:rPr>
        <w:t xml:space="preserve">sample of 167 </w:t>
      </w:r>
      <w:r w:rsidR="14913880" w:rsidRPr="003E68BC">
        <w:rPr>
          <w:b/>
          <w:bCs/>
          <w:i/>
          <w:iCs/>
          <w:highlight w:val="yellow"/>
        </w:rPr>
        <w:t>RCTs</w:t>
      </w:r>
      <w:r w:rsidR="00FF615A" w:rsidRPr="003E68BC">
        <w:rPr>
          <w:b/>
          <w:bCs/>
          <w:i/>
          <w:iCs/>
          <w:highlight w:val="yellow"/>
        </w:rPr>
        <w:t xml:space="preserve">, </w:t>
      </w:r>
      <w:r w:rsidR="003E68BC" w:rsidRPr="003E68BC">
        <w:rPr>
          <w:b/>
          <w:bCs/>
          <w:i/>
          <w:iCs/>
          <w:highlight w:val="yellow"/>
        </w:rPr>
        <w:t>slightly</w:t>
      </w:r>
      <w:r w:rsidR="00FF615A" w:rsidRPr="003E68BC">
        <w:rPr>
          <w:b/>
          <w:bCs/>
          <w:i/>
          <w:iCs/>
          <w:highlight w:val="yellow"/>
        </w:rPr>
        <w:t xml:space="preserve"> superior to the t</w:t>
      </w:r>
      <w:r w:rsidR="003E68BC" w:rsidRPr="003E68BC">
        <w:rPr>
          <w:b/>
          <w:bCs/>
          <w:i/>
          <w:iCs/>
          <w:highlight w:val="yellow"/>
        </w:rPr>
        <w:t>argeted value of 171</w:t>
      </w:r>
      <w:r w:rsidRPr="003E68BC">
        <w:rPr>
          <w:b/>
          <w:bCs/>
          <w:i/>
          <w:iCs/>
          <w:highlight w:val="yellow"/>
        </w:rPr>
        <w:t xml:space="preserve"> (</w:t>
      </w:r>
      <w:r w:rsidR="0A47C263" w:rsidRPr="003E68BC">
        <w:rPr>
          <w:b/>
          <w:bCs/>
          <w:i/>
          <w:iCs/>
          <w:color w:val="000000" w:themeColor="text1"/>
          <w:highlight w:val="yellow"/>
        </w:rPr>
        <w:t>supplemental digital content, Figure 2</w:t>
      </w:r>
      <w:r w:rsidRPr="003E68BC">
        <w:rPr>
          <w:b/>
          <w:bCs/>
          <w:i/>
          <w:iCs/>
          <w:highlight w:val="yellow"/>
        </w:rPr>
        <w:t>).</w:t>
      </w:r>
    </w:p>
    <w:p w14:paraId="37A57ED6" w14:textId="3E10D3CA" w:rsidR="315A2FFA" w:rsidRPr="00C12E18" w:rsidRDefault="00D05C0B" w:rsidP="00BB4931">
      <w:pPr>
        <w:rPr>
          <w:rFonts w:asciiTheme="minorHAnsi" w:hAnsiTheme="minorHAnsi" w:cstheme="minorHAnsi"/>
          <w:color w:val="000000" w:themeColor="text1"/>
        </w:rPr>
      </w:pPr>
      <w:r>
        <w:rPr>
          <w:rFonts w:asciiTheme="minorHAnsi" w:hAnsiTheme="minorHAnsi" w:cstheme="minorHAnsi"/>
          <w:color w:val="000000" w:themeColor="text1"/>
        </w:rPr>
        <w:t>A p</w:t>
      </w:r>
      <w:r w:rsidR="2BD0A39D" w:rsidRPr="00C12E18">
        <w:rPr>
          <w:rFonts w:asciiTheme="minorHAnsi" w:hAnsiTheme="minorHAnsi" w:cstheme="minorHAnsi"/>
          <w:color w:val="000000" w:themeColor="text1"/>
        </w:rPr>
        <w:t xml:space="preserve">re-trial documentation was available for </w:t>
      </w:r>
      <w:r w:rsidR="008A7E7F" w:rsidRPr="00C12E18">
        <w:rPr>
          <w:rFonts w:asciiTheme="minorHAnsi" w:hAnsiTheme="minorHAnsi" w:cstheme="minorHAnsi"/>
          <w:color w:val="000000" w:themeColor="text1"/>
        </w:rPr>
        <w:t xml:space="preserve">164 </w:t>
      </w:r>
      <w:r w:rsidR="2BD0A39D"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2BD0A39D"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2BD0A39D"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2BD0A39D"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2BD0A39D"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2BD0A39D"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2BD0A39D" w:rsidRPr="00C12E18">
        <w:rPr>
          <w:rFonts w:asciiTheme="minorHAnsi" w:hAnsiTheme="minorHAnsi" w:cstheme="minorHAnsi"/>
          <w:color w:val="000000" w:themeColor="text1"/>
        </w:rPr>
        <w:t>%)</w:t>
      </w:r>
      <w:r>
        <w:rPr>
          <w:rFonts w:asciiTheme="minorHAnsi" w:hAnsiTheme="minorHAnsi" w:cstheme="minorHAnsi"/>
          <w:color w:val="000000" w:themeColor="text1"/>
        </w:rPr>
        <w:t>.</w:t>
      </w:r>
    </w:p>
    <w:p w14:paraId="4D8F192B" w14:textId="156D7DAC" w:rsidR="315A2FFA" w:rsidRPr="000A6AC8" w:rsidRDefault="00F6161E" w:rsidP="00BB4931">
      <w:pPr>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lastRenderedPageBreak/>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112AC3">
        <w:rPr>
          <w:rFonts w:asciiTheme="minorHAnsi" w:hAnsiTheme="minorHAnsi"/>
          <w:color w:val="000000" w:themeColor="text1"/>
        </w:rPr>
        <w:t xml:space="preserve">. </w:t>
      </w:r>
      <w:r w:rsidR="00062D0C">
        <w:rPr>
          <w:rFonts w:asciiTheme="minorHAnsi" w:hAnsiTheme="minorHAnsi"/>
          <w:b/>
          <w:bCs/>
          <w:i/>
          <w:iCs/>
          <w:color w:val="000000" w:themeColor="text1"/>
          <w:highlight w:val="yellow"/>
        </w:rPr>
        <w:t>All confirmed non-inferiority trials</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of our study pool (n=8, 100%)</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had defined a trial design aligned with the hypothesis reported</w:t>
      </w:r>
      <w:r w:rsidR="00BB6330" w:rsidRPr="00112AC3">
        <w:rPr>
          <w:rFonts w:asciiTheme="minorHAnsi" w:hAnsiTheme="minorHAnsi"/>
          <w:color w:val="000000" w:themeColor="text1"/>
          <w:highlight w:val="yellow"/>
        </w:rPr>
        <w:t>.</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00B46ABC">
        <w:rPr>
          <w:rFonts w:asciiTheme="minorHAnsi" w:hAnsiTheme="minorHAnsi"/>
          <w:color w:val="000000" w:themeColor="text1"/>
        </w:rPr>
        <w:t xml:space="preserve"> </w:t>
      </w:r>
      <w:r w:rsidR="00776CD6" w:rsidRPr="25D98C32">
        <w:rPr>
          <w:rFonts w:asciiTheme="minorHAnsi" w:hAnsiTheme="minorHAnsi"/>
          <w:color w:val="000000" w:themeColor="text1"/>
        </w:rPr>
        <w:t xml:space="preserve">was only targeted 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w:t>
      </w:r>
      <w:r w:rsidR="19AA9695" w:rsidRPr="00190301">
        <w:rPr>
          <w:rFonts w:asciiTheme="minorHAnsi" w:hAnsiTheme="minorHAnsi"/>
          <w:b/>
          <w:bCs/>
          <w:i/>
          <w:iCs/>
          <w:color w:val="000000" w:themeColor="text1"/>
          <w:highlight w:val="yellow"/>
        </w:rPr>
        <w:t xml:space="preserve">Only </w:t>
      </w:r>
      <w:r w:rsidR="4DC9BB8A" w:rsidRPr="00190301">
        <w:rPr>
          <w:rFonts w:asciiTheme="minorHAnsi" w:hAnsiTheme="minorHAnsi"/>
          <w:b/>
          <w:bCs/>
          <w:i/>
          <w:iCs/>
          <w:color w:val="000000" w:themeColor="text1"/>
          <w:highlight w:val="yellow"/>
        </w:rPr>
        <w:t xml:space="preserve">26 </w:t>
      </w:r>
      <w:r w:rsidR="19AA9695" w:rsidRPr="00190301">
        <w:rPr>
          <w:rFonts w:asciiTheme="minorHAnsi" w:hAnsiTheme="minorHAnsi"/>
          <w:b/>
          <w:bCs/>
          <w:i/>
          <w:iCs/>
          <w:color w:val="000000" w:themeColor="text1"/>
          <w:highlight w:val="yellow"/>
        </w:rPr>
        <w:t>trials (15.7</w:t>
      </w:r>
      <w:r w:rsidR="2D15B90E" w:rsidRPr="00190301">
        <w:rPr>
          <w:rFonts w:asciiTheme="minorHAnsi" w:hAnsiTheme="minorHAnsi"/>
          <w:b/>
          <w:bCs/>
          <w:i/>
          <w:iCs/>
          <w:color w:val="000000" w:themeColor="text1"/>
          <w:highlight w:val="yellow"/>
        </w:rPr>
        <w:t>%) addressed</w:t>
      </w:r>
      <w:r w:rsidR="5CB40FE2" w:rsidRPr="00190301">
        <w:rPr>
          <w:rFonts w:asciiTheme="minorHAnsi" w:hAnsiTheme="minorHAnsi"/>
          <w:b/>
          <w:bCs/>
          <w:i/>
          <w:iCs/>
          <w:color w:val="000000" w:themeColor="text1"/>
          <w:highlight w:val="yellow"/>
        </w:rPr>
        <w:t xml:space="preserve"> clinical significance </w:t>
      </w:r>
      <w:r w:rsidR="3552DF34" w:rsidRPr="00190301">
        <w:rPr>
          <w:rFonts w:asciiTheme="minorHAnsi" w:hAnsiTheme="minorHAnsi"/>
          <w:b/>
          <w:bCs/>
          <w:i/>
          <w:iCs/>
          <w:color w:val="000000" w:themeColor="text1"/>
          <w:highlight w:val="yellow"/>
        </w:rPr>
        <w:t>in addition to statistical significance when interpreting</w:t>
      </w:r>
      <w:r w:rsidR="1700842C" w:rsidRPr="00190301">
        <w:rPr>
          <w:rFonts w:asciiTheme="minorHAnsi" w:hAnsiTheme="minorHAnsi"/>
          <w:b/>
          <w:bCs/>
          <w:i/>
          <w:iCs/>
          <w:color w:val="000000" w:themeColor="text1"/>
          <w:highlight w:val="yellow"/>
        </w:rPr>
        <w:t xml:space="preserve"> the</w:t>
      </w:r>
      <w:r w:rsidR="3552DF34" w:rsidRPr="00190301">
        <w:rPr>
          <w:rFonts w:asciiTheme="minorHAnsi" w:hAnsiTheme="minorHAnsi"/>
          <w:b/>
          <w:bCs/>
          <w:i/>
          <w:iCs/>
          <w:color w:val="000000" w:themeColor="text1"/>
          <w:highlight w:val="yellow"/>
        </w:rPr>
        <w:t xml:space="preserve"> trial </w:t>
      </w:r>
      <w:r w:rsidR="00776CD6" w:rsidRPr="00190301">
        <w:rPr>
          <w:rFonts w:asciiTheme="minorHAnsi" w:hAnsiTheme="minorHAnsi"/>
          <w:b/>
          <w:bCs/>
          <w:i/>
          <w:iCs/>
          <w:color w:val="000000" w:themeColor="text1"/>
          <w:highlight w:val="yellow"/>
        </w:rPr>
        <w:t>results</w:t>
      </w:r>
      <w:r w:rsidR="00190301" w:rsidRPr="00190301">
        <w:rPr>
          <w:rFonts w:asciiTheme="minorHAnsi" w:hAnsiTheme="minorHAnsi"/>
          <w:b/>
          <w:bCs/>
          <w:i/>
          <w:iCs/>
          <w:color w:val="000000" w:themeColor="text1"/>
          <w:highlight w:val="yellow"/>
        </w:rPr>
        <w:t>, including 14 trials with statistically positive results</w:t>
      </w:r>
      <w:r w:rsidR="009A342D" w:rsidRPr="00190301">
        <w:rPr>
          <w:rFonts w:asciiTheme="minorHAnsi" w:hAnsiTheme="minorHAnsi"/>
          <w:b/>
          <w:bCs/>
          <w:i/>
          <w:iCs/>
          <w:color w:val="000000" w:themeColor="text1"/>
          <w:highlight w:val="yellow"/>
        </w:rPr>
        <w:t>. Less than one third of RCTs (n=52) did achieve statistically positive results</w:t>
      </w:r>
      <w:r w:rsidR="009A342D">
        <w:rPr>
          <w:rFonts w:asciiTheme="minorHAnsi" w:hAnsiTheme="minorHAnsi"/>
          <w:color w:val="000000" w:themeColor="text1"/>
        </w:rPr>
        <w:t>. T</w:t>
      </w:r>
      <w:r w:rsidR="00D81DB1" w:rsidRPr="25D98C32">
        <w:rPr>
          <w:rFonts w:asciiTheme="minorHAnsi" w:hAnsiTheme="minorHAnsi"/>
          <w:color w:val="000000" w:themeColor="text1"/>
        </w:rPr>
        <w: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12435A47" w:rsidR="00546538" w:rsidRDefault="00996943" w:rsidP="00BB4931">
      <w:pPr>
        <w:spacing w:before="0" w:after="160" w:line="480" w:lineRule="auto"/>
        <w:rPr>
          <w:rFonts w:cs="Calibri"/>
          <w:color w:val="000000" w:themeColor="text1"/>
        </w:rPr>
      </w:pPr>
      <w:r w:rsidRPr="7052A300">
        <w:rPr>
          <w:rFonts w:cs="Calibri"/>
          <w:color w:val="000000" w:themeColor="text1"/>
        </w:rPr>
        <w:t xml:space="preserve">This study </w:t>
      </w:r>
      <w:r w:rsidR="007B47E3">
        <w:rPr>
          <w:rFonts w:cs="Calibri"/>
          <w:color w:val="000000" w:themeColor="text1"/>
        </w:rPr>
        <w:t>shows</w:t>
      </w:r>
      <w:r w:rsidR="007B47E3" w:rsidRPr="7052A300">
        <w:rPr>
          <w:rFonts w:cs="Calibri"/>
          <w:color w:val="000000" w:themeColor="text1"/>
        </w:rPr>
        <w:t xml:space="preserve"> </w:t>
      </w:r>
      <w:r w:rsidRPr="7052A300">
        <w:rPr>
          <w:rFonts w:cs="Calibri"/>
          <w:color w:val="000000" w:themeColor="text1"/>
        </w:rPr>
        <w:t xml:space="preserve">that </w:t>
      </w:r>
      <w:r w:rsidR="00500826" w:rsidRPr="7052A300">
        <w:rPr>
          <w:rFonts w:cs="Calibri"/>
          <w:color w:val="000000" w:themeColor="text1"/>
        </w:rPr>
        <w:t xml:space="preserve">the </w:t>
      </w:r>
      <w:r w:rsidR="00A16B3D" w:rsidRPr="7052A300">
        <w:rPr>
          <w:rFonts w:cs="Calibri"/>
          <w:color w:val="000000" w:themeColor="text1"/>
        </w:rPr>
        <w:t>majority of</w:t>
      </w:r>
      <w:r w:rsidR="00500826" w:rsidRPr="7052A300">
        <w:rPr>
          <w:rFonts w:cs="Calibri"/>
          <w:color w:val="000000" w:themeColor="text1"/>
        </w:rPr>
        <w:t xml:space="preserve"> </w:t>
      </w:r>
      <w:r w:rsidRPr="7052A300">
        <w:rPr>
          <w:rFonts w:cs="Calibri"/>
          <w:color w:val="000000" w:themeColor="text1"/>
        </w:rPr>
        <w:t xml:space="preserve">surgical </w:t>
      </w:r>
      <w:r w:rsidR="00071BFD" w:rsidRPr="7052A300">
        <w:rPr>
          <w:rFonts w:cs="Calibri"/>
          <w:color w:val="000000" w:themeColor="text1"/>
        </w:rPr>
        <w:t>RCTs</w:t>
      </w:r>
      <w:r w:rsidRPr="7052A300">
        <w:rPr>
          <w:rFonts w:cs="Calibri"/>
          <w:color w:val="000000" w:themeColor="text1"/>
        </w:rPr>
        <w:t xml:space="preserve"> fail already at conception rather than at execution. In our study, which evaluated a total of </w:t>
      </w:r>
      <w:r w:rsidR="2283B50A" w:rsidRPr="7052A300">
        <w:rPr>
          <w:rFonts w:cs="Calibri"/>
          <w:color w:val="000000" w:themeColor="text1"/>
        </w:rPr>
        <w:t>25</w:t>
      </w:r>
      <w:r w:rsidR="2C802323" w:rsidRPr="7052A300">
        <w:rPr>
          <w:rFonts w:cs="Calibri"/>
          <w:color w:val="000000" w:themeColor="text1"/>
        </w:rPr>
        <w:t>4</w:t>
      </w:r>
      <w:r w:rsidRPr="7052A300">
        <w:rPr>
          <w:rFonts w:cs="Calibri"/>
          <w:color w:val="000000" w:themeColor="text1"/>
        </w:rPr>
        <w:t xml:space="preserve"> RCTs, substantial deficiencies were observed across all predefined criteria used to operationalize clinical relevance, including specification</w:t>
      </w:r>
      <w:r w:rsidR="3DE1906F" w:rsidRPr="7052A300">
        <w:rPr>
          <w:rFonts w:cs="Calibri"/>
          <w:color w:val="000000" w:themeColor="text1"/>
        </w:rPr>
        <w:t xml:space="preserve"> of</w:t>
      </w:r>
      <w:r w:rsidR="2283B50A" w:rsidRPr="7052A300">
        <w:rPr>
          <w:rFonts w:cs="Calibri"/>
          <w:color w:val="000000" w:themeColor="text1"/>
        </w:rPr>
        <w:t xml:space="preserve"> </w:t>
      </w:r>
      <w:r w:rsidR="00C879EE">
        <w:rPr>
          <w:rFonts w:cs="Calibri"/>
          <w:color w:val="000000" w:themeColor="text1"/>
        </w:rPr>
        <w:t xml:space="preserve">the primary endpoint and associated </w:t>
      </w:r>
      <w:r w:rsidR="2283B50A" w:rsidRPr="7052A300">
        <w:rPr>
          <w:rFonts w:cs="Calibri"/>
          <w:color w:val="000000" w:themeColor="text1"/>
        </w:rPr>
        <w:t>hypothesis</w:t>
      </w:r>
      <w:r w:rsidRPr="7052A300">
        <w:rPr>
          <w:rFonts w:cs="Calibri"/>
          <w:color w:val="000000" w:themeColor="text1"/>
        </w:rPr>
        <w:t xml:space="preserve">, alignment of study design, definition of clinically relevant effect sizes, and interpretation of results from a patient perspective. </w:t>
      </w:r>
      <w:r w:rsidR="00546538" w:rsidRPr="7052A300">
        <w:rPr>
          <w:rFonts w:cs="Calibri"/>
          <w:color w:val="000000" w:themeColor="text1"/>
        </w:rPr>
        <w:t>Across both assessments, similar patterns emerged, indicating that deficiencies observed in the pilot study are unlikely to be unique to trials using a specific outcome measure.</w:t>
      </w:r>
    </w:p>
    <w:p w14:paraId="7D469F1D" w14:textId="319A0C09" w:rsidR="00996943" w:rsidRPr="00AA067F" w:rsidRDefault="0061440D" w:rsidP="00BB4931">
      <w:pPr>
        <w:spacing w:before="0" w:after="160" w:line="480" w:lineRule="auto"/>
        <w:rPr>
          <w:rFonts w:cs="Calibri"/>
          <w:color w:val="000000" w:themeColor="text1"/>
        </w:rPr>
      </w:pPr>
      <w:r w:rsidRPr="00233F4B">
        <w:rPr>
          <w:rFonts w:cs="Calibri"/>
          <w:b/>
          <w:bCs/>
          <w:i/>
          <w:iCs/>
          <w:color w:val="000000" w:themeColor="text1"/>
          <w:highlight w:val="yellow"/>
        </w:rPr>
        <w:t>An additional finding of our study, the high proportion of RCTs designed for superiority and the high proportion of negative results</w:t>
      </w:r>
      <w:r w:rsidR="00C8388E" w:rsidRPr="00233F4B">
        <w:rPr>
          <w:rFonts w:cs="Calibri"/>
          <w:b/>
          <w:bCs/>
          <w:i/>
          <w:iCs/>
          <w:color w:val="000000" w:themeColor="text1"/>
          <w:highlight w:val="yellow"/>
        </w:rPr>
        <w:t xml:space="preserve">, </w:t>
      </w:r>
      <w:r w:rsidRPr="00233F4B">
        <w:rPr>
          <w:rFonts w:cs="Calibri"/>
          <w:b/>
          <w:bCs/>
          <w:i/>
          <w:iCs/>
          <w:color w:val="000000" w:themeColor="text1"/>
          <w:highlight w:val="yellow"/>
        </w:rPr>
        <w:t>indicate</w:t>
      </w:r>
      <w:r w:rsidR="00C8388E">
        <w:rPr>
          <w:rFonts w:cs="Calibri"/>
          <w:color w:val="000000" w:themeColor="text1"/>
        </w:rPr>
        <w:t xml:space="preserve"> that the problem with surgical RCTs </w:t>
      </w:r>
      <w:r w:rsidR="00996943" w:rsidRPr="7052A300">
        <w:rPr>
          <w:rFonts w:cs="Calibri"/>
          <w:color w:val="000000" w:themeColor="text1"/>
        </w:rPr>
        <w:t>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414402C7" w:rsidR="00EF5629" w:rsidRPr="00AA067F" w:rsidRDefault="00C879EE" w:rsidP="00BB4931">
      <w:pPr>
        <w:spacing w:before="0" w:after="160" w:line="480" w:lineRule="auto"/>
        <w:rPr>
          <w:rFonts w:cs="Calibri"/>
          <w:color w:val="000000" w:themeColor="text1"/>
        </w:rPr>
      </w:pPr>
      <w:r>
        <w:rPr>
          <w:rFonts w:cs="Calibri"/>
          <w:b/>
          <w:bCs/>
          <w:i/>
          <w:iCs/>
          <w:color w:val="000000" w:themeColor="text1"/>
          <w:highlight w:val="yellow"/>
        </w:rPr>
        <w:t xml:space="preserve">Additionally, </w:t>
      </w:r>
      <w:r w:rsidRPr="00C879EE">
        <w:rPr>
          <w:rFonts w:cs="Calibri"/>
          <w:color w:val="000000" w:themeColor="text1"/>
        </w:rPr>
        <w:t>s</w:t>
      </w:r>
      <w:r w:rsidR="29947D80" w:rsidRPr="00C879EE">
        <w:rPr>
          <w:rFonts w:cs="Calibri"/>
          <w:color w:val="000000" w:themeColor="text1"/>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29947D80" w:rsidRPr="00C879EE">
        <w:rPr>
          <w:rFonts w:cs="Calibri"/>
          <w:b/>
          <w:bCs/>
          <w:i/>
          <w:iCs/>
          <w:color w:val="000000" w:themeColor="text1"/>
        </w:rPr>
        <w:t xml:space="preserve"> </w:t>
      </w:r>
      <w:r>
        <w:rPr>
          <w:rFonts w:cs="Calibri"/>
          <w:b/>
          <w:bCs/>
          <w:i/>
          <w:iCs/>
          <w:color w:val="000000" w:themeColor="text1"/>
          <w:highlight w:val="yellow"/>
        </w:rPr>
        <w:t>As th</w:t>
      </w:r>
      <w:r w:rsidR="29947D80" w:rsidRPr="000F13EA">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29947D80" w:rsidRPr="000F13EA">
        <w:rPr>
          <w:rFonts w:cs="Calibri"/>
          <w:b/>
          <w:bCs/>
          <w:i/>
          <w:iCs/>
          <w:color w:val="000000" w:themeColor="text1"/>
          <w:highlight w:val="yellow"/>
        </w:rPr>
        <w:t>that would justify a change in clinical management.</w:t>
      </w:r>
      <w:r w:rsidR="003D4F5B" w:rsidRPr="000F13EA">
        <w:rPr>
          <w:rFonts w:cs="Calibri"/>
          <w:b/>
          <w:bCs/>
          <w:i/>
          <w:iCs/>
          <w:color w:val="000000" w:themeColor="text1"/>
          <w:highlight w:val="yellow"/>
        </w:rPr>
        <w:t xml:space="preserve"> </w:t>
      </w:r>
      <w:r w:rsidR="29947D80"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E76BCF">
        <w:rPr>
          <w:rFonts w:cs="Calibri"/>
          <w:color w:val="000000" w:themeColor="text1"/>
        </w:rPr>
        <w:instrText xml:space="preserve"> ADDIN ZOTERO_ITEM CSL_CITATION {"citationID":"2YkpQUXK","properties":{"formattedCitation":"\\super 14\\nosupersub{}","plainCitation":"14","noteIndex":0},"citationItems":[{"id":186226,"uris":["http://zotero.org/users/6583603/items/XN4ZUVAU"],"itemData":{"id":186226,"type":"article-journal","abstract":"OBJECTIVE: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E76BCF" w:rsidRPr="00E76BCF">
        <w:rPr>
          <w:rFonts w:cs="Arial"/>
          <w:color w:val="000000"/>
          <w:kern w:val="0"/>
          <w:vertAlign w:val="superscript"/>
        </w:rPr>
        <w:t>14</w:t>
      </w:r>
      <w:r w:rsidR="00010E1F" w:rsidRPr="7052A300">
        <w:rPr>
          <w:rFonts w:cs="Calibri"/>
          <w:color w:val="000000" w:themeColor="text1"/>
        </w:rPr>
        <w:fldChar w:fldCharType="end"/>
      </w:r>
      <w:r w:rsidR="32D348A5" w:rsidRPr="7052A300">
        <w:rPr>
          <w:rFonts w:cs="Calibri"/>
          <w:color w:val="000000" w:themeColor="text1"/>
        </w:rPr>
        <w:t>,</w:t>
      </w:r>
      <w:r w:rsidR="29947D80" w:rsidRPr="7052A300">
        <w:rPr>
          <w:rFonts w:cs="Calibri"/>
          <w:color w:val="000000" w:themeColor="text1"/>
        </w:rPr>
        <w:t xml:space="preserve"> </w:t>
      </w:r>
      <w:r w:rsidR="29947D80" w:rsidRPr="7052A300">
        <w:rPr>
          <w:rFonts w:cs="Calibri"/>
          <w:color w:val="000000" w:themeColor="text1"/>
        </w:rPr>
        <w:lastRenderedPageBreak/>
        <w:t xml:space="preserve">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ins w:id="9" w:author="Joana Rodrigues Ribeiro" w:date="2026-04-09T21:51:00Z" w16du:dateUtc="2026-04-10T03:51:00Z"/>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481B64" w14:textId="290AF50F" w:rsidR="007775E0" w:rsidRPr="00A46706" w:rsidRDefault="007775E0" w:rsidP="007775E0">
      <w:pPr>
        <w:spacing w:before="0" w:after="160" w:line="480" w:lineRule="auto"/>
        <w:rPr>
          <w:rFonts w:cs="Calibri"/>
          <w:b/>
          <w:bCs/>
          <w:i/>
          <w:iCs/>
          <w:color w:val="000000" w:themeColor="text1"/>
        </w:rPr>
      </w:pPr>
      <w:commentRangeStart w:id="10"/>
      <w:commentRangeStart w:id="11"/>
      <w:r>
        <w:rPr>
          <w:rFonts w:cs="Calibri"/>
          <w:b/>
          <w:bCs/>
          <w:i/>
          <w:iCs/>
          <w:color w:val="000000" w:themeColor="text1"/>
          <w:highlight w:val="yellow"/>
        </w:rPr>
        <w:t xml:space="preserve">Several meta-research studies </w:t>
      </w:r>
      <w:r w:rsidRPr="008F4923">
        <w:rPr>
          <w:rFonts w:cs="Calibri"/>
          <w:b/>
          <w:bCs/>
          <w:i/>
          <w:iCs/>
          <w:color w:val="000000" w:themeColor="text1"/>
          <w:highlight w:val="yellow"/>
        </w:rPr>
        <w:t xml:space="preserve">have evaluated surgical RCTs, primarily focusing on reporting quality and internal validity. </w:t>
      </w:r>
      <w:r w:rsidR="00E76BCF" w:rsidRPr="008F4923">
        <w:rPr>
          <w:rFonts w:cs="Calibri"/>
          <w:b/>
          <w:bCs/>
          <w:i/>
          <w:iCs/>
          <w:color w:val="000000" w:themeColor="text1"/>
          <w:highlight w:val="yellow"/>
        </w:rPr>
        <w:t>For example, systematic assessments using</w:t>
      </w:r>
      <w:r w:rsidR="00E76BCF" w:rsidRPr="008F4923">
        <w:rPr>
          <w:rFonts w:cs="Calibri"/>
          <w:b/>
          <w:bCs/>
          <w:i/>
          <w:iCs/>
          <w:color w:val="000000" w:themeColor="text1"/>
          <w:highlight w:val="yellow"/>
        </w:rPr>
        <w:t xml:space="preserve"> Cochrane</w:t>
      </w:r>
      <w:r w:rsidR="00E76BCF" w:rsidRPr="008F4923">
        <w:rPr>
          <w:rFonts w:cs="Calibri"/>
          <w:b/>
          <w:bCs/>
          <w:i/>
          <w:iCs/>
          <w:color w:val="000000" w:themeColor="text1"/>
          <w:highlight w:val="yellow"/>
        </w:rPr>
        <w:t xml:space="preserve"> RoB</w:t>
      </w:r>
      <w:r w:rsidR="00E76BCF" w:rsidRPr="008F4923">
        <w:rPr>
          <w:rFonts w:cs="Calibri"/>
          <w:b/>
          <w:bCs/>
          <w:i/>
          <w:iCs/>
          <w:color w:val="000000" w:themeColor="text1"/>
          <w:highlight w:val="yellow"/>
        </w:rPr>
        <w:t xml:space="preserve"> 2</w:t>
      </w:r>
      <w:r w:rsidR="00E76BCF" w:rsidRPr="008F4923">
        <w:rPr>
          <w:rFonts w:cs="Calibri"/>
          <w:b/>
          <w:bCs/>
          <w:i/>
          <w:iCs/>
          <w:color w:val="000000" w:themeColor="text1"/>
          <w:highlight w:val="yellow"/>
        </w:rPr>
        <w:fldChar w:fldCharType="begin"/>
      </w:r>
      <w:r w:rsidR="00E76BCF" w:rsidRPr="008F4923">
        <w:rPr>
          <w:rFonts w:cs="Calibri"/>
          <w:b/>
          <w:bCs/>
          <w:i/>
          <w:iCs/>
          <w:color w:val="000000" w:themeColor="text1"/>
          <w:highlight w:val="yellow"/>
        </w:rPr>
        <w:instrText xml:space="preserve"> ADDIN ZOTERO_ITEM CSL_CITATION {"citationID":"kK2mCv8M","properties":{"unsorted":false,"formattedCitation":"\\super 15\\nosupersub{}","plainCitation":"15","noteIndex":0},"citationItems":[{"id":21839,"uris":["http://zotero.org/groups/5983724/items/G5GBNPPE"],"itemData":{"id":21839,"type":"article-journal","abstract":"RoB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E76BCF" w:rsidRPr="008F4923">
        <w:rPr>
          <w:rFonts w:cs="Calibri"/>
          <w:b/>
          <w:bCs/>
          <w:i/>
          <w:iCs/>
          <w:color w:val="000000" w:themeColor="text1"/>
          <w:highlight w:val="yellow"/>
        </w:rPr>
        <w:fldChar w:fldCharType="separate"/>
      </w:r>
      <w:r w:rsidR="00E76BCF" w:rsidRPr="008F4923">
        <w:rPr>
          <w:rFonts w:cs="Arial"/>
          <w:color w:val="000000"/>
          <w:kern w:val="0"/>
          <w:highlight w:val="yellow"/>
          <w:vertAlign w:val="superscript"/>
        </w:rPr>
        <w:t>15</w:t>
      </w:r>
      <w:r w:rsidR="00E76BCF" w:rsidRPr="008F4923">
        <w:rPr>
          <w:rFonts w:cs="Calibri"/>
          <w:b/>
          <w:bCs/>
          <w:i/>
          <w:iCs/>
          <w:color w:val="000000" w:themeColor="text1"/>
          <w:highlight w:val="yellow"/>
        </w:rPr>
        <w:fldChar w:fldCharType="end"/>
      </w:r>
      <w:r w:rsidR="00E76BCF" w:rsidRPr="008F4923">
        <w:rPr>
          <w:rFonts w:cs="Calibri"/>
          <w:b/>
          <w:bCs/>
          <w:i/>
          <w:iCs/>
          <w:color w:val="000000" w:themeColor="text1"/>
          <w:highlight w:val="yellow"/>
        </w:rPr>
        <w:t xml:space="preserve"> and GRADE have examined trends in risk of bias and certainty of evidence across trials, with some suggesting improvements over time</w:t>
      </w:r>
      <w:r w:rsidR="008F4923">
        <w:rPr>
          <w:rFonts w:cs="Calibri"/>
          <w:b/>
          <w:bCs/>
          <w:i/>
          <w:iCs/>
          <w:color w:val="000000" w:themeColor="text1"/>
          <w:highlight w:val="yellow"/>
        </w:rPr>
        <w:fldChar w:fldCharType="begin"/>
      </w:r>
      <w:r w:rsidR="008F4923">
        <w:rPr>
          <w:rFonts w:cs="Calibri"/>
          <w:b/>
          <w:bCs/>
          <w:i/>
          <w:iCs/>
          <w:color w:val="000000" w:themeColor="text1"/>
          <w:highlight w:val="yellow"/>
        </w:rPr>
        <w:instrText xml:space="preserve"> ADDIN ZOTERO_ITEM CSL_CITATION {"citationID":"P3xYdnl5","properties":{"unsorted":false,"formattedCitation":"\\super 16,17\\nosupersub{}","plainCitation":"16,17","noteIndex":0},"citationItems":[{"id":229181,"uris":["http://zotero.org/groups/6353616/items/UFJGA4BL"],"itemData":{"id":229181,"type":"article-journal","abstract":"Objective: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008F4923">
        <w:rPr>
          <w:rFonts w:cs="Calibri"/>
          <w:b/>
          <w:bCs/>
          <w:i/>
          <w:iCs/>
          <w:color w:val="000000" w:themeColor="text1"/>
          <w:highlight w:val="yellow"/>
        </w:rPr>
        <w:fldChar w:fldCharType="separate"/>
      </w:r>
      <w:r w:rsidR="008F4923" w:rsidRPr="008F4923">
        <w:rPr>
          <w:rFonts w:cs="Arial"/>
          <w:color w:val="000000"/>
          <w:kern w:val="0"/>
          <w:vertAlign w:val="superscript"/>
        </w:rPr>
        <w:t>16,17</w:t>
      </w:r>
      <w:r w:rsidR="008F4923">
        <w:rPr>
          <w:rFonts w:cs="Calibri"/>
          <w:b/>
          <w:bCs/>
          <w:i/>
          <w:iCs/>
          <w:color w:val="000000" w:themeColor="text1"/>
          <w:highlight w:val="yellow"/>
        </w:rPr>
        <w:fldChar w:fldCharType="end"/>
      </w:r>
      <w:r w:rsidR="00E76BCF" w:rsidRPr="008F4923">
        <w:rPr>
          <w:rFonts w:cs="Calibri"/>
          <w:b/>
          <w:bCs/>
          <w:i/>
          <w:iCs/>
          <w:color w:val="000000" w:themeColor="text1"/>
          <w:highlight w:val="yellow"/>
        </w:rPr>
        <w:t>, as reported by Ahmed Ali et al.</w:t>
      </w:r>
      <w:r w:rsidR="00E76BCF" w:rsidRPr="008F4923">
        <w:rPr>
          <w:rFonts w:cs="Calibri"/>
          <w:b/>
          <w:bCs/>
          <w:i/>
          <w:iCs/>
          <w:color w:val="000000" w:themeColor="text1"/>
          <w:highlight w:val="yellow"/>
        </w:rPr>
        <w:fldChar w:fldCharType="begin"/>
      </w:r>
      <w:r w:rsidR="00E76BCF" w:rsidRPr="008F4923">
        <w:rPr>
          <w:rFonts w:cs="Calibri"/>
          <w:b/>
          <w:bCs/>
          <w:i/>
          <w:iCs/>
          <w:color w:val="000000" w:themeColor="text1"/>
          <w:highlight w:val="yellow"/>
        </w:rPr>
        <w:instrText xml:space="preserve"> ADDIN ZOTERO_ITEM CSL_CITATION {"citationID":"czKjBkKA","properties":{"unsorted":false,"formattedCitation":"\\super 16\\nosupersub{}","plainCitation":"16","noteIndex":0},"citationItems":[{"id":229181,"uris":["http://zotero.org/groups/6353616/items/UFJGA4BL"],"itemData":{"id":229181,"type":"article-journal","abstract":"Objective: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G."}],"issued":{"date-parts":[["2013",8]]}}}],"schema":"https://github.com/citation-style-language/schema/raw/master/csl-citation.json"} </w:instrText>
      </w:r>
      <w:r w:rsidR="00E76BCF" w:rsidRPr="008F4923">
        <w:rPr>
          <w:rFonts w:cs="Calibri"/>
          <w:b/>
          <w:bCs/>
          <w:i/>
          <w:iCs/>
          <w:color w:val="000000" w:themeColor="text1"/>
          <w:highlight w:val="yellow"/>
        </w:rPr>
        <w:fldChar w:fldCharType="separate"/>
      </w:r>
      <w:r w:rsidR="00E76BCF" w:rsidRPr="008F4923">
        <w:rPr>
          <w:rFonts w:cs="Arial"/>
          <w:color w:val="000000"/>
          <w:kern w:val="0"/>
          <w:highlight w:val="yellow"/>
          <w:vertAlign w:val="superscript"/>
        </w:rPr>
        <w:t>16</w:t>
      </w:r>
      <w:r w:rsidR="00E76BCF" w:rsidRPr="008F4923">
        <w:rPr>
          <w:rFonts w:cs="Calibri"/>
          <w:b/>
          <w:bCs/>
          <w:i/>
          <w:iCs/>
          <w:color w:val="000000" w:themeColor="text1"/>
          <w:highlight w:val="yellow"/>
        </w:rPr>
        <w:fldChar w:fldCharType="end"/>
      </w:r>
      <w:r w:rsidR="00E76BCF" w:rsidRPr="008F4923">
        <w:rPr>
          <w:rFonts w:cs="Calibri"/>
          <w:b/>
          <w:bCs/>
          <w:i/>
          <w:iCs/>
          <w:color w:val="000000" w:themeColor="text1"/>
          <w:highlight w:val="yellow"/>
        </w:rPr>
        <w:t xml:space="preserve">. </w:t>
      </w:r>
      <w:r w:rsidRPr="008F4923">
        <w:rPr>
          <w:rFonts w:cs="Calibri"/>
          <w:b/>
          <w:bCs/>
          <w:i/>
          <w:iCs/>
          <w:color w:val="000000" w:themeColor="text1"/>
          <w:highlight w:val="yellow"/>
        </w:rPr>
        <w:t>S</w:t>
      </w:r>
      <w:r w:rsidR="00E76BCF" w:rsidRPr="008F4923">
        <w:rPr>
          <w:rFonts w:cs="Calibri"/>
          <w:b/>
          <w:bCs/>
          <w:i/>
          <w:iCs/>
          <w:color w:val="000000" w:themeColor="text1"/>
          <w:highlight w:val="yellow"/>
        </w:rPr>
        <w:t>imilar</w:t>
      </w:r>
      <w:r w:rsidR="002A12E3" w:rsidRPr="008F4923">
        <w:rPr>
          <w:rFonts w:cs="Calibri"/>
          <w:b/>
          <w:bCs/>
          <w:i/>
          <w:iCs/>
          <w:color w:val="000000" w:themeColor="text1"/>
          <w:highlight w:val="yellow"/>
        </w:rPr>
        <w:t xml:space="preserve"> conclusions were shown in</w:t>
      </w:r>
      <w:r w:rsidR="00E76BCF" w:rsidRPr="008F4923">
        <w:rPr>
          <w:rFonts w:cs="Calibri"/>
          <w:b/>
          <w:bCs/>
          <w:i/>
          <w:iCs/>
          <w:color w:val="000000" w:themeColor="text1"/>
          <w:highlight w:val="yellow"/>
        </w:rPr>
        <w:t xml:space="preserve"> </w:t>
      </w:r>
      <w:r w:rsidRPr="008F4923">
        <w:rPr>
          <w:rFonts w:cs="Calibri"/>
          <w:b/>
          <w:bCs/>
          <w:i/>
          <w:iCs/>
          <w:color w:val="000000" w:themeColor="text1"/>
          <w:highlight w:val="yellow"/>
        </w:rPr>
        <w:t xml:space="preserve">studies </w:t>
      </w:r>
      <w:r w:rsidR="00E76BCF" w:rsidRPr="008F4923">
        <w:rPr>
          <w:rFonts w:cs="Calibri"/>
          <w:b/>
          <w:bCs/>
          <w:i/>
          <w:iCs/>
          <w:color w:val="000000" w:themeColor="text1"/>
          <w:highlight w:val="yellow"/>
        </w:rPr>
        <w:t>assessing</w:t>
      </w:r>
      <w:r w:rsidRPr="008F4923">
        <w:rPr>
          <w:rFonts w:cs="Calibri"/>
          <w:b/>
          <w:bCs/>
          <w:i/>
          <w:iCs/>
          <w:color w:val="000000" w:themeColor="text1"/>
          <w:highlight w:val="yellow"/>
        </w:rPr>
        <w:t xml:space="preserve"> reporting quality </w:t>
      </w:r>
      <w:r w:rsidR="00E76BCF" w:rsidRPr="008F4923">
        <w:rPr>
          <w:rFonts w:cs="Calibri"/>
          <w:b/>
          <w:bCs/>
          <w:i/>
          <w:iCs/>
          <w:color w:val="000000" w:themeColor="text1"/>
          <w:highlight w:val="yellow"/>
        </w:rPr>
        <w:t xml:space="preserve">by the adherence to </w:t>
      </w:r>
      <w:r w:rsidRPr="008F4923">
        <w:rPr>
          <w:rFonts w:cs="Calibri"/>
          <w:b/>
          <w:bCs/>
          <w:i/>
          <w:iCs/>
          <w:color w:val="000000" w:themeColor="text1"/>
          <w:highlight w:val="yellow"/>
        </w:rPr>
        <w:t>CONSOR</w:t>
      </w:r>
      <w:r w:rsidR="00E76BCF" w:rsidRPr="008F4923">
        <w:rPr>
          <w:rFonts w:cs="Calibri"/>
          <w:b/>
          <w:bCs/>
          <w:i/>
          <w:iCs/>
          <w:color w:val="000000" w:themeColor="text1"/>
          <w:highlight w:val="yellow"/>
        </w:rPr>
        <w:t>T</w:t>
      </w:r>
      <w:r w:rsidRPr="008F4923">
        <w:rPr>
          <w:rFonts w:cs="Calibri"/>
          <w:b/>
          <w:bCs/>
          <w:i/>
          <w:iCs/>
          <w:color w:val="000000" w:themeColor="text1"/>
          <w:highlight w:val="yellow"/>
        </w:rPr>
        <w:t xml:space="preserve"> </w:t>
      </w:r>
      <w:r w:rsidR="00E76BCF" w:rsidRPr="008F4923">
        <w:rPr>
          <w:rFonts w:cs="Calibri"/>
          <w:b/>
          <w:bCs/>
          <w:i/>
          <w:iCs/>
          <w:color w:val="000000" w:themeColor="text1"/>
          <w:highlight w:val="yellow"/>
        </w:rPr>
        <w:t>items</w:t>
      </w:r>
      <w:r w:rsidRPr="008F4923">
        <w:rPr>
          <w:rFonts w:cs="Calibri"/>
          <w:b/>
          <w:bCs/>
          <w:i/>
          <w:iCs/>
          <w:color w:val="000000" w:themeColor="text1"/>
          <w:highlight w:val="yellow"/>
        </w:rPr>
        <w:fldChar w:fldCharType="begin"/>
      </w:r>
      <w:r w:rsidR="008F4923">
        <w:rPr>
          <w:rFonts w:cs="Calibri"/>
          <w:b/>
          <w:bCs/>
          <w:i/>
          <w:iCs/>
          <w:color w:val="000000" w:themeColor="text1"/>
          <w:highlight w:val="yellow"/>
        </w:rPr>
        <w:instrText xml:space="preserve"> ADDIN ZOTERO_ITEM CSL_CITATION {"citationID":"VTjh73CV","properties":{"unsorted":false,"formattedCitation":"\\super 18\\uc0\\u8211{}21\\nosupersub{}","plainCitation":"18–21","noteIndex":0},"citationItems":[{"id":229168,"uris":["http://zotero.org/groups/6353616/items/P6EKDL6W"],"itemData":{"id":229168,"type":"article-journal","abstract":"Background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008F4923">
        <w:rPr>
          <w:rFonts w:cs="Calibri"/>
          <w:b/>
          <w:bCs/>
          <w:i/>
          <w:iCs/>
          <w:color w:val="000000" w:themeColor="text1"/>
          <w:highlight w:val="yellow"/>
        </w:rPr>
        <w:fldChar w:fldCharType="separate"/>
      </w:r>
      <w:r w:rsidR="008F4923" w:rsidRPr="008F4923">
        <w:rPr>
          <w:rFonts w:cs="Arial"/>
          <w:color w:val="000000"/>
          <w:kern w:val="0"/>
          <w:vertAlign w:val="superscript"/>
        </w:rPr>
        <w:t>18–21</w:t>
      </w:r>
      <w:r w:rsidRPr="008F4923">
        <w:rPr>
          <w:rFonts w:cs="Calibri"/>
          <w:b/>
          <w:bCs/>
          <w:i/>
          <w:iCs/>
          <w:color w:val="000000" w:themeColor="text1"/>
          <w:highlight w:val="yellow"/>
        </w:rPr>
        <w:fldChar w:fldCharType="end"/>
      </w:r>
      <w:r w:rsidRPr="008F4923">
        <w:rPr>
          <w:rFonts w:cs="Calibri"/>
          <w:b/>
          <w:bCs/>
          <w:i/>
          <w:iCs/>
          <w:color w:val="000000" w:themeColor="text1"/>
          <w:highlight w:val="yellow"/>
        </w:rPr>
        <w:t xml:space="preserve">. </w:t>
      </w:r>
      <w:r w:rsidR="002A12E3" w:rsidRPr="008F4923">
        <w:rPr>
          <w:rFonts w:cs="Calibri"/>
          <w:b/>
          <w:bCs/>
          <w:i/>
          <w:iCs/>
          <w:color w:val="000000" w:themeColor="text1"/>
          <w:highlight w:val="yellow"/>
        </w:rPr>
        <w:t xml:space="preserve">Beyond RCTs, </w:t>
      </w:r>
      <w:r w:rsidRPr="008F4923">
        <w:rPr>
          <w:rFonts w:cs="Calibri"/>
          <w:b/>
          <w:bCs/>
          <w:i/>
          <w:iCs/>
          <w:color w:val="000000" w:themeColor="text1"/>
          <w:highlight w:val="yellow"/>
        </w:rPr>
        <w:t>Grosman et al.</w:t>
      </w:r>
      <w:r w:rsidRPr="008F4923">
        <w:rPr>
          <w:rFonts w:cs="Calibri"/>
          <w:b/>
          <w:bCs/>
          <w:i/>
          <w:iCs/>
          <w:color w:val="000000" w:themeColor="text1"/>
          <w:highlight w:val="yellow"/>
        </w:rPr>
        <w:fldChar w:fldCharType="begin"/>
      </w:r>
      <w:r w:rsidR="008F4923">
        <w:rPr>
          <w:rFonts w:cs="Calibri"/>
          <w:b/>
          <w:bCs/>
          <w:i/>
          <w:iCs/>
          <w:color w:val="000000" w:themeColor="text1"/>
          <w:highlight w:val="yellow"/>
        </w:rPr>
        <w:instrText xml:space="preserve"> ADDIN ZOTERO_ITEM CSL_CITATION {"citationID":"gQimMD5D","properties":{"unsorted":false,"formattedCitation":"\\super 22\\nosupersub{}","plainCitation":"22","noteIndex":0},"citationItems":[{"id":187568,"uris":["http://zotero.org/users/6583603/items/9SZTY2HH"],"itemData":{"id":187568,"type":"article-journal","abstract":"This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8F4923">
        <w:rPr>
          <w:rFonts w:cs="Calibri"/>
          <w:b/>
          <w:bCs/>
          <w:i/>
          <w:iCs/>
          <w:color w:val="000000" w:themeColor="text1"/>
          <w:highlight w:val="yellow"/>
        </w:rPr>
        <w:fldChar w:fldCharType="separate"/>
      </w:r>
      <w:r w:rsidR="008F4923" w:rsidRPr="008F4923">
        <w:rPr>
          <w:rFonts w:cs="Arial"/>
          <w:color w:val="000000"/>
          <w:kern w:val="0"/>
          <w:vertAlign w:val="superscript"/>
        </w:rPr>
        <w:t>22</w:t>
      </w:r>
      <w:r w:rsidRPr="008F4923">
        <w:rPr>
          <w:rFonts w:cs="Calibri"/>
          <w:b/>
          <w:bCs/>
          <w:i/>
          <w:iCs/>
          <w:color w:val="000000" w:themeColor="text1"/>
          <w:highlight w:val="yellow"/>
        </w:rPr>
        <w:fldChar w:fldCharType="end"/>
      </w:r>
      <w:r w:rsidRPr="008F4923">
        <w:rPr>
          <w:rFonts w:cs="Calibri"/>
          <w:b/>
          <w:bCs/>
          <w:i/>
          <w:iCs/>
          <w:color w:val="000000" w:themeColor="text1"/>
          <w:highlight w:val="yellow"/>
        </w:rPr>
        <w:t xml:space="preserve"> </w:t>
      </w:r>
      <w:r w:rsidR="002A12E3" w:rsidRPr="008F4923">
        <w:rPr>
          <w:rFonts w:cs="Calibri"/>
          <w:b/>
          <w:bCs/>
          <w:i/>
          <w:iCs/>
          <w:color w:val="000000" w:themeColor="text1"/>
          <w:highlight w:val="yellow"/>
        </w:rPr>
        <w:t>underscored that</w:t>
      </w:r>
      <w:r w:rsidRPr="008F4923">
        <w:rPr>
          <w:rFonts w:cs="Calibri"/>
          <w:b/>
          <w:bCs/>
          <w:i/>
          <w:iCs/>
          <w:color w:val="000000" w:themeColor="text1"/>
          <w:highlight w:val="yellow"/>
        </w:rPr>
        <w:t xml:space="preserve"> most observational studies do not justify the use </w:t>
      </w:r>
      <w:r w:rsidRPr="00B667A4">
        <w:rPr>
          <w:rFonts w:cs="Calibri"/>
          <w:b/>
          <w:bCs/>
          <w:i/>
          <w:iCs/>
          <w:color w:val="000000" w:themeColor="text1"/>
          <w:highlight w:val="yellow"/>
        </w:rPr>
        <w:t xml:space="preserve">of their non-interventional design, equivalent </w:t>
      </w:r>
      <w:r w:rsidR="002A12E3">
        <w:rPr>
          <w:rFonts w:cs="Calibri"/>
          <w:b/>
          <w:bCs/>
          <w:i/>
          <w:iCs/>
          <w:color w:val="000000" w:themeColor="text1"/>
          <w:highlight w:val="yellow"/>
        </w:rPr>
        <w:t>to</w:t>
      </w:r>
      <w:r w:rsidRPr="00B667A4">
        <w:rPr>
          <w:rFonts w:cs="Calibri"/>
          <w:b/>
          <w:bCs/>
          <w:i/>
          <w:iCs/>
          <w:color w:val="000000" w:themeColor="text1"/>
          <w:highlight w:val="yellow"/>
        </w:rPr>
        <w:t xml:space="preserve"> our findings </w:t>
      </w:r>
      <w:r w:rsidR="002A12E3">
        <w:rPr>
          <w:rFonts w:cs="Calibri"/>
          <w:b/>
          <w:bCs/>
          <w:i/>
          <w:iCs/>
          <w:color w:val="000000" w:themeColor="text1"/>
          <w:highlight w:val="yellow"/>
        </w:rPr>
        <w:t>that</w:t>
      </w:r>
      <w:r w:rsidRPr="00B667A4">
        <w:rPr>
          <w:rFonts w:cs="Calibri"/>
          <w:b/>
          <w:bCs/>
          <w:i/>
          <w:iCs/>
          <w:color w:val="000000" w:themeColor="text1"/>
          <w:highlight w:val="yellow"/>
        </w:rPr>
        <w:t xml:space="preserve"> most RCTs do not incorporate core elements </w:t>
      </w:r>
      <w:r w:rsidR="002A12E3">
        <w:rPr>
          <w:rFonts w:cs="Calibri"/>
          <w:b/>
          <w:bCs/>
          <w:i/>
          <w:iCs/>
          <w:color w:val="000000" w:themeColor="text1"/>
          <w:highlight w:val="yellow"/>
        </w:rPr>
        <w:t>required to inform – and possibly change – clinical</w:t>
      </w:r>
      <w:r w:rsidRPr="00B667A4">
        <w:rPr>
          <w:rFonts w:cs="Calibri"/>
          <w:b/>
          <w:bCs/>
          <w:i/>
          <w:iCs/>
          <w:color w:val="000000" w:themeColor="text1"/>
          <w:highlight w:val="yellow"/>
        </w:rPr>
        <w:t xml:space="preserve"> practice. However, to our knowledge, no study had hitherto aimed to assess the potential of RCTs to </w:t>
      </w:r>
      <w:r w:rsidR="008F4923">
        <w:rPr>
          <w:rFonts w:cs="Calibri"/>
          <w:b/>
          <w:bCs/>
          <w:i/>
          <w:iCs/>
          <w:color w:val="000000" w:themeColor="text1"/>
          <w:highlight w:val="yellow"/>
        </w:rPr>
        <w:t>inform</w:t>
      </w:r>
      <w:r w:rsidRPr="00B667A4">
        <w:rPr>
          <w:rFonts w:cs="Calibri"/>
          <w:b/>
          <w:bCs/>
          <w:i/>
          <w:iCs/>
          <w:color w:val="000000" w:themeColor="text1"/>
          <w:highlight w:val="yellow"/>
        </w:rPr>
        <w:t xml:space="preserve"> clinical practice</w:t>
      </w:r>
      <w:r>
        <w:rPr>
          <w:rFonts w:cs="Calibri"/>
          <w:b/>
          <w:bCs/>
          <w:i/>
          <w:iCs/>
          <w:color w:val="000000" w:themeColor="text1"/>
        </w:rPr>
        <w:t>.</w:t>
      </w:r>
      <w:commentRangeEnd w:id="10"/>
      <w:r w:rsidRPr="00A46706">
        <w:rPr>
          <w:rStyle w:val="CommentReference"/>
          <w:rFonts w:cs="Calibri"/>
          <w:b/>
          <w:bCs/>
          <w:i/>
          <w:iCs/>
          <w:color w:val="000000" w:themeColor="text1"/>
          <w:sz w:val="22"/>
          <w:szCs w:val="24"/>
        </w:rPr>
        <w:commentReference w:id="10"/>
      </w:r>
      <w:commentRangeEnd w:id="11"/>
      <w:r w:rsidR="008F4923" w:rsidRPr="00A46706">
        <w:rPr>
          <w:rStyle w:val="CommentReference"/>
          <w:rFonts w:cs="Calibri"/>
          <w:b/>
          <w:bCs/>
          <w:i/>
          <w:iCs/>
          <w:color w:val="000000" w:themeColor="text1"/>
          <w:sz w:val="22"/>
          <w:szCs w:val="24"/>
        </w:rPr>
        <w:commentReference w:id="11"/>
      </w:r>
    </w:p>
    <w:p w14:paraId="36BB34C4" w14:textId="77777777" w:rsidR="007775E0" w:rsidRDefault="007775E0" w:rsidP="00BB4931">
      <w:pPr>
        <w:spacing w:before="0" w:after="160" w:line="480" w:lineRule="auto"/>
        <w:rPr>
          <w:rFonts w:cs="Calibri"/>
          <w:color w:val="000000" w:themeColor="text1"/>
        </w:rPr>
      </w:pPr>
    </w:p>
    <w:p w14:paraId="6960BFEF" w14:textId="304F9731" w:rsidR="00454636" w:rsidRPr="00454636" w:rsidRDefault="00454636" w:rsidP="00454636">
      <w:pPr>
        <w:pStyle w:val="Titre21"/>
        <w:rPr>
          <w:highlight w:val="yellow"/>
        </w:rPr>
      </w:pPr>
      <w:r w:rsidRPr="00454636">
        <w:rPr>
          <w:highlight w:val="yellow"/>
        </w:rPr>
        <w:lastRenderedPageBreak/>
        <w:t>Strengths</w:t>
      </w:r>
    </w:p>
    <w:p w14:paraId="49806F59" w14:textId="0A5CC2E4" w:rsidR="00454636" w:rsidRPr="00D74299" w:rsidRDefault="00C522A1" w:rsidP="008F4923">
      <w:pPr>
        <w:spacing w:line="480" w:lineRule="auto"/>
        <w:rPr>
          <w:rFonts w:eastAsia="Times New Roman" w:cs="Arial"/>
          <w:b/>
          <w:bCs/>
          <w:i/>
          <w:iCs/>
          <w:color w:val="0F4761" w:themeColor="accent1" w:themeShade="BF"/>
          <w:szCs w:val="22"/>
          <w:highlight w:val="yellow"/>
          <w:bdr w:val="none" w:sz="0" w:space="0" w:color="auto" w:frame="1"/>
        </w:rPr>
      </w:pPr>
      <w:r>
        <w:rPr>
          <w:rFonts w:eastAsia="Times New Roman" w:cs="Arial"/>
          <w:b/>
          <w:bCs/>
          <w:i/>
          <w:iCs/>
          <w:color w:val="0F4761" w:themeColor="accent1" w:themeShade="BF"/>
          <w:szCs w:val="22"/>
          <w:highlight w:val="yellow"/>
          <w:bdr w:val="none" w:sz="0" w:space="0" w:color="auto" w:frame="1"/>
        </w:rPr>
        <w:t>First, we developed a novel</w:t>
      </w:r>
      <w:r w:rsidR="00282FE4">
        <w:rPr>
          <w:rFonts w:eastAsia="Times New Roman" w:cs="Arial"/>
          <w:b/>
          <w:bCs/>
          <w:i/>
          <w:iCs/>
          <w:color w:val="0F4761" w:themeColor="accent1" w:themeShade="BF"/>
          <w:szCs w:val="22"/>
          <w:highlight w:val="yellow"/>
          <w:bdr w:val="none" w:sz="0" w:space="0" w:color="auto" w:frame="1"/>
        </w:rPr>
        <w:t xml:space="preserve"> </w:t>
      </w:r>
      <w:r>
        <w:rPr>
          <w:rFonts w:eastAsia="Times New Roman" w:cs="Arial"/>
          <w:b/>
          <w:bCs/>
          <w:i/>
          <w:iCs/>
          <w:color w:val="0F4761" w:themeColor="accent1" w:themeShade="BF"/>
          <w:szCs w:val="22"/>
          <w:highlight w:val="yellow"/>
          <w:bdr w:val="none" w:sz="0" w:space="0" w:color="auto" w:frame="1"/>
        </w:rPr>
        <w:t xml:space="preserve">approach to assess the </w:t>
      </w:r>
      <w:r w:rsidR="00282FE4">
        <w:rPr>
          <w:rFonts w:eastAsia="Times New Roman" w:cs="Arial"/>
          <w:b/>
          <w:bCs/>
          <w:i/>
          <w:iCs/>
          <w:color w:val="0F4761" w:themeColor="accent1" w:themeShade="BF"/>
          <w:szCs w:val="22"/>
          <w:highlight w:val="yellow"/>
          <w:bdr w:val="none" w:sz="0" w:space="0" w:color="auto" w:frame="1"/>
        </w:rPr>
        <w:t>extent to which</w:t>
      </w:r>
      <w:r>
        <w:rPr>
          <w:rFonts w:eastAsia="Times New Roman" w:cs="Arial"/>
          <w:b/>
          <w:bCs/>
          <w:i/>
          <w:iCs/>
          <w:color w:val="0F4761" w:themeColor="accent1" w:themeShade="BF"/>
          <w:szCs w:val="22"/>
          <w:highlight w:val="yellow"/>
          <w:bdr w:val="none" w:sz="0" w:space="0" w:color="auto" w:frame="1"/>
        </w:rPr>
        <w:t xml:space="preserve"> RCTs </w:t>
      </w:r>
      <w:r w:rsidR="00282FE4">
        <w:rPr>
          <w:rFonts w:eastAsia="Times New Roman" w:cs="Arial"/>
          <w:b/>
          <w:bCs/>
          <w:i/>
          <w:iCs/>
          <w:color w:val="0F4761" w:themeColor="accent1" w:themeShade="BF"/>
          <w:szCs w:val="22"/>
          <w:highlight w:val="yellow"/>
          <w:bdr w:val="none" w:sz="0" w:space="0" w:color="auto" w:frame="1"/>
        </w:rPr>
        <w:t>can address</w:t>
      </w:r>
      <w:r>
        <w:rPr>
          <w:rFonts w:eastAsia="Times New Roman" w:cs="Arial"/>
          <w:b/>
          <w:bCs/>
          <w:i/>
          <w:iCs/>
          <w:color w:val="0F4761" w:themeColor="accent1" w:themeShade="BF"/>
          <w:szCs w:val="22"/>
          <w:highlight w:val="yellow"/>
          <w:bdr w:val="none" w:sz="0" w:space="0" w:color="auto" w:frame="1"/>
        </w:rPr>
        <w:t xml:space="preserve"> clinical practice, </w:t>
      </w:r>
      <w:r w:rsidR="00282FE4">
        <w:rPr>
          <w:rFonts w:eastAsia="Times New Roman" w:cs="Arial"/>
          <w:b/>
          <w:bCs/>
          <w:i/>
          <w:iCs/>
          <w:color w:val="0F4761" w:themeColor="accent1" w:themeShade="BF"/>
          <w:szCs w:val="22"/>
          <w:highlight w:val="yellow"/>
          <w:bdr w:val="none" w:sz="0" w:space="0" w:color="auto" w:frame="1"/>
        </w:rPr>
        <w:t>a dimension which</w:t>
      </w:r>
      <w:r>
        <w:rPr>
          <w:rFonts w:eastAsia="Times New Roman" w:cs="Arial"/>
          <w:b/>
          <w:bCs/>
          <w:i/>
          <w:iCs/>
          <w:color w:val="0F4761" w:themeColor="accent1" w:themeShade="BF"/>
          <w:szCs w:val="22"/>
          <w:highlight w:val="yellow"/>
          <w:bdr w:val="none" w:sz="0" w:space="0" w:color="auto" w:frame="1"/>
        </w:rPr>
        <w:t xml:space="preserve"> not currently </w:t>
      </w:r>
      <w:r w:rsidR="00282FE4">
        <w:rPr>
          <w:rFonts w:eastAsia="Times New Roman" w:cs="Arial"/>
          <w:b/>
          <w:bCs/>
          <w:i/>
          <w:iCs/>
          <w:color w:val="0F4761" w:themeColor="accent1" w:themeShade="BF"/>
          <w:szCs w:val="22"/>
          <w:highlight w:val="yellow"/>
          <w:bdr w:val="none" w:sz="0" w:space="0" w:color="auto" w:frame="1"/>
        </w:rPr>
        <w:t>captures by existing frameworks</w:t>
      </w:r>
      <w:r>
        <w:rPr>
          <w:rFonts w:eastAsia="Times New Roman" w:cs="Arial"/>
          <w:b/>
          <w:bCs/>
          <w:i/>
          <w:iCs/>
          <w:color w:val="0F4761" w:themeColor="accent1" w:themeShade="BF"/>
          <w:szCs w:val="22"/>
          <w:highlight w:val="yellow"/>
          <w:bdr w:val="none" w:sz="0" w:space="0" w:color="auto" w:frame="1"/>
        </w:rPr>
        <w:t xml:space="preserve">. </w:t>
      </w:r>
      <w:r w:rsidR="00E67D2C">
        <w:rPr>
          <w:rFonts w:eastAsia="Times New Roman" w:cs="Arial"/>
          <w:b/>
          <w:bCs/>
          <w:i/>
          <w:iCs/>
          <w:color w:val="0F4761" w:themeColor="accent1" w:themeShade="BF"/>
          <w:szCs w:val="22"/>
          <w:highlight w:val="yellow"/>
          <w:bdr w:val="none" w:sz="0" w:space="0" w:color="auto" w:frame="1"/>
        </w:rPr>
        <w:t>O</w:t>
      </w:r>
      <w:r w:rsidR="00282FE4">
        <w:rPr>
          <w:rFonts w:eastAsia="Times New Roman" w:cs="Arial"/>
          <w:b/>
          <w:bCs/>
          <w:i/>
          <w:iCs/>
          <w:color w:val="0F4761" w:themeColor="accent1" w:themeShade="BF"/>
          <w:szCs w:val="22"/>
          <w:highlight w:val="yellow"/>
          <w:bdr w:val="none" w:sz="0" w:space="0" w:color="auto" w:frame="1"/>
        </w:rPr>
        <w:t>ur four-domain assessment focuses on the potential clinical applicability.</w:t>
      </w:r>
      <w:r w:rsidR="00E40192">
        <w:rPr>
          <w:rFonts w:eastAsia="Times New Roman" w:cs="Arial"/>
          <w:b/>
          <w:bCs/>
          <w:i/>
          <w:iCs/>
          <w:color w:val="0F4761" w:themeColor="accent1" w:themeShade="BF"/>
          <w:szCs w:val="22"/>
          <w:highlight w:val="yellow"/>
          <w:bdr w:val="none" w:sz="0" w:space="0" w:color="auto" w:frame="1"/>
        </w:rPr>
        <w:t xml:space="preserve"> Second, it addressed a gap in </w:t>
      </w:r>
      <w:r w:rsidR="003868D3">
        <w:rPr>
          <w:rFonts w:eastAsia="Times New Roman" w:cs="Arial"/>
          <w:b/>
          <w:bCs/>
          <w:i/>
          <w:iCs/>
          <w:color w:val="0F4761" w:themeColor="accent1" w:themeShade="BF"/>
          <w:szCs w:val="22"/>
          <w:highlight w:val="yellow"/>
          <w:bdr w:val="none" w:sz="0" w:space="0" w:color="auto" w:frame="1"/>
        </w:rPr>
        <w:t xml:space="preserve">medical meta-research, where </w:t>
      </w:r>
      <w:r w:rsidR="00282FE4">
        <w:rPr>
          <w:rFonts w:eastAsia="Times New Roman" w:cs="Arial"/>
          <w:b/>
          <w:bCs/>
          <w:i/>
          <w:iCs/>
          <w:color w:val="0F4761" w:themeColor="accent1" w:themeShade="BF"/>
          <w:szCs w:val="22"/>
          <w:highlight w:val="yellow"/>
          <w:bdr w:val="none" w:sz="0" w:space="0" w:color="auto" w:frame="1"/>
        </w:rPr>
        <w:t>standardized assessments are</w:t>
      </w:r>
      <w:r w:rsidR="003868D3">
        <w:rPr>
          <w:rFonts w:eastAsia="Times New Roman" w:cs="Arial"/>
          <w:b/>
          <w:bCs/>
          <w:i/>
          <w:iCs/>
          <w:color w:val="0F4761" w:themeColor="accent1" w:themeShade="BF"/>
          <w:szCs w:val="22"/>
          <w:highlight w:val="yellow"/>
          <w:bdr w:val="none" w:sz="0" w:space="0" w:color="auto" w:frame="1"/>
        </w:rPr>
        <w:t xml:space="preserve"> currently </w:t>
      </w:r>
      <w:r w:rsidR="00282FE4">
        <w:rPr>
          <w:rFonts w:eastAsia="Times New Roman" w:cs="Arial"/>
          <w:b/>
          <w:bCs/>
          <w:i/>
          <w:iCs/>
          <w:color w:val="0F4761" w:themeColor="accent1" w:themeShade="BF"/>
          <w:szCs w:val="22"/>
          <w:highlight w:val="yellow"/>
          <w:bdr w:val="none" w:sz="0" w:space="0" w:color="auto" w:frame="1"/>
        </w:rPr>
        <w:t>limited to internal validity</w:t>
      </w:r>
      <w:r w:rsidR="003868D3">
        <w:rPr>
          <w:rFonts w:eastAsia="Times New Roman" w:cs="Arial"/>
          <w:b/>
          <w:bCs/>
          <w:i/>
          <w:iCs/>
          <w:color w:val="0F4761" w:themeColor="accent1" w:themeShade="BF"/>
          <w:szCs w:val="22"/>
          <w:highlight w:val="yellow"/>
          <w:bdr w:val="none" w:sz="0" w:space="0" w:color="auto" w:frame="1"/>
        </w:rPr>
        <w:t xml:space="preserve"> </w:t>
      </w:r>
      <w:r w:rsidR="00282FE4">
        <w:rPr>
          <w:rFonts w:eastAsia="Times New Roman" w:cs="Arial"/>
          <w:b/>
          <w:bCs/>
          <w:i/>
          <w:iCs/>
          <w:color w:val="0F4761" w:themeColor="accent1" w:themeShade="BF"/>
          <w:szCs w:val="22"/>
          <w:highlight w:val="yellow"/>
          <w:bdr w:val="none" w:sz="0" w:space="0" w:color="auto" w:frame="1"/>
        </w:rPr>
        <w:t xml:space="preserve">and </w:t>
      </w:r>
      <w:r w:rsidR="003868D3">
        <w:rPr>
          <w:rFonts w:eastAsia="Times New Roman" w:cs="Arial"/>
          <w:b/>
          <w:bCs/>
          <w:i/>
          <w:iCs/>
          <w:color w:val="0F4761" w:themeColor="accent1" w:themeShade="BF"/>
          <w:szCs w:val="22"/>
          <w:highlight w:val="yellow"/>
          <w:bdr w:val="none" w:sz="0" w:space="0" w:color="auto" w:frame="1"/>
        </w:rPr>
        <w:t>certainty of evidence</w:t>
      </w:r>
      <w:r w:rsidR="00282FE4">
        <w:rPr>
          <w:rFonts w:eastAsia="Times New Roman" w:cs="Arial"/>
          <w:b/>
          <w:bCs/>
          <w:i/>
          <w:iCs/>
          <w:color w:val="0F4761" w:themeColor="accent1" w:themeShade="BF"/>
          <w:szCs w:val="22"/>
          <w:highlight w:val="yellow"/>
          <w:bdr w:val="none" w:sz="0" w:space="0" w:color="auto" w:frame="1"/>
        </w:rPr>
        <w:t>.</w:t>
      </w:r>
      <w:r w:rsidR="003868D3">
        <w:rPr>
          <w:rFonts w:eastAsia="Times New Roman" w:cs="Arial"/>
          <w:b/>
          <w:bCs/>
          <w:i/>
          <w:iCs/>
          <w:color w:val="0F4761" w:themeColor="accent1" w:themeShade="BF"/>
          <w:szCs w:val="22"/>
          <w:highlight w:val="yellow"/>
          <w:bdr w:val="none" w:sz="0" w:space="0" w:color="auto" w:frame="1"/>
        </w:rPr>
        <w:t xml:space="preserve"> </w:t>
      </w:r>
      <w:r w:rsidR="00E40192">
        <w:rPr>
          <w:rFonts w:eastAsia="Times New Roman" w:cs="Arial"/>
          <w:b/>
          <w:bCs/>
          <w:i/>
          <w:iCs/>
          <w:color w:val="0F4761" w:themeColor="accent1" w:themeShade="BF"/>
          <w:szCs w:val="22"/>
          <w:highlight w:val="yellow"/>
          <w:bdr w:val="none" w:sz="0" w:space="0" w:color="auto" w:frame="1"/>
        </w:rPr>
        <w:t xml:space="preserve">Third, we </w:t>
      </w:r>
      <w:r w:rsidR="00F605E6">
        <w:rPr>
          <w:rFonts w:eastAsia="Times New Roman" w:cs="Arial"/>
          <w:b/>
          <w:bCs/>
          <w:i/>
          <w:iCs/>
          <w:color w:val="0F4761" w:themeColor="accent1" w:themeShade="BF"/>
          <w:szCs w:val="22"/>
          <w:highlight w:val="yellow"/>
          <w:bdr w:val="none" w:sz="0" w:space="0" w:color="auto" w:frame="1"/>
        </w:rPr>
        <w:t xml:space="preserve">demonstrated the feasibility of our approach through a two-stage study. The pilot phase led to the development of decision rules, which the main phase allowed us to apply to a sample of unselected </w:t>
      </w:r>
      <w:r w:rsidR="00E40192">
        <w:rPr>
          <w:rFonts w:eastAsia="Times New Roman" w:cs="Arial"/>
          <w:b/>
          <w:bCs/>
          <w:i/>
          <w:iCs/>
          <w:color w:val="0F4761" w:themeColor="accent1" w:themeShade="BF"/>
          <w:szCs w:val="22"/>
          <w:highlight w:val="yellow"/>
          <w:bdr w:val="none" w:sz="0" w:space="0" w:color="auto" w:frame="1"/>
        </w:rPr>
        <w:t>RCTs</w:t>
      </w:r>
      <w:r w:rsidR="005E536A">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using a precision-based sample size</w:t>
      </w:r>
      <w:r w:rsidR="00E40192">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 xml:space="preserve">Our study design enabled the internal validation of our original tool within the surgical field using consistent raters. </w:t>
      </w:r>
      <w:r w:rsidR="003868D3">
        <w:rPr>
          <w:rFonts w:eastAsia="Times New Roman" w:cs="Arial"/>
          <w:b/>
          <w:bCs/>
          <w:i/>
          <w:iCs/>
          <w:color w:val="0F4761" w:themeColor="accent1" w:themeShade="BF"/>
          <w:szCs w:val="22"/>
          <w:highlight w:val="yellow"/>
          <w:bdr w:val="none" w:sz="0" w:space="0" w:color="auto" w:frame="1"/>
        </w:rPr>
        <w:t>Four</w:t>
      </w:r>
      <w:r w:rsidR="00F605E6">
        <w:rPr>
          <w:rFonts w:eastAsia="Times New Roman" w:cs="Arial"/>
          <w:b/>
          <w:bCs/>
          <w:i/>
          <w:iCs/>
          <w:color w:val="0F4761" w:themeColor="accent1" w:themeShade="BF"/>
          <w:szCs w:val="22"/>
          <w:highlight w:val="yellow"/>
          <w:bdr w:val="none" w:sz="0" w:space="0" w:color="auto" w:frame="1"/>
        </w:rPr>
        <w:t>th</w:t>
      </w:r>
      <w:r w:rsidR="003868D3">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the structured algorithm and predefined criteria were designed to minimize</w:t>
      </w:r>
      <w:r w:rsidR="003868D3">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subjectivity, enhancing usability, reproducibility and transparency.</w:t>
      </w:r>
      <w:r w:rsidR="003868D3">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Finally, although developed in the surgical field, the framework is not specialty-specific and m</w:t>
      </w:r>
      <w:r w:rsidR="00545C6C">
        <w:rPr>
          <w:rFonts w:eastAsia="Times New Roman" w:cs="Arial"/>
          <w:b/>
          <w:bCs/>
          <w:i/>
          <w:iCs/>
          <w:color w:val="0F4761" w:themeColor="accent1" w:themeShade="BF"/>
          <w:szCs w:val="22"/>
          <w:highlight w:val="yellow"/>
          <w:bdr w:val="none" w:sz="0" w:space="0" w:color="auto" w:frame="1"/>
        </w:rPr>
        <w:t>ay</w:t>
      </w:r>
      <w:r w:rsidR="00F605E6">
        <w:rPr>
          <w:rFonts w:eastAsia="Times New Roman" w:cs="Arial"/>
          <w:b/>
          <w:bCs/>
          <w:i/>
          <w:iCs/>
          <w:color w:val="0F4761" w:themeColor="accent1" w:themeShade="BF"/>
          <w:szCs w:val="22"/>
          <w:highlight w:val="yellow"/>
          <w:bdr w:val="none" w:sz="0" w:space="0" w:color="auto" w:frame="1"/>
        </w:rPr>
        <w:t xml:space="preserve"> be applicable across other </w:t>
      </w:r>
      <w:r w:rsidR="003868D3">
        <w:rPr>
          <w:rFonts w:eastAsia="Times New Roman" w:cs="Arial"/>
          <w:b/>
          <w:bCs/>
          <w:i/>
          <w:iCs/>
          <w:color w:val="0F4761" w:themeColor="accent1" w:themeShade="BF"/>
          <w:szCs w:val="22"/>
          <w:highlight w:val="yellow"/>
          <w:bdr w:val="none" w:sz="0" w:space="0" w:color="auto" w:frame="1"/>
        </w:rPr>
        <w:t xml:space="preserve">medical </w:t>
      </w:r>
      <w:r w:rsidR="00F605E6">
        <w:rPr>
          <w:rFonts w:eastAsia="Times New Roman" w:cs="Arial"/>
          <w:b/>
          <w:bCs/>
          <w:i/>
          <w:iCs/>
          <w:color w:val="0F4761" w:themeColor="accent1" w:themeShade="BF"/>
          <w:szCs w:val="22"/>
          <w:highlight w:val="yellow"/>
          <w:bdr w:val="none" w:sz="0" w:space="0" w:color="auto" w:frame="1"/>
        </w:rPr>
        <w:t>disciplines</w:t>
      </w:r>
      <w:r w:rsidR="003868D3">
        <w:rPr>
          <w:rFonts w:eastAsia="Times New Roman" w:cs="Arial"/>
          <w:b/>
          <w:bCs/>
          <w:i/>
          <w:iCs/>
          <w:color w:val="0F4761" w:themeColor="accent1" w:themeShade="BF"/>
          <w:szCs w:val="22"/>
          <w:highlight w:val="yellow"/>
          <w:bdr w:val="none" w:sz="0" w:space="0" w:color="auto" w:frame="1"/>
        </w:rPr>
        <w:t>.</w:t>
      </w:r>
      <w:r w:rsidR="00F605E6" w:rsidRPr="00F605E6">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External validation and larger and more diverse cohorts will be required to further establish its robustness and generalizability.</w:t>
      </w:r>
    </w:p>
    <w:p w14:paraId="4D16A27E" w14:textId="0FB493D4" w:rsidR="00BA2932" w:rsidRDefault="00BA2932" w:rsidP="00BB4931">
      <w:pPr>
        <w:spacing w:before="0" w:after="160" w:line="480" w:lineRule="auto"/>
        <w:rPr>
          <w:rFonts w:cs="Calibri"/>
          <w:color w:val="000000" w:themeColor="text1"/>
        </w:rPr>
      </w:pPr>
      <w:r>
        <w:rPr>
          <w:rFonts w:cs="Calibri"/>
          <w:color w:val="000000" w:themeColor="text1"/>
        </w:rPr>
        <w:br/>
      </w:r>
      <w:r w:rsidR="00990873" w:rsidRPr="00454636">
        <w:rPr>
          <w:rStyle w:val="Titre21Char"/>
          <w:highlight w:val="yellow"/>
        </w:rPr>
        <w:t>Limitations</w:t>
      </w:r>
    </w:p>
    <w:p w14:paraId="477B2741" w14:textId="75B8AE18" w:rsidR="0075466E" w:rsidRDefault="00CE1464" w:rsidP="0075466E">
      <w:pPr>
        <w:spacing w:before="0" w:after="160" w:line="480" w:lineRule="auto"/>
      </w:pPr>
      <w:r w:rsidRPr="00F879F1">
        <w:rPr>
          <w:b/>
          <w:bCs/>
          <w:i/>
          <w:iCs/>
          <w:highlight w:val="yellow"/>
        </w:rPr>
        <w:t xml:space="preserve">First, this meta-research study </w:t>
      </w:r>
      <w:r w:rsidR="00525781" w:rsidRPr="00F879F1">
        <w:rPr>
          <w:b/>
          <w:bCs/>
          <w:i/>
          <w:iCs/>
          <w:highlight w:val="yellow"/>
        </w:rPr>
        <w:t>has</w:t>
      </w:r>
      <w:r w:rsidRPr="00F879F1">
        <w:rPr>
          <w:b/>
          <w:bCs/>
          <w:i/>
          <w:iCs/>
          <w:highlight w:val="yellow"/>
        </w:rPr>
        <w:t xml:space="preserve"> limitations </w:t>
      </w:r>
      <w:r w:rsidR="00525781" w:rsidRPr="00F879F1">
        <w:rPr>
          <w:b/>
          <w:bCs/>
          <w:i/>
          <w:iCs/>
          <w:highlight w:val="yellow"/>
        </w:rPr>
        <w:t>inherent to</w:t>
      </w:r>
      <w:r w:rsidRPr="00F879F1">
        <w:rPr>
          <w:b/>
          <w:bCs/>
          <w:i/>
          <w:iCs/>
          <w:highlight w:val="yellow"/>
        </w:rPr>
        <w:t xml:space="preserve"> a non-systematic review, </w:t>
      </w:r>
      <w:r w:rsidR="00525781" w:rsidRPr="00F879F1">
        <w:rPr>
          <w:b/>
          <w:bCs/>
          <w:i/>
          <w:iCs/>
          <w:highlight w:val="yellow"/>
        </w:rPr>
        <w:t>as the main phase relied on a sample rather than an exhaustive</w:t>
      </w:r>
      <w:r w:rsidRPr="00F879F1">
        <w:rPr>
          <w:b/>
          <w:bCs/>
          <w:i/>
          <w:iCs/>
          <w:highlight w:val="yellow"/>
        </w:rPr>
        <w:t xml:space="preserve"> a</w:t>
      </w:r>
      <w:r w:rsidR="00525781" w:rsidRPr="00F879F1">
        <w:rPr>
          <w:b/>
          <w:bCs/>
          <w:i/>
          <w:iCs/>
          <w:highlight w:val="yellow"/>
        </w:rPr>
        <w:t xml:space="preserve">ssessment of all eligible </w:t>
      </w:r>
      <w:r w:rsidRPr="00F879F1">
        <w:rPr>
          <w:b/>
          <w:bCs/>
          <w:i/>
          <w:iCs/>
          <w:highlight w:val="yellow"/>
        </w:rPr>
        <w:t>RCTs</w:t>
      </w:r>
      <w:r w:rsidR="00525781" w:rsidRPr="00F879F1">
        <w:rPr>
          <w:b/>
          <w:bCs/>
          <w:i/>
          <w:iCs/>
          <w:highlight w:val="yellow"/>
        </w:rPr>
        <w:t xml:space="preserve">. </w:t>
      </w:r>
      <w:r w:rsidRPr="00F879F1">
        <w:rPr>
          <w:b/>
          <w:bCs/>
          <w:i/>
          <w:iCs/>
          <w:highlight w:val="yellow"/>
        </w:rPr>
        <w:t>Second,</w:t>
      </w:r>
      <w:r w:rsidR="00525781" w:rsidRPr="00F879F1">
        <w:rPr>
          <w:b/>
          <w:bCs/>
          <w:i/>
          <w:iCs/>
          <w:highlight w:val="yellow"/>
        </w:rPr>
        <w:t xml:space="preserve"> the</w:t>
      </w:r>
      <w:r w:rsidR="001E5C53" w:rsidRPr="00F879F1">
        <w:rPr>
          <w:b/>
          <w:bCs/>
          <w:i/>
          <w:iCs/>
          <w:highlight w:val="yellow"/>
        </w:rPr>
        <w:t xml:space="preserve"> pilot </w:t>
      </w:r>
      <w:r w:rsidR="00525781" w:rsidRPr="00F879F1">
        <w:rPr>
          <w:b/>
          <w:bCs/>
          <w:i/>
          <w:iCs/>
          <w:highlight w:val="yellow"/>
        </w:rPr>
        <w:t>phase may have introduced</w:t>
      </w:r>
      <w:r w:rsidR="001E5C53" w:rsidRPr="00F879F1">
        <w:rPr>
          <w:b/>
          <w:bCs/>
          <w:i/>
          <w:iCs/>
          <w:highlight w:val="yellow"/>
        </w:rPr>
        <w:t xml:space="preserve"> </w:t>
      </w:r>
      <w:r w:rsidR="0032433D" w:rsidRPr="00F879F1">
        <w:rPr>
          <w:b/>
          <w:bCs/>
          <w:i/>
          <w:iCs/>
          <w:highlight w:val="yellow"/>
        </w:rPr>
        <w:t xml:space="preserve">selection </w:t>
      </w:r>
      <w:r w:rsidR="00613B8B" w:rsidRPr="00F879F1">
        <w:rPr>
          <w:b/>
          <w:bCs/>
          <w:i/>
          <w:iCs/>
          <w:highlight w:val="yellow"/>
        </w:rPr>
        <w:t>bias</w:t>
      </w:r>
      <w:r w:rsidR="00525781" w:rsidRPr="00F879F1">
        <w:rPr>
          <w:b/>
          <w:bCs/>
          <w:i/>
          <w:iCs/>
          <w:highlight w:val="yellow"/>
        </w:rPr>
        <w:t xml:space="preserve"> due to the restrictive inclusion of RCTs using the CCI®; however, that phase primarily served to develop and refine the </w:t>
      </w:r>
      <w:r w:rsidR="00686341" w:rsidRPr="00F879F1">
        <w:rPr>
          <w:b/>
          <w:bCs/>
          <w:i/>
          <w:iCs/>
          <w:highlight w:val="yellow"/>
        </w:rPr>
        <w:t>study procedures</w:t>
      </w:r>
      <w:r w:rsidR="00525781" w:rsidRPr="00F879F1">
        <w:rPr>
          <w:b/>
          <w:bCs/>
          <w:i/>
          <w:iCs/>
          <w:highlight w:val="yellow"/>
        </w:rPr>
        <w:t>. In</w:t>
      </w:r>
      <w:r w:rsidR="00686341" w:rsidRPr="00F879F1">
        <w:rPr>
          <w:b/>
          <w:bCs/>
          <w:i/>
          <w:iCs/>
          <w:highlight w:val="yellow"/>
        </w:rPr>
        <w:t xml:space="preserve"> </w:t>
      </w:r>
      <w:r w:rsidR="00525781" w:rsidRPr="00F879F1">
        <w:rPr>
          <w:b/>
          <w:bCs/>
          <w:i/>
          <w:iCs/>
          <w:highlight w:val="yellow"/>
        </w:rPr>
        <w:t>contrast, the main</w:t>
      </w:r>
      <w:r w:rsidR="00686341" w:rsidRPr="00F879F1">
        <w:rPr>
          <w:b/>
          <w:bCs/>
          <w:i/>
          <w:iCs/>
          <w:highlight w:val="yellow"/>
        </w:rPr>
        <w:t xml:space="preserve"> study </w:t>
      </w:r>
      <w:r w:rsidR="00525781" w:rsidRPr="00F879F1">
        <w:rPr>
          <w:b/>
          <w:bCs/>
          <w:i/>
          <w:iCs/>
          <w:highlight w:val="yellow"/>
        </w:rPr>
        <w:t>included a consecutive</w:t>
      </w:r>
      <w:r w:rsidR="00686341" w:rsidRPr="00F879F1">
        <w:rPr>
          <w:b/>
          <w:bCs/>
          <w:i/>
          <w:iCs/>
          <w:highlight w:val="yellow"/>
        </w:rPr>
        <w:t xml:space="preserve"> sample </w:t>
      </w:r>
      <w:r w:rsidR="00525781" w:rsidRPr="00F879F1">
        <w:rPr>
          <w:b/>
          <w:bCs/>
          <w:i/>
          <w:iCs/>
          <w:highlight w:val="yellow"/>
        </w:rPr>
        <w:t>of trials over a defined</w:t>
      </w:r>
      <w:r w:rsidR="00686341" w:rsidRPr="00F879F1">
        <w:rPr>
          <w:b/>
          <w:bCs/>
          <w:i/>
          <w:iCs/>
          <w:highlight w:val="yellow"/>
        </w:rPr>
        <w:t xml:space="preserve"> period without </w:t>
      </w:r>
      <w:r w:rsidR="00525781" w:rsidRPr="00F879F1">
        <w:rPr>
          <w:b/>
          <w:bCs/>
          <w:i/>
          <w:iCs/>
          <w:highlight w:val="yellow"/>
        </w:rPr>
        <w:t>such restrictions</w:t>
      </w:r>
      <w:r w:rsidR="00686341" w:rsidRPr="00F879F1">
        <w:rPr>
          <w:b/>
          <w:bCs/>
          <w:i/>
          <w:iCs/>
          <w:highlight w:val="yellow"/>
        </w:rPr>
        <w:t xml:space="preserve">. </w:t>
      </w:r>
      <w:r w:rsidRPr="00F879F1">
        <w:rPr>
          <w:b/>
          <w:bCs/>
          <w:i/>
          <w:iCs/>
          <w:highlight w:val="yellow"/>
        </w:rPr>
        <w:t>Third</w:t>
      </w:r>
      <w:r w:rsidR="00D124E4" w:rsidRPr="00F879F1">
        <w:rPr>
          <w:b/>
          <w:bCs/>
          <w:i/>
          <w:iCs/>
          <w:highlight w:val="yellow"/>
        </w:rPr>
        <w:t xml:space="preserve">, </w:t>
      </w:r>
      <w:r w:rsidR="00525781" w:rsidRPr="00F879F1">
        <w:rPr>
          <w:b/>
          <w:bCs/>
          <w:i/>
          <w:iCs/>
          <w:highlight w:val="yellow"/>
        </w:rPr>
        <w:t xml:space="preserve">even </w:t>
      </w:r>
      <w:r w:rsidR="002F2A7B" w:rsidRPr="00F879F1">
        <w:rPr>
          <w:b/>
          <w:bCs/>
          <w:i/>
          <w:iCs/>
          <w:highlight w:val="yellow"/>
        </w:rPr>
        <w:t>though</w:t>
      </w:r>
      <w:r w:rsidR="00EF6657" w:rsidRPr="00F879F1">
        <w:rPr>
          <w:b/>
          <w:bCs/>
          <w:i/>
          <w:iCs/>
          <w:highlight w:val="yellow"/>
        </w:rPr>
        <w:t xml:space="preserve"> records were screened in </w:t>
      </w:r>
      <w:r w:rsidR="00B634B0" w:rsidRPr="00F879F1">
        <w:rPr>
          <w:b/>
          <w:bCs/>
          <w:i/>
          <w:iCs/>
          <w:highlight w:val="yellow"/>
        </w:rPr>
        <w:t>an unsorted order</w:t>
      </w:r>
      <w:r w:rsidR="00990873" w:rsidRPr="00F879F1">
        <w:rPr>
          <w:b/>
          <w:bCs/>
          <w:i/>
          <w:iCs/>
          <w:highlight w:val="yellow"/>
        </w:rPr>
        <w:t xml:space="preserve"> generated by Rayyan® and</w:t>
      </w:r>
      <w:r w:rsidR="00F879F1" w:rsidRPr="00F879F1">
        <w:rPr>
          <w:b/>
          <w:bCs/>
          <w:i/>
          <w:iCs/>
          <w:highlight w:val="yellow"/>
        </w:rPr>
        <w:t xml:space="preserve"> the sample size was </w:t>
      </w:r>
      <w:r w:rsidR="00F879F1" w:rsidRPr="00F879F1">
        <w:rPr>
          <w:b/>
          <w:bCs/>
          <w:i/>
          <w:iCs/>
          <w:highlight w:val="yellow"/>
        </w:rPr>
        <w:lastRenderedPageBreak/>
        <w:t xml:space="preserve">prespecified, the analyzed sample </w:t>
      </w:r>
      <w:r w:rsidR="00B634B0" w:rsidRPr="00F879F1">
        <w:rPr>
          <w:b/>
          <w:bCs/>
          <w:i/>
          <w:iCs/>
          <w:highlight w:val="yellow"/>
        </w:rPr>
        <w:t>may not be</w:t>
      </w:r>
      <w:r w:rsidR="00722995" w:rsidRPr="00F879F1">
        <w:rPr>
          <w:b/>
          <w:bCs/>
          <w:i/>
          <w:iCs/>
          <w:highlight w:val="yellow"/>
        </w:rPr>
        <w:t xml:space="preserve"> fully</w:t>
      </w:r>
      <w:r w:rsidR="00B634B0" w:rsidRPr="00F879F1">
        <w:rPr>
          <w:b/>
          <w:bCs/>
          <w:i/>
          <w:iCs/>
          <w:highlight w:val="yellow"/>
        </w:rPr>
        <w:t xml:space="preserve"> representative of all </w:t>
      </w:r>
      <w:r w:rsidR="00F879F1" w:rsidRPr="00F879F1">
        <w:rPr>
          <w:b/>
          <w:bCs/>
          <w:i/>
          <w:iCs/>
          <w:highlight w:val="yellow"/>
        </w:rPr>
        <w:t>RCTs</w:t>
      </w:r>
      <w:r w:rsidR="00DD3381" w:rsidRPr="00F879F1">
        <w:rPr>
          <w:b/>
          <w:bCs/>
          <w:i/>
          <w:iCs/>
          <w:highlight w:val="yellow"/>
        </w:rPr>
        <w:t xml:space="preserve"> </w:t>
      </w:r>
      <w:r w:rsidR="00FB404D" w:rsidRPr="00F879F1">
        <w:rPr>
          <w:b/>
          <w:bCs/>
          <w:i/>
          <w:iCs/>
          <w:highlight w:val="yellow"/>
        </w:rPr>
        <w:t>published in 2024</w:t>
      </w:r>
      <w:r w:rsidR="00BD5838" w:rsidRPr="00F879F1">
        <w:rPr>
          <w:b/>
          <w:bCs/>
          <w:i/>
          <w:iCs/>
          <w:highlight w:val="yellow"/>
        </w:rPr>
        <w:t>.</w:t>
      </w:r>
      <w:r w:rsidR="00B9634F" w:rsidRPr="00F879F1">
        <w:rPr>
          <w:b/>
          <w:bCs/>
          <w:i/>
          <w:iCs/>
          <w:highlight w:val="yellow"/>
        </w:rPr>
        <w:t xml:space="preserve"> </w:t>
      </w:r>
      <w:r w:rsidR="00F879F1" w:rsidRPr="00F879F1">
        <w:rPr>
          <w:b/>
          <w:bCs/>
          <w:i/>
          <w:iCs/>
          <w:highlight w:val="yellow"/>
        </w:rPr>
        <w:t>Finally</w:t>
      </w:r>
      <w:r w:rsidR="005A1289" w:rsidRPr="00F879F1">
        <w:rPr>
          <w:b/>
          <w:bCs/>
          <w:i/>
          <w:iCs/>
          <w:highlight w:val="yellow"/>
        </w:rPr>
        <w:t xml:space="preserve">, </w:t>
      </w:r>
      <w:r w:rsidR="00313E07" w:rsidRPr="00F879F1">
        <w:rPr>
          <w:b/>
          <w:bCs/>
          <w:i/>
          <w:iCs/>
          <w:highlight w:val="yellow"/>
        </w:rPr>
        <w:t>our analysis</w:t>
      </w:r>
      <w:r w:rsidR="00893D0B" w:rsidRPr="00F879F1">
        <w:rPr>
          <w:b/>
          <w:bCs/>
          <w:i/>
          <w:iCs/>
          <w:highlight w:val="yellow"/>
        </w:rPr>
        <w:t xml:space="preserve"> </w:t>
      </w:r>
      <w:r w:rsidR="00F879F1" w:rsidRPr="00F879F1">
        <w:rPr>
          <w:b/>
          <w:bCs/>
          <w:i/>
          <w:iCs/>
          <w:highlight w:val="yellow"/>
        </w:rPr>
        <w:t xml:space="preserve">only </w:t>
      </w:r>
      <w:r w:rsidR="00893D0B" w:rsidRPr="00F879F1">
        <w:rPr>
          <w:b/>
          <w:bCs/>
          <w:i/>
          <w:iCs/>
          <w:highlight w:val="yellow"/>
        </w:rPr>
        <w:t>captured RCTs</w:t>
      </w:r>
      <w:r w:rsidR="00F832D1" w:rsidRPr="00F879F1">
        <w:rPr>
          <w:b/>
          <w:bCs/>
          <w:i/>
          <w:iCs/>
          <w:highlight w:val="yellow"/>
        </w:rPr>
        <w:t>, which represent only</w:t>
      </w:r>
      <w:r w:rsidR="00893D0B" w:rsidRPr="00F879F1">
        <w:rPr>
          <w:b/>
          <w:bCs/>
          <w:i/>
          <w:iCs/>
          <w:highlight w:val="yellow"/>
        </w:rPr>
        <w:t xml:space="preserve"> a small </w:t>
      </w:r>
      <w:r w:rsidR="00F832D1" w:rsidRPr="00F879F1">
        <w:rPr>
          <w:b/>
          <w:bCs/>
          <w:i/>
          <w:iCs/>
          <w:highlight w:val="yellow"/>
        </w:rPr>
        <w:t>fraction</w:t>
      </w:r>
      <w:r w:rsidR="00893D0B" w:rsidRPr="00F879F1">
        <w:rPr>
          <w:b/>
          <w:bCs/>
          <w:i/>
          <w:iCs/>
          <w:highlight w:val="yellow"/>
        </w:rPr>
        <w:t xml:space="preserve"> of surgical research</w:t>
      </w:r>
      <w:r w:rsidR="00550A38" w:rsidRPr="00F879F1">
        <w:rPr>
          <w:b/>
          <w:bCs/>
          <w:i/>
          <w:iCs/>
          <w:highlight w:val="yellow"/>
        </w:rPr>
        <w:t xml:space="preserve">. While </w:t>
      </w:r>
      <w:r w:rsidR="00F832D1" w:rsidRPr="00F879F1">
        <w:rPr>
          <w:b/>
          <w:bCs/>
          <w:i/>
          <w:iCs/>
          <w:highlight w:val="yellow"/>
        </w:rPr>
        <w:t>RCTs</w:t>
      </w:r>
      <w:r w:rsidR="00550A38" w:rsidRPr="00F879F1">
        <w:rPr>
          <w:b/>
          <w:bCs/>
          <w:i/>
          <w:iCs/>
          <w:highlight w:val="yellow"/>
        </w:rPr>
        <w:t xml:space="preserve"> </w:t>
      </w:r>
      <w:r w:rsidR="00F832D1" w:rsidRPr="00F879F1">
        <w:rPr>
          <w:b/>
          <w:bCs/>
          <w:i/>
          <w:iCs/>
          <w:highlight w:val="yellow"/>
        </w:rPr>
        <w:t>are</w:t>
      </w:r>
      <w:r w:rsidR="00550A38" w:rsidRPr="00F879F1">
        <w:rPr>
          <w:b/>
          <w:bCs/>
          <w:i/>
          <w:iCs/>
          <w:highlight w:val="yellow"/>
        </w:rPr>
        <w:t xml:space="preserve"> considered the </w:t>
      </w:r>
      <w:r w:rsidR="00F832D1" w:rsidRPr="00F879F1">
        <w:rPr>
          <w:b/>
          <w:bCs/>
          <w:i/>
          <w:iCs/>
          <w:highlight w:val="yellow"/>
        </w:rPr>
        <w:t>least</w:t>
      </w:r>
      <w:r w:rsidR="00550A38" w:rsidRPr="00F879F1">
        <w:rPr>
          <w:b/>
          <w:bCs/>
          <w:i/>
          <w:iCs/>
          <w:highlight w:val="yellow"/>
        </w:rPr>
        <w:t xml:space="preserve"> </w:t>
      </w:r>
      <w:r w:rsidR="008A4526" w:rsidRPr="00F879F1">
        <w:rPr>
          <w:b/>
          <w:bCs/>
          <w:i/>
          <w:iCs/>
          <w:highlight w:val="yellow"/>
        </w:rPr>
        <w:t xml:space="preserve">biased </w:t>
      </w:r>
      <w:r w:rsidR="00F879F1" w:rsidRPr="00F879F1">
        <w:rPr>
          <w:b/>
          <w:bCs/>
          <w:i/>
          <w:iCs/>
          <w:highlight w:val="yellow"/>
        </w:rPr>
        <w:t xml:space="preserve">and most robust </w:t>
      </w:r>
      <w:r w:rsidR="00F832D1" w:rsidRPr="00F879F1">
        <w:rPr>
          <w:b/>
          <w:bCs/>
          <w:i/>
          <w:iCs/>
          <w:highlight w:val="yellow"/>
        </w:rPr>
        <w:t xml:space="preserve">study </w:t>
      </w:r>
      <w:r w:rsidR="00CB1F1C" w:rsidRPr="00F879F1">
        <w:rPr>
          <w:b/>
          <w:bCs/>
          <w:i/>
          <w:iCs/>
          <w:highlight w:val="yellow"/>
        </w:rPr>
        <w:t xml:space="preserve">design </w:t>
      </w:r>
      <w:r w:rsidR="00F879F1" w:rsidRPr="00F879F1">
        <w:rPr>
          <w:b/>
          <w:bCs/>
          <w:i/>
          <w:iCs/>
          <w:highlight w:val="yellow"/>
        </w:rPr>
        <w:t>for informing</w:t>
      </w:r>
      <w:r w:rsidR="008A4526" w:rsidRPr="00F879F1">
        <w:rPr>
          <w:b/>
          <w:bCs/>
          <w:i/>
          <w:iCs/>
          <w:highlight w:val="yellow"/>
        </w:rPr>
        <w:t xml:space="preserve"> </w:t>
      </w:r>
      <w:r w:rsidR="009B5157" w:rsidRPr="00F879F1">
        <w:rPr>
          <w:b/>
          <w:bCs/>
          <w:i/>
          <w:iCs/>
          <w:highlight w:val="yellow"/>
        </w:rPr>
        <w:t xml:space="preserve">clinical </w:t>
      </w:r>
      <w:r w:rsidR="008A4526" w:rsidRPr="00F879F1">
        <w:rPr>
          <w:b/>
          <w:bCs/>
          <w:i/>
          <w:iCs/>
          <w:highlight w:val="yellow"/>
        </w:rPr>
        <w:t>practice</w:t>
      </w:r>
      <w:r w:rsidR="003B4887" w:rsidRPr="00F879F1">
        <w:rPr>
          <w:b/>
          <w:bCs/>
          <w:i/>
          <w:iCs/>
          <w:highlight w:val="yellow"/>
        </w:rPr>
        <w:t xml:space="preserve">, </w:t>
      </w:r>
      <w:r w:rsidR="00B04C00" w:rsidRPr="00F879F1">
        <w:rPr>
          <w:b/>
          <w:bCs/>
          <w:i/>
          <w:iCs/>
          <w:highlight w:val="yellow"/>
        </w:rPr>
        <w:t>clinical relevance</w:t>
      </w:r>
      <w:r w:rsidR="00073E23" w:rsidRPr="00F879F1">
        <w:rPr>
          <w:b/>
          <w:bCs/>
          <w:i/>
          <w:iCs/>
          <w:highlight w:val="yellow"/>
        </w:rPr>
        <w:t xml:space="preserve"> also</w:t>
      </w:r>
      <w:r w:rsidR="009B5157" w:rsidRPr="00F879F1">
        <w:rPr>
          <w:b/>
          <w:bCs/>
          <w:i/>
          <w:iCs/>
          <w:highlight w:val="yellow"/>
        </w:rPr>
        <w:t xml:space="preserve"> </w:t>
      </w:r>
      <w:r w:rsidR="004F7C81" w:rsidRPr="00F879F1">
        <w:rPr>
          <w:b/>
          <w:bCs/>
          <w:i/>
          <w:iCs/>
          <w:highlight w:val="yellow"/>
        </w:rPr>
        <w:t xml:space="preserve">has </w:t>
      </w:r>
      <w:r w:rsidR="00607E2A" w:rsidRPr="00F879F1">
        <w:rPr>
          <w:b/>
          <w:bCs/>
          <w:i/>
          <w:iCs/>
          <w:highlight w:val="yellow"/>
        </w:rPr>
        <w:t>a</w:t>
      </w:r>
      <w:r w:rsidR="00073E23" w:rsidRPr="00F879F1">
        <w:rPr>
          <w:b/>
          <w:bCs/>
          <w:i/>
          <w:iCs/>
          <w:highlight w:val="yellow"/>
        </w:rPr>
        <w:t xml:space="preserve"> meaningful </w:t>
      </w:r>
      <w:r w:rsidR="00607E2A" w:rsidRPr="00F879F1">
        <w:rPr>
          <w:b/>
          <w:bCs/>
          <w:i/>
          <w:iCs/>
          <w:highlight w:val="yellow"/>
        </w:rPr>
        <w:t xml:space="preserve">place </w:t>
      </w:r>
      <w:r w:rsidR="00B04C00" w:rsidRPr="00F879F1">
        <w:rPr>
          <w:b/>
          <w:bCs/>
          <w:i/>
          <w:iCs/>
          <w:highlight w:val="yellow"/>
        </w:rPr>
        <w:t>in other study designs</w:t>
      </w:r>
      <w:r w:rsidR="00781A72" w:rsidRPr="00F879F1">
        <w:rPr>
          <w:b/>
          <w:bCs/>
          <w:i/>
          <w:iCs/>
          <w:highlight w:val="yellow"/>
        </w:rPr>
        <w:t xml:space="preserve">. </w:t>
      </w:r>
      <w:r w:rsidR="00335463" w:rsidRPr="00F879F1">
        <w:rPr>
          <w:b/>
          <w:bCs/>
          <w:i/>
          <w:iCs/>
          <w:highlight w:val="yellow"/>
        </w:rPr>
        <w:fldChar w:fldCharType="begin"/>
      </w:r>
      <w:r w:rsidR="008F4923">
        <w:rPr>
          <w:b/>
          <w:bCs/>
          <w:i/>
          <w:iCs/>
          <w:highlight w:val="yellow"/>
        </w:rPr>
        <w:instrText xml:space="preserve"> ADDIN ZOTERO_ITEM CSL_CITATION {"citationID":"8xZ0bLsN","properties":{"formattedCitation":"\\super 22\\nosupersub{}","plainCitation":"22","noteIndex":0},"citationItems":[{"id":187568,"uris":["http://zotero.org/users/6583603/items/9SZTY2HH"],"itemData":{"id":187568,"type":"article-journal","abstract":"This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00F879F1">
        <w:rPr>
          <w:b/>
          <w:bCs/>
          <w:i/>
          <w:iCs/>
          <w:highlight w:val="yellow"/>
        </w:rPr>
        <w:fldChar w:fldCharType="separate"/>
      </w:r>
      <w:r w:rsidR="008F4923" w:rsidRPr="008F4923">
        <w:rPr>
          <w:rFonts w:cs="Arial"/>
          <w:kern w:val="0"/>
          <w:vertAlign w:val="superscript"/>
        </w:rPr>
        <w:t>22</w:t>
      </w:r>
      <w:r w:rsidR="00335463" w:rsidRPr="00F879F1">
        <w:rPr>
          <w:b/>
          <w:bCs/>
          <w:i/>
          <w:iCs/>
          <w:highlight w:val="yellow"/>
        </w:rPr>
        <w:fldChar w:fldCharType="end"/>
      </w:r>
      <w:r w:rsidR="0075466E">
        <w:br/>
      </w:r>
      <w:r w:rsidR="002F2A7B" w:rsidRPr="002F2A7B">
        <w:rPr>
          <w:rStyle w:val="Titre21Char"/>
        </w:rPr>
        <w:t>Conclusion</w:t>
      </w:r>
    </w:p>
    <w:p w14:paraId="00073448" w14:textId="4E3163D0" w:rsidR="00546538" w:rsidRPr="00AA067F" w:rsidRDefault="0075466E" w:rsidP="00BB4931">
      <w:pPr>
        <w:spacing w:before="0" w:after="160" w:line="480" w:lineRule="auto"/>
        <w:rPr>
          <w:rFonts w:cs="Calibri"/>
          <w:color w:val="000000" w:themeColor="text1"/>
        </w:rPr>
      </w:pPr>
      <w:r w:rsidRPr="007F7F6E">
        <w:rPr>
          <w:b/>
          <w:bCs/>
          <w:i/>
          <w:iCs/>
          <w:highlight w:val="yellow"/>
        </w:rPr>
        <w:t xml:space="preserve">In </w:t>
      </w:r>
      <w:r w:rsidR="006B74DC" w:rsidRPr="007F7F6E">
        <w:rPr>
          <w:b/>
          <w:bCs/>
          <w:i/>
          <w:iCs/>
          <w:highlight w:val="yellow"/>
        </w:rPr>
        <w:t>c</w:t>
      </w:r>
      <w:r w:rsidR="227BA698" w:rsidRPr="007F7F6E">
        <w:rPr>
          <w:b/>
          <w:bCs/>
          <w:i/>
          <w:iCs/>
          <w:highlight w:val="yellow"/>
        </w:rPr>
        <w:t>onclusion</w:t>
      </w:r>
      <w:r w:rsidR="006B74DC" w:rsidRPr="007F7F6E">
        <w:rPr>
          <w:rFonts w:cs="Calibri"/>
          <w:b/>
          <w:bCs/>
          <w:i/>
          <w:iCs/>
          <w:color w:val="000000" w:themeColor="text1"/>
          <w:highlight w:val="yellow"/>
        </w:rPr>
        <w:t xml:space="preserve">, </w:t>
      </w:r>
      <w:r w:rsidR="00D81483">
        <w:rPr>
          <w:rFonts w:cs="Calibri"/>
          <w:b/>
          <w:bCs/>
          <w:i/>
          <w:iCs/>
          <w:color w:val="000000" w:themeColor="text1"/>
          <w:highlight w:val="yellow"/>
        </w:rPr>
        <w:t xml:space="preserve">most </w:t>
      </w:r>
      <w:r w:rsidR="00546538" w:rsidRPr="007F7F6E">
        <w:rPr>
          <w:rFonts w:cs="Calibri"/>
          <w:b/>
          <w:bCs/>
          <w:i/>
          <w:iCs/>
          <w:color w:val="000000" w:themeColor="text1"/>
          <w:highlight w:val="yellow"/>
        </w:rPr>
        <w:t xml:space="preserve">surgical RCTs </w:t>
      </w:r>
      <w:r w:rsidR="00F879F1">
        <w:rPr>
          <w:rFonts w:cs="Calibri"/>
          <w:b/>
          <w:bCs/>
          <w:i/>
          <w:iCs/>
          <w:color w:val="000000" w:themeColor="text1"/>
          <w:highlight w:val="yellow"/>
        </w:rPr>
        <w:t xml:space="preserve">may </w:t>
      </w:r>
      <w:r w:rsidR="004032B3">
        <w:rPr>
          <w:rFonts w:cs="Calibri"/>
          <w:b/>
          <w:bCs/>
          <w:i/>
          <w:iCs/>
          <w:color w:val="000000" w:themeColor="text1"/>
          <w:highlight w:val="yellow"/>
        </w:rPr>
        <w:t>have</w:t>
      </w:r>
      <w:r w:rsidR="00F879F1">
        <w:rPr>
          <w:rFonts w:cs="Calibri"/>
          <w:b/>
          <w:bCs/>
          <w:i/>
          <w:iCs/>
          <w:color w:val="000000" w:themeColor="text1"/>
          <w:highlight w:val="yellow"/>
        </w:rPr>
        <w:t xml:space="preserve"> limited </w:t>
      </w:r>
      <w:r w:rsidR="004032B3">
        <w:rPr>
          <w:rFonts w:cs="Calibri"/>
          <w:b/>
          <w:bCs/>
          <w:i/>
          <w:iCs/>
          <w:color w:val="000000" w:themeColor="text1"/>
          <w:highlight w:val="yellow"/>
        </w:rPr>
        <w:t xml:space="preserve">capacity to </w:t>
      </w:r>
      <w:r w:rsidR="00546538" w:rsidRPr="007F7F6E">
        <w:rPr>
          <w:rFonts w:cs="Calibri"/>
          <w:b/>
          <w:bCs/>
          <w:i/>
          <w:iCs/>
          <w:color w:val="000000" w:themeColor="text1"/>
          <w:highlight w:val="yellow"/>
        </w:rPr>
        <w:t>inform patient-relevant decision-making</w:t>
      </w:r>
      <w:r w:rsidR="004032B3">
        <w:rPr>
          <w:rFonts w:cs="Calibri"/>
          <w:b/>
          <w:bCs/>
          <w:i/>
          <w:iCs/>
          <w:color w:val="000000" w:themeColor="text1"/>
          <w:highlight w:val="yellow"/>
        </w:rPr>
        <w:t xml:space="preserve">. </w:t>
      </w:r>
      <w:r w:rsidR="00D81483">
        <w:rPr>
          <w:rFonts w:cs="Calibri"/>
          <w:b/>
          <w:bCs/>
          <w:i/>
          <w:iCs/>
          <w:color w:val="000000" w:themeColor="text1"/>
          <w:highlight w:val="yellow"/>
        </w:rPr>
        <w:t>U</w:t>
      </w:r>
      <w:r w:rsidR="004032B3">
        <w:rPr>
          <w:rFonts w:cs="Calibri"/>
          <w:b/>
          <w:bCs/>
          <w:i/>
          <w:iCs/>
          <w:color w:val="000000" w:themeColor="text1"/>
          <w:highlight w:val="yellow"/>
        </w:rPr>
        <w:t xml:space="preserve">sing a novel, structured tool, we identified recurrent design </w:t>
      </w:r>
      <w:r w:rsidR="004032B3" w:rsidRPr="00546FC2">
        <w:rPr>
          <w:rFonts w:cs="Calibri"/>
          <w:b/>
          <w:bCs/>
          <w:i/>
          <w:iCs/>
          <w:color w:val="000000" w:themeColor="text1"/>
          <w:highlight w:val="yellow"/>
        </w:rPr>
        <w:t xml:space="preserve">limitations, </w:t>
      </w:r>
      <w:r w:rsidR="00D81483" w:rsidRPr="00546FC2">
        <w:rPr>
          <w:rFonts w:cs="Calibri"/>
          <w:b/>
          <w:bCs/>
          <w:i/>
          <w:iCs/>
          <w:color w:val="000000" w:themeColor="text1"/>
          <w:highlight w:val="yellow"/>
        </w:rPr>
        <w:t>including</w:t>
      </w:r>
      <w:r w:rsidR="004032B3" w:rsidRPr="00546FC2">
        <w:rPr>
          <w:rFonts w:cs="Calibri"/>
          <w:b/>
          <w:bCs/>
          <w:i/>
          <w:iCs/>
          <w:color w:val="000000" w:themeColor="text1"/>
          <w:highlight w:val="yellow"/>
        </w:rPr>
        <w:t xml:space="preserve"> the prioritization of superiority hypotheses where non-inferiority or equivalence would be clinically appropriate</w:t>
      </w:r>
      <w:r w:rsidR="00D81483" w:rsidRPr="00546FC2">
        <w:rPr>
          <w:rFonts w:cs="Calibri"/>
          <w:b/>
          <w:bCs/>
          <w:i/>
          <w:iCs/>
          <w:color w:val="000000" w:themeColor="text1"/>
          <w:highlight w:val="yellow"/>
        </w:rPr>
        <w:t>, and insufficient use of MID for trial design and interpretation. T</w:t>
      </w:r>
      <w:r w:rsidR="004032B3" w:rsidRPr="00546FC2">
        <w:rPr>
          <w:rFonts w:cs="Calibri"/>
          <w:b/>
          <w:bCs/>
          <w:i/>
          <w:iCs/>
          <w:color w:val="000000" w:themeColor="text1"/>
          <w:highlight w:val="yellow"/>
        </w:rPr>
        <w:t>hese findings highlight a misalignment between trial design and real-world decision-making</w:t>
      </w:r>
      <w:r w:rsidR="00D81483" w:rsidRPr="00546FC2">
        <w:rPr>
          <w:rFonts w:cs="Calibri"/>
          <w:b/>
          <w:bCs/>
          <w:i/>
          <w:iCs/>
          <w:color w:val="000000" w:themeColor="text1"/>
          <w:highlight w:val="yellow"/>
        </w:rPr>
        <w:t xml:space="preserve">. </w:t>
      </w:r>
      <w:r w:rsidR="004032B3" w:rsidRPr="00546FC2">
        <w:rPr>
          <w:rFonts w:cs="Calibri"/>
          <w:b/>
          <w:bCs/>
          <w:i/>
          <w:iCs/>
          <w:color w:val="000000" w:themeColor="text1"/>
          <w:highlight w:val="yellow"/>
        </w:rPr>
        <w:t xml:space="preserve">External validation of this tool </w:t>
      </w:r>
      <w:r w:rsidR="00D81483" w:rsidRPr="00546FC2">
        <w:rPr>
          <w:rFonts w:cs="Calibri"/>
          <w:b/>
          <w:bCs/>
          <w:i/>
          <w:iCs/>
          <w:color w:val="000000" w:themeColor="text1"/>
          <w:highlight w:val="yellow"/>
        </w:rPr>
        <w:t>is</w:t>
      </w:r>
      <w:r w:rsidR="004032B3" w:rsidRPr="00546FC2">
        <w:rPr>
          <w:rFonts w:cs="Calibri"/>
          <w:b/>
          <w:bCs/>
          <w:i/>
          <w:iCs/>
          <w:color w:val="000000" w:themeColor="text1"/>
          <w:highlight w:val="yellow"/>
        </w:rPr>
        <w:t xml:space="preserve"> warranted to refine its use and </w:t>
      </w:r>
      <w:r w:rsidR="00546FC2" w:rsidRPr="00546FC2">
        <w:rPr>
          <w:rFonts w:cs="Calibri"/>
          <w:b/>
          <w:bCs/>
          <w:i/>
          <w:iCs/>
          <w:color w:val="000000" w:themeColor="text1"/>
          <w:highlight w:val="yellow"/>
        </w:rPr>
        <w:t>support the development of trials able to inform clinical practice, thereby contributing to research that starts with the decision to be made, defines outcomes and target effects that truly matter to patients, and designs and powers trials accordingly.</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38E5DA40" w14:textId="77777777" w:rsidR="008F4923" w:rsidRPr="008F4923" w:rsidRDefault="00712F20" w:rsidP="008F4923">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8F4923" w:rsidRPr="008F4923">
        <w:rPr>
          <w:rFonts w:hAnsiTheme="minorHAnsi" w:cs="Arial"/>
          <w:color w:val="000000"/>
        </w:rPr>
        <w:t xml:space="preserve">1. </w:t>
      </w:r>
      <w:r w:rsidR="008F4923" w:rsidRPr="008F4923">
        <w:rPr>
          <w:rFonts w:hAnsiTheme="minorHAnsi" w:cs="Arial"/>
          <w:color w:val="000000"/>
        </w:rPr>
        <w:tab/>
        <w:t xml:space="preserve">Abbassi F, Pfister M, Domenghino A, et al. Surgical Outcome Reporting. Moving From a Comic to a Tragic Opera? </w:t>
      </w:r>
      <w:r w:rsidR="008F4923" w:rsidRPr="008F4923">
        <w:rPr>
          <w:rFonts w:hAnsiTheme="minorHAnsi" w:cs="Arial"/>
          <w:i/>
          <w:iCs/>
          <w:color w:val="000000"/>
        </w:rPr>
        <w:t>Ann Surg</w:t>
      </w:r>
      <w:r w:rsidR="008F4923" w:rsidRPr="008F4923">
        <w:rPr>
          <w:rFonts w:hAnsiTheme="minorHAnsi" w:cs="Arial"/>
          <w:color w:val="000000"/>
        </w:rPr>
        <w:t>. 2024;280:248–252.</w:t>
      </w:r>
    </w:p>
    <w:p w14:paraId="64F29B85"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2. </w:t>
      </w:r>
      <w:r w:rsidRPr="008F4923">
        <w:rPr>
          <w:rFonts w:hAnsiTheme="minorHAnsi" w:cs="Arial"/>
          <w:color w:val="000000"/>
        </w:rPr>
        <w:tab/>
        <w:t xml:space="preserve">Jaeschke R, Singer J, Guyatt GH. Measurement of health status. Ascertaining the minimal clinically important difference. </w:t>
      </w:r>
      <w:r w:rsidRPr="008F4923">
        <w:rPr>
          <w:rFonts w:hAnsiTheme="minorHAnsi" w:cs="Arial"/>
          <w:i/>
          <w:iCs/>
          <w:color w:val="000000"/>
        </w:rPr>
        <w:t>Control Clin Trials</w:t>
      </w:r>
      <w:r w:rsidRPr="008F4923">
        <w:rPr>
          <w:rFonts w:hAnsiTheme="minorHAnsi" w:cs="Arial"/>
          <w:color w:val="000000"/>
        </w:rPr>
        <w:t>. 1989;10:407–415.</w:t>
      </w:r>
    </w:p>
    <w:p w14:paraId="4A452817"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3. </w:t>
      </w:r>
      <w:r w:rsidRPr="008F4923">
        <w:rPr>
          <w:rFonts w:hAnsiTheme="minorHAnsi" w:cs="Arial"/>
          <w:color w:val="000000"/>
        </w:rPr>
        <w:tab/>
        <w:t xml:space="preserve">Slankamenac K, Graf R, Barkun J, et al. The Comprehensive Complication Index: A Novel Continuous Scale to Measure Surgical Morbidity. </w:t>
      </w:r>
      <w:r w:rsidRPr="008F4923">
        <w:rPr>
          <w:rFonts w:hAnsiTheme="minorHAnsi" w:cs="Arial"/>
          <w:i/>
          <w:iCs/>
          <w:color w:val="000000"/>
        </w:rPr>
        <w:t>Annals of Surgery</w:t>
      </w:r>
      <w:r w:rsidRPr="008F4923">
        <w:rPr>
          <w:rFonts w:hAnsiTheme="minorHAnsi" w:cs="Arial"/>
          <w:color w:val="000000"/>
        </w:rPr>
        <w:t>. 2013;258:1.</w:t>
      </w:r>
    </w:p>
    <w:p w14:paraId="5A1FCDF9"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4. </w:t>
      </w:r>
      <w:r w:rsidRPr="008F4923">
        <w:rPr>
          <w:rFonts w:hAnsiTheme="minorHAnsi" w:cs="Arial"/>
          <w:color w:val="000000"/>
        </w:rPr>
        <w:tab/>
        <w:t xml:space="preserve">Kohl C, McIntosh EJ, Unger S, et al. Online tools supporting the conduct and reporting of systematic reviews and systematic maps: a case study on CADIMA. </w:t>
      </w:r>
      <w:r w:rsidRPr="008F4923">
        <w:rPr>
          <w:rFonts w:hAnsiTheme="minorHAnsi" w:cs="Arial"/>
          <w:i/>
          <w:iCs/>
          <w:color w:val="000000"/>
        </w:rPr>
        <w:t>Environmental Evidence</w:t>
      </w:r>
      <w:r w:rsidRPr="008F4923">
        <w:rPr>
          <w:rFonts w:hAnsiTheme="minorHAnsi" w:cs="Arial"/>
          <w:color w:val="000000"/>
        </w:rPr>
        <w:t>. 2018;7:8.</w:t>
      </w:r>
    </w:p>
    <w:p w14:paraId="112DBE93"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5. </w:t>
      </w:r>
      <w:r w:rsidRPr="008F4923">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22F4BD35"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6. </w:t>
      </w:r>
      <w:r w:rsidRPr="008F4923">
        <w:rPr>
          <w:rFonts w:hAnsiTheme="minorHAnsi" w:cs="Arial"/>
          <w:color w:val="000000"/>
        </w:rPr>
        <w:tab/>
        <w:t>Ouzzani M, Hammady H, Fedorowicz Z, et al. Rayyan: A web and mobile app for systematic reviews. 2016;5:210.</w:t>
      </w:r>
    </w:p>
    <w:p w14:paraId="220B6FC0"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7. </w:t>
      </w:r>
      <w:r w:rsidRPr="008F4923">
        <w:rPr>
          <w:rFonts w:hAnsiTheme="minorHAnsi" w:cs="Arial"/>
          <w:color w:val="000000"/>
        </w:rPr>
        <w:tab/>
        <w:t xml:space="preserve">Guyatt GH, Osoba D, Wu AW, et al. Methods to Explain the Clinical Significance of Health Status Measures. </w:t>
      </w:r>
      <w:r w:rsidRPr="008F4923">
        <w:rPr>
          <w:rFonts w:hAnsiTheme="minorHAnsi" w:cs="Arial"/>
          <w:i/>
          <w:iCs/>
          <w:color w:val="000000"/>
        </w:rPr>
        <w:t>Mayo Clinic Proceedings</w:t>
      </w:r>
      <w:r w:rsidRPr="008F4923">
        <w:rPr>
          <w:rFonts w:hAnsiTheme="minorHAnsi" w:cs="Arial"/>
          <w:color w:val="000000"/>
        </w:rPr>
        <w:t>. 2002;77:371–383.</w:t>
      </w:r>
    </w:p>
    <w:p w14:paraId="2BCAD5E5"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8. </w:t>
      </w:r>
      <w:r w:rsidRPr="008F4923">
        <w:rPr>
          <w:rFonts w:hAnsiTheme="minorHAnsi" w:cs="Arial"/>
          <w:color w:val="000000"/>
        </w:rPr>
        <w:tab/>
        <w:t xml:space="preserve">Lydick E, Epstein RS. Interpretation of quality of life changes. </w:t>
      </w:r>
      <w:r w:rsidRPr="008F4923">
        <w:rPr>
          <w:rFonts w:hAnsiTheme="minorHAnsi" w:cs="Arial"/>
          <w:i/>
          <w:iCs/>
          <w:color w:val="000000"/>
        </w:rPr>
        <w:t>Qual Life Res</w:t>
      </w:r>
      <w:r w:rsidRPr="008F4923">
        <w:rPr>
          <w:rFonts w:hAnsiTheme="minorHAnsi" w:cs="Arial"/>
          <w:color w:val="000000"/>
        </w:rPr>
        <w:t>. 1993;2:221–226.</w:t>
      </w:r>
    </w:p>
    <w:p w14:paraId="1F7C6E10"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9. </w:t>
      </w:r>
      <w:r w:rsidRPr="008F4923">
        <w:rPr>
          <w:rFonts w:hAnsiTheme="minorHAnsi" w:cs="Arial"/>
          <w:color w:val="000000"/>
        </w:rPr>
        <w:tab/>
        <w:t xml:space="preserve">Black N, Murphy M, Lamping D, et al. Consensus Development Methods: A Review of Best Practice in Creating Clinical Guidelines. </w:t>
      </w:r>
      <w:r w:rsidRPr="008F4923">
        <w:rPr>
          <w:rFonts w:hAnsiTheme="minorHAnsi" w:cs="Arial"/>
          <w:i/>
          <w:iCs/>
          <w:color w:val="000000"/>
        </w:rPr>
        <w:t>J Health Serv Res Policy</w:t>
      </w:r>
      <w:r w:rsidRPr="008F4923">
        <w:rPr>
          <w:rFonts w:hAnsiTheme="minorHAnsi" w:cs="Arial"/>
          <w:color w:val="000000"/>
        </w:rPr>
        <w:t>. 1999;4:236–248.</w:t>
      </w:r>
    </w:p>
    <w:p w14:paraId="03971450"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10. </w:t>
      </w:r>
      <w:r w:rsidRPr="008F4923">
        <w:rPr>
          <w:rFonts w:hAnsiTheme="minorHAnsi" w:cs="Arial"/>
          <w:color w:val="000000"/>
        </w:rPr>
        <w:tab/>
        <w:t xml:space="preserve">Levene T, Livingston G, Banerjee S, et al. Minimum clinically important difference of the Social Functioning in Dementia Scale (SF-DEM): cross-sectional study and Delphi survey. </w:t>
      </w:r>
      <w:r w:rsidRPr="008F4923">
        <w:rPr>
          <w:rFonts w:hAnsiTheme="minorHAnsi" w:cs="Arial"/>
          <w:i/>
          <w:iCs/>
          <w:color w:val="000000"/>
        </w:rPr>
        <w:t>BMJ Open</w:t>
      </w:r>
      <w:r w:rsidRPr="008F4923">
        <w:rPr>
          <w:rFonts w:hAnsiTheme="minorHAnsi" w:cs="Arial"/>
          <w:color w:val="000000"/>
        </w:rPr>
        <w:t>. 2022;12:e058252.</w:t>
      </w:r>
    </w:p>
    <w:p w14:paraId="55F2F2E4"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11. </w:t>
      </w:r>
      <w:r w:rsidRPr="008F4923">
        <w:rPr>
          <w:rFonts w:hAnsiTheme="minorHAnsi" w:cs="Arial"/>
          <w:color w:val="000000"/>
        </w:rPr>
        <w:tab/>
        <w:t xml:space="preserve">McKenna HP. The Delphi technique: a worthwhile research approach for nursing? </w:t>
      </w:r>
      <w:r w:rsidRPr="008F4923">
        <w:rPr>
          <w:rFonts w:hAnsiTheme="minorHAnsi" w:cs="Arial"/>
          <w:i/>
          <w:iCs/>
          <w:color w:val="000000"/>
        </w:rPr>
        <w:t>J Adv Nurs</w:t>
      </w:r>
      <w:r w:rsidRPr="008F4923">
        <w:rPr>
          <w:rFonts w:hAnsiTheme="minorHAnsi" w:cs="Arial"/>
          <w:color w:val="000000"/>
        </w:rPr>
        <w:t>. 1994;19:1221–1225.</w:t>
      </w:r>
    </w:p>
    <w:p w14:paraId="645CE6A6"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12. </w:t>
      </w:r>
      <w:r w:rsidRPr="008F4923">
        <w:rPr>
          <w:rFonts w:hAnsiTheme="minorHAnsi" w:cs="Arial"/>
          <w:color w:val="000000"/>
        </w:rPr>
        <w:tab/>
        <w:t>Jaeschke A, Haller B, Egger M. presize: Sample size and precision for clinical trials (R package) Available from: https://ctu-bern.r-universe.dev/presize. 2025.</w:t>
      </w:r>
    </w:p>
    <w:p w14:paraId="5B0955A1"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13. </w:t>
      </w:r>
      <w:r w:rsidRPr="008F4923">
        <w:rPr>
          <w:rFonts w:hAnsiTheme="minorHAnsi" w:cs="Arial"/>
          <w:color w:val="000000"/>
        </w:rPr>
        <w:tab/>
        <w:t>RStudio Team. RStudio. 2026 Available from: https://www.rstudio.com/. 2026.</w:t>
      </w:r>
    </w:p>
    <w:p w14:paraId="1026EDD6"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14. </w:t>
      </w:r>
      <w:r w:rsidRPr="008F4923">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8F4923">
        <w:rPr>
          <w:rFonts w:hAnsiTheme="minorHAnsi" w:cs="Arial"/>
          <w:i/>
          <w:iCs/>
          <w:color w:val="000000"/>
        </w:rPr>
        <w:t>Ann Surg</w:t>
      </w:r>
      <w:r w:rsidRPr="008F4923">
        <w:rPr>
          <w:rFonts w:hAnsiTheme="minorHAnsi" w:cs="Arial"/>
          <w:color w:val="000000"/>
        </w:rPr>
        <w:t>. 2025;282:670–677.</w:t>
      </w:r>
    </w:p>
    <w:p w14:paraId="407EF73F"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15. </w:t>
      </w:r>
      <w:r w:rsidRPr="008F4923">
        <w:rPr>
          <w:rFonts w:hAnsiTheme="minorHAnsi" w:cs="Arial"/>
          <w:color w:val="000000"/>
        </w:rPr>
        <w:tab/>
        <w:t xml:space="preserve">Jac S, J S, Mj P, et al. RoB 2: a revised tool for assessing risk of bias in randomised trials. </w:t>
      </w:r>
      <w:r w:rsidRPr="008F4923">
        <w:rPr>
          <w:rFonts w:hAnsiTheme="minorHAnsi" w:cs="Arial"/>
          <w:i/>
          <w:iCs/>
          <w:color w:val="000000"/>
        </w:rPr>
        <w:t>BMJ (Clinical research ed)</w:t>
      </w:r>
      <w:r w:rsidRPr="008F4923">
        <w:rPr>
          <w:rFonts w:hAnsiTheme="minorHAnsi" w:cs="Arial"/>
          <w:color w:val="000000"/>
        </w:rPr>
        <w:t>.;366 . Epub ahead of print August 28, 2019. DOI: 10.1136/bmj.l4898.</w:t>
      </w:r>
    </w:p>
    <w:p w14:paraId="61DFF0D2" w14:textId="77777777" w:rsidR="008F4923" w:rsidRPr="008F4923" w:rsidRDefault="008F4923" w:rsidP="008F4923">
      <w:pPr>
        <w:pStyle w:val="Bibliography"/>
        <w:rPr>
          <w:rFonts w:hAnsiTheme="minorHAnsi" w:cs="Arial"/>
          <w:color w:val="000000"/>
        </w:rPr>
      </w:pPr>
      <w:r w:rsidRPr="008F4923">
        <w:rPr>
          <w:rFonts w:hAnsiTheme="minorHAnsi" w:cs="Arial"/>
          <w:color w:val="000000"/>
        </w:rPr>
        <w:lastRenderedPageBreak/>
        <w:t xml:space="preserve">16. </w:t>
      </w:r>
      <w:r w:rsidRPr="008F4923">
        <w:rPr>
          <w:rFonts w:hAnsiTheme="minorHAnsi" w:cs="Arial"/>
          <w:color w:val="000000"/>
        </w:rPr>
        <w:tab/>
        <w:t xml:space="preserve">Ahmed Ali U, van der Sluis PC, Issa Y, et al. Trends in Worldwide Volume and Methodological Quality of Surgical Randomized Controlled Trials. </w:t>
      </w:r>
      <w:r w:rsidRPr="008F4923">
        <w:rPr>
          <w:rFonts w:hAnsiTheme="minorHAnsi" w:cs="Arial"/>
          <w:i/>
          <w:iCs/>
          <w:color w:val="000000"/>
        </w:rPr>
        <w:t>Annals of Surgery</w:t>
      </w:r>
      <w:r w:rsidRPr="008F4923">
        <w:rPr>
          <w:rFonts w:hAnsiTheme="minorHAnsi" w:cs="Arial"/>
          <w:color w:val="000000"/>
        </w:rPr>
        <w:t>. 2013;258:199.</w:t>
      </w:r>
    </w:p>
    <w:p w14:paraId="67268652"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17. </w:t>
      </w:r>
      <w:r w:rsidRPr="008F4923">
        <w:rPr>
          <w:rFonts w:hAnsiTheme="minorHAnsi" w:cs="Arial"/>
          <w:color w:val="000000"/>
        </w:rPr>
        <w:tab/>
        <w:t xml:space="preserve">Pronk AJM, Roelofs A, Flum DR, et al. Two decades of surgical randomized controlled trials: worldwide trends in volume and methodological quality. </w:t>
      </w:r>
      <w:r w:rsidRPr="008F4923">
        <w:rPr>
          <w:rFonts w:hAnsiTheme="minorHAnsi" w:cs="Arial"/>
          <w:i/>
          <w:iCs/>
          <w:color w:val="000000"/>
        </w:rPr>
        <w:t>Br J Surg</w:t>
      </w:r>
      <w:r w:rsidRPr="008F4923">
        <w:rPr>
          <w:rFonts w:hAnsiTheme="minorHAnsi" w:cs="Arial"/>
          <w:color w:val="000000"/>
        </w:rPr>
        <w:t>. 2023;110:1300–1308.</w:t>
      </w:r>
    </w:p>
    <w:p w14:paraId="4BFBF66B"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18. </w:t>
      </w:r>
      <w:r w:rsidRPr="008F4923">
        <w:rPr>
          <w:rFonts w:hAnsiTheme="minorHAnsi" w:cs="Arial"/>
          <w:color w:val="000000"/>
        </w:rPr>
        <w:tab/>
        <w:t xml:space="preserve">Hopewell S, Chan A-W, Collins GS, et al. CONSORT 2025 statement: updated guideline for reporting randomised trials. </w:t>
      </w:r>
      <w:r w:rsidRPr="008F4923">
        <w:rPr>
          <w:rFonts w:hAnsiTheme="minorHAnsi" w:cs="Arial"/>
          <w:i/>
          <w:iCs/>
          <w:color w:val="000000"/>
        </w:rPr>
        <w:t>BMJ</w:t>
      </w:r>
      <w:r w:rsidRPr="008F4923">
        <w:rPr>
          <w:rFonts w:hAnsiTheme="minorHAnsi" w:cs="Arial"/>
          <w:color w:val="000000"/>
        </w:rPr>
        <w:t>. 2025;389:e081123.</w:t>
      </w:r>
    </w:p>
    <w:p w14:paraId="1C293FAA"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19. </w:t>
      </w:r>
      <w:r w:rsidRPr="008F4923">
        <w:rPr>
          <w:rFonts w:hAnsiTheme="minorHAnsi" w:cs="Arial"/>
          <w:color w:val="000000"/>
        </w:rPr>
        <w:tab/>
        <w:t xml:space="preserve">Yin Y, Shi F, Zhang Y, et al. Evaluation of reporting quality of randomized controlled trials in patients with COVID-19 using the CONSORT statement. </w:t>
      </w:r>
      <w:r w:rsidRPr="008F4923">
        <w:rPr>
          <w:rFonts w:hAnsiTheme="minorHAnsi" w:cs="Arial"/>
          <w:i/>
          <w:iCs/>
          <w:color w:val="000000"/>
        </w:rPr>
        <w:t>PLOS ONE</w:t>
      </w:r>
      <w:r w:rsidRPr="008F4923">
        <w:rPr>
          <w:rFonts w:hAnsiTheme="minorHAnsi" w:cs="Arial"/>
          <w:color w:val="000000"/>
        </w:rPr>
        <w:t>. 2021;16:e0257093.</w:t>
      </w:r>
    </w:p>
    <w:p w14:paraId="757C1999"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20. </w:t>
      </w:r>
      <w:r w:rsidRPr="008F4923">
        <w:rPr>
          <w:rFonts w:hAnsiTheme="minorHAnsi" w:cs="Arial"/>
          <w:color w:val="000000"/>
        </w:rPr>
        <w:tab/>
        <w:t xml:space="preserve">Hajibandeh S, Hajibandeh S, Antoniou GA, et al. Reporting and Methodological Quality of Randomised Controlled Trials in Vascular and Endovascular Surgery. </w:t>
      </w:r>
      <w:r w:rsidRPr="008F4923">
        <w:rPr>
          <w:rFonts w:hAnsiTheme="minorHAnsi" w:cs="Arial"/>
          <w:i/>
          <w:iCs/>
          <w:color w:val="000000"/>
        </w:rPr>
        <w:t>European Journal of Vascular and Endovascular Surgery</w:t>
      </w:r>
      <w:r w:rsidRPr="008F4923">
        <w:rPr>
          <w:rFonts w:hAnsiTheme="minorHAnsi" w:cs="Arial"/>
          <w:color w:val="000000"/>
        </w:rPr>
        <w:t>. 2015;50:664–670.</w:t>
      </w:r>
    </w:p>
    <w:p w14:paraId="34EEEF4E"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21. </w:t>
      </w:r>
      <w:r w:rsidRPr="008F4923">
        <w:rPr>
          <w:rFonts w:hAnsiTheme="minorHAnsi" w:cs="Arial"/>
          <w:color w:val="000000"/>
        </w:rPr>
        <w:tab/>
        <w:t xml:space="preserve">Antoniou SA, Andreou A, Antoniou GA, et al. Volume and methodological quality of randomized controlled trials in laparoscopic surgery: assessment over a 10-year period. </w:t>
      </w:r>
      <w:r w:rsidRPr="008F4923">
        <w:rPr>
          <w:rFonts w:hAnsiTheme="minorHAnsi" w:cs="Arial"/>
          <w:i/>
          <w:iCs/>
          <w:color w:val="000000"/>
        </w:rPr>
        <w:t>The American Journal of Surgery</w:t>
      </w:r>
      <w:r w:rsidRPr="008F4923">
        <w:rPr>
          <w:rFonts w:hAnsiTheme="minorHAnsi" w:cs="Arial"/>
          <w:color w:val="000000"/>
        </w:rPr>
        <w:t>. 2015;210:922–929.</w:t>
      </w:r>
    </w:p>
    <w:p w14:paraId="4D5F4C64" w14:textId="77777777" w:rsidR="008F4923" w:rsidRPr="008F4923" w:rsidRDefault="008F4923" w:rsidP="008F4923">
      <w:pPr>
        <w:pStyle w:val="Bibliography"/>
        <w:rPr>
          <w:rFonts w:hAnsiTheme="minorHAnsi" w:cs="Arial"/>
          <w:color w:val="000000"/>
        </w:rPr>
      </w:pPr>
      <w:r w:rsidRPr="008F4923">
        <w:rPr>
          <w:rFonts w:hAnsiTheme="minorHAnsi" w:cs="Arial"/>
          <w:color w:val="000000"/>
        </w:rPr>
        <w:t xml:space="preserve">22. </w:t>
      </w:r>
      <w:r w:rsidRPr="008F4923">
        <w:rPr>
          <w:rFonts w:hAnsiTheme="minorHAnsi" w:cs="Arial"/>
          <w:color w:val="000000"/>
        </w:rPr>
        <w:tab/>
        <w:t xml:space="preserve">Grosman S, Scott IA. Quality of observational studies of clinical interventions: a meta-epidemiological review. </w:t>
      </w:r>
      <w:r w:rsidRPr="008F4923">
        <w:rPr>
          <w:rFonts w:hAnsiTheme="minorHAnsi" w:cs="Arial"/>
          <w:i/>
          <w:iCs/>
          <w:color w:val="000000"/>
        </w:rPr>
        <w:t>BMC Med Res Methodol</w:t>
      </w:r>
      <w:r w:rsidRPr="008F4923">
        <w:rPr>
          <w:rFonts w:hAnsiTheme="minorHAnsi" w:cs="Arial"/>
          <w:color w:val="000000"/>
        </w:rPr>
        <w:t>. 2022;22:313.</w:t>
      </w:r>
    </w:p>
    <w:p w14:paraId="242DD665" w14:textId="5C0275FD" w:rsidR="00B5205F" w:rsidRPr="004C0D8F" w:rsidRDefault="00712F20" w:rsidP="008F4923">
      <w:pPr>
        <w:pStyle w:val="Bibliography"/>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E360AA">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oana Rodrigues Ribeiro" w:date="2026-04-04T09:21:00Z" w:initials="JRR">
    <w:p w14:paraId="2D9DA4C6" w14:textId="77777777" w:rsidR="00D45128" w:rsidRDefault="00D45128" w:rsidP="00D45128">
      <w:r>
        <w:rPr>
          <w:rStyle w:val="CommentReference"/>
        </w:rPr>
        <w:annotationRef/>
      </w:r>
      <w:r>
        <w:rPr>
          <w:sz w:val="20"/>
          <w:szCs w:val="20"/>
        </w:rPr>
        <w:t>actually we had attributed the point if reported hypothesis and hypothesis guessed from tiral design  matched... so we were + restrictive. and did consider "not available" for criterium 2 the trials which did noterport. if we incorporate them it would be 5 out of 167.</w:t>
      </w:r>
    </w:p>
  </w:comment>
  <w:comment w:id="10" w:author="fariba abbassi" w:date="2026-04-09T06:17:00Z" w:initials="fa">
    <w:p w14:paraId="0E4FA805" w14:textId="77777777" w:rsidR="007775E0" w:rsidRDefault="007775E0" w:rsidP="00E67D2C">
      <w:r>
        <w:rPr>
          <w:rStyle w:val="CommentReference"/>
        </w:rPr>
        <w:annotationRef/>
      </w:r>
      <w:r>
        <w:rPr>
          <w:sz w:val="20"/>
          <w:szCs w:val="20"/>
        </w:rPr>
        <w:t>Overall, this is a strong paragraph. However, I would suggest shortening it slightly and placing it later in the discussion. It may be more effective to first highlight the key findings of our study.</w:t>
      </w:r>
    </w:p>
  </w:comment>
  <w:comment w:id="11" w:author="Joana Rodrigues Ribeiro" w:date="2026-04-09T22:30:00Z" w:initials="JRR">
    <w:p w14:paraId="510D653B" w14:textId="77777777" w:rsidR="008F4923" w:rsidRDefault="008F4923" w:rsidP="008F4923">
      <w:r>
        <w:rPr>
          <w:rStyle w:val="CommentReference"/>
        </w:rPr>
        <w:annotationRef/>
      </w:r>
      <w:r>
        <w:rPr>
          <w:sz w:val="20"/>
          <w:szCs w:val="20"/>
        </w:rPr>
        <w:t>thank you for your comment! :) I agree it was too long.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9DA4C6" w15:done="0"/>
  <w15:commentEx w15:paraId="0E4FA805" w15:done="1"/>
  <w15:commentEx w15:paraId="510D653B" w15:paraIdParent="0E4FA80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728E17" w16cex:dateUtc="2026-04-04T07:21:00Z"/>
  <w16cex:commentExtensible w16cex:durableId="65A8E619" w16cex:dateUtc="2026-04-09T04:17:00Z">
    <w16cex:extLst>
      <w16:ext w16:uri="{CE6994B0-6A32-4C9F-8C6B-6E91EDA988CE}">
        <cr:reactions xmlns:cr="http://schemas.microsoft.com/office/comments/2020/reactions">
          <cr:reaction reactionType="1">
            <cr:reactionInfo dateUtc="2026-04-10T04:30:57Z">
              <cr:user userId="S::joana.rodriguesribeiro@uzh.ch::499380a5-f773-4f1f-a8cf-83b4ebcd6ac4" userProvider="AD" userName="Joana Rodrigues Ribeiro"/>
            </cr:reactionInfo>
          </cr:reaction>
        </cr:reactions>
      </w16:ext>
    </w16cex:extLst>
  </w16cex:commentExtensible>
  <w16cex:commentExtensible w16cex:durableId="7E4B32DE" w16cex:dateUtc="2026-04-10T0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9DA4C6" w16cid:durableId="59728E17"/>
  <w16cid:commentId w16cid:paraId="0E4FA805" w16cid:durableId="65A8E619"/>
  <w16cid:commentId w16cid:paraId="510D653B" w16cid:durableId="7E4B32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A5010" w14:textId="77777777" w:rsidR="004057AA" w:rsidRDefault="004057AA" w:rsidP="001C4DED">
      <w:pPr>
        <w:spacing w:before="0" w:after="0" w:line="240" w:lineRule="auto"/>
      </w:pPr>
      <w:r>
        <w:separator/>
      </w:r>
    </w:p>
  </w:endnote>
  <w:endnote w:type="continuationSeparator" w:id="0">
    <w:p w14:paraId="748FD0D3" w14:textId="77777777" w:rsidR="004057AA" w:rsidRDefault="004057AA"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136A5" w14:textId="77777777" w:rsidR="004057AA" w:rsidRDefault="004057AA" w:rsidP="001C4DED">
      <w:pPr>
        <w:spacing w:before="0" w:after="0" w:line="240" w:lineRule="auto"/>
      </w:pPr>
      <w:r>
        <w:separator/>
      </w:r>
    </w:p>
  </w:footnote>
  <w:footnote w:type="continuationSeparator" w:id="0">
    <w:p w14:paraId="4F486FF5" w14:textId="77777777" w:rsidR="004057AA" w:rsidRDefault="004057AA"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1pt;height:27.1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60E"/>
    <w:rsid w:val="00025D81"/>
    <w:rsid w:val="00026620"/>
    <w:rsid w:val="000302BF"/>
    <w:rsid w:val="00033889"/>
    <w:rsid w:val="00043CC9"/>
    <w:rsid w:val="0004515C"/>
    <w:rsid w:val="0004521A"/>
    <w:rsid w:val="0004C030"/>
    <w:rsid w:val="000552ED"/>
    <w:rsid w:val="00055CBB"/>
    <w:rsid w:val="00056422"/>
    <w:rsid w:val="00061814"/>
    <w:rsid w:val="00062D0C"/>
    <w:rsid w:val="00064672"/>
    <w:rsid w:val="00071BFD"/>
    <w:rsid w:val="00073C82"/>
    <w:rsid w:val="00073C8E"/>
    <w:rsid w:val="00073E23"/>
    <w:rsid w:val="0007620C"/>
    <w:rsid w:val="00083604"/>
    <w:rsid w:val="000900E4"/>
    <w:rsid w:val="000969D6"/>
    <w:rsid w:val="00097799"/>
    <w:rsid w:val="000A5944"/>
    <w:rsid w:val="000A6AC8"/>
    <w:rsid w:val="000A7F7F"/>
    <w:rsid w:val="000B3C56"/>
    <w:rsid w:val="000C2847"/>
    <w:rsid w:val="000D009A"/>
    <w:rsid w:val="000D1932"/>
    <w:rsid w:val="000D250A"/>
    <w:rsid w:val="000D27EE"/>
    <w:rsid w:val="000D408F"/>
    <w:rsid w:val="000F13EA"/>
    <w:rsid w:val="001015E2"/>
    <w:rsid w:val="0010202D"/>
    <w:rsid w:val="00104768"/>
    <w:rsid w:val="001060B0"/>
    <w:rsid w:val="00107AD8"/>
    <w:rsid w:val="00111936"/>
    <w:rsid w:val="00112717"/>
    <w:rsid w:val="00112AC3"/>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301"/>
    <w:rsid w:val="0019070C"/>
    <w:rsid w:val="0019139A"/>
    <w:rsid w:val="00191A6E"/>
    <w:rsid w:val="0019319E"/>
    <w:rsid w:val="001944E1"/>
    <w:rsid w:val="0019617F"/>
    <w:rsid w:val="001A079C"/>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33F4B"/>
    <w:rsid w:val="00240F52"/>
    <w:rsid w:val="00244FBB"/>
    <w:rsid w:val="00246DDD"/>
    <w:rsid w:val="00263E84"/>
    <w:rsid w:val="00271332"/>
    <w:rsid w:val="00273C22"/>
    <w:rsid w:val="002748B7"/>
    <w:rsid w:val="00280DCB"/>
    <w:rsid w:val="00282C73"/>
    <w:rsid w:val="00282FE4"/>
    <w:rsid w:val="00287B93"/>
    <w:rsid w:val="00294EC7"/>
    <w:rsid w:val="00297634"/>
    <w:rsid w:val="002A12E3"/>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2F793B"/>
    <w:rsid w:val="0030313C"/>
    <w:rsid w:val="0030480C"/>
    <w:rsid w:val="00307D8F"/>
    <w:rsid w:val="00312822"/>
    <w:rsid w:val="00313E07"/>
    <w:rsid w:val="00314BAE"/>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4EA0"/>
    <w:rsid w:val="00385BBA"/>
    <w:rsid w:val="003868D3"/>
    <w:rsid w:val="0039098D"/>
    <w:rsid w:val="00391186"/>
    <w:rsid w:val="0039580A"/>
    <w:rsid w:val="003A24D1"/>
    <w:rsid w:val="003A7760"/>
    <w:rsid w:val="003B12E2"/>
    <w:rsid w:val="003B4729"/>
    <w:rsid w:val="003B4887"/>
    <w:rsid w:val="003B7042"/>
    <w:rsid w:val="003C1EA3"/>
    <w:rsid w:val="003C6355"/>
    <w:rsid w:val="003D4F5B"/>
    <w:rsid w:val="003D6DA8"/>
    <w:rsid w:val="003E1829"/>
    <w:rsid w:val="003E5898"/>
    <w:rsid w:val="003E5B95"/>
    <w:rsid w:val="003E68BC"/>
    <w:rsid w:val="003F077F"/>
    <w:rsid w:val="003F5322"/>
    <w:rsid w:val="003F56D2"/>
    <w:rsid w:val="004032B3"/>
    <w:rsid w:val="004057AA"/>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5C5B"/>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25781"/>
    <w:rsid w:val="00527690"/>
    <w:rsid w:val="00533803"/>
    <w:rsid w:val="005345F2"/>
    <w:rsid w:val="0054031B"/>
    <w:rsid w:val="005429EE"/>
    <w:rsid w:val="00543B6F"/>
    <w:rsid w:val="0054525C"/>
    <w:rsid w:val="00545C6C"/>
    <w:rsid w:val="00546538"/>
    <w:rsid w:val="00546FC2"/>
    <w:rsid w:val="00550A38"/>
    <w:rsid w:val="005523A3"/>
    <w:rsid w:val="00552961"/>
    <w:rsid w:val="00553D12"/>
    <w:rsid w:val="005557B2"/>
    <w:rsid w:val="005561D3"/>
    <w:rsid w:val="0055799A"/>
    <w:rsid w:val="00557D54"/>
    <w:rsid w:val="005608E3"/>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1440D"/>
    <w:rsid w:val="006218A2"/>
    <w:rsid w:val="00623CE5"/>
    <w:rsid w:val="00626B31"/>
    <w:rsid w:val="00626B74"/>
    <w:rsid w:val="00627359"/>
    <w:rsid w:val="00634C6C"/>
    <w:rsid w:val="00640E65"/>
    <w:rsid w:val="0065052B"/>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6BBC"/>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20681"/>
    <w:rsid w:val="00722096"/>
    <w:rsid w:val="00722995"/>
    <w:rsid w:val="0072459B"/>
    <w:rsid w:val="00726948"/>
    <w:rsid w:val="007276AC"/>
    <w:rsid w:val="00730218"/>
    <w:rsid w:val="00732E44"/>
    <w:rsid w:val="00733990"/>
    <w:rsid w:val="00750BCE"/>
    <w:rsid w:val="00751020"/>
    <w:rsid w:val="007511FC"/>
    <w:rsid w:val="007512C9"/>
    <w:rsid w:val="00752D0F"/>
    <w:rsid w:val="0075466E"/>
    <w:rsid w:val="00755AE1"/>
    <w:rsid w:val="00760A12"/>
    <w:rsid w:val="00761B86"/>
    <w:rsid w:val="0076522E"/>
    <w:rsid w:val="00766FBE"/>
    <w:rsid w:val="0077592A"/>
    <w:rsid w:val="00776CD6"/>
    <w:rsid w:val="007775E0"/>
    <w:rsid w:val="00777EB4"/>
    <w:rsid w:val="00781A72"/>
    <w:rsid w:val="00784DE1"/>
    <w:rsid w:val="007875CE"/>
    <w:rsid w:val="00791803"/>
    <w:rsid w:val="007952A6"/>
    <w:rsid w:val="007A02DB"/>
    <w:rsid w:val="007A090A"/>
    <w:rsid w:val="007A0E8E"/>
    <w:rsid w:val="007A490E"/>
    <w:rsid w:val="007A6108"/>
    <w:rsid w:val="007A68E3"/>
    <w:rsid w:val="007B0172"/>
    <w:rsid w:val="007B31FF"/>
    <w:rsid w:val="007B34AD"/>
    <w:rsid w:val="007B47E3"/>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4923"/>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342D"/>
    <w:rsid w:val="009A58DB"/>
    <w:rsid w:val="009B5157"/>
    <w:rsid w:val="009B6DF1"/>
    <w:rsid w:val="009C43A0"/>
    <w:rsid w:val="009C4A8E"/>
    <w:rsid w:val="009D17CA"/>
    <w:rsid w:val="009D2AF4"/>
    <w:rsid w:val="009D65BE"/>
    <w:rsid w:val="009D7247"/>
    <w:rsid w:val="009D797B"/>
    <w:rsid w:val="009D7A71"/>
    <w:rsid w:val="009E063E"/>
    <w:rsid w:val="009E11B6"/>
    <w:rsid w:val="009E1588"/>
    <w:rsid w:val="009E184A"/>
    <w:rsid w:val="009E645C"/>
    <w:rsid w:val="009F0B7C"/>
    <w:rsid w:val="00A018A0"/>
    <w:rsid w:val="00A05D32"/>
    <w:rsid w:val="00A06C86"/>
    <w:rsid w:val="00A06D9B"/>
    <w:rsid w:val="00A114B0"/>
    <w:rsid w:val="00A11ABE"/>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0CE4"/>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3578"/>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5BD8"/>
    <w:rsid w:val="00B46ABC"/>
    <w:rsid w:val="00B50B61"/>
    <w:rsid w:val="00B5184D"/>
    <w:rsid w:val="00B5185F"/>
    <w:rsid w:val="00B5205F"/>
    <w:rsid w:val="00B52198"/>
    <w:rsid w:val="00B602F3"/>
    <w:rsid w:val="00B634B0"/>
    <w:rsid w:val="00B657E8"/>
    <w:rsid w:val="00B667A4"/>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2A1"/>
    <w:rsid w:val="00C5245F"/>
    <w:rsid w:val="00C5252B"/>
    <w:rsid w:val="00C6071E"/>
    <w:rsid w:val="00C61C1A"/>
    <w:rsid w:val="00C61E9A"/>
    <w:rsid w:val="00C6509D"/>
    <w:rsid w:val="00C6791A"/>
    <w:rsid w:val="00C800E0"/>
    <w:rsid w:val="00C8388E"/>
    <w:rsid w:val="00C85516"/>
    <w:rsid w:val="00C85DE0"/>
    <w:rsid w:val="00C867C9"/>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05C0B"/>
    <w:rsid w:val="00D10ADE"/>
    <w:rsid w:val="00D115DB"/>
    <w:rsid w:val="00D124E4"/>
    <w:rsid w:val="00D15220"/>
    <w:rsid w:val="00D21661"/>
    <w:rsid w:val="00D21EB0"/>
    <w:rsid w:val="00D26158"/>
    <w:rsid w:val="00D31DF3"/>
    <w:rsid w:val="00D34704"/>
    <w:rsid w:val="00D4284B"/>
    <w:rsid w:val="00D42FB5"/>
    <w:rsid w:val="00D43C9F"/>
    <w:rsid w:val="00D45128"/>
    <w:rsid w:val="00D45DAB"/>
    <w:rsid w:val="00D51F46"/>
    <w:rsid w:val="00D524B9"/>
    <w:rsid w:val="00D52684"/>
    <w:rsid w:val="00D55840"/>
    <w:rsid w:val="00D55F29"/>
    <w:rsid w:val="00D568B5"/>
    <w:rsid w:val="00D647FD"/>
    <w:rsid w:val="00D64B61"/>
    <w:rsid w:val="00D7190A"/>
    <w:rsid w:val="00D72D25"/>
    <w:rsid w:val="00D74299"/>
    <w:rsid w:val="00D742C4"/>
    <w:rsid w:val="00D80983"/>
    <w:rsid w:val="00D814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3E2D"/>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192"/>
    <w:rsid w:val="00E40D47"/>
    <w:rsid w:val="00E424A0"/>
    <w:rsid w:val="00E42CA8"/>
    <w:rsid w:val="00E43646"/>
    <w:rsid w:val="00E459DE"/>
    <w:rsid w:val="00E54142"/>
    <w:rsid w:val="00E542A4"/>
    <w:rsid w:val="00E61740"/>
    <w:rsid w:val="00E6286A"/>
    <w:rsid w:val="00E639B9"/>
    <w:rsid w:val="00E67268"/>
    <w:rsid w:val="00E6746E"/>
    <w:rsid w:val="00E67D2C"/>
    <w:rsid w:val="00E73DC7"/>
    <w:rsid w:val="00E76BCF"/>
    <w:rsid w:val="00E8037C"/>
    <w:rsid w:val="00E807D3"/>
    <w:rsid w:val="00E80A2B"/>
    <w:rsid w:val="00E81B23"/>
    <w:rsid w:val="00E82FA6"/>
    <w:rsid w:val="00E839E4"/>
    <w:rsid w:val="00E86C94"/>
    <w:rsid w:val="00E91312"/>
    <w:rsid w:val="00E9131F"/>
    <w:rsid w:val="00E92A9D"/>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7236"/>
    <w:rsid w:val="00F602F4"/>
    <w:rsid w:val="00F605E6"/>
    <w:rsid w:val="00F6161E"/>
    <w:rsid w:val="00F65977"/>
    <w:rsid w:val="00F65F97"/>
    <w:rsid w:val="00F66FD2"/>
    <w:rsid w:val="00F709D4"/>
    <w:rsid w:val="00F71BA6"/>
    <w:rsid w:val="00F725D8"/>
    <w:rsid w:val="00F7454C"/>
    <w:rsid w:val="00F76B4A"/>
    <w:rsid w:val="00F805E0"/>
    <w:rsid w:val="00F8066E"/>
    <w:rsid w:val="00F815DC"/>
    <w:rsid w:val="00F822F3"/>
    <w:rsid w:val="00F832D1"/>
    <w:rsid w:val="00F854F9"/>
    <w:rsid w:val="00F879F1"/>
    <w:rsid w:val="00F8FD45"/>
    <w:rsid w:val="00F9275A"/>
    <w:rsid w:val="00FA1AC0"/>
    <w:rsid w:val="00FA1AD8"/>
    <w:rsid w:val="00FA1D97"/>
    <w:rsid w:val="00FA1F21"/>
    <w:rsid w:val="00FA2D6C"/>
    <w:rsid w:val="00FA7748"/>
    <w:rsid w:val="00FB0296"/>
    <w:rsid w:val="00FB404D"/>
    <w:rsid w:val="00FB711C"/>
    <w:rsid w:val="00FC689E"/>
    <w:rsid w:val="00FD6430"/>
    <w:rsid w:val="00FE0562"/>
    <w:rsid w:val="00FE14F0"/>
    <w:rsid w:val="00FE43CF"/>
    <w:rsid w:val="00FE4AC4"/>
    <w:rsid w:val="00FE58D2"/>
    <w:rsid w:val="00FE6B7C"/>
    <w:rsid w:val="00FF1A8B"/>
    <w:rsid w:val="00FF1FCC"/>
    <w:rsid w:val="00FF39AB"/>
    <w:rsid w:val="00FF615A"/>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70A1448"/>
    <w:rsid w:val="073F1BBC"/>
    <w:rsid w:val="0742D27B"/>
    <w:rsid w:val="07523553"/>
    <w:rsid w:val="077A6C9E"/>
    <w:rsid w:val="077BD27D"/>
    <w:rsid w:val="092F751E"/>
    <w:rsid w:val="093368E3"/>
    <w:rsid w:val="0989EB38"/>
    <w:rsid w:val="09992497"/>
    <w:rsid w:val="099B28DA"/>
    <w:rsid w:val="09B0B923"/>
    <w:rsid w:val="0A171A1B"/>
    <w:rsid w:val="0A1F58EA"/>
    <w:rsid w:val="0A47C263"/>
    <w:rsid w:val="0A9F52AD"/>
    <w:rsid w:val="0AAB022A"/>
    <w:rsid w:val="0B374137"/>
    <w:rsid w:val="0B99BCDC"/>
    <w:rsid w:val="0BD470CA"/>
    <w:rsid w:val="0BDB3459"/>
    <w:rsid w:val="0BE6755B"/>
    <w:rsid w:val="0BF8D7BD"/>
    <w:rsid w:val="0C5CFF3C"/>
    <w:rsid w:val="0C71C7CD"/>
    <w:rsid w:val="0C8A7CBB"/>
    <w:rsid w:val="0D6EAE11"/>
    <w:rsid w:val="0D7BA2DF"/>
    <w:rsid w:val="0DDAEE25"/>
    <w:rsid w:val="0DDBC9D0"/>
    <w:rsid w:val="0DEDF809"/>
    <w:rsid w:val="0E040063"/>
    <w:rsid w:val="0E09CB63"/>
    <w:rsid w:val="0E8AA991"/>
    <w:rsid w:val="0E92B965"/>
    <w:rsid w:val="0E98E01A"/>
    <w:rsid w:val="0F099A88"/>
    <w:rsid w:val="0F15E106"/>
    <w:rsid w:val="0F4C06D7"/>
    <w:rsid w:val="10409A46"/>
    <w:rsid w:val="105F410D"/>
    <w:rsid w:val="10B26236"/>
    <w:rsid w:val="110B09B3"/>
    <w:rsid w:val="114048A8"/>
    <w:rsid w:val="119AA80D"/>
    <w:rsid w:val="11F201F5"/>
    <w:rsid w:val="11F93587"/>
    <w:rsid w:val="11FB26E9"/>
    <w:rsid w:val="12588DAE"/>
    <w:rsid w:val="12768C06"/>
    <w:rsid w:val="12A84B9E"/>
    <w:rsid w:val="12AAA7EE"/>
    <w:rsid w:val="12D3B298"/>
    <w:rsid w:val="13119238"/>
    <w:rsid w:val="135FBE10"/>
    <w:rsid w:val="13874E34"/>
    <w:rsid w:val="138A21D5"/>
    <w:rsid w:val="138B1DD8"/>
    <w:rsid w:val="1471DE38"/>
    <w:rsid w:val="14913880"/>
    <w:rsid w:val="149846D5"/>
    <w:rsid w:val="14ADB30B"/>
    <w:rsid w:val="1520BE02"/>
    <w:rsid w:val="1586F7DA"/>
    <w:rsid w:val="15E79C5C"/>
    <w:rsid w:val="15F68BEC"/>
    <w:rsid w:val="1634A160"/>
    <w:rsid w:val="16A06679"/>
    <w:rsid w:val="16BBCA01"/>
    <w:rsid w:val="16CBE48E"/>
    <w:rsid w:val="1700842C"/>
    <w:rsid w:val="1740E19E"/>
    <w:rsid w:val="17482AF0"/>
    <w:rsid w:val="17601CCD"/>
    <w:rsid w:val="178FD0C4"/>
    <w:rsid w:val="179B5F7A"/>
    <w:rsid w:val="17A98E3C"/>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310DD14"/>
    <w:rsid w:val="231E7392"/>
    <w:rsid w:val="23245179"/>
    <w:rsid w:val="233F92E6"/>
    <w:rsid w:val="2375B1A7"/>
    <w:rsid w:val="23A32362"/>
    <w:rsid w:val="23C24192"/>
    <w:rsid w:val="23EF008D"/>
    <w:rsid w:val="241945C3"/>
    <w:rsid w:val="243235A8"/>
    <w:rsid w:val="246A0FBD"/>
    <w:rsid w:val="247A5B15"/>
    <w:rsid w:val="2497D357"/>
    <w:rsid w:val="249DCB72"/>
    <w:rsid w:val="24FBFF00"/>
    <w:rsid w:val="2536A2A0"/>
    <w:rsid w:val="256314A2"/>
    <w:rsid w:val="25D98C32"/>
    <w:rsid w:val="260D18F8"/>
    <w:rsid w:val="2627AB21"/>
    <w:rsid w:val="267C1C3A"/>
    <w:rsid w:val="26901CC5"/>
    <w:rsid w:val="26B24B89"/>
    <w:rsid w:val="27742C18"/>
    <w:rsid w:val="2818E6F2"/>
    <w:rsid w:val="28656429"/>
    <w:rsid w:val="28D7B486"/>
    <w:rsid w:val="28DFA99F"/>
    <w:rsid w:val="28E490B3"/>
    <w:rsid w:val="293AECCB"/>
    <w:rsid w:val="2969EE35"/>
    <w:rsid w:val="29947D80"/>
    <w:rsid w:val="2A2776A7"/>
    <w:rsid w:val="2A53FDD4"/>
    <w:rsid w:val="2AE4E2AB"/>
    <w:rsid w:val="2AE90DCE"/>
    <w:rsid w:val="2B0DF0C3"/>
    <w:rsid w:val="2B5BFA7D"/>
    <w:rsid w:val="2B7FEF94"/>
    <w:rsid w:val="2BD0A39D"/>
    <w:rsid w:val="2BE552F0"/>
    <w:rsid w:val="2BE83723"/>
    <w:rsid w:val="2C802323"/>
    <w:rsid w:val="2C91BCFF"/>
    <w:rsid w:val="2C9FC03C"/>
    <w:rsid w:val="2D15B90E"/>
    <w:rsid w:val="2D35122C"/>
    <w:rsid w:val="2D76FCF2"/>
    <w:rsid w:val="2D9021FF"/>
    <w:rsid w:val="2DE29DF3"/>
    <w:rsid w:val="2E3ADD84"/>
    <w:rsid w:val="2E736DB3"/>
    <w:rsid w:val="2F0820E3"/>
    <w:rsid w:val="2F0A6FD0"/>
    <w:rsid w:val="2F189023"/>
    <w:rsid w:val="2F284B82"/>
    <w:rsid w:val="2F579253"/>
    <w:rsid w:val="2F7D4A27"/>
    <w:rsid w:val="2FA35F86"/>
    <w:rsid w:val="300967C2"/>
    <w:rsid w:val="304A075E"/>
    <w:rsid w:val="3068084E"/>
    <w:rsid w:val="306DDA9D"/>
    <w:rsid w:val="30D86EB4"/>
    <w:rsid w:val="30F753B5"/>
    <w:rsid w:val="310C5CB9"/>
    <w:rsid w:val="312E1C96"/>
    <w:rsid w:val="315A2FFA"/>
    <w:rsid w:val="3168FE67"/>
    <w:rsid w:val="31E85077"/>
    <w:rsid w:val="31FCBA72"/>
    <w:rsid w:val="325A5A50"/>
    <w:rsid w:val="325D9D9E"/>
    <w:rsid w:val="32D348A5"/>
    <w:rsid w:val="3343C154"/>
    <w:rsid w:val="33729213"/>
    <w:rsid w:val="3398831B"/>
    <w:rsid w:val="33EEB515"/>
    <w:rsid w:val="33FC07A3"/>
    <w:rsid w:val="34229605"/>
    <w:rsid w:val="34239B1F"/>
    <w:rsid w:val="34838331"/>
    <w:rsid w:val="34DBDDFB"/>
    <w:rsid w:val="34E75B14"/>
    <w:rsid w:val="350292EE"/>
    <w:rsid w:val="3552DF34"/>
    <w:rsid w:val="35600492"/>
    <w:rsid w:val="358B9A76"/>
    <w:rsid w:val="359D179A"/>
    <w:rsid w:val="35A45641"/>
    <w:rsid w:val="35B8DE87"/>
    <w:rsid w:val="35D6BD62"/>
    <w:rsid w:val="35E4C5D5"/>
    <w:rsid w:val="361C3015"/>
    <w:rsid w:val="3658D4AA"/>
    <w:rsid w:val="36672182"/>
    <w:rsid w:val="36825BE9"/>
    <w:rsid w:val="3707822D"/>
    <w:rsid w:val="37377673"/>
    <w:rsid w:val="38027C36"/>
    <w:rsid w:val="38475B20"/>
    <w:rsid w:val="38BCED39"/>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F35344E"/>
    <w:rsid w:val="3F3B5C9B"/>
    <w:rsid w:val="3FD81BD7"/>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1E89"/>
    <w:rsid w:val="43418F62"/>
    <w:rsid w:val="436EFB0D"/>
    <w:rsid w:val="43A0634D"/>
    <w:rsid w:val="43B573F6"/>
    <w:rsid w:val="43CB9377"/>
    <w:rsid w:val="4434895D"/>
    <w:rsid w:val="443A9C81"/>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A0D2B77"/>
    <w:rsid w:val="4A16F015"/>
    <w:rsid w:val="4A19175E"/>
    <w:rsid w:val="4A6E48BC"/>
    <w:rsid w:val="4A8E3AB2"/>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6254D3"/>
    <w:rsid w:val="4EAC1EEF"/>
    <w:rsid w:val="4EAD6BAD"/>
    <w:rsid w:val="4FD448EC"/>
    <w:rsid w:val="4FDD3CD9"/>
    <w:rsid w:val="501B8BBE"/>
    <w:rsid w:val="5047EC9F"/>
    <w:rsid w:val="50BC6D52"/>
    <w:rsid w:val="50F3A37D"/>
    <w:rsid w:val="50FBC795"/>
    <w:rsid w:val="5164575A"/>
    <w:rsid w:val="51C0EB4B"/>
    <w:rsid w:val="52347269"/>
    <w:rsid w:val="5237E647"/>
    <w:rsid w:val="52B8059C"/>
    <w:rsid w:val="52DE339B"/>
    <w:rsid w:val="52EEC8BF"/>
    <w:rsid w:val="5321695B"/>
    <w:rsid w:val="532B7A45"/>
    <w:rsid w:val="53369E12"/>
    <w:rsid w:val="5340D584"/>
    <w:rsid w:val="535E1AF7"/>
    <w:rsid w:val="537AA3D3"/>
    <w:rsid w:val="538291EC"/>
    <w:rsid w:val="547525D4"/>
    <w:rsid w:val="54EF8E10"/>
    <w:rsid w:val="55A4AE01"/>
    <w:rsid w:val="55D73DAC"/>
    <w:rsid w:val="562D5691"/>
    <w:rsid w:val="565EDCEE"/>
    <w:rsid w:val="56AECC8B"/>
    <w:rsid w:val="56C76170"/>
    <w:rsid w:val="56CED6E2"/>
    <w:rsid w:val="56D2327F"/>
    <w:rsid w:val="58627E92"/>
    <w:rsid w:val="58855758"/>
    <w:rsid w:val="59074DB5"/>
    <w:rsid w:val="59227EF7"/>
    <w:rsid w:val="594CB244"/>
    <w:rsid w:val="5A67A993"/>
    <w:rsid w:val="5A951BE3"/>
    <w:rsid w:val="5AB2E3A8"/>
    <w:rsid w:val="5AB84872"/>
    <w:rsid w:val="5AF184C6"/>
    <w:rsid w:val="5B9C50BC"/>
    <w:rsid w:val="5BEB7085"/>
    <w:rsid w:val="5BFAE33F"/>
    <w:rsid w:val="5C7E6FD8"/>
    <w:rsid w:val="5C8436C5"/>
    <w:rsid w:val="5CB40FE2"/>
    <w:rsid w:val="5CFF576C"/>
    <w:rsid w:val="5D9FFE34"/>
    <w:rsid w:val="5DA74639"/>
    <w:rsid w:val="5E1912A0"/>
    <w:rsid w:val="5E20A9BA"/>
    <w:rsid w:val="5E67C2B6"/>
    <w:rsid w:val="5ECE074F"/>
    <w:rsid w:val="5EF41A15"/>
    <w:rsid w:val="5F0D95EA"/>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D250CD"/>
    <w:rsid w:val="65010F14"/>
    <w:rsid w:val="6518F81A"/>
    <w:rsid w:val="666BD345"/>
    <w:rsid w:val="669CEF20"/>
    <w:rsid w:val="66A633E4"/>
    <w:rsid w:val="67DFA3BA"/>
    <w:rsid w:val="67F0C6D2"/>
    <w:rsid w:val="680DAF23"/>
    <w:rsid w:val="68614D6E"/>
    <w:rsid w:val="68808865"/>
    <w:rsid w:val="68808D58"/>
    <w:rsid w:val="6893228E"/>
    <w:rsid w:val="6A133047"/>
    <w:rsid w:val="6A6DFE81"/>
    <w:rsid w:val="6AD6AB17"/>
    <w:rsid w:val="6B3E06C9"/>
    <w:rsid w:val="6B3EC1E0"/>
    <w:rsid w:val="6B504DE3"/>
    <w:rsid w:val="6BB6C489"/>
    <w:rsid w:val="6BD70F4E"/>
    <w:rsid w:val="6C1C72D2"/>
    <w:rsid w:val="6C44074E"/>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230F2AB"/>
    <w:rsid w:val="72382631"/>
    <w:rsid w:val="725BF6BA"/>
    <w:rsid w:val="72A3DC6E"/>
    <w:rsid w:val="73C31262"/>
    <w:rsid w:val="7423C7FB"/>
    <w:rsid w:val="74488AFE"/>
    <w:rsid w:val="754028FC"/>
    <w:rsid w:val="759DF700"/>
    <w:rsid w:val="7629698B"/>
    <w:rsid w:val="7651762B"/>
    <w:rsid w:val="7698F304"/>
    <w:rsid w:val="769B55B3"/>
    <w:rsid w:val="770362C5"/>
    <w:rsid w:val="77350782"/>
    <w:rsid w:val="774C9282"/>
    <w:rsid w:val="778C0034"/>
    <w:rsid w:val="77A1BFBF"/>
    <w:rsid w:val="77BE2583"/>
    <w:rsid w:val="77BEF50D"/>
    <w:rsid w:val="7822C208"/>
    <w:rsid w:val="784DF5C4"/>
    <w:rsid w:val="7850CD5E"/>
    <w:rsid w:val="7869C246"/>
    <w:rsid w:val="78907A33"/>
    <w:rsid w:val="79069E1F"/>
    <w:rsid w:val="791CE57E"/>
    <w:rsid w:val="7954E1D3"/>
    <w:rsid w:val="797E0A33"/>
    <w:rsid w:val="79ACC80C"/>
    <w:rsid w:val="79C07E46"/>
    <w:rsid w:val="79EB2D8B"/>
    <w:rsid w:val="79FFD401"/>
    <w:rsid w:val="7A24EF7D"/>
    <w:rsid w:val="7A6BCB7E"/>
    <w:rsid w:val="7A6DF738"/>
    <w:rsid w:val="7A90E628"/>
    <w:rsid w:val="7ADF7F96"/>
    <w:rsid w:val="7B0054E8"/>
    <w:rsid w:val="7B3AA511"/>
    <w:rsid w:val="7B491565"/>
    <w:rsid w:val="7B5C0773"/>
    <w:rsid w:val="7BA36AEA"/>
    <w:rsid w:val="7BD48D23"/>
    <w:rsid w:val="7C07F99A"/>
    <w:rsid w:val="7C15E5B7"/>
    <w:rsid w:val="7C2D853F"/>
    <w:rsid w:val="7C58FE17"/>
    <w:rsid w:val="7CAE7CF2"/>
    <w:rsid w:val="7CB48293"/>
    <w:rsid w:val="7D863F26"/>
    <w:rsid w:val="7E25DFB2"/>
    <w:rsid w:val="7E4A0A7C"/>
    <w:rsid w:val="7E6DB1CC"/>
    <w:rsid w:val="7E74E31D"/>
    <w:rsid w:val="7E986D35"/>
    <w:rsid w:val="7EB4F6F9"/>
    <w:rsid w:val="7F815E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516"/>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DD468E"/>
    <w:rPr>
      <w:rFonts w:asciiTheme="majorHAnsi" w:eastAsia="Calibri" w:hAnsiTheme="majorHAnsi" w:cs="Calibri"/>
      <w:b/>
      <w:bCs/>
      <w:color w:val="000000" w:themeColor="text1"/>
      <w:kern w:val="0"/>
      <w:sz w:val="28"/>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12632</Words>
  <Characters>72004</Characters>
  <Application>Microsoft Office Word</Application>
  <DocSecurity>0</DocSecurity>
  <Lines>600</Lines>
  <Paragraphs>168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84468</CharactersWithSpaces>
  <SharedDoc>false</SharedDoc>
  <HLinks>
    <vt:vector size="12" baseType="variant">
      <vt:variant>
        <vt:i4>6094925</vt:i4>
      </vt:variant>
      <vt:variant>
        <vt:i4>33</vt:i4>
      </vt:variant>
      <vt:variant>
        <vt:i4>0</vt:i4>
      </vt:variant>
      <vt:variant>
        <vt:i4>5</vt:i4>
      </vt:variant>
      <vt:variant>
        <vt:lpwstr>https://libguides.nus.edu.sg/c.php?g=145717&amp;p=2470589</vt:lpwstr>
      </vt:variant>
      <vt:variant>
        <vt:lpwstr/>
      </vt:variant>
      <vt:variant>
        <vt:i4>327748</vt:i4>
      </vt:variant>
      <vt:variant>
        <vt:i4>30</vt:i4>
      </vt:variant>
      <vt:variant>
        <vt:i4>0</vt:i4>
      </vt:variant>
      <vt:variant>
        <vt:i4>5</vt:i4>
      </vt:variant>
      <vt:variant>
        <vt:lpwstr>https://www.elsevier.com/products/scopus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3</cp:revision>
  <dcterms:created xsi:type="dcterms:W3CDTF">2026-04-10T04:34:00Z</dcterms:created>
  <dcterms:modified xsi:type="dcterms:W3CDTF">2026-04-10T04:34:00Z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id="BJcDjMWO"/&gt;&lt;style id="http://www.zotero.org/styles/annals-of-surgery" hasBibliography="1" bibliographyStyleHasBeenSet="1"/&gt;&lt;prefs&gt;&lt;pref name="fieldType" value="Field"/&gt;&lt;/prefs&gt;&lt;/data&gt;</vt:lpwstr>
  </property>
  <property fmtid="{D5CDD505-2E9C-101B-9397-08002B2CF9AE}" pid="3" name="ZOTERO_PREF_2">
    <vt:lpwstr/>
  </property>
</Properties>
</file>