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9D07A" w14:textId="06D3FBBF" w:rsidR="00F709D4" w:rsidRPr="00AA067F" w:rsidRDefault="00F3169C" w:rsidP="00F3169C">
      <w:pPr>
        <w:pStyle w:val="Title"/>
        <w:jc w:val="left"/>
      </w:pPr>
      <w:r>
        <w:t xml:space="preserve">Getting to the Root of the Problem: </w:t>
      </w:r>
      <w:r w:rsidR="00F709D4">
        <w:t xml:space="preserve">Surgical </w:t>
      </w:r>
      <w:r w:rsidR="00896A19">
        <w:t xml:space="preserve">Randomized Controlled Trials </w:t>
      </w:r>
      <w:r w:rsidR="00F709D4">
        <w:t>Are Poorly Designed Preventing Conclusive Decision Making</w:t>
      </w:r>
    </w:p>
    <w:p w14:paraId="37503DFD" w14:textId="00A40F3D" w:rsidR="00273C22" w:rsidRPr="00AA067F" w:rsidRDefault="00203336" w:rsidP="00BB4931">
      <w:pPr>
        <w:spacing w:line="480" w:lineRule="auto"/>
        <w:rPr>
          <w:rFonts w:cs="Calibri"/>
          <w:color w:val="000000" w:themeColor="text1"/>
        </w:rPr>
      </w:pPr>
      <w:r w:rsidRPr="7052A300">
        <w:rPr>
          <w:rFonts w:eastAsia="Times New Roman" w:cs="Calibri"/>
          <w:color w:val="000000" w:themeColor="text1"/>
        </w:rPr>
        <w:t>Joana Rodrigues Ribeiro</w:t>
      </w:r>
      <w:r w:rsidR="004753FE" w:rsidRPr="7052A300">
        <w:rPr>
          <w:rFonts w:eastAsia="Times New Roman" w:cs="Calibri"/>
          <w:color w:val="000000" w:themeColor="text1"/>
        </w:rPr>
        <w:t>, M</w:t>
      </w:r>
      <w:r w:rsidR="00EB64AC" w:rsidRPr="7052A300">
        <w:rPr>
          <w:rFonts w:eastAsia="Times New Roman" w:cs="Calibri"/>
          <w:color w:val="000000" w:themeColor="text1"/>
        </w:rPr>
        <w:t>D</w:t>
      </w:r>
      <w:r w:rsidRPr="7052A300">
        <w:rPr>
          <w:rFonts w:eastAsia="Times New Roman" w:cs="Calibri"/>
          <w:color w:val="000000" w:themeColor="text1"/>
          <w:vertAlign w:val="superscript"/>
        </w:rPr>
        <w:t>1</w:t>
      </w:r>
      <w:r w:rsidR="006D3C03" w:rsidRPr="7052A300">
        <w:rPr>
          <w:rFonts w:eastAsia="Times New Roman" w:cs="Calibri"/>
          <w:color w:val="000000" w:themeColor="text1"/>
          <w:vertAlign w:val="superscript"/>
        </w:rPr>
        <w:t>,2</w:t>
      </w:r>
      <w:r w:rsidR="0A171A1B" w:rsidRPr="7052A300">
        <w:rPr>
          <w:rFonts w:eastAsia="Times New Roman" w:cs="Calibri"/>
          <w:color w:val="000000" w:themeColor="text1"/>
        </w:rPr>
        <w:t>;</w:t>
      </w:r>
      <w:r w:rsidR="00FE58D2" w:rsidRPr="7052A300">
        <w:rPr>
          <w:rFonts w:eastAsia="Times New Roman" w:cs="Calibri"/>
          <w:color w:val="000000" w:themeColor="text1"/>
        </w:rPr>
        <w:t xml:space="preserve"> Milo Alan Puhan, MD, PhD</w:t>
      </w:r>
      <w:r w:rsidR="00FE58D2" w:rsidRPr="7052A300">
        <w:rPr>
          <w:rFonts w:eastAsia="Times New Roman" w:cs="Calibri"/>
          <w:color w:val="000000" w:themeColor="text1"/>
          <w:vertAlign w:val="superscript"/>
        </w:rPr>
        <w:t>1,2,</w:t>
      </w:r>
      <w:r w:rsidR="00FE58D2" w:rsidRPr="7052A300">
        <w:rPr>
          <w:rFonts w:cs="Calibri"/>
          <w:b/>
          <w:color w:val="000000" w:themeColor="text1"/>
        </w:rPr>
        <w:t xml:space="preserve"> </w:t>
      </w:r>
      <w:r w:rsidR="00FE58D2">
        <w:rPr>
          <w:noProof/>
        </w:rPr>
        <w:drawing>
          <wp:inline distT="0" distB="0" distL="0" distR="0" wp14:anchorId="68655204" wp14:editId="60676975">
            <wp:extent cx="166370" cy="166370"/>
            <wp:effectExtent l="0" t="0" r="5080" b="5080"/>
            <wp:docPr id="4752363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0A171A1B" w:rsidRPr="7052A300">
        <w:rPr>
          <w:rFonts w:eastAsia="Times New Roman" w:cs="Calibri"/>
          <w:color w:val="000000" w:themeColor="text1"/>
        </w:rPr>
        <w:t>;</w:t>
      </w:r>
      <w:r w:rsidRPr="7052A300">
        <w:rPr>
          <w:rFonts w:eastAsia="Times New Roman" w:cs="Calibri"/>
          <w:color w:val="000000" w:themeColor="text1"/>
        </w:rPr>
        <w:t xml:space="preserve"> </w:t>
      </w:r>
      <w:r w:rsidR="00906A04" w:rsidRPr="7052A300">
        <w:rPr>
          <w:rFonts w:eastAsia="Times New Roman" w:cs="Calibri"/>
          <w:color w:val="000000" w:themeColor="text1"/>
        </w:rPr>
        <w:t xml:space="preserve">Juliette </w:t>
      </w:r>
      <w:r w:rsidR="7E74E31D" w:rsidRPr="7052A300">
        <w:rPr>
          <w:rFonts w:eastAsia="Times New Roman" w:cs="Calibri"/>
          <w:color w:val="000000" w:themeColor="text1"/>
        </w:rPr>
        <w:t>Preisig, MSc</w:t>
      </w:r>
      <w:r w:rsidR="38475B20" w:rsidRPr="7052A300">
        <w:rPr>
          <w:rFonts w:eastAsia="Times New Roman" w:cs="Calibri"/>
          <w:color w:val="000000" w:themeColor="text1"/>
          <w:vertAlign w:val="superscript"/>
        </w:rPr>
        <w:t>1</w:t>
      </w:r>
      <w:r w:rsidR="00906A04" w:rsidRPr="7052A300">
        <w:rPr>
          <w:rFonts w:eastAsia="Times New Roman" w:cs="Calibri"/>
          <w:color w:val="000000" w:themeColor="text1"/>
        </w:rPr>
        <w:t xml:space="preserve">; </w:t>
      </w:r>
      <w:r w:rsidR="00F709D4" w:rsidRPr="7052A300">
        <w:rPr>
          <w:rFonts w:eastAsia="Times New Roman" w:cs="Calibri"/>
          <w:color w:val="000000" w:themeColor="text1"/>
        </w:rPr>
        <w:t>Matthias Pfister, MD</w:t>
      </w:r>
      <w:r w:rsidR="00F709D4" w:rsidRPr="7052A300">
        <w:rPr>
          <w:rFonts w:eastAsia="Times New Roman" w:cs="Calibri"/>
          <w:color w:val="000000" w:themeColor="text1"/>
          <w:vertAlign w:val="superscript"/>
        </w:rPr>
        <w:t>2,</w:t>
      </w:r>
      <w:r w:rsidR="008806AE" w:rsidRPr="7052A300">
        <w:rPr>
          <w:rFonts w:eastAsia="Times New Roman" w:cs="Calibri"/>
          <w:color w:val="000000" w:themeColor="text1"/>
          <w:vertAlign w:val="superscript"/>
        </w:rPr>
        <w:t>3</w:t>
      </w:r>
      <w:ins w:id="0" w:author="fariba abbassi" w:date="2026-04-07T10:21:00Z" w16du:dateUtc="2026-04-07T08:21:00Z">
        <w:r w:rsidR="00C867C9">
          <w:rPr>
            <w:rFonts w:eastAsia="Times New Roman" w:cs="Calibri"/>
            <w:color w:val="000000" w:themeColor="text1"/>
            <w:vertAlign w:val="superscript"/>
          </w:rPr>
          <w:t>,4</w:t>
        </w:r>
      </w:ins>
      <w:r w:rsidR="00F709D4" w:rsidRPr="7052A300">
        <w:rPr>
          <w:rFonts w:eastAsia="Times New Roman" w:cs="Calibri"/>
          <w:color w:val="000000" w:themeColor="text1"/>
        </w:rPr>
        <w:t xml:space="preserve">; </w:t>
      </w:r>
      <w:r w:rsidR="006D3C03" w:rsidRPr="7052A300">
        <w:rPr>
          <w:rFonts w:eastAsia="Times New Roman" w:cs="Calibri"/>
          <w:color w:val="000000" w:themeColor="text1"/>
        </w:rPr>
        <w:t>Pierre-Alain Clavien</w:t>
      </w:r>
      <w:r w:rsidR="00273C22" w:rsidRPr="7052A300">
        <w:rPr>
          <w:rFonts w:eastAsia="Times New Roman" w:cs="Calibri"/>
          <w:color w:val="000000" w:themeColor="text1"/>
        </w:rPr>
        <w:t>, MD, PhD</w:t>
      </w:r>
      <w:r w:rsidR="00273C22" w:rsidRPr="7052A300">
        <w:rPr>
          <w:rFonts w:eastAsia="Times New Roman" w:cs="Calibri"/>
          <w:color w:val="000000" w:themeColor="text1"/>
          <w:vertAlign w:val="superscript"/>
        </w:rPr>
        <w:t xml:space="preserve"> </w:t>
      </w:r>
      <w:r w:rsidR="006F6E6E" w:rsidRPr="7052A300">
        <w:rPr>
          <w:rFonts w:eastAsia="Times New Roman" w:cs="Calibri"/>
          <w:color w:val="000000" w:themeColor="text1"/>
          <w:vertAlign w:val="superscript"/>
        </w:rPr>
        <w:t>2</w:t>
      </w:r>
      <w:r w:rsidR="00BB5B1F" w:rsidRPr="7052A300">
        <w:rPr>
          <w:rFonts w:eastAsia="Times New Roman" w:cs="Calibri"/>
          <w:color w:val="000000" w:themeColor="text1"/>
          <w:vertAlign w:val="superscript"/>
        </w:rPr>
        <w:t>,</w:t>
      </w:r>
      <w:r w:rsidR="00C2377A">
        <w:rPr>
          <w:rFonts w:eastAsia="Times New Roman" w:cs="Calibri"/>
          <w:color w:val="000000" w:themeColor="text1"/>
          <w:vertAlign w:val="superscript"/>
        </w:rPr>
        <w:t>3</w:t>
      </w:r>
      <w:r w:rsidR="12588DAE" w:rsidRPr="7052A300">
        <w:rPr>
          <w:rFonts w:eastAsia="Times New Roman" w:cs="Calibri"/>
          <w:color w:val="000000" w:themeColor="text1"/>
          <w:vertAlign w:val="superscript"/>
        </w:rPr>
        <w:t>,</w:t>
      </w:r>
      <w:r w:rsidR="00F709D4">
        <w:rPr>
          <w:noProof/>
        </w:rPr>
        <w:drawing>
          <wp:inline distT="0" distB="0" distL="0" distR="0" wp14:anchorId="177E53B7" wp14:editId="7A45A1A4">
            <wp:extent cx="166370" cy="166370"/>
            <wp:effectExtent l="0" t="0" r="5080" b="5080"/>
            <wp:docPr id="123553899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04709E0C" w:rsidRPr="7052A300">
        <w:rPr>
          <w:rFonts w:eastAsia="Times New Roman" w:cs="Calibri"/>
          <w:color w:val="000000" w:themeColor="text1"/>
          <w:vertAlign w:val="superscript"/>
        </w:rPr>
        <w:t>,</w:t>
      </w:r>
      <w:r w:rsidR="04709E0C" w:rsidRPr="7052A300">
        <w:rPr>
          <w:rFonts w:eastAsia="Times New Roman" w:cs="Calibri"/>
          <w:color w:val="000000" w:themeColor="text1"/>
        </w:rPr>
        <w:t>*</w:t>
      </w:r>
      <w:r w:rsidR="0A171A1B" w:rsidRPr="7052A300">
        <w:rPr>
          <w:rFonts w:eastAsia="Times New Roman" w:cs="Calibri"/>
          <w:color w:val="000000" w:themeColor="text1"/>
        </w:rPr>
        <w:t>;</w:t>
      </w:r>
      <w:r w:rsidR="006D3C03" w:rsidRPr="7052A300">
        <w:rPr>
          <w:rFonts w:eastAsia="Times New Roman" w:cs="Calibri"/>
          <w:color w:val="000000" w:themeColor="text1"/>
        </w:rPr>
        <w:t xml:space="preserve"> </w:t>
      </w:r>
      <w:r w:rsidR="00FE58D2" w:rsidRPr="7052A300">
        <w:rPr>
          <w:rFonts w:eastAsia="Times New Roman" w:cs="Calibri"/>
          <w:color w:val="000000" w:themeColor="text1"/>
        </w:rPr>
        <w:t>Fariba Abbassi, MD, PhD</w:t>
      </w:r>
      <w:r w:rsidR="00C2377A">
        <w:rPr>
          <w:rStyle w:val="FootnoteReference"/>
          <w:rFonts w:eastAsia="Times New Roman" w:cs="Calibri"/>
          <w:color w:val="000000" w:themeColor="text1"/>
        </w:rPr>
        <w:footnoteReference w:id="1"/>
      </w:r>
      <w:r w:rsidR="39C09665" w:rsidRPr="7052A300">
        <w:rPr>
          <w:rFonts w:eastAsia="Times New Roman" w:cs="Calibri"/>
          <w:color w:val="000000" w:themeColor="text1"/>
          <w:vertAlign w:val="superscript"/>
        </w:rPr>
        <w:t>,</w:t>
      </w:r>
      <w:r w:rsidR="00C2377A">
        <w:rPr>
          <w:rFonts w:eastAsia="Times New Roman" w:cs="Calibri"/>
          <w:color w:val="000000" w:themeColor="text1"/>
          <w:vertAlign w:val="superscript"/>
        </w:rPr>
        <w:t>2,</w:t>
      </w:r>
      <w:ins w:id="1" w:author="fariba abbassi" w:date="2026-04-07T10:23:00Z" w16du:dateUtc="2026-04-07T08:23:00Z">
        <w:r w:rsidR="00C867C9">
          <w:rPr>
            <w:rFonts w:eastAsia="Times New Roman" w:cs="Calibri"/>
            <w:color w:val="000000" w:themeColor="text1"/>
            <w:vertAlign w:val="superscript"/>
          </w:rPr>
          <w:t>5</w:t>
        </w:r>
      </w:ins>
      <w:r w:rsidR="00906A04" w:rsidRPr="7052A300">
        <w:rPr>
          <w:rFonts w:eastAsia="Times New Roman" w:cs="Calibri"/>
          <w:color w:val="000000" w:themeColor="text1"/>
          <w:vertAlign w:val="superscript"/>
        </w:rPr>
        <w:t xml:space="preserve"> </w:t>
      </w:r>
      <w:r w:rsidR="00906A04" w:rsidRPr="7052A300">
        <w:rPr>
          <w:rFonts w:eastAsia="Times New Roman" w:cs="Calibri"/>
          <w:color w:val="000000" w:themeColor="text1"/>
        </w:rPr>
        <w:t>*</w:t>
      </w:r>
    </w:p>
    <w:p w14:paraId="19FDEDE3" w14:textId="77777777" w:rsidR="00203336" w:rsidRPr="00AA067F" w:rsidRDefault="00203336" w:rsidP="00BB4931">
      <w:pPr>
        <w:rPr>
          <w:rFonts w:cs="Calibri"/>
          <w:color w:val="000000" w:themeColor="text1"/>
        </w:rPr>
      </w:pPr>
    </w:p>
    <w:p w14:paraId="3D9BEDA3" w14:textId="51D3E44B" w:rsidR="00203336" w:rsidRPr="00AA067F" w:rsidRDefault="00203336" w:rsidP="00BB4931">
      <w:pPr>
        <w:rPr>
          <w:rFonts w:cs="Calibri"/>
          <w:color w:val="000000" w:themeColor="text1"/>
        </w:rPr>
      </w:pPr>
      <w:r w:rsidRPr="7052A300">
        <w:rPr>
          <w:rFonts w:cs="Calibri"/>
          <w:color w:val="000000" w:themeColor="text1"/>
          <w:vertAlign w:val="superscript"/>
        </w:rPr>
        <w:t>1)</w:t>
      </w:r>
      <w:r w:rsidR="006D3C03" w:rsidRPr="7052A300">
        <w:rPr>
          <w:rFonts w:cs="Calibri"/>
          <w:color w:val="000000" w:themeColor="text1"/>
        </w:rPr>
        <w:t xml:space="preserve"> Epidemiology, Biostatistics and Prevention Institute</w:t>
      </w:r>
      <w:r w:rsidRPr="7052A300">
        <w:rPr>
          <w:rFonts w:cs="Calibri"/>
          <w:color w:val="000000" w:themeColor="text1"/>
        </w:rPr>
        <w:t xml:space="preserve">, </w:t>
      </w:r>
      <w:r w:rsidR="006D3C03" w:rsidRPr="7052A300">
        <w:rPr>
          <w:rFonts w:cs="Calibri"/>
          <w:color w:val="000000" w:themeColor="text1"/>
        </w:rPr>
        <w:t>University of Zurich,</w:t>
      </w:r>
      <w:r w:rsidRPr="7052A300">
        <w:rPr>
          <w:rFonts w:cs="Calibri"/>
          <w:color w:val="000000" w:themeColor="text1"/>
        </w:rPr>
        <w:t xml:space="preserve"> </w:t>
      </w:r>
      <w:r w:rsidR="00273C22" w:rsidRPr="7052A300">
        <w:rPr>
          <w:rFonts w:cs="Calibri"/>
          <w:color w:val="000000" w:themeColor="text1"/>
        </w:rPr>
        <w:t xml:space="preserve">Zurich, </w:t>
      </w:r>
      <w:r w:rsidRPr="7052A300">
        <w:rPr>
          <w:rFonts w:cs="Calibri"/>
          <w:color w:val="000000" w:themeColor="text1"/>
        </w:rPr>
        <w:t>Switzerland</w:t>
      </w:r>
    </w:p>
    <w:p w14:paraId="0A730852" w14:textId="608E3DA0" w:rsidR="006D3C03" w:rsidRPr="00AA067F" w:rsidRDefault="00203336" w:rsidP="001F61C0">
      <w:pPr>
        <w:rPr>
          <w:rFonts w:cs="Calibri"/>
          <w:color w:val="000000" w:themeColor="text1"/>
        </w:rPr>
      </w:pPr>
      <w:r w:rsidRPr="7052A300">
        <w:rPr>
          <w:rFonts w:cs="Calibri"/>
          <w:color w:val="000000" w:themeColor="text1"/>
          <w:vertAlign w:val="superscript"/>
        </w:rPr>
        <w:t>2)</w:t>
      </w:r>
      <w:r w:rsidR="006D3C03" w:rsidRPr="7052A300">
        <w:rPr>
          <w:rFonts w:cs="Calibri"/>
          <w:color w:val="000000" w:themeColor="text1"/>
        </w:rPr>
        <w:t xml:space="preserve"> Hub for Translational Research and Liver/GI Health, </w:t>
      </w:r>
      <w:r w:rsidR="009236F0">
        <w:rPr>
          <w:rFonts w:cs="Calibri"/>
          <w:color w:val="000000" w:themeColor="text1"/>
        </w:rPr>
        <w:t xml:space="preserve">University of Zurich, ETH Zurich, and </w:t>
      </w:r>
      <w:r w:rsidR="001F61C0">
        <w:rPr>
          <w:rFonts w:cs="Calibri"/>
          <w:color w:val="000000" w:themeColor="text1"/>
        </w:rPr>
        <w:t>University of Fribourg, Switzerland</w:t>
      </w:r>
    </w:p>
    <w:p w14:paraId="0001FD6E" w14:textId="5A0BEB84" w:rsidR="00BB5B1F" w:rsidRDefault="00E01778" w:rsidP="00A92ED2">
      <w:pPr>
        <w:rPr>
          <w:ins w:id="2" w:author="fariba abbassi" w:date="2026-04-07T10:21:00Z" w16du:dateUtc="2026-04-07T08:21:00Z"/>
          <w:rFonts w:cs="Calibri"/>
          <w:color w:val="000000" w:themeColor="text1"/>
        </w:rPr>
      </w:pPr>
      <w:r>
        <w:rPr>
          <w:rFonts w:cs="Calibri"/>
          <w:color w:val="000000" w:themeColor="text1"/>
          <w:vertAlign w:val="superscript"/>
        </w:rPr>
        <w:t>3</w:t>
      </w:r>
      <w:r w:rsidR="00BB5B1F" w:rsidRPr="7052A300">
        <w:rPr>
          <w:rFonts w:cs="Calibri"/>
          <w:color w:val="000000" w:themeColor="text1"/>
          <w:vertAlign w:val="superscript"/>
        </w:rPr>
        <w:t>)</w:t>
      </w:r>
      <w:r w:rsidR="00BB5B1F" w:rsidRPr="7052A300">
        <w:rPr>
          <w:rFonts w:cs="Calibri"/>
          <w:color w:val="000000" w:themeColor="text1"/>
        </w:rPr>
        <w:t xml:space="preserve"> Department of Surgery and Transplantation, University of Zurich, </w:t>
      </w:r>
      <w:r w:rsidR="00273C22" w:rsidRPr="7052A300">
        <w:rPr>
          <w:rFonts w:cs="Calibri"/>
          <w:color w:val="000000" w:themeColor="text1"/>
        </w:rPr>
        <w:t xml:space="preserve">Zurich, </w:t>
      </w:r>
      <w:r w:rsidR="00BB5B1F" w:rsidRPr="7052A300">
        <w:rPr>
          <w:rFonts w:cs="Calibri"/>
          <w:color w:val="000000" w:themeColor="text1"/>
        </w:rPr>
        <w:t>Switzerland</w:t>
      </w:r>
    </w:p>
    <w:p w14:paraId="27642105" w14:textId="6E895D69" w:rsidR="00C867C9" w:rsidRDefault="00C867C9" w:rsidP="00A92ED2">
      <w:pPr>
        <w:rPr>
          <w:ins w:id="3" w:author="fariba abbassi" w:date="2026-04-07T10:23:00Z" w16du:dateUtc="2026-04-07T08:23:00Z"/>
          <w:rFonts w:cs="Calibri"/>
          <w:color w:val="000000" w:themeColor="text1"/>
        </w:rPr>
      </w:pPr>
      <w:ins w:id="4" w:author="fariba abbassi" w:date="2026-04-07T10:21:00Z" w16du:dateUtc="2026-04-07T08:21:00Z">
        <w:r>
          <w:rPr>
            <w:rFonts w:cs="Calibri"/>
            <w:color w:val="000000" w:themeColor="text1"/>
          </w:rPr>
          <w:t xml:space="preserve">4) </w:t>
        </w:r>
      </w:ins>
      <w:ins w:id="5" w:author="fariba abbassi" w:date="2026-04-07T10:23:00Z" w16du:dateUtc="2026-04-07T08:23:00Z">
        <w:r>
          <w:rPr>
            <w:rFonts w:cs="Calibri"/>
            <w:color w:val="000000" w:themeColor="text1"/>
          </w:rPr>
          <w:t>Frauenfeld</w:t>
        </w:r>
      </w:ins>
    </w:p>
    <w:p w14:paraId="644DED1E" w14:textId="266CC8CF" w:rsidR="00C867C9" w:rsidRPr="00AA067F" w:rsidRDefault="00C867C9" w:rsidP="00A92ED2">
      <w:pPr>
        <w:rPr>
          <w:rFonts w:cs="Calibri"/>
          <w:color w:val="000000" w:themeColor="text1"/>
        </w:rPr>
      </w:pPr>
      <w:ins w:id="6" w:author="fariba abbassi" w:date="2026-04-07T10:23:00Z" w16du:dateUtc="2026-04-07T08:23:00Z">
        <w:r>
          <w:rPr>
            <w:rFonts w:cs="Calibri"/>
            <w:color w:val="000000" w:themeColor="text1"/>
          </w:rPr>
          <w:t>5) winterthur</w:t>
        </w:r>
      </w:ins>
    </w:p>
    <w:p w14:paraId="36DD10C7" w14:textId="77777777" w:rsidR="00203336" w:rsidRPr="00AA067F" w:rsidRDefault="00203336" w:rsidP="00A92ED2">
      <w:pPr>
        <w:spacing w:line="480" w:lineRule="auto"/>
        <w:rPr>
          <w:rFonts w:cs="Calibri"/>
          <w:color w:val="000000" w:themeColor="text1"/>
        </w:rPr>
      </w:pPr>
    </w:p>
    <w:p w14:paraId="7E727A0C" w14:textId="68F35E3D" w:rsidR="00750BCE" w:rsidRPr="00AA067F" w:rsidRDefault="00750BCE" w:rsidP="00A92ED2">
      <w:pPr>
        <w:rPr>
          <w:rFonts w:cs="Calibri"/>
          <w:color w:val="000000" w:themeColor="text1"/>
        </w:rPr>
      </w:pPr>
      <w:r w:rsidRPr="7052A300">
        <w:rPr>
          <w:rFonts w:eastAsia="Times New Roman" w:cs="Calibri"/>
          <w:color w:val="000000" w:themeColor="text1"/>
        </w:rPr>
        <w:t>*</w:t>
      </w:r>
      <w:r w:rsidR="00E807D3">
        <w:rPr>
          <w:rFonts w:eastAsia="Times New Roman" w:cs="Calibri"/>
          <w:color w:val="000000" w:themeColor="text1"/>
        </w:rPr>
        <w:t>FA</w:t>
      </w:r>
      <w:r w:rsidR="009236F0">
        <w:rPr>
          <w:rFonts w:eastAsia="Times New Roman" w:cs="Calibri"/>
          <w:color w:val="000000" w:themeColor="text1"/>
        </w:rPr>
        <w:t xml:space="preserve"> and PAC</w:t>
      </w:r>
      <w:r w:rsidR="009236F0" w:rsidRPr="7052A300">
        <w:rPr>
          <w:rFonts w:eastAsia="Times New Roman" w:cs="Calibri"/>
          <w:color w:val="000000" w:themeColor="text1"/>
        </w:rPr>
        <w:t xml:space="preserve"> </w:t>
      </w:r>
      <w:r w:rsidRPr="7052A300">
        <w:rPr>
          <w:rFonts w:eastAsia="Times New Roman" w:cs="Calibri"/>
          <w:color w:val="000000" w:themeColor="text1"/>
        </w:rPr>
        <w:t xml:space="preserve">contributed equally as </w:t>
      </w:r>
      <w:r w:rsidR="009236F0">
        <w:rPr>
          <w:rFonts w:eastAsia="Times New Roman" w:cs="Calibri"/>
          <w:color w:val="000000" w:themeColor="text1"/>
        </w:rPr>
        <w:t>senior</w:t>
      </w:r>
      <w:r w:rsidR="009236F0" w:rsidRPr="7052A300">
        <w:rPr>
          <w:rFonts w:eastAsia="Times New Roman" w:cs="Calibri"/>
          <w:color w:val="000000" w:themeColor="text1"/>
        </w:rPr>
        <w:t xml:space="preserve"> </w:t>
      </w:r>
      <w:r w:rsidRPr="7052A300">
        <w:rPr>
          <w:rFonts w:eastAsia="Times New Roman" w:cs="Calibri"/>
          <w:color w:val="000000" w:themeColor="text1"/>
        </w:rPr>
        <w:t>authors.</w:t>
      </w:r>
    </w:p>
    <w:p w14:paraId="59D97949" w14:textId="0E58253F" w:rsidR="00203336" w:rsidRPr="00A92ED2" w:rsidRDefault="774C9282" w:rsidP="00BB5783">
      <w:pPr>
        <w:pStyle w:val="ListParagraph"/>
        <w:ind w:left="142"/>
        <w:rPr>
          <w:rFonts w:ascii="Arial" w:hAnsi="Arial" w:cs="Calibri"/>
          <w:b/>
          <w:color w:val="000000" w:themeColor="text1"/>
        </w:rPr>
      </w:pPr>
      <w:r w:rsidRPr="00A92ED2">
        <w:rPr>
          <w:noProof/>
        </w:rPr>
        <w:drawing>
          <wp:inline distT="0" distB="0" distL="0" distR="0" wp14:anchorId="03D057A0" wp14:editId="1430BAC8">
            <wp:extent cx="166370" cy="166370"/>
            <wp:effectExtent l="0" t="0" r="5080" b="5080"/>
            <wp:docPr id="305123991"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Pr="00A92ED2">
        <w:rPr>
          <w:rFonts w:ascii="Arial" w:hAnsi="Arial" w:cs="Calibri"/>
          <w:b/>
          <w:bCs/>
          <w:color w:val="000000" w:themeColor="text1"/>
        </w:rPr>
        <w:t xml:space="preserve"> </w:t>
      </w:r>
      <w:r w:rsidR="00203336" w:rsidRPr="00A92ED2">
        <w:rPr>
          <w:rFonts w:ascii="Arial" w:hAnsi="Arial" w:cs="Calibri"/>
          <w:b/>
          <w:color w:val="000000" w:themeColor="text1"/>
        </w:rPr>
        <w:t>Correspond</w:t>
      </w:r>
      <w:r w:rsidR="009236F0" w:rsidRPr="00A92ED2">
        <w:rPr>
          <w:rFonts w:ascii="Arial" w:hAnsi="Arial" w:cs="Calibri"/>
          <w:b/>
          <w:color w:val="000000" w:themeColor="text1"/>
        </w:rPr>
        <w:t>ance</w:t>
      </w:r>
      <w:r w:rsidR="00203336" w:rsidRPr="00A92ED2">
        <w:rPr>
          <w:rFonts w:ascii="Arial" w:hAnsi="Arial" w:cs="Calibri"/>
          <w:b/>
          <w:color w:val="000000" w:themeColor="text1"/>
        </w:rPr>
        <w:t>:</w:t>
      </w:r>
      <w:r w:rsidR="00203336" w:rsidRPr="00A92ED2">
        <w:tab/>
      </w:r>
    </w:p>
    <w:tbl>
      <w:tblPr>
        <w:tblStyle w:val="TableGrid"/>
        <w:tblW w:w="9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40"/>
      </w:tblGrid>
      <w:tr w:rsidR="00073C82" w:rsidRPr="00D00040" w14:paraId="7B10E777" w14:textId="77777777" w:rsidTr="00927C6A">
        <w:trPr>
          <w:trHeight w:val="300"/>
        </w:trPr>
        <w:tc>
          <w:tcPr>
            <w:tcW w:w="9640" w:type="dxa"/>
          </w:tcPr>
          <w:p w14:paraId="0601585F" w14:textId="77777777" w:rsidR="00073C82" w:rsidRPr="00D21EB0" w:rsidRDefault="00073C82" w:rsidP="00A92ED2">
            <w:pPr>
              <w:spacing w:before="0" w:after="0"/>
              <w:outlineLvl w:val="0"/>
              <w:rPr>
                <w:rFonts w:cs="Calibri"/>
                <w:color w:val="000000" w:themeColor="text1"/>
                <w:szCs w:val="22"/>
              </w:rPr>
            </w:pPr>
            <w:r w:rsidRPr="00D21EB0">
              <w:rPr>
                <w:rFonts w:cs="Calibri"/>
                <w:color w:val="000000" w:themeColor="text1"/>
                <w:szCs w:val="22"/>
              </w:rPr>
              <w:t>Prof. Pierre-Alain Clavien</w:t>
            </w:r>
          </w:p>
          <w:p w14:paraId="3A6FD636" w14:textId="77777777" w:rsidR="00BB036E" w:rsidRPr="00D21EB0" w:rsidRDefault="00BB036E" w:rsidP="00BB036E">
            <w:pPr>
              <w:spacing w:before="0" w:after="0"/>
              <w:outlineLvl w:val="0"/>
              <w:rPr>
                <w:rFonts w:cs="Calibri"/>
                <w:color w:val="000000" w:themeColor="text1"/>
                <w:szCs w:val="22"/>
              </w:rPr>
            </w:pPr>
            <w:r w:rsidRPr="00D21EB0">
              <w:rPr>
                <w:rFonts w:cs="Calibri"/>
                <w:color w:val="000000" w:themeColor="text1"/>
                <w:szCs w:val="22"/>
              </w:rPr>
              <w:t>Toblerstrasse 51</w:t>
            </w:r>
          </w:p>
          <w:p w14:paraId="123E4030" w14:textId="235C2473" w:rsidR="00BB036E" w:rsidRPr="00D21EB0" w:rsidRDefault="00BB036E" w:rsidP="00A92ED2">
            <w:pPr>
              <w:spacing w:before="0" w:after="0"/>
              <w:outlineLvl w:val="0"/>
              <w:rPr>
                <w:rFonts w:cs="Calibri"/>
                <w:color w:val="000000" w:themeColor="text1"/>
                <w:szCs w:val="22"/>
              </w:rPr>
            </w:pPr>
            <w:r w:rsidRPr="00D21EB0">
              <w:rPr>
                <w:rFonts w:cs="Calibri"/>
                <w:color w:val="000000" w:themeColor="text1"/>
                <w:szCs w:val="22"/>
              </w:rPr>
              <w:t>8044 Zurich, Switzerland</w:t>
            </w:r>
          </w:p>
          <w:p w14:paraId="1C9D50FA" w14:textId="77777777" w:rsidR="00073C82" w:rsidRPr="00A92ED2" w:rsidRDefault="00073C82" w:rsidP="00A92ED2">
            <w:pPr>
              <w:tabs>
                <w:tab w:val="left" w:pos="2970"/>
                <w:tab w:val="left" w:pos="4860"/>
                <w:tab w:val="left" w:pos="5310"/>
              </w:tabs>
              <w:spacing w:before="0" w:after="0"/>
              <w:rPr>
                <w:rFonts w:cs="Calibri"/>
                <w:color w:val="000000" w:themeColor="text1"/>
                <w:szCs w:val="22"/>
                <w:lang w:val="de-CH"/>
              </w:rPr>
            </w:pPr>
            <w:r w:rsidRPr="00A92ED2">
              <w:rPr>
                <w:rFonts w:cs="Calibri"/>
                <w:color w:val="000000" w:themeColor="text1"/>
                <w:szCs w:val="22"/>
                <w:lang w:val="de-CH"/>
              </w:rPr>
              <w:t>clavien@access.uzh.ch</w:t>
            </w:r>
          </w:p>
          <w:p w14:paraId="4804CBF2" w14:textId="24A13672" w:rsidR="00073C82" w:rsidRPr="00AA067F" w:rsidRDefault="00D21EB0" w:rsidP="00BB5783">
            <w:pPr>
              <w:tabs>
                <w:tab w:val="left" w:pos="2970"/>
                <w:tab w:val="left" w:pos="4860"/>
              </w:tabs>
              <w:spacing w:before="0" w:after="0"/>
              <w:rPr>
                <w:rFonts w:cs="Calibri"/>
                <w:color w:val="000000" w:themeColor="text1"/>
                <w:sz w:val="24"/>
              </w:rPr>
            </w:pPr>
            <w:r w:rsidRPr="00D21EB0">
              <w:rPr>
                <w:rFonts w:cs="Calibri"/>
                <w:color w:val="000000" w:themeColor="text1"/>
                <w:szCs w:val="22"/>
              </w:rPr>
              <w:t>+41 43 268 28 80</w:t>
            </w:r>
          </w:p>
        </w:tc>
      </w:tr>
    </w:tbl>
    <w:p w14:paraId="51729638" w14:textId="63BD912E" w:rsidR="00203336" w:rsidRPr="00AA067F" w:rsidRDefault="00203336" w:rsidP="00A92ED2">
      <w:pPr>
        <w:rPr>
          <w:bCs/>
        </w:rPr>
      </w:pPr>
      <w:r w:rsidRPr="7052A300">
        <w:rPr>
          <w:b/>
        </w:rPr>
        <w:t>Financial support and sponsorship</w:t>
      </w:r>
      <w:r>
        <w:t xml:space="preserve">: </w:t>
      </w:r>
      <w:r w:rsidR="00722096">
        <w:t>The authors received no commercial funding for this research. This study is supported by the LGID (Liver and Gastrointestinal Disease) Foundation and FZ-Healthcare Foundation.</w:t>
      </w:r>
    </w:p>
    <w:p w14:paraId="33F9D07D" w14:textId="4E576897" w:rsidR="00203336" w:rsidRPr="00AA067F" w:rsidRDefault="00203336" w:rsidP="00A92ED2">
      <w:r w:rsidRPr="7052A300">
        <w:rPr>
          <w:b/>
        </w:rPr>
        <w:lastRenderedPageBreak/>
        <w:t>Conflict of interest:</w:t>
      </w:r>
      <w:r>
        <w:t xml:space="preserve"> </w:t>
      </w:r>
      <w:r w:rsidR="001C4DED">
        <w:t>The authors declare no conflicts of interest.</w:t>
      </w:r>
    </w:p>
    <w:p w14:paraId="4D1AD1FF" w14:textId="7E2826C1" w:rsidR="00273C22" w:rsidRPr="00AA067F" w:rsidRDefault="00203336" w:rsidP="00A92ED2">
      <w:r w:rsidRPr="7052A300">
        <w:rPr>
          <w:b/>
        </w:rPr>
        <w:t xml:space="preserve">Running head: </w:t>
      </w:r>
      <w:r>
        <w:t xml:space="preserve"> </w:t>
      </w:r>
      <w:r w:rsidR="008712BA">
        <w:t>Meaningful trials in surgery</w:t>
      </w:r>
    </w:p>
    <w:p w14:paraId="3947190E" w14:textId="39F66712" w:rsidR="00273C22" w:rsidRPr="00AA067F" w:rsidRDefault="00273C22" w:rsidP="00A92ED2">
      <w:r w:rsidRPr="7052A300">
        <w:rPr>
          <w:b/>
        </w:rPr>
        <w:t xml:space="preserve">Keywords: </w:t>
      </w:r>
      <w:r w:rsidR="52DE339B">
        <w:t>S</w:t>
      </w:r>
      <w:r w:rsidR="3B644A2A">
        <w:t>urgery</w:t>
      </w:r>
      <w:r w:rsidR="006012AD">
        <w:t>,</w:t>
      </w:r>
      <w:r w:rsidR="006012AD" w:rsidRPr="7052A300">
        <w:rPr>
          <w:b/>
        </w:rPr>
        <w:t xml:space="preserve"> </w:t>
      </w:r>
      <w:r w:rsidR="00C867C9">
        <w:t xml:space="preserve">randomized </w:t>
      </w:r>
      <w:r w:rsidR="52DE339B">
        <w:t>c</w:t>
      </w:r>
      <w:r w:rsidR="3B644A2A">
        <w:t xml:space="preserve">ontrolled </w:t>
      </w:r>
      <w:r w:rsidR="52DE339B">
        <w:t>t</w:t>
      </w:r>
      <w:r w:rsidR="3B644A2A">
        <w:t>rials</w:t>
      </w:r>
      <w:r w:rsidR="006012AD">
        <w:t>,</w:t>
      </w:r>
      <w:r w:rsidR="006012AD" w:rsidRPr="7052A300">
        <w:rPr>
          <w:b/>
        </w:rPr>
        <w:t xml:space="preserve"> </w:t>
      </w:r>
      <w:r w:rsidR="00C867C9">
        <w:t>patient</w:t>
      </w:r>
      <w:r>
        <w:t>-centered research</w:t>
      </w:r>
      <w:r w:rsidR="002C16D8">
        <w:t xml:space="preserve">, </w:t>
      </w:r>
      <w:r w:rsidR="00C867C9">
        <w:t xml:space="preserve">outcomes </w:t>
      </w:r>
      <w:r>
        <w:t>research, </w:t>
      </w:r>
      <w:r w:rsidR="00C867C9">
        <w:t xml:space="preserve">clinical </w:t>
      </w:r>
      <w:r>
        <w:t>relevance, </w:t>
      </w:r>
      <w:r w:rsidR="00C867C9">
        <w:t xml:space="preserve">minimal </w:t>
      </w:r>
      <w:r>
        <w:t>important difference</w:t>
      </w:r>
    </w:p>
    <w:p w14:paraId="1434ED47" w14:textId="77777777" w:rsidR="00273C22" w:rsidRPr="00AA067F" w:rsidRDefault="00273C22" w:rsidP="00A92ED2"/>
    <w:p w14:paraId="5316E7AE" w14:textId="77777777" w:rsidR="008B6FB2" w:rsidRPr="00AA067F" w:rsidRDefault="008B6FB2" w:rsidP="00A92ED2">
      <w:pPr>
        <w:spacing w:before="0" w:after="0"/>
        <w:outlineLvl w:val="0"/>
        <w:rPr>
          <w:rFonts w:cs="Calibri"/>
          <w:color w:val="000000" w:themeColor="text1"/>
        </w:rPr>
      </w:pPr>
    </w:p>
    <w:p w14:paraId="61D625B1" w14:textId="77777777" w:rsidR="008B6FB2" w:rsidRPr="00AA067F" w:rsidRDefault="008B6FB2" w:rsidP="00A92ED2">
      <w:pPr>
        <w:spacing w:before="0" w:after="0" w:line="480" w:lineRule="auto"/>
        <w:outlineLvl w:val="0"/>
        <w:rPr>
          <w:rFonts w:cs="Calibri"/>
          <w:color w:val="000000" w:themeColor="text1"/>
        </w:rPr>
      </w:pPr>
    </w:p>
    <w:p w14:paraId="6B41AC8A" w14:textId="0432E311" w:rsidR="001C4DED" w:rsidRPr="00AA067F" w:rsidRDefault="001C4DED" w:rsidP="00A92ED2">
      <w:pPr>
        <w:spacing w:before="0" w:after="0" w:line="480" w:lineRule="auto"/>
        <w:outlineLvl w:val="0"/>
        <w:rPr>
          <w:rFonts w:eastAsiaTheme="majorEastAsia" w:cs="Calibri"/>
          <w:b/>
          <w:color w:val="000000" w:themeColor="text1"/>
          <w:kern w:val="0"/>
          <w14:ligatures w14:val="none"/>
        </w:rPr>
      </w:pPr>
      <w:bookmarkStart w:id="7" w:name="_Toc398110525"/>
      <w:r w:rsidRPr="7052A300">
        <w:rPr>
          <w:rFonts w:cs="Calibri"/>
          <w:color w:val="000000" w:themeColor="text1"/>
        </w:rPr>
        <w:br w:type="page"/>
      </w:r>
    </w:p>
    <w:p w14:paraId="632B95A0" w14:textId="0F15CA67" w:rsidR="00324894" w:rsidRPr="004B1C6A" w:rsidRDefault="0BF8D7BD" w:rsidP="00BB5783">
      <w:pPr>
        <w:pStyle w:val="Titre11"/>
        <w:rPr>
          <w:highlight w:val="yellow"/>
          <w:lang w:val="en-US"/>
        </w:rPr>
      </w:pPr>
      <w:r w:rsidRPr="004B1C6A">
        <w:rPr>
          <w:lang w:val="en-US"/>
        </w:rPr>
        <w:lastRenderedPageBreak/>
        <w:t>ABSTRACT</w:t>
      </w:r>
    </w:p>
    <w:p w14:paraId="43275ECB" w14:textId="40841BF8" w:rsidR="00D96158" w:rsidRPr="00AA067F" w:rsidRDefault="00324894" w:rsidP="004B1C6A">
      <w:pPr>
        <w:spacing w:line="480" w:lineRule="auto"/>
        <w:rPr>
          <w:rFonts w:cs="Calibri"/>
          <w:color w:val="000000" w:themeColor="text1"/>
        </w:rPr>
      </w:pPr>
      <w:commentRangeStart w:id="8"/>
      <w:r w:rsidRPr="7052A300">
        <w:rPr>
          <w:rFonts w:cs="Calibri"/>
          <w:b/>
          <w:color w:val="000000" w:themeColor="text1"/>
        </w:rPr>
        <w:t>Objective:</w:t>
      </w:r>
      <w:r w:rsidRPr="7052A300">
        <w:rPr>
          <w:rFonts w:cs="Calibri"/>
          <w:color w:val="000000" w:themeColor="text1"/>
        </w:rPr>
        <w:t xml:space="preserve"> </w:t>
      </w:r>
      <w:r w:rsidR="00D96158" w:rsidRPr="7052A300">
        <w:rPr>
          <w:rFonts w:cs="Calibri"/>
          <w:color w:val="000000" w:themeColor="text1"/>
        </w:rPr>
        <w:t xml:space="preserve">To examine the extent to which </w:t>
      </w:r>
      <w:r w:rsidR="4B47007C" w:rsidRPr="7052A300">
        <w:rPr>
          <w:rFonts w:cs="Calibri"/>
          <w:color w:val="000000" w:themeColor="text1"/>
        </w:rPr>
        <w:t xml:space="preserve">contemporary </w:t>
      </w:r>
      <w:r w:rsidR="005A035A" w:rsidRPr="7052A300">
        <w:rPr>
          <w:rFonts w:cs="Calibri"/>
          <w:color w:val="000000" w:themeColor="text1"/>
        </w:rPr>
        <w:t xml:space="preserve">surgical randomized controlled trials (RCTs) incorporate core elements </w:t>
      </w:r>
      <w:r w:rsidR="704E9D18" w:rsidRPr="7052A300">
        <w:rPr>
          <w:rFonts w:cs="Calibri"/>
          <w:color w:val="000000" w:themeColor="text1"/>
        </w:rPr>
        <w:t xml:space="preserve">required </w:t>
      </w:r>
      <w:r w:rsidR="005A035A" w:rsidRPr="7052A300">
        <w:rPr>
          <w:rFonts w:cs="Calibri"/>
          <w:color w:val="000000" w:themeColor="text1"/>
        </w:rPr>
        <w:t xml:space="preserve">to </w:t>
      </w:r>
      <w:r w:rsidR="1586F7DA" w:rsidRPr="7052A300">
        <w:rPr>
          <w:rFonts w:cs="Calibri"/>
          <w:color w:val="000000" w:themeColor="text1"/>
        </w:rPr>
        <w:t xml:space="preserve">meaningfully inform </w:t>
      </w:r>
      <w:r w:rsidR="005A035A" w:rsidRPr="7052A300">
        <w:rPr>
          <w:rFonts w:cs="Calibri"/>
          <w:color w:val="000000" w:themeColor="text1"/>
        </w:rPr>
        <w:t>clinical practice.</w:t>
      </w:r>
    </w:p>
    <w:p w14:paraId="321EF936" w14:textId="7827024B" w:rsidR="00D96158" w:rsidRPr="00AA067F" w:rsidRDefault="00D96158" w:rsidP="004B1C6A">
      <w:pPr>
        <w:spacing w:line="480" w:lineRule="auto"/>
        <w:rPr>
          <w:rFonts w:cs="Calibri"/>
          <w:color w:val="000000" w:themeColor="text1"/>
        </w:rPr>
      </w:pPr>
      <w:r w:rsidRPr="7052A300">
        <w:rPr>
          <w:rFonts w:cs="Calibri"/>
          <w:b/>
          <w:color w:val="000000" w:themeColor="text1"/>
        </w:rPr>
        <w:t>Summary Background Data:</w:t>
      </w:r>
      <w:r w:rsidRPr="7052A300">
        <w:rPr>
          <w:rFonts w:cs="Calibri"/>
          <w:color w:val="000000" w:themeColor="text1"/>
        </w:rPr>
        <w:t xml:space="preserve"> </w:t>
      </w:r>
      <w:r w:rsidRPr="0010610F">
        <w:rPr>
          <w:rFonts w:cs="Calibri"/>
          <w:color w:val="000000" w:themeColor="text1"/>
        </w:rPr>
        <w:t>Surgical</w:t>
      </w:r>
      <w:r w:rsidR="005A035A" w:rsidRPr="0010610F">
        <w:rPr>
          <w:rFonts w:cs="Calibri"/>
          <w:color w:val="000000" w:themeColor="text1"/>
        </w:rPr>
        <w:t xml:space="preserve"> </w:t>
      </w:r>
      <w:r w:rsidRPr="0010610F">
        <w:rPr>
          <w:rFonts w:cs="Calibri"/>
          <w:color w:val="000000" w:themeColor="text1"/>
        </w:rPr>
        <w:t xml:space="preserve">RCTs are often reported incompletely </w:t>
      </w:r>
      <w:r w:rsidR="005A035A" w:rsidRPr="0010610F">
        <w:rPr>
          <w:rFonts w:cs="Calibri"/>
          <w:color w:val="000000" w:themeColor="text1"/>
        </w:rPr>
        <w:t xml:space="preserve">and fail to </w:t>
      </w:r>
      <w:r w:rsidR="00E97DE2" w:rsidRPr="0010610F">
        <w:rPr>
          <w:rFonts w:cs="Calibri"/>
          <w:color w:val="000000" w:themeColor="text1"/>
        </w:rPr>
        <w:t xml:space="preserve">convey </w:t>
      </w:r>
      <w:r w:rsidR="005A035A" w:rsidRPr="0010610F">
        <w:rPr>
          <w:rFonts w:cs="Calibri"/>
          <w:color w:val="000000" w:themeColor="text1"/>
        </w:rPr>
        <w:t>clinically relevant results</w:t>
      </w:r>
      <w:r w:rsidRPr="0010610F">
        <w:rPr>
          <w:rFonts w:cs="Calibri"/>
          <w:color w:val="000000" w:themeColor="text1"/>
        </w:rPr>
        <w:t xml:space="preserve">. </w:t>
      </w:r>
      <w:r w:rsidR="5A951BE3" w:rsidRPr="0010610F">
        <w:rPr>
          <w:rFonts w:cs="Calibri"/>
          <w:color w:val="000000" w:themeColor="text1"/>
        </w:rPr>
        <w:t>We hypothesize</w:t>
      </w:r>
      <w:r w:rsidR="23C24192" w:rsidRPr="0010610F">
        <w:rPr>
          <w:rFonts w:cs="Calibri"/>
          <w:color w:val="000000" w:themeColor="text1"/>
        </w:rPr>
        <w:t>d</w:t>
      </w:r>
      <w:r w:rsidRPr="0010610F">
        <w:rPr>
          <w:rFonts w:cs="Calibri"/>
          <w:color w:val="000000" w:themeColor="text1"/>
        </w:rPr>
        <w:t xml:space="preserve"> </w:t>
      </w:r>
      <w:r w:rsidR="00E97DE2" w:rsidRPr="0010610F">
        <w:rPr>
          <w:rFonts w:cs="Calibri"/>
          <w:color w:val="000000" w:themeColor="text1"/>
        </w:rPr>
        <w:t xml:space="preserve">that these </w:t>
      </w:r>
      <w:del w:id="9" w:author="fariba abbassi" w:date="2026-04-14T22:55:00Z" w16du:dateUtc="2026-04-14T20:55:00Z">
        <w:r w:rsidR="00E97DE2" w:rsidRPr="0010610F" w:rsidDel="009C7A04">
          <w:rPr>
            <w:rFonts w:cs="Calibri"/>
            <w:color w:val="000000" w:themeColor="text1"/>
          </w:rPr>
          <w:delText>issues</w:delText>
        </w:r>
        <w:r w:rsidRPr="0010610F" w:rsidDel="009C7A04">
          <w:rPr>
            <w:rFonts w:cs="Calibri"/>
            <w:color w:val="000000" w:themeColor="text1"/>
          </w:rPr>
          <w:delText xml:space="preserve"> </w:delText>
        </w:r>
      </w:del>
      <w:ins w:id="10" w:author="fariba abbassi" w:date="2026-04-14T22:55:00Z" w16du:dateUtc="2026-04-14T20:55:00Z">
        <w:r w:rsidR="009C7A04">
          <w:rPr>
            <w:rFonts w:cs="Calibri"/>
            <w:color w:val="000000" w:themeColor="text1"/>
          </w:rPr>
          <w:t>shortcom</w:t>
        </w:r>
      </w:ins>
      <w:ins w:id="11" w:author="fariba abbassi" w:date="2026-04-14T22:56:00Z" w16du:dateUtc="2026-04-14T20:56:00Z">
        <w:r w:rsidR="009C7A04">
          <w:rPr>
            <w:rFonts w:cs="Calibri"/>
            <w:color w:val="000000" w:themeColor="text1"/>
          </w:rPr>
          <w:t>ings</w:t>
        </w:r>
      </w:ins>
      <w:ins w:id="12" w:author="fariba abbassi" w:date="2026-04-14T22:55:00Z" w16du:dateUtc="2026-04-14T20:55:00Z">
        <w:r w:rsidR="009C7A04" w:rsidRPr="0010610F">
          <w:rPr>
            <w:rFonts w:cs="Calibri"/>
            <w:color w:val="000000" w:themeColor="text1"/>
          </w:rPr>
          <w:t xml:space="preserve"> </w:t>
        </w:r>
      </w:ins>
      <w:r w:rsidRPr="0010610F">
        <w:rPr>
          <w:rFonts w:cs="Calibri"/>
          <w:color w:val="000000" w:themeColor="text1"/>
        </w:rPr>
        <w:t xml:space="preserve">reflect </w:t>
      </w:r>
      <w:r w:rsidR="28E490B3" w:rsidRPr="0010610F">
        <w:rPr>
          <w:rFonts w:cs="Calibri"/>
          <w:color w:val="000000" w:themeColor="text1"/>
        </w:rPr>
        <w:t>deficiencies</w:t>
      </w:r>
      <w:r w:rsidR="00F66FD2" w:rsidRPr="0010610F">
        <w:rPr>
          <w:rFonts w:cs="Calibri"/>
          <w:color w:val="000000" w:themeColor="text1"/>
        </w:rPr>
        <w:t xml:space="preserve"> in trial conception and planning</w:t>
      </w:r>
      <w:r w:rsidRPr="0010610F">
        <w:rPr>
          <w:rFonts w:cs="Calibri"/>
          <w:color w:val="000000" w:themeColor="text1"/>
        </w:rPr>
        <w:t>.</w:t>
      </w:r>
    </w:p>
    <w:p w14:paraId="28DAA641" w14:textId="492A314F" w:rsidR="00D96158" w:rsidRPr="00DA5579" w:rsidRDefault="5A951BE3" w:rsidP="004B1C6A">
      <w:pPr>
        <w:spacing w:line="480" w:lineRule="auto"/>
        <w:rPr>
          <w:rFonts w:cs="Calibri"/>
          <w:color w:val="000000" w:themeColor="text1"/>
        </w:rPr>
      </w:pPr>
      <w:r w:rsidRPr="4E119242">
        <w:rPr>
          <w:rFonts w:cs="Calibri"/>
          <w:b/>
          <w:bCs/>
          <w:color w:val="000000" w:themeColor="text1"/>
        </w:rPr>
        <w:t>Methods:</w:t>
      </w:r>
      <w:r w:rsidRPr="4E119242">
        <w:rPr>
          <w:rFonts w:cs="Calibri"/>
          <w:color w:val="000000" w:themeColor="text1"/>
        </w:rPr>
        <w:t xml:space="preserve"> We conducted </w:t>
      </w:r>
      <w:r w:rsidR="30F753B5" w:rsidRPr="4E119242">
        <w:rPr>
          <w:rFonts w:cs="Calibri"/>
          <w:color w:val="000000" w:themeColor="text1"/>
        </w:rPr>
        <w:t>a</w:t>
      </w:r>
      <w:r w:rsidR="28E490B3" w:rsidRPr="4E119242">
        <w:rPr>
          <w:rFonts w:cs="Calibri"/>
          <w:color w:val="000000" w:themeColor="text1"/>
        </w:rPr>
        <w:t xml:space="preserve"> </w:t>
      </w:r>
      <w:r w:rsidR="2F7D4A27" w:rsidRPr="4E119242">
        <w:rPr>
          <w:rFonts w:cs="Calibri"/>
          <w:color w:val="000000" w:themeColor="text1"/>
        </w:rPr>
        <w:t xml:space="preserve">meta-research study comprising two sequential assessments. </w:t>
      </w:r>
      <w:r w:rsidR="114048A8" w:rsidRPr="4E119242">
        <w:rPr>
          <w:rFonts w:cs="Calibri"/>
          <w:color w:val="000000" w:themeColor="text1"/>
        </w:rPr>
        <w:t>I</w:t>
      </w:r>
      <w:r w:rsidR="769B55B3" w:rsidRPr="4E119242">
        <w:rPr>
          <w:rFonts w:cs="Calibri"/>
          <w:color w:val="000000" w:themeColor="text1"/>
        </w:rPr>
        <w:t>n</w:t>
      </w:r>
      <w:r w:rsidR="114048A8" w:rsidRPr="4E119242">
        <w:rPr>
          <w:rFonts w:cs="Calibri"/>
          <w:color w:val="000000" w:themeColor="text1"/>
        </w:rPr>
        <w:t xml:space="preserve"> </w:t>
      </w:r>
      <w:r w:rsidR="00FE14F0" w:rsidRPr="4E119242">
        <w:rPr>
          <w:rFonts w:cs="Calibri"/>
          <w:color w:val="000000" w:themeColor="text1"/>
        </w:rPr>
        <w:t>the</w:t>
      </w:r>
      <w:r w:rsidR="5BFAE33F" w:rsidRPr="4E119242">
        <w:rPr>
          <w:rFonts w:cs="Calibri"/>
          <w:color w:val="000000" w:themeColor="text1"/>
        </w:rPr>
        <w:t xml:space="preserve"> </w:t>
      </w:r>
      <w:r w:rsidR="00F77C6B">
        <w:rPr>
          <w:rFonts w:cs="Calibri"/>
          <w:color w:val="000000" w:themeColor="text1"/>
        </w:rPr>
        <w:t>first</w:t>
      </w:r>
      <w:r w:rsidR="00F77C6B" w:rsidRPr="4E119242">
        <w:rPr>
          <w:rFonts w:cs="Calibri"/>
          <w:color w:val="000000" w:themeColor="text1"/>
        </w:rPr>
        <w:t xml:space="preserve"> </w:t>
      </w:r>
      <w:r w:rsidR="114048A8" w:rsidRPr="4E119242">
        <w:rPr>
          <w:rFonts w:cs="Calibri"/>
          <w:color w:val="000000" w:themeColor="text1"/>
        </w:rPr>
        <w:t xml:space="preserve">phase, we </w:t>
      </w:r>
      <w:r w:rsidR="2D637F96" w:rsidRPr="4E119242">
        <w:rPr>
          <w:rFonts w:cs="Calibri"/>
          <w:color w:val="000000" w:themeColor="text1"/>
        </w:rPr>
        <w:t>developed and pilot</w:t>
      </w:r>
      <w:r w:rsidR="00E97DE2">
        <w:rPr>
          <w:rFonts w:cs="Calibri"/>
          <w:color w:val="000000" w:themeColor="text1"/>
        </w:rPr>
        <w:t>-</w:t>
      </w:r>
      <w:r w:rsidR="2D637F96" w:rsidRPr="4E119242">
        <w:rPr>
          <w:rFonts w:cs="Calibri"/>
          <w:color w:val="000000" w:themeColor="text1"/>
        </w:rPr>
        <w:t xml:space="preserve">tested </w:t>
      </w:r>
      <w:r w:rsidR="007B6215">
        <w:rPr>
          <w:rFonts w:cs="Calibri"/>
          <w:color w:val="000000" w:themeColor="text1"/>
        </w:rPr>
        <w:t>a</w:t>
      </w:r>
      <w:r w:rsidR="2D637F96" w:rsidRPr="4E119242">
        <w:rPr>
          <w:rFonts w:cs="Calibri"/>
          <w:color w:val="000000" w:themeColor="text1"/>
        </w:rPr>
        <w:t xml:space="preserve"> tool </w:t>
      </w:r>
      <w:del w:id="13" w:author="fariba abbassi" w:date="2026-04-14T22:56:00Z" w16du:dateUtc="2026-04-14T20:56:00Z">
        <w:r w:rsidR="2D637F96" w:rsidRPr="4E119242" w:rsidDel="009C7A04">
          <w:rPr>
            <w:rFonts w:cs="Calibri"/>
            <w:color w:val="000000" w:themeColor="text1"/>
          </w:rPr>
          <w:delText xml:space="preserve">in </w:delText>
        </w:r>
      </w:del>
      <w:ins w:id="14" w:author="fariba abbassi" w:date="2026-04-14T22:56:00Z" w16du:dateUtc="2026-04-14T20:56:00Z">
        <w:r w:rsidR="009C7A04">
          <w:rPr>
            <w:rFonts w:cs="Calibri"/>
            <w:color w:val="000000" w:themeColor="text1"/>
          </w:rPr>
          <w:t>using</w:t>
        </w:r>
        <w:r w:rsidR="009C7A04" w:rsidRPr="4E119242">
          <w:rPr>
            <w:rFonts w:cs="Calibri"/>
            <w:color w:val="000000" w:themeColor="text1"/>
          </w:rPr>
          <w:t xml:space="preserve"> </w:t>
        </w:r>
      </w:ins>
      <w:r w:rsidR="2D637F96" w:rsidRPr="4E119242">
        <w:rPr>
          <w:rFonts w:cs="Calibri"/>
          <w:color w:val="000000" w:themeColor="text1"/>
        </w:rPr>
        <w:t xml:space="preserve">a set of </w:t>
      </w:r>
      <w:r w:rsidR="47E12D68" w:rsidRPr="4E119242">
        <w:rPr>
          <w:rFonts w:cs="Calibri"/>
          <w:color w:val="000000" w:themeColor="text1"/>
        </w:rPr>
        <w:t xml:space="preserve">systematically </w:t>
      </w:r>
      <w:r w:rsidR="2E3ADD84" w:rsidRPr="4E119242">
        <w:rPr>
          <w:rFonts w:cs="Calibri"/>
          <w:color w:val="000000" w:themeColor="text1"/>
        </w:rPr>
        <w:t xml:space="preserve">identified </w:t>
      </w:r>
      <w:r w:rsidR="56AECC8B" w:rsidRPr="4E119242">
        <w:rPr>
          <w:rFonts w:cs="Calibri"/>
          <w:color w:val="000000" w:themeColor="text1"/>
        </w:rPr>
        <w:t xml:space="preserve">surgical </w:t>
      </w:r>
      <w:r w:rsidRPr="4E119242">
        <w:rPr>
          <w:rFonts w:cs="Calibri"/>
          <w:color w:val="000000" w:themeColor="text1"/>
        </w:rPr>
        <w:t xml:space="preserve">RCTs </w:t>
      </w:r>
      <w:del w:id="15" w:author="fariba abbassi" w:date="2026-04-14T22:56:00Z" w16du:dateUtc="2026-04-14T20:56:00Z">
        <w:r w:rsidR="114048A8" w:rsidRPr="4E119242" w:rsidDel="009C7A04">
          <w:rPr>
            <w:rFonts w:cs="Calibri"/>
            <w:color w:val="000000" w:themeColor="text1"/>
          </w:rPr>
          <w:delText xml:space="preserve">using </w:delText>
        </w:r>
      </w:del>
      <w:ins w:id="16" w:author="fariba abbassi" w:date="2026-04-14T22:56:00Z" w16du:dateUtc="2026-04-14T20:56:00Z">
        <w:r w:rsidR="009C7A04">
          <w:rPr>
            <w:rFonts w:cs="Calibri"/>
            <w:color w:val="000000" w:themeColor="text1"/>
          </w:rPr>
          <w:t>that used</w:t>
        </w:r>
        <w:r w:rsidR="009C7A04" w:rsidRPr="4E119242">
          <w:rPr>
            <w:rFonts w:cs="Calibri"/>
            <w:color w:val="000000" w:themeColor="text1"/>
          </w:rPr>
          <w:t xml:space="preserve"> </w:t>
        </w:r>
      </w:ins>
      <w:r w:rsidR="114048A8" w:rsidRPr="4E119242">
        <w:rPr>
          <w:rFonts w:cs="Calibri"/>
          <w:color w:val="000000" w:themeColor="text1"/>
        </w:rPr>
        <w:t>the Comprehensive Complication Index</w:t>
      </w:r>
      <w:r w:rsidR="003E5B95" w:rsidRPr="4E119242">
        <w:rPr>
          <w:rFonts w:cs="Calibri"/>
          <w:color w:val="000000" w:themeColor="text1"/>
        </w:rPr>
        <w:t xml:space="preserve">® </w:t>
      </w:r>
      <w:r w:rsidR="7822C208" w:rsidRPr="4E119242">
        <w:rPr>
          <w:rFonts w:cs="Calibri"/>
          <w:color w:val="000000" w:themeColor="text1"/>
        </w:rPr>
        <w:t xml:space="preserve">to report postoperative </w:t>
      </w:r>
      <w:r w:rsidR="0E09CB63" w:rsidRPr="4E119242">
        <w:rPr>
          <w:rFonts w:cs="Calibri"/>
          <w:color w:val="000000" w:themeColor="text1"/>
        </w:rPr>
        <w:t>morbidity</w:t>
      </w:r>
      <w:r w:rsidR="7822C208" w:rsidRPr="4E119242">
        <w:rPr>
          <w:rFonts w:cs="Calibri"/>
          <w:color w:val="000000" w:themeColor="text1"/>
        </w:rPr>
        <w:t>.</w:t>
      </w:r>
      <w:r w:rsidR="769B55B3" w:rsidRPr="4E119242">
        <w:rPr>
          <w:rFonts w:cs="Calibri"/>
          <w:color w:val="000000" w:themeColor="text1"/>
        </w:rPr>
        <w:t xml:space="preserve"> </w:t>
      </w:r>
      <w:del w:id="17" w:author="fariba abbassi" w:date="2026-04-14T22:51:00Z" w16du:dateUtc="2026-04-14T20:51:00Z">
        <w:r w:rsidR="769B55B3" w:rsidRPr="4E119242" w:rsidDel="009C7A04">
          <w:rPr>
            <w:rFonts w:cs="Calibri"/>
            <w:color w:val="000000" w:themeColor="text1"/>
          </w:rPr>
          <w:delText xml:space="preserve"> </w:delText>
        </w:r>
      </w:del>
      <w:r w:rsidR="03577C50" w:rsidRPr="4E119242">
        <w:rPr>
          <w:rFonts w:cs="Calibri"/>
          <w:color w:val="000000" w:themeColor="text1"/>
        </w:rPr>
        <w:t xml:space="preserve">In </w:t>
      </w:r>
      <w:r w:rsidR="00FE14F0" w:rsidRPr="4E119242">
        <w:rPr>
          <w:rFonts w:cs="Calibri"/>
          <w:color w:val="000000" w:themeColor="text1"/>
        </w:rPr>
        <w:t>the</w:t>
      </w:r>
      <w:r w:rsidR="03577C50" w:rsidRPr="4E119242">
        <w:rPr>
          <w:rFonts w:cs="Calibri"/>
          <w:color w:val="000000" w:themeColor="text1"/>
        </w:rPr>
        <w:t xml:space="preserve"> second </w:t>
      </w:r>
      <w:r w:rsidR="769B55B3" w:rsidRPr="4E119242">
        <w:rPr>
          <w:rFonts w:cs="Calibri"/>
          <w:color w:val="000000" w:themeColor="text1"/>
        </w:rPr>
        <w:t>phase</w:t>
      </w:r>
      <w:r w:rsidR="00FE14F0" w:rsidRPr="4E119242">
        <w:rPr>
          <w:rFonts w:cs="Calibri"/>
          <w:color w:val="000000" w:themeColor="text1"/>
        </w:rPr>
        <w:t>,</w:t>
      </w:r>
      <w:r w:rsidR="45320254" w:rsidRPr="4E119242">
        <w:rPr>
          <w:rFonts w:cs="Calibri"/>
          <w:color w:val="000000" w:themeColor="text1"/>
        </w:rPr>
        <w:t xml:space="preserve"> </w:t>
      </w:r>
      <w:r w:rsidR="0E040063" w:rsidRPr="4E119242">
        <w:rPr>
          <w:rFonts w:cs="Calibri"/>
          <w:color w:val="000000" w:themeColor="text1"/>
        </w:rPr>
        <w:t xml:space="preserve">we </w:t>
      </w:r>
      <w:r w:rsidR="007B6215">
        <w:rPr>
          <w:rFonts w:cs="Calibri"/>
          <w:color w:val="000000" w:themeColor="text1"/>
        </w:rPr>
        <w:t xml:space="preserve">applied </w:t>
      </w:r>
      <w:del w:id="18" w:author="fariba abbassi" w:date="2026-04-14T22:56:00Z" w16du:dateUtc="2026-04-14T20:56:00Z">
        <w:r w:rsidR="007B6215" w:rsidDel="009C7A04">
          <w:rPr>
            <w:rFonts w:cs="Calibri"/>
            <w:color w:val="000000" w:themeColor="text1"/>
          </w:rPr>
          <w:delText xml:space="preserve">the </w:delText>
        </w:r>
      </w:del>
      <w:ins w:id="19" w:author="fariba abbassi" w:date="2026-04-14T22:56:00Z" w16du:dateUtc="2026-04-14T20:56:00Z">
        <w:r w:rsidR="009C7A04">
          <w:rPr>
            <w:rFonts w:cs="Calibri"/>
            <w:color w:val="000000" w:themeColor="text1"/>
          </w:rPr>
          <w:t xml:space="preserve">this </w:t>
        </w:r>
      </w:ins>
      <w:r w:rsidR="007B6215">
        <w:rPr>
          <w:rFonts w:cs="Calibri"/>
          <w:color w:val="000000" w:themeColor="text1"/>
        </w:rPr>
        <w:t>tool to</w:t>
      </w:r>
      <w:r w:rsidR="007B6215" w:rsidRPr="4E119242">
        <w:rPr>
          <w:rFonts w:cs="Calibri"/>
          <w:color w:val="000000" w:themeColor="text1"/>
        </w:rPr>
        <w:t xml:space="preserve"> </w:t>
      </w:r>
      <w:r w:rsidR="0E040063" w:rsidRPr="4E119242">
        <w:rPr>
          <w:rFonts w:cs="Calibri"/>
          <w:color w:val="000000" w:themeColor="text1"/>
        </w:rPr>
        <w:t xml:space="preserve">a </w:t>
      </w:r>
      <w:r w:rsidR="18E29988" w:rsidRPr="4E119242">
        <w:rPr>
          <w:rFonts w:cs="Calibri"/>
          <w:color w:val="000000" w:themeColor="text1"/>
        </w:rPr>
        <w:t xml:space="preserve">consecutive, </w:t>
      </w:r>
      <w:commentRangeStart w:id="20"/>
      <w:r w:rsidR="18E29988" w:rsidRPr="4E119242">
        <w:rPr>
          <w:rFonts w:cs="Calibri"/>
          <w:color w:val="000000" w:themeColor="text1"/>
        </w:rPr>
        <w:t xml:space="preserve">unselected </w:t>
      </w:r>
      <w:commentRangeEnd w:id="20"/>
      <w:r w:rsidR="009C7A04" w:rsidRPr="4E119242">
        <w:rPr>
          <w:rStyle w:val="CommentReference"/>
          <w:rFonts w:cs="Calibri"/>
          <w:color w:val="000000" w:themeColor="text1"/>
          <w:sz w:val="22"/>
          <w:szCs w:val="24"/>
        </w:rPr>
        <w:commentReference w:id="20"/>
      </w:r>
      <w:r w:rsidR="18E29988" w:rsidRPr="4E119242">
        <w:rPr>
          <w:rFonts w:cs="Calibri"/>
          <w:color w:val="000000" w:themeColor="text1"/>
        </w:rPr>
        <w:t xml:space="preserve">sample </w:t>
      </w:r>
      <w:r w:rsidR="769B55B3" w:rsidRPr="4E119242">
        <w:rPr>
          <w:rFonts w:cs="Calibri"/>
          <w:color w:val="000000" w:themeColor="text1"/>
        </w:rPr>
        <w:t xml:space="preserve">of surgical RCTs </w:t>
      </w:r>
      <w:r w:rsidR="56AECC8B" w:rsidRPr="4E119242">
        <w:rPr>
          <w:rFonts w:cs="Calibri"/>
          <w:color w:val="000000" w:themeColor="text1"/>
        </w:rPr>
        <w:t xml:space="preserve">published in 2024. </w:t>
      </w:r>
      <w:del w:id="21" w:author="fariba abbassi" w:date="2026-04-14T22:57:00Z" w16du:dateUtc="2026-04-14T20:57:00Z">
        <w:r w:rsidR="48DA8CAC" w:rsidRPr="4E119242" w:rsidDel="009C7A04">
          <w:rPr>
            <w:rFonts w:eastAsia="Arial" w:cs="Arial"/>
          </w:rPr>
          <w:delText xml:space="preserve">For </w:delText>
        </w:r>
      </w:del>
      <w:ins w:id="22" w:author="fariba abbassi" w:date="2026-04-14T22:57:00Z" w16du:dateUtc="2026-04-14T20:57:00Z">
        <w:r w:rsidR="009C7A04">
          <w:rPr>
            <w:rFonts w:eastAsia="Arial" w:cs="Arial"/>
          </w:rPr>
          <w:t>In</w:t>
        </w:r>
        <w:r w:rsidR="009C7A04" w:rsidRPr="4E119242">
          <w:rPr>
            <w:rFonts w:eastAsia="Arial" w:cs="Arial"/>
          </w:rPr>
          <w:t xml:space="preserve"> </w:t>
        </w:r>
      </w:ins>
      <w:r w:rsidR="48DA8CAC" w:rsidRPr="4E119242">
        <w:rPr>
          <w:rFonts w:eastAsia="Arial" w:cs="Arial"/>
        </w:rPr>
        <w:t>both phases, data were extracted from published articles and corresponding pre-trial documentation.</w:t>
      </w:r>
      <w:r w:rsidR="48DA8CAC" w:rsidRPr="4E119242">
        <w:rPr>
          <w:rFonts w:cs="Calibri"/>
          <w:color w:val="000000" w:themeColor="text1"/>
        </w:rPr>
        <w:t xml:space="preserve"> </w:t>
      </w:r>
      <w:r w:rsidR="6F52FF34" w:rsidRPr="4E119242">
        <w:rPr>
          <w:rFonts w:cs="Calibri"/>
          <w:color w:val="000000" w:themeColor="text1"/>
        </w:rPr>
        <w:t>W</w:t>
      </w:r>
      <w:r w:rsidR="5F3B76AF" w:rsidRPr="4E119242">
        <w:rPr>
          <w:rFonts w:cs="Calibri"/>
          <w:color w:val="000000" w:themeColor="text1"/>
        </w:rPr>
        <w:t>e</w:t>
      </w:r>
      <w:r w:rsidR="4E6254D3" w:rsidRPr="4E119242">
        <w:rPr>
          <w:rFonts w:cs="Calibri"/>
          <w:color w:val="000000" w:themeColor="text1"/>
        </w:rPr>
        <w:t xml:space="preserve"> </w:t>
      </w:r>
      <w:r w:rsidR="007B6215">
        <w:rPr>
          <w:rFonts w:cs="Calibri"/>
          <w:color w:val="000000" w:themeColor="text1"/>
        </w:rPr>
        <w:t>defined</w:t>
      </w:r>
      <w:r w:rsidR="5F3B76AF" w:rsidRPr="4E119242">
        <w:rPr>
          <w:rFonts w:cs="Calibri"/>
          <w:color w:val="000000" w:themeColor="text1"/>
        </w:rPr>
        <w:t xml:space="preserve"> a</w:t>
      </w:r>
      <w:r w:rsidR="05B1A6D3" w:rsidRPr="4E119242">
        <w:rPr>
          <w:rFonts w:cs="Calibri"/>
          <w:color w:val="000000" w:themeColor="text1"/>
        </w:rPr>
        <w:t>n</w:t>
      </w:r>
      <w:r w:rsidR="5F3B76AF" w:rsidRPr="4E119242">
        <w:rPr>
          <w:rFonts w:cs="Calibri"/>
          <w:color w:val="000000" w:themeColor="text1"/>
        </w:rPr>
        <w:t xml:space="preserve"> RCT </w:t>
      </w:r>
      <w:r w:rsidR="00792A5B">
        <w:rPr>
          <w:rFonts w:cs="Calibri"/>
          <w:color w:val="000000" w:themeColor="text1"/>
        </w:rPr>
        <w:t xml:space="preserve">as </w:t>
      </w:r>
      <w:r w:rsidR="5F3B76AF" w:rsidRPr="4E119242">
        <w:rPr>
          <w:rFonts w:cs="Calibri"/>
          <w:color w:val="000000" w:themeColor="text1"/>
        </w:rPr>
        <w:t>meaningfully informing clinical practice</w:t>
      </w:r>
      <w:r w:rsidR="00792A5B">
        <w:rPr>
          <w:rFonts w:cs="Calibri"/>
          <w:color w:val="000000" w:themeColor="text1"/>
        </w:rPr>
        <w:t xml:space="preserve"> </w:t>
      </w:r>
      <w:del w:id="23" w:author="fariba abbassi" w:date="2026-04-14T22:58:00Z" w16du:dateUtc="2026-04-14T20:58:00Z">
        <w:r w:rsidR="00792A5B" w:rsidDel="009C7A04">
          <w:rPr>
            <w:rFonts w:cs="Calibri"/>
            <w:color w:val="000000" w:themeColor="text1"/>
          </w:rPr>
          <w:delText>based on</w:delText>
        </w:r>
      </w:del>
      <w:ins w:id="24" w:author="fariba abbassi" w:date="2026-04-14T22:58:00Z" w16du:dateUtc="2026-04-14T20:58:00Z">
        <w:r w:rsidR="009C7A04">
          <w:rPr>
            <w:rFonts w:cs="Calibri"/>
            <w:color w:val="000000" w:themeColor="text1"/>
          </w:rPr>
          <w:t>if it fulfilled the following criteria</w:t>
        </w:r>
      </w:ins>
      <w:r w:rsidR="7B5C0773" w:rsidRPr="4E119242">
        <w:rPr>
          <w:rFonts w:cs="Calibri"/>
          <w:color w:val="000000" w:themeColor="text1"/>
        </w:rPr>
        <w:t>:</w:t>
      </w:r>
      <w:r w:rsidR="62408DAC" w:rsidRPr="4E119242">
        <w:rPr>
          <w:rFonts w:cs="Calibri"/>
          <w:color w:val="000000" w:themeColor="text1"/>
        </w:rPr>
        <w:t xml:space="preserve"> (1)</w:t>
      </w:r>
      <w:r w:rsidR="00792A5B">
        <w:rPr>
          <w:rFonts w:cs="Calibri"/>
          <w:color w:val="000000" w:themeColor="text1"/>
        </w:rPr>
        <w:t xml:space="preserve"> a</w:t>
      </w:r>
      <w:r w:rsidR="62408DAC" w:rsidRPr="4E119242">
        <w:rPr>
          <w:rFonts w:cs="Calibri"/>
          <w:color w:val="000000" w:themeColor="text1"/>
        </w:rPr>
        <w:t xml:space="preserve"> </w:t>
      </w:r>
      <w:ins w:id="25" w:author="fariba abbassi" w:date="2026-04-14T22:58:00Z" w16du:dateUtc="2026-04-14T20:58:00Z">
        <w:r w:rsidR="009C7A04">
          <w:rPr>
            <w:rFonts w:cs="Calibri"/>
            <w:color w:val="000000" w:themeColor="text1"/>
          </w:rPr>
          <w:t xml:space="preserve">clearly </w:t>
        </w:r>
      </w:ins>
      <w:r w:rsidR="00E459DE" w:rsidRPr="4E119242">
        <w:rPr>
          <w:rFonts w:cs="Calibri"/>
          <w:color w:val="000000" w:themeColor="text1"/>
        </w:rPr>
        <w:t>specified</w:t>
      </w:r>
      <w:r w:rsidR="35D6BD62" w:rsidRPr="4E119242">
        <w:rPr>
          <w:rFonts w:cs="Calibri"/>
          <w:color w:val="000000" w:themeColor="text1"/>
        </w:rPr>
        <w:t xml:space="preserve"> </w:t>
      </w:r>
      <w:r w:rsidR="0989EB38" w:rsidRPr="4E119242">
        <w:rPr>
          <w:rFonts w:cs="Calibri"/>
          <w:color w:val="000000" w:themeColor="text1"/>
        </w:rPr>
        <w:t xml:space="preserve">trial </w:t>
      </w:r>
      <w:r w:rsidR="20F5015E" w:rsidRPr="4E119242">
        <w:rPr>
          <w:rFonts w:cs="Calibri"/>
          <w:color w:val="000000" w:themeColor="text1"/>
        </w:rPr>
        <w:t xml:space="preserve">hypothesis </w:t>
      </w:r>
      <w:r w:rsidR="4C171B15" w:rsidRPr="4E119242">
        <w:rPr>
          <w:rFonts w:cs="Calibri"/>
          <w:color w:val="000000" w:themeColor="text1"/>
        </w:rPr>
        <w:t>and/</w:t>
      </w:r>
      <w:r w:rsidR="20F5015E" w:rsidRPr="4E119242">
        <w:rPr>
          <w:rFonts w:cs="Calibri"/>
          <w:color w:val="000000" w:themeColor="text1"/>
        </w:rPr>
        <w:t xml:space="preserve">or a </w:t>
      </w:r>
      <w:r w:rsidR="3A6FAC5B" w:rsidRPr="4E119242">
        <w:rPr>
          <w:rFonts w:cs="Calibri"/>
          <w:color w:val="000000" w:themeColor="text1"/>
        </w:rPr>
        <w:t xml:space="preserve">study </w:t>
      </w:r>
      <w:r w:rsidR="20F5015E" w:rsidRPr="4E119242">
        <w:rPr>
          <w:rFonts w:cs="Calibri"/>
          <w:color w:val="000000" w:themeColor="text1"/>
        </w:rPr>
        <w:t xml:space="preserve">design </w:t>
      </w:r>
      <w:r w:rsidR="4A19175E" w:rsidRPr="4E119242">
        <w:rPr>
          <w:rFonts w:cs="Calibri"/>
          <w:color w:val="000000" w:themeColor="text1"/>
        </w:rPr>
        <w:t>aligned</w:t>
      </w:r>
      <w:r w:rsidR="20F5015E" w:rsidRPr="4E119242">
        <w:rPr>
          <w:rFonts w:cs="Calibri"/>
          <w:color w:val="000000" w:themeColor="text1"/>
        </w:rPr>
        <w:t xml:space="preserve"> </w:t>
      </w:r>
      <w:r w:rsidR="6D1E69D9" w:rsidRPr="4E119242">
        <w:rPr>
          <w:rFonts w:cs="Calibri"/>
          <w:color w:val="000000" w:themeColor="text1"/>
        </w:rPr>
        <w:t>with</w:t>
      </w:r>
      <w:r w:rsidR="20F5015E" w:rsidRPr="4E119242">
        <w:rPr>
          <w:rFonts w:cs="Calibri"/>
          <w:color w:val="000000" w:themeColor="text1"/>
        </w:rPr>
        <w:t xml:space="preserve"> </w:t>
      </w:r>
      <w:r w:rsidR="00E459DE" w:rsidRPr="4E119242">
        <w:rPr>
          <w:rFonts w:cs="Calibri"/>
          <w:color w:val="000000" w:themeColor="text1"/>
        </w:rPr>
        <w:t>it</w:t>
      </w:r>
      <w:r w:rsidR="39D6B2C8" w:rsidRPr="4E119242">
        <w:rPr>
          <w:rFonts w:cs="Calibri"/>
          <w:color w:val="000000" w:themeColor="text1"/>
        </w:rPr>
        <w:t>;</w:t>
      </w:r>
      <w:r w:rsidR="62408DAC" w:rsidRPr="4E119242">
        <w:rPr>
          <w:rFonts w:cs="Calibri"/>
          <w:color w:val="000000" w:themeColor="text1"/>
        </w:rPr>
        <w:t xml:space="preserve"> (2) </w:t>
      </w:r>
      <w:r w:rsidR="3C27BBA1" w:rsidRPr="4E119242">
        <w:rPr>
          <w:rFonts w:cs="Calibri"/>
          <w:color w:val="000000" w:themeColor="text1"/>
        </w:rPr>
        <w:t>specifi</w:t>
      </w:r>
      <w:r w:rsidR="00E459DE" w:rsidRPr="4E119242">
        <w:rPr>
          <w:rFonts w:cs="Calibri"/>
          <w:color w:val="000000" w:themeColor="text1"/>
        </w:rPr>
        <w:t>ed</w:t>
      </w:r>
      <w:r w:rsidR="5B9C50BC" w:rsidRPr="4E119242">
        <w:rPr>
          <w:rFonts w:cs="Calibri"/>
          <w:color w:val="000000" w:themeColor="text1"/>
        </w:rPr>
        <w:t xml:space="preserve"> </w:t>
      </w:r>
      <w:r w:rsidR="56AECC8B" w:rsidRPr="4E119242">
        <w:rPr>
          <w:rFonts w:cs="Calibri"/>
          <w:color w:val="000000" w:themeColor="text1"/>
        </w:rPr>
        <w:t xml:space="preserve">primary </w:t>
      </w:r>
      <w:r w:rsidRPr="4E119242">
        <w:rPr>
          <w:rFonts w:cs="Calibri"/>
          <w:color w:val="000000" w:themeColor="text1"/>
        </w:rPr>
        <w:t>endpoin</w:t>
      </w:r>
      <w:r w:rsidR="7C58FE17" w:rsidRPr="4E119242">
        <w:rPr>
          <w:rFonts w:cs="Calibri"/>
          <w:color w:val="000000" w:themeColor="text1"/>
        </w:rPr>
        <w:t>t</w:t>
      </w:r>
      <w:r w:rsidR="00E459DE" w:rsidRPr="4E119242">
        <w:rPr>
          <w:rFonts w:cs="Calibri"/>
          <w:color w:val="000000" w:themeColor="text1"/>
        </w:rPr>
        <w:t>(s)</w:t>
      </w:r>
      <w:r w:rsidR="55A4AE01" w:rsidRPr="4E119242">
        <w:rPr>
          <w:rFonts w:cs="Calibri"/>
          <w:color w:val="000000" w:themeColor="text1"/>
        </w:rPr>
        <w:t>;</w:t>
      </w:r>
      <w:r w:rsidRPr="4E119242">
        <w:rPr>
          <w:rFonts w:cs="Calibri"/>
          <w:color w:val="000000" w:themeColor="text1"/>
        </w:rPr>
        <w:t xml:space="preserve"> </w:t>
      </w:r>
      <w:r w:rsidR="6EA3B9FB" w:rsidRPr="4E119242">
        <w:rPr>
          <w:rFonts w:cs="Calibri"/>
          <w:color w:val="000000" w:themeColor="text1"/>
        </w:rPr>
        <w:t xml:space="preserve">(3) </w:t>
      </w:r>
      <w:r w:rsidR="7EB4F6F9" w:rsidRPr="4E119242">
        <w:rPr>
          <w:rFonts w:eastAsia="Arial" w:cs="Arial"/>
        </w:rPr>
        <w:t xml:space="preserve">use of a clinically relevant effect size </w:t>
      </w:r>
      <w:del w:id="26" w:author="fariba abbassi" w:date="2026-04-14T22:58:00Z" w16du:dateUtc="2026-04-14T20:58:00Z">
        <w:r w:rsidR="00E459DE" w:rsidRPr="4E119242" w:rsidDel="009C7A04">
          <w:rPr>
            <w:rFonts w:eastAsia="Arial" w:cs="Arial"/>
          </w:rPr>
          <w:delText>informing</w:delText>
        </w:r>
        <w:r w:rsidR="7EB4F6F9" w:rsidRPr="4E119242" w:rsidDel="009C7A04">
          <w:rPr>
            <w:rFonts w:eastAsia="Arial" w:cs="Arial"/>
          </w:rPr>
          <w:delText xml:space="preserve"> </w:delText>
        </w:r>
      </w:del>
      <w:ins w:id="27" w:author="fariba abbassi" w:date="2026-04-14T22:58:00Z" w16du:dateUtc="2026-04-14T20:58:00Z">
        <w:r w:rsidR="009C7A04">
          <w:rPr>
            <w:rFonts w:eastAsia="Arial" w:cs="Arial"/>
          </w:rPr>
          <w:t>to inform</w:t>
        </w:r>
        <w:r w:rsidR="009C7A04" w:rsidRPr="4E119242">
          <w:rPr>
            <w:rFonts w:eastAsia="Arial" w:cs="Arial"/>
          </w:rPr>
          <w:t xml:space="preserve"> </w:t>
        </w:r>
      </w:ins>
      <w:r w:rsidR="7EB4F6F9" w:rsidRPr="4E119242">
        <w:rPr>
          <w:rFonts w:eastAsia="Arial" w:cs="Arial"/>
        </w:rPr>
        <w:t xml:space="preserve">sample size calculation; </w:t>
      </w:r>
      <w:r w:rsidR="56AECC8B" w:rsidRPr="4E119242">
        <w:rPr>
          <w:rFonts w:cs="Calibri"/>
          <w:color w:val="000000" w:themeColor="text1"/>
        </w:rPr>
        <w:t xml:space="preserve">and </w:t>
      </w:r>
      <w:r w:rsidR="62408DAC" w:rsidRPr="4E119242">
        <w:rPr>
          <w:rFonts w:cs="Calibri"/>
          <w:color w:val="000000" w:themeColor="text1"/>
        </w:rPr>
        <w:t>(4)</w:t>
      </w:r>
      <w:r w:rsidR="256314A2" w:rsidRPr="4E119242">
        <w:rPr>
          <w:rFonts w:eastAsia="Arial" w:cs="Arial"/>
        </w:rPr>
        <w:t xml:space="preserve"> consideration of </w:t>
      </w:r>
      <w:r w:rsidR="00E459DE" w:rsidRPr="4E119242">
        <w:rPr>
          <w:rFonts w:eastAsia="Arial" w:cs="Arial"/>
        </w:rPr>
        <w:t>patient-</w:t>
      </w:r>
      <w:r w:rsidR="256314A2" w:rsidRPr="4E119242">
        <w:rPr>
          <w:rFonts w:eastAsia="Arial" w:cs="Arial"/>
        </w:rPr>
        <w:t>relevan</w:t>
      </w:r>
      <w:r w:rsidR="00E459DE" w:rsidRPr="4E119242">
        <w:rPr>
          <w:rFonts w:eastAsia="Arial" w:cs="Arial"/>
        </w:rPr>
        <w:t>t clinical importance</w:t>
      </w:r>
      <w:r w:rsidR="256314A2" w:rsidRPr="4E119242">
        <w:rPr>
          <w:rFonts w:eastAsia="Arial" w:cs="Arial"/>
        </w:rPr>
        <w:t xml:space="preserve"> in interpre</w:t>
      </w:r>
      <w:r w:rsidR="00E459DE" w:rsidRPr="4E119242">
        <w:rPr>
          <w:rFonts w:eastAsia="Arial" w:cs="Arial"/>
        </w:rPr>
        <w:t>ting</w:t>
      </w:r>
      <w:r w:rsidR="256314A2" w:rsidRPr="4E119242">
        <w:rPr>
          <w:rFonts w:eastAsia="Arial" w:cs="Arial"/>
        </w:rPr>
        <w:t xml:space="preserve"> results</w:t>
      </w:r>
      <w:r w:rsidRPr="4E119242">
        <w:rPr>
          <w:rFonts w:cs="Calibri"/>
          <w:color w:val="000000" w:themeColor="text1"/>
        </w:rPr>
        <w:t>.</w:t>
      </w:r>
    </w:p>
    <w:p w14:paraId="44533CBC" w14:textId="452400AF" w:rsidR="00D96158" w:rsidRPr="00211B95" w:rsidRDefault="00D96158" w:rsidP="004B1C6A">
      <w:pPr>
        <w:spacing w:line="480" w:lineRule="auto"/>
        <w:rPr>
          <w:rFonts w:cs="Calibri"/>
          <w:color w:val="000000" w:themeColor="text1"/>
        </w:rPr>
      </w:pPr>
      <w:r w:rsidRPr="4E119242">
        <w:rPr>
          <w:rFonts w:cs="Calibri"/>
          <w:b/>
          <w:bCs/>
          <w:color w:val="000000" w:themeColor="text1"/>
        </w:rPr>
        <w:t>Results:</w:t>
      </w:r>
      <w:r w:rsidRPr="4E119242">
        <w:rPr>
          <w:rFonts w:cs="Calibri"/>
          <w:color w:val="000000" w:themeColor="text1"/>
        </w:rPr>
        <w:t xml:space="preserve"> </w:t>
      </w:r>
      <w:r w:rsidR="0BE6755B" w:rsidRPr="4E119242">
        <w:rPr>
          <w:rFonts w:cs="Calibri"/>
          <w:color w:val="000000" w:themeColor="text1"/>
        </w:rPr>
        <w:t>The</w:t>
      </w:r>
      <w:r w:rsidR="001D55C5" w:rsidRPr="4E119242">
        <w:rPr>
          <w:rFonts w:cs="Calibri"/>
          <w:color w:val="000000" w:themeColor="text1"/>
        </w:rPr>
        <w:t xml:space="preserve"> pilot </w:t>
      </w:r>
      <w:r w:rsidR="00F77C6B">
        <w:rPr>
          <w:rFonts w:cs="Calibri"/>
          <w:color w:val="000000" w:themeColor="text1"/>
        </w:rPr>
        <w:t xml:space="preserve">and </w:t>
      </w:r>
      <w:del w:id="28" w:author="fariba abbassi" w:date="2026-04-14T22:59:00Z" w16du:dateUtc="2026-04-14T20:59:00Z">
        <w:r w:rsidR="00F77C6B" w:rsidDel="009C7A04">
          <w:rPr>
            <w:rFonts w:cs="Calibri"/>
            <w:color w:val="000000" w:themeColor="text1"/>
          </w:rPr>
          <w:delText xml:space="preserve">the </w:delText>
        </w:r>
      </w:del>
      <w:r w:rsidR="00F77C6B">
        <w:rPr>
          <w:rFonts w:cs="Calibri"/>
          <w:color w:val="000000" w:themeColor="text1"/>
        </w:rPr>
        <w:t xml:space="preserve">main </w:t>
      </w:r>
      <w:r w:rsidR="00D55840" w:rsidRPr="4E119242">
        <w:rPr>
          <w:rFonts w:cs="Calibri"/>
          <w:color w:val="000000" w:themeColor="text1"/>
        </w:rPr>
        <w:t>phase</w:t>
      </w:r>
      <w:r w:rsidR="00F77C6B">
        <w:rPr>
          <w:rFonts w:cs="Calibri"/>
          <w:color w:val="000000" w:themeColor="text1"/>
        </w:rPr>
        <w:t>s</w:t>
      </w:r>
      <w:r w:rsidR="001D55C5" w:rsidRPr="4E119242">
        <w:rPr>
          <w:rFonts w:cs="Calibri"/>
          <w:color w:val="000000" w:themeColor="text1"/>
        </w:rPr>
        <w:t xml:space="preserve"> </w:t>
      </w:r>
      <w:r w:rsidR="00D55840" w:rsidRPr="4E119242">
        <w:rPr>
          <w:rFonts w:cs="Calibri"/>
          <w:color w:val="000000" w:themeColor="text1"/>
        </w:rPr>
        <w:t>included</w:t>
      </w:r>
      <w:r w:rsidR="001D55C5" w:rsidRPr="4E119242">
        <w:rPr>
          <w:rFonts w:cs="Calibri"/>
          <w:color w:val="000000" w:themeColor="text1"/>
        </w:rPr>
        <w:t xml:space="preserve"> 87 </w:t>
      </w:r>
      <w:r w:rsidR="00F77C6B">
        <w:rPr>
          <w:rFonts w:cs="Calibri"/>
          <w:color w:val="000000" w:themeColor="text1"/>
        </w:rPr>
        <w:t xml:space="preserve">and 167 </w:t>
      </w:r>
      <w:r w:rsidR="001D55C5" w:rsidRPr="4E119242">
        <w:rPr>
          <w:rFonts w:cs="Calibri"/>
          <w:color w:val="000000" w:themeColor="text1"/>
        </w:rPr>
        <w:t>RCTs</w:t>
      </w:r>
      <w:r w:rsidR="00F77C6B">
        <w:rPr>
          <w:rFonts w:cs="Calibri"/>
          <w:color w:val="000000" w:themeColor="text1"/>
        </w:rPr>
        <w:t>, respectively</w:t>
      </w:r>
      <w:r w:rsidR="1B556DA8" w:rsidRPr="4E119242">
        <w:rPr>
          <w:rFonts w:cs="Calibri"/>
          <w:color w:val="000000" w:themeColor="text1"/>
        </w:rPr>
        <w:t>.</w:t>
      </w:r>
      <w:r w:rsidR="003475AE" w:rsidRPr="4E119242">
        <w:rPr>
          <w:rFonts w:cs="Calibri"/>
          <w:color w:val="000000" w:themeColor="text1"/>
        </w:rPr>
        <w:t xml:space="preserve"> </w:t>
      </w:r>
      <w:ins w:id="29" w:author="fariba abbassi" w:date="2026-04-14T22:59:00Z" w16du:dateUtc="2026-04-14T20:59:00Z">
        <w:r w:rsidR="009C7A04">
          <w:rPr>
            <w:rFonts w:cs="Calibri"/>
            <w:color w:val="000000" w:themeColor="text1"/>
          </w:rPr>
          <w:t xml:space="preserve">In the main phase, </w:t>
        </w:r>
      </w:ins>
      <w:del w:id="30" w:author="fariba abbassi" w:date="2026-04-14T22:59:00Z" w16du:dateUtc="2026-04-14T20:59:00Z">
        <w:r w:rsidR="6518F81A" w:rsidRPr="4E119242" w:rsidDel="009C7A04">
          <w:rPr>
            <w:rFonts w:cs="Calibri"/>
            <w:color w:val="000000" w:themeColor="text1"/>
          </w:rPr>
          <w:delText>O</w:delText>
        </w:r>
      </w:del>
      <w:ins w:id="31" w:author="fariba abbassi" w:date="2026-04-14T22:59:00Z" w16du:dateUtc="2026-04-14T20:59:00Z">
        <w:r w:rsidR="009C7A04">
          <w:rPr>
            <w:rFonts w:cs="Calibri"/>
            <w:color w:val="000000" w:themeColor="text1"/>
          </w:rPr>
          <w:t>o</w:t>
        </w:r>
      </w:ins>
      <w:r w:rsidR="000A7F7F" w:rsidRPr="4E119242">
        <w:rPr>
          <w:rFonts w:cs="Calibri"/>
          <w:color w:val="000000" w:themeColor="text1"/>
        </w:rPr>
        <w:t xml:space="preserve">nly </w:t>
      </w:r>
      <w:r w:rsidR="00D55840" w:rsidRPr="4E119242">
        <w:rPr>
          <w:rFonts w:cs="Calibri"/>
          <w:color w:val="000000" w:themeColor="text1"/>
        </w:rPr>
        <w:t>one trial (0.6%)</w:t>
      </w:r>
      <w:r w:rsidR="003475AE" w:rsidRPr="4E119242">
        <w:rPr>
          <w:rFonts w:cs="Calibri"/>
          <w:color w:val="000000" w:themeColor="text1"/>
        </w:rPr>
        <w:t xml:space="preserve"> </w:t>
      </w:r>
      <w:del w:id="32" w:author="fariba abbassi" w:date="2026-04-14T22:59:00Z" w16du:dateUtc="2026-04-14T20:59:00Z">
        <w:r w:rsidR="3ABC56E9" w:rsidRPr="4E119242" w:rsidDel="009C7A04">
          <w:rPr>
            <w:rFonts w:cs="Calibri"/>
            <w:color w:val="000000" w:themeColor="text1"/>
          </w:rPr>
          <w:delText xml:space="preserve">in the main phase </w:delText>
        </w:r>
      </w:del>
      <w:r w:rsidR="003475AE" w:rsidRPr="4E119242">
        <w:rPr>
          <w:rFonts w:cs="Calibri"/>
          <w:color w:val="000000" w:themeColor="text1"/>
        </w:rPr>
        <w:t xml:space="preserve">fulfilled </w:t>
      </w:r>
      <w:ins w:id="33" w:author="fariba abbassi" w:date="2026-04-14T22:59:00Z" w16du:dateUtc="2026-04-14T20:59:00Z">
        <w:r w:rsidR="009C7A04">
          <w:rPr>
            <w:rFonts w:cs="Calibri"/>
            <w:color w:val="000000" w:themeColor="text1"/>
          </w:rPr>
          <w:t xml:space="preserve">all </w:t>
        </w:r>
      </w:ins>
      <w:r w:rsidR="4B77A4C4" w:rsidRPr="4E119242">
        <w:rPr>
          <w:rFonts w:cs="Calibri"/>
          <w:color w:val="000000" w:themeColor="text1"/>
        </w:rPr>
        <w:t>criteria</w:t>
      </w:r>
      <w:r w:rsidR="3F3B5C9B" w:rsidRPr="4E119242">
        <w:rPr>
          <w:rFonts w:cs="Calibri"/>
          <w:color w:val="000000" w:themeColor="text1"/>
        </w:rPr>
        <w:t xml:space="preserve"> </w:t>
      </w:r>
      <w:del w:id="34" w:author="fariba abbassi" w:date="2026-04-14T22:59:00Z" w16du:dateUtc="2026-04-14T20:59:00Z">
        <w:r w:rsidR="3C2D90A7" w:rsidRPr="4E119242" w:rsidDel="009C7A04">
          <w:rPr>
            <w:rFonts w:cs="Calibri"/>
            <w:color w:val="000000" w:themeColor="text1"/>
          </w:rPr>
          <w:delText xml:space="preserve">to </w:delText>
        </w:r>
      </w:del>
      <w:ins w:id="35" w:author="fariba abbassi" w:date="2026-04-14T22:59:00Z" w16du:dateUtc="2026-04-14T20:59:00Z">
        <w:r w:rsidR="009C7A04">
          <w:rPr>
            <w:rFonts w:cs="Calibri"/>
            <w:color w:val="000000" w:themeColor="text1"/>
          </w:rPr>
          <w:t>for</w:t>
        </w:r>
        <w:r w:rsidR="009C7A04" w:rsidRPr="4E119242">
          <w:rPr>
            <w:rFonts w:cs="Calibri"/>
            <w:color w:val="000000" w:themeColor="text1"/>
          </w:rPr>
          <w:t xml:space="preserve"> </w:t>
        </w:r>
      </w:ins>
      <w:r w:rsidR="3F3B5C9B" w:rsidRPr="4E119242">
        <w:rPr>
          <w:rFonts w:cs="Calibri"/>
          <w:color w:val="000000" w:themeColor="text1"/>
        </w:rPr>
        <w:t>meaningfully informing clinical practice</w:t>
      </w:r>
      <w:r w:rsidR="4B77A4C4" w:rsidRPr="4E119242">
        <w:rPr>
          <w:rFonts w:cs="Calibri"/>
          <w:color w:val="000000" w:themeColor="text1"/>
        </w:rPr>
        <w:t>.</w:t>
      </w:r>
      <w:r w:rsidR="003475AE" w:rsidRPr="4E119242">
        <w:rPr>
          <w:rFonts w:cs="Calibri"/>
          <w:color w:val="000000" w:themeColor="text1"/>
        </w:rPr>
        <w:t xml:space="preserve"> </w:t>
      </w:r>
      <w:ins w:id="36" w:author="fariba abbassi" w:date="2026-04-14T22:59:00Z" w16du:dateUtc="2026-04-14T20:59:00Z">
        <w:r w:rsidR="009C7A04">
          <w:rPr>
            <w:rFonts w:cs="Calibri"/>
            <w:color w:val="000000" w:themeColor="text1"/>
          </w:rPr>
          <w:t xml:space="preserve">The </w:t>
        </w:r>
      </w:ins>
      <w:del w:id="37" w:author="fariba abbassi" w:date="2026-04-14T22:54:00Z" w16du:dateUtc="2026-04-14T20:54:00Z">
        <w:r w:rsidR="00792A5B" w:rsidDel="009C7A04">
          <w:rPr>
            <w:rFonts w:cs="Calibri"/>
            <w:color w:val="000000" w:themeColor="text1"/>
          </w:rPr>
          <w:delText>M</w:delText>
        </w:r>
        <w:r w:rsidR="003475AE" w:rsidRPr="4E119242" w:rsidDel="009C7A04">
          <w:rPr>
            <w:rFonts w:cs="Calibri"/>
            <w:color w:val="000000" w:themeColor="text1"/>
          </w:rPr>
          <w:delText xml:space="preserve">ost </w:delText>
        </w:r>
      </w:del>
      <w:ins w:id="38" w:author="fariba abbassi" w:date="2026-04-14T22:59:00Z" w16du:dateUtc="2026-04-14T20:59:00Z">
        <w:r w:rsidR="009C7A04">
          <w:rPr>
            <w:rFonts w:cs="Calibri"/>
            <w:color w:val="000000" w:themeColor="text1"/>
          </w:rPr>
          <w:t>m</w:t>
        </w:r>
      </w:ins>
      <w:ins w:id="39" w:author="fariba abbassi" w:date="2026-04-14T22:54:00Z" w16du:dateUtc="2026-04-14T20:54:00Z">
        <w:r w:rsidR="009C7A04">
          <w:rPr>
            <w:rFonts w:cs="Calibri"/>
            <w:color w:val="000000" w:themeColor="text1"/>
          </w:rPr>
          <w:t>ost common</w:t>
        </w:r>
        <w:r w:rsidR="009C7A04" w:rsidRPr="4E119242">
          <w:rPr>
            <w:rFonts w:cs="Calibri"/>
            <w:color w:val="000000" w:themeColor="text1"/>
          </w:rPr>
          <w:t xml:space="preserve"> </w:t>
        </w:r>
      </w:ins>
      <w:r w:rsidR="5D4D95AE" w:rsidRPr="4E119242">
        <w:rPr>
          <w:rFonts w:cs="Calibri"/>
          <w:color w:val="000000" w:themeColor="text1"/>
        </w:rPr>
        <w:t xml:space="preserve">limitations </w:t>
      </w:r>
      <w:r w:rsidR="00792A5B">
        <w:rPr>
          <w:rFonts w:cs="Calibri"/>
          <w:color w:val="000000" w:themeColor="text1"/>
        </w:rPr>
        <w:t>were lack</w:t>
      </w:r>
      <w:r w:rsidR="003475AE" w:rsidRPr="4E119242">
        <w:rPr>
          <w:rFonts w:cs="Calibri"/>
          <w:color w:val="000000" w:themeColor="text1"/>
        </w:rPr>
        <w:t xml:space="preserve"> of</w:t>
      </w:r>
      <w:r w:rsidR="00E839E4" w:rsidRPr="4E119242">
        <w:rPr>
          <w:rFonts w:cs="Calibri"/>
          <w:color w:val="000000" w:themeColor="text1"/>
        </w:rPr>
        <w:t xml:space="preserve"> </w:t>
      </w:r>
      <w:ins w:id="40" w:author="fariba abbassi" w:date="2026-04-14T23:00:00Z" w16du:dateUtc="2026-04-14T21:00:00Z">
        <w:r w:rsidR="009C7A04">
          <w:rPr>
            <w:rFonts w:cs="Calibri"/>
            <w:color w:val="000000" w:themeColor="text1"/>
          </w:rPr>
          <w:t xml:space="preserve">considering </w:t>
        </w:r>
      </w:ins>
      <w:r w:rsidR="00E839E4" w:rsidRPr="4E119242">
        <w:rPr>
          <w:rFonts w:cs="Calibri"/>
          <w:color w:val="000000" w:themeColor="text1"/>
        </w:rPr>
        <w:t xml:space="preserve">clinical relevance in sample size </w:t>
      </w:r>
      <w:r w:rsidR="0004C030" w:rsidRPr="4E119242">
        <w:rPr>
          <w:rFonts w:cs="Calibri"/>
          <w:color w:val="000000" w:themeColor="text1"/>
        </w:rPr>
        <w:t>calculation</w:t>
      </w:r>
      <w:r w:rsidR="2E736DB3" w:rsidRPr="4E119242">
        <w:rPr>
          <w:rFonts w:cs="Calibri"/>
          <w:color w:val="000000" w:themeColor="text1"/>
        </w:rPr>
        <w:t>s</w:t>
      </w:r>
      <w:r w:rsidR="00E839E4" w:rsidRPr="4E119242">
        <w:rPr>
          <w:rFonts w:cs="Calibri"/>
          <w:color w:val="000000" w:themeColor="text1"/>
        </w:rPr>
        <w:t xml:space="preserve"> and </w:t>
      </w:r>
      <w:r w:rsidR="0004C030" w:rsidRPr="4E119242">
        <w:rPr>
          <w:rFonts w:cs="Calibri"/>
          <w:color w:val="000000" w:themeColor="text1"/>
        </w:rPr>
        <w:t>results</w:t>
      </w:r>
      <w:r w:rsidR="00E839E4" w:rsidRPr="4E119242">
        <w:rPr>
          <w:rFonts w:cs="Calibri"/>
          <w:color w:val="000000" w:themeColor="text1"/>
        </w:rPr>
        <w:t xml:space="preserve"> interpretation</w:t>
      </w:r>
      <w:r w:rsidR="00425A80" w:rsidRPr="4E119242">
        <w:rPr>
          <w:rFonts w:cs="Calibri"/>
          <w:color w:val="000000" w:themeColor="text1"/>
        </w:rPr>
        <w:t xml:space="preserve">. </w:t>
      </w:r>
      <w:del w:id="41" w:author="fariba abbassi" w:date="2026-04-14T23:01:00Z" w16du:dateUtc="2026-04-14T21:01:00Z">
        <w:r w:rsidR="1F954F77" w:rsidRPr="4E119242" w:rsidDel="009C7A04">
          <w:rPr>
            <w:rFonts w:eastAsia="Arial" w:cs="Arial"/>
          </w:rPr>
          <w:delText xml:space="preserve">Discordances </w:delText>
        </w:r>
      </w:del>
      <w:ins w:id="42" w:author="fariba abbassi" w:date="2026-04-14T23:01:00Z" w16du:dateUtc="2026-04-14T21:01:00Z">
        <w:r w:rsidR="009C7A04">
          <w:rPr>
            <w:rFonts w:eastAsia="Arial" w:cs="Arial"/>
          </w:rPr>
          <w:t>Discrepancies</w:t>
        </w:r>
        <w:r w:rsidR="009C7A04" w:rsidRPr="4E119242">
          <w:rPr>
            <w:rFonts w:eastAsia="Arial" w:cs="Arial"/>
          </w:rPr>
          <w:t xml:space="preserve"> </w:t>
        </w:r>
      </w:ins>
      <w:r w:rsidR="1F954F77" w:rsidRPr="4E119242">
        <w:rPr>
          <w:rFonts w:eastAsia="Arial" w:cs="Arial"/>
        </w:rPr>
        <w:t xml:space="preserve">between pre-trial documents and final publications </w:t>
      </w:r>
      <w:r w:rsidR="00792A5B">
        <w:rPr>
          <w:rFonts w:eastAsia="Arial" w:cs="Arial"/>
        </w:rPr>
        <w:t>mainly</w:t>
      </w:r>
      <w:r w:rsidR="00792A5B" w:rsidRPr="4E119242">
        <w:rPr>
          <w:rFonts w:eastAsia="Arial" w:cs="Arial"/>
        </w:rPr>
        <w:t xml:space="preserve"> </w:t>
      </w:r>
      <w:del w:id="43" w:author="fariba abbassi" w:date="2026-04-14T23:01:00Z" w16du:dateUtc="2026-04-14T21:01:00Z">
        <w:r w:rsidR="1F954F77" w:rsidRPr="4E119242" w:rsidDel="009C7A04">
          <w:rPr>
            <w:rFonts w:eastAsia="Arial" w:cs="Arial"/>
          </w:rPr>
          <w:delText xml:space="preserve">involved </w:delText>
        </w:r>
      </w:del>
      <w:ins w:id="44" w:author="fariba abbassi" w:date="2026-04-14T23:01:00Z" w16du:dateUtc="2026-04-14T21:01:00Z">
        <w:r w:rsidR="009C7A04">
          <w:rPr>
            <w:rFonts w:eastAsia="Arial" w:cs="Arial"/>
          </w:rPr>
          <w:t>concerned</w:t>
        </w:r>
        <w:r w:rsidR="009C7A04" w:rsidRPr="4E119242">
          <w:rPr>
            <w:rFonts w:eastAsia="Arial" w:cs="Arial"/>
          </w:rPr>
          <w:t xml:space="preserve"> </w:t>
        </w:r>
      </w:ins>
      <w:r w:rsidR="1F954F77" w:rsidRPr="4E119242">
        <w:rPr>
          <w:rFonts w:eastAsia="Arial" w:cs="Arial"/>
        </w:rPr>
        <w:t>primary endpoints.</w:t>
      </w:r>
    </w:p>
    <w:p w14:paraId="59AFACE6" w14:textId="379FF327" w:rsidR="009C7A04" w:rsidRDefault="5A951BE3" w:rsidP="4E119242">
      <w:pPr>
        <w:spacing w:before="0" w:after="0" w:line="480" w:lineRule="auto"/>
        <w:rPr>
          <w:ins w:id="45" w:author="fariba abbassi" w:date="2026-04-14T23:03:00Z" w16du:dateUtc="2026-04-14T21:03:00Z"/>
          <w:rFonts w:cs="Calibri"/>
          <w:b/>
          <w:bCs/>
          <w:i/>
          <w:iCs/>
          <w:color w:val="000000" w:themeColor="text1"/>
          <w:highlight w:val="yellow"/>
        </w:rPr>
      </w:pPr>
      <w:r w:rsidRPr="4E119242">
        <w:rPr>
          <w:rFonts w:cs="Calibri"/>
          <w:b/>
          <w:bCs/>
          <w:i/>
          <w:iCs/>
          <w:color w:val="000000" w:themeColor="text1"/>
          <w:highlight w:val="yellow"/>
        </w:rPr>
        <w:t xml:space="preserve">Conclusion: </w:t>
      </w:r>
      <w:r w:rsidR="54C48071" w:rsidRPr="4E119242">
        <w:rPr>
          <w:rFonts w:cs="Calibri"/>
          <w:b/>
          <w:bCs/>
          <w:i/>
          <w:iCs/>
          <w:color w:val="000000" w:themeColor="text1"/>
          <w:highlight w:val="yellow"/>
        </w:rPr>
        <w:t xml:space="preserve">We developed a novel tool </w:t>
      </w:r>
      <w:r w:rsidR="00F77C6B">
        <w:rPr>
          <w:rFonts w:cs="Calibri"/>
          <w:b/>
          <w:bCs/>
          <w:i/>
          <w:iCs/>
          <w:color w:val="000000" w:themeColor="text1"/>
          <w:highlight w:val="yellow"/>
        </w:rPr>
        <w:t>to</w:t>
      </w:r>
      <w:r w:rsidR="781BAAA6" w:rsidRPr="4E119242">
        <w:rPr>
          <w:rFonts w:cs="Calibri"/>
          <w:b/>
          <w:bCs/>
          <w:i/>
          <w:iCs/>
          <w:color w:val="000000" w:themeColor="text1"/>
          <w:highlight w:val="yellow"/>
        </w:rPr>
        <w:t xml:space="preserve"> </w:t>
      </w:r>
      <w:r w:rsidR="00C71A34">
        <w:rPr>
          <w:rFonts w:cs="Calibri"/>
          <w:b/>
          <w:bCs/>
          <w:i/>
          <w:iCs/>
          <w:color w:val="000000" w:themeColor="text1"/>
          <w:highlight w:val="yellow"/>
        </w:rPr>
        <w:t>assess</w:t>
      </w:r>
      <w:r w:rsidR="781BAAA6" w:rsidRPr="4E119242">
        <w:rPr>
          <w:rFonts w:cs="Calibri"/>
          <w:b/>
          <w:bCs/>
          <w:i/>
          <w:iCs/>
          <w:color w:val="000000" w:themeColor="text1"/>
          <w:highlight w:val="yellow"/>
        </w:rPr>
        <w:t xml:space="preserve"> </w:t>
      </w:r>
      <w:ins w:id="46" w:author="fariba abbassi" w:date="2026-04-14T22:54:00Z" w16du:dateUtc="2026-04-14T20:54:00Z">
        <w:r w:rsidR="009C7A04">
          <w:rPr>
            <w:rFonts w:cs="Calibri"/>
            <w:b/>
            <w:bCs/>
            <w:i/>
            <w:iCs/>
            <w:color w:val="000000" w:themeColor="text1"/>
            <w:highlight w:val="yellow"/>
          </w:rPr>
          <w:t xml:space="preserve">the </w:t>
        </w:r>
      </w:ins>
      <w:r w:rsidR="781BAAA6" w:rsidRPr="4E119242">
        <w:rPr>
          <w:rFonts w:cs="Calibri"/>
          <w:b/>
          <w:bCs/>
          <w:i/>
          <w:iCs/>
          <w:color w:val="000000" w:themeColor="text1"/>
          <w:highlight w:val="yellow"/>
        </w:rPr>
        <w:t xml:space="preserve">potential </w:t>
      </w:r>
      <w:ins w:id="47" w:author="fariba abbassi" w:date="2026-04-14T23:01:00Z" w16du:dateUtc="2026-04-14T21:01:00Z">
        <w:r w:rsidR="009C7A04">
          <w:rPr>
            <w:rFonts w:cs="Calibri"/>
            <w:b/>
            <w:bCs/>
            <w:i/>
            <w:iCs/>
            <w:color w:val="000000" w:themeColor="text1"/>
            <w:highlight w:val="yellow"/>
          </w:rPr>
          <w:t xml:space="preserve">of surgical RCTs </w:t>
        </w:r>
      </w:ins>
      <w:r w:rsidR="781BAAA6" w:rsidRPr="4E119242">
        <w:rPr>
          <w:rFonts w:cs="Calibri"/>
          <w:b/>
          <w:bCs/>
          <w:i/>
          <w:iCs/>
          <w:color w:val="000000" w:themeColor="text1"/>
          <w:highlight w:val="yellow"/>
        </w:rPr>
        <w:t>to inform clinical practice</w:t>
      </w:r>
      <w:r w:rsidR="00C71A34">
        <w:rPr>
          <w:rFonts w:cs="Calibri"/>
          <w:b/>
          <w:bCs/>
          <w:i/>
          <w:iCs/>
          <w:color w:val="000000" w:themeColor="text1"/>
          <w:highlight w:val="yellow"/>
        </w:rPr>
        <w:t xml:space="preserve">, </w:t>
      </w:r>
      <w:r w:rsidR="54C48071" w:rsidRPr="4E119242">
        <w:rPr>
          <w:rFonts w:cs="Calibri"/>
          <w:b/>
          <w:bCs/>
          <w:i/>
          <w:iCs/>
          <w:color w:val="000000" w:themeColor="text1"/>
          <w:highlight w:val="yellow"/>
        </w:rPr>
        <w:t>complement</w:t>
      </w:r>
      <w:r w:rsidR="00C71A34">
        <w:rPr>
          <w:rFonts w:cs="Calibri"/>
          <w:b/>
          <w:bCs/>
          <w:i/>
          <w:iCs/>
          <w:color w:val="000000" w:themeColor="text1"/>
          <w:highlight w:val="yellow"/>
        </w:rPr>
        <w:t>ing</w:t>
      </w:r>
      <w:r w:rsidR="54C48071" w:rsidRPr="4E119242">
        <w:rPr>
          <w:rFonts w:cs="Calibri"/>
          <w:b/>
          <w:bCs/>
          <w:i/>
          <w:iCs/>
          <w:color w:val="000000" w:themeColor="text1"/>
          <w:highlight w:val="yellow"/>
        </w:rPr>
        <w:t xml:space="preserve"> established tools </w:t>
      </w:r>
      <w:r w:rsidR="00C71A34">
        <w:rPr>
          <w:rFonts w:cs="Calibri"/>
          <w:b/>
          <w:bCs/>
          <w:i/>
          <w:iCs/>
          <w:color w:val="000000" w:themeColor="text1"/>
          <w:highlight w:val="yellow"/>
        </w:rPr>
        <w:t>for</w:t>
      </w:r>
      <w:ins w:id="48" w:author="fariba abbassi" w:date="2026-04-14T23:02:00Z" w16du:dateUtc="2026-04-14T21:02:00Z">
        <w:r w:rsidR="009C7A04">
          <w:rPr>
            <w:rFonts w:cs="Calibri"/>
            <w:b/>
            <w:bCs/>
            <w:i/>
            <w:iCs/>
            <w:color w:val="000000" w:themeColor="text1"/>
            <w:highlight w:val="yellow"/>
          </w:rPr>
          <w:t xml:space="preserve"> assessing </w:t>
        </w:r>
      </w:ins>
      <w:del w:id="49" w:author="fariba abbassi" w:date="2026-04-14T23:02:00Z" w16du:dateUtc="2026-04-14T21:02:00Z">
        <w:r w:rsidR="54C48071" w:rsidRPr="4E119242" w:rsidDel="009C7A04">
          <w:rPr>
            <w:rFonts w:cs="Calibri"/>
            <w:b/>
            <w:bCs/>
            <w:i/>
            <w:iCs/>
            <w:color w:val="000000" w:themeColor="text1"/>
            <w:highlight w:val="yellow"/>
          </w:rPr>
          <w:delText xml:space="preserve"> </w:delText>
        </w:r>
      </w:del>
      <w:r w:rsidR="54C48071" w:rsidRPr="4E119242">
        <w:rPr>
          <w:rFonts w:cs="Calibri"/>
          <w:b/>
          <w:bCs/>
          <w:i/>
          <w:iCs/>
          <w:color w:val="000000" w:themeColor="text1"/>
          <w:highlight w:val="yellow"/>
        </w:rPr>
        <w:t xml:space="preserve">risk of bias and </w:t>
      </w:r>
      <w:r w:rsidR="00C71A34">
        <w:rPr>
          <w:rFonts w:cs="Calibri"/>
          <w:b/>
          <w:bCs/>
          <w:i/>
          <w:iCs/>
          <w:color w:val="000000" w:themeColor="text1"/>
          <w:highlight w:val="yellow"/>
        </w:rPr>
        <w:lastRenderedPageBreak/>
        <w:t xml:space="preserve">reporting </w:t>
      </w:r>
      <w:r w:rsidR="10F4398D" w:rsidRPr="4E119242">
        <w:rPr>
          <w:rFonts w:cs="Calibri"/>
          <w:b/>
          <w:bCs/>
          <w:i/>
          <w:iCs/>
          <w:color w:val="000000" w:themeColor="text1"/>
          <w:highlight w:val="yellow"/>
        </w:rPr>
        <w:t>quality</w:t>
      </w:r>
      <w:r w:rsidR="54C48071" w:rsidRPr="4E119242">
        <w:rPr>
          <w:rFonts w:cs="Calibri"/>
          <w:b/>
          <w:bCs/>
          <w:i/>
          <w:iCs/>
          <w:color w:val="000000" w:themeColor="text1"/>
          <w:highlight w:val="yellow"/>
        </w:rPr>
        <w:t xml:space="preserve">. </w:t>
      </w:r>
      <w:r w:rsidR="00424702" w:rsidRPr="4E119242">
        <w:rPr>
          <w:rFonts w:cs="Calibri"/>
          <w:b/>
          <w:bCs/>
          <w:i/>
          <w:iCs/>
          <w:color w:val="000000" w:themeColor="text1"/>
          <w:highlight w:val="yellow"/>
        </w:rPr>
        <w:t xml:space="preserve">Our </w:t>
      </w:r>
      <w:del w:id="50" w:author="fariba abbassi" w:date="2026-04-14T23:02:00Z" w16du:dateUtc="2026-04-14T21:02:00Z">
        <w:r w:rsidR="00424702" w:rsidRPr="4E119242" w:rsidDel="009C7A04">
          <w:rPr>
            <w:rFonts w:cs="Calibri"/>
            <w:b/>
            <w:bCs/>
            <w:i/>
            <w:iCs/>
            <w:color w:val="000000" w:themeColor="text1"/>
            <w:highlight w:val="yellow"/>
          </w:rPr>
          <w:delText xml:space="preserve">results </w:delText>
        </w:r>
      </w:del>
      <w:ins w:id="51" w:author="fariba abbassi" w:date="2026-04-14T23:02:00Z" w16du:dateUtc="2026-04-14T21:02:00Z">
        <w:r w:rsidR="009C7A04">
          <w:rPr>
            <w:rFonts w:cs="Calibri"/>
            <w:b/>
            <w:bCs/>
            <w:i/>
            <w:iCs/>
            <w:color w:val="000000" w:themeColor="text1"/>
            <w:highlight w:val="yellow"/>
          </w:rPr>
          <w:t>findings</w:t>
        </w:r>
        <w:r w:rsidR="009C7A04" w:rsidRPr="4E119242">
          <w:rPr>
            <w:rFonts w:cs="Calibri"/>
            <w:b/>
            <w:bCs/>
            <w:i/>
            <w:iCs/>
            <w:color w:val="000000" w:themeColor="text1"/>
            <w:highlight w:val="yellow"/>
          </w:rPr>
          <w:t xml:space="preserve"> </w:t>
        </w:r>
      </w:ins>
      <w:del w:id="52" w:author="fariba abbassi" w:date="2026-04-14T23:02:00Z" w16du:dateUtc="2026-04-14T21:02:00Z">
        <w:r w:rsidR="00424702" w:rsidRPr="4E119242" w:rsidDel="009C7A04">
          <w:rPr>
            <w:rFonts w:cs="Calibri"/>
            <w:b/>
            <w:bCs/>
            <w:i/>
            <w:iCs/>
            <w:color w:val="000000" w:themeColor="text1"/>
            <w:highlight w:val="yellow"/>
          </w:rPr>
          <w:delText xml:space="preserve">suggest </w:delText>
        </w:r>
      </w:del>
      <w:ins w:id="53" w:author="fariba abbassi" w:date="2026-04-14T23:02:00Z" w16du:dateUtc="2026-04-14T21:02:00Z">
        <w:r w:rsidR="009C7A04">
          <w:rPr>
            <w:rFonts w:cs="Calibri"/>
            <w:b/>
            <w:bCs/>
            <w:i/>
            <w:iCs/>
            <w:color w:val="000000" w:themeColor="text1"/>
            <w:highlight w:val="yellow"/>
          </w:rPr>
          <w:t>raise</w:t>
        </w:r>
        <w:r w:rsidR="009C7A04" w:rsidRPr="4E119242">
          <w:rPr>
            <w:rFonts w:cs="Calibri"/>
            <w:b/>
            <w:bCs/>
            <w:i/>
            <w:iCs/>
            <w:color w:val="000000" w:themeColor="text1"/>
            <w:highlight w:val="yellow"/>
          </w:rPr>
          <w:t xml:space="preserve"> </w:t>
        </w:r>
      </w:ins>
      <w:r w:rsidR="00424702" w:rsidRPr="4E119242">
        <w:rPr>
          <w:rFonts w:cs="Calibri"/>
          <w:b/>
          <w:bCs/>
          <w:i/>
          <w:iCs/>
          <w:color w:val="000000" w:themeColor="text1"/>
          <w:highlight w:val="yellow"/>
        </w:rPr>
        <w:t xml:space="preserve">concerns </w:t>
      </w:r>
      <w:del w:id="54" w:author="fariba abbassi" w:date="2026-04-14T23:02:00Z" w16du:dateUtc="2026-04-14T21:02:00Z">
        <w:r w:rsidR="00C71A34" w:rsidDel="009C7A04">
          <w:rPr>
            <w:rFonts w:cs="Calibri"/>
            <w:b/>
            <w:bCs/>
            <w:i/>
            <w:iCs/>
            <w:color w:val="000000" w:themeColor="text1"/>
            <w:highlight w:val="yellow"/>
          </w:rPr>
          <w:delText>about</w:delText>
        </w:r>
        <w:r w:rsidR="00C71A34" w:rsidRPr="4E119242" w:rsidDel="009C7A04">
          <w:rPr>
            <w:rFonts w:cs="Calibri"/>
            <w:b/>
            <w:bCs/>
            <w:i/>
            <w:iCs/>
            <w:color w:val="000000" w:themeColor="text1"/>
            <w:highlight w:val="yellow"/>
          </w:rPr>
          <w:delText xml:space="preserve"> </w:delText>
        </w:r>
      </w:del>
      <w:ins w:id="55" w:author="fariba abbassi" w:date="2026-04-14T23:02:00Z" w16du:dateUtc="2026-04-14T21:02:00Z">
        <w:r w:rsidR="009C7A04">
          <w:rPr>
            <w:rFonts w:cs="Calibri"/>
            <w:b/>
            <w:bCs/>
            <w:i/>
            <w:iCs/>
            <w:color w:val="000000" w:themeColor="text1"/>
            <w:highlight w:val="yellow"/>
          </w:rPr>
          <w:t>regarding the ability of</w:t>
        </w:r>
        <w:r w:rsidR="009C7A04" w:rsidRPr="4E119242">
          <w:rPr>
            <w:rFonts w:cs="Calibri"/>
            <w:b/>
            <w:bCs/>
            <w:i/>
            <w:iCs/>
            <w:color w:val="000000" w:themeColor="text1"/>
            <w:highlight w:val="yellow"/>
          </w:rPr>
          <w:t xml:space="preserve"> </w:t>
        </w:r>
      </w:ins>
      <w:r w:rsidR="00324C75" w:rsidRPr="4E119242">
        <w:rPr>
          <w:rFonts w:cs="Calibri"/>
          <w:b/>
          <w:bCs/>
          <w:i/>
          <w:iCs/>
          <w:color w:val="000000" w:themeColor="text1"/>
          <w:highlight w:val="yellow"/>
        </w:rPr>
        <w:t>surgical</w:t>
      </w:r>
      <w:r w:rsidR="436EFB0D" w:rsidRPr="4E119242">
        <w:rPr>
          <w:rFonts w:cs="Calibri"/>
          <w:b/>
          <w:bCs/>
          <w:i/>
          <w:iCs/>
          <w:color w:val="000000" w:themeColor="text1"/>
          <w:highlight w:val="yellow"/>
        </w:rPr>
        <w:t xml:space="preserve"> RCT</w:t>
      </w:r>
      <w:ins w:id="56" w:author="fariba abbassi" w:date="2026-04-14T23:02:00Z" w16du:dateUtc="2026-04-14T21:02:00Z">
        <w:r w:rsidR="009C7A04">
          <w:rPr>
            <w:rFonts w:cs="Calibri"/>
            <w:b/>
            <w:bCs/>
            <w:i/>
            <w:iCs/>
            <w:color w:val="000000" w:themeColor="text1"/>
            <w:highlight w:val="yellow"/>
          </w:rPr>
          <w:t>s to meaningfully</w:t>
        </w:r>
      </w:ins>
      <w:del w:id="57" w:author="fariba abbassi" w:date="2026-04-14T23:02:00Z" w16du:dateUtc="2026-04-14T21:02:00Z">
        <w:r w:rsidR="436EFB0D" w:rsidRPr="4E119242" w:rsidDel="009C7A04">
          <w:rPr>
            <w:rFonts w:cs="Calibri"/>
            <w:b/>
            <w:bCs/>
            <w:i/>
            <w:iCs/>
            <w:color w:val="000000" w:themeColor="text1"/>
            <w:highlight w:val="yellow"/>
          </w:rPr>
          <w:delText>s</w:delText>
        </w:r>
        <w:r w:rsidR="00C71A34" w:rsidDel="009C7A04">
          <w:rPr>
            <w:rFonts w:cs="Calibri"/>
            <w:b/>
            <w:bCs/>
            <w:i/>
            <w:iCs/>
            <w:color w:val="000000" w:themeColor="text1"/>
            <w:highlight w:val="yellow"/>
          </w:rPr>
          <w:delText>’ ability</w:delText>
        </w:r>
        <w:r w:rsidR="00324C75" w:rsidRPr="4E119242" w:rsidDel="009C7A04">
          <w:rPr>
            <w:rFonts w:cs="Calibri"/>
            <w:b/>
            <w:bCs/>
            <w:i/>
            <w:iCs/>
            <w:color w:val="000000" w:themeColor="text1"/>
            <w:highlight w:val="yellow"/>
          </w:rPr>
          <w:delText xml:space="preserve"> to</w:delText>
        </w:r>
      </w:del>
      <w:r w:rsidR="00324C75" w:rsidRPr="4E119242">
        <w:rPr>
          <w:rFonts w:cs="Calibri"/>
          <w:b/>
          <w:bCs/>
          <w:i/>
          <w:iCs/>
          <w:color w:val="000000" w:themeColor="text1"/>
          <w:highlight w:val="yellow"/>
        </w:rPr>
        <w:t xml:space="preserve"> inform clinical decision-making</w:t>
      </w:r>
      <w:r w:rsidR="00424702" w:rsidRPr="4E119242">
        <w:rPr>
          <w:rFonts w:cs="Calibri"/>
          <w:b/>
          <w:bCs/>
          <w:i/>
          <w:iCs/>
          <w:color w:val="000000" w:themeColor="text1"/>
          <w:highlight w:val="yellow"/>
        </w:rPr>
        <w:t>.</w:t>
      </w:r>
      <w:commentRangeEnd w:id="8"/>
      <w:r w:rsidR="00C71A34">
        <w:rPr>
          <w:rStyle w:val="CommentReference"/>
          <w:rFonts w:cs="Calibri"/>
          <w:b/>
          <w:bCs/>
          <w:i/>
          <w:iCs/>
          <w:color w:val="000000" w:themeColor="text1"/>
          <w:sz w:val="22"/>
          <w:szCs w:val="24"/>
          <w:highlight w:val="yellow"/>
        </w:rPr>
        <w:commentReference w:id="8"/>
      </w:r>
    </w:p>
    <w:p w14:paraId="0E3FEFB8" w14:textId="77777777" w:rsidR="009C7A04" w:rsidRDefault="009C7A04">
      <w:pPr>
        <w:spacing w:before="0" w:after="160" w:line="278" w:lineRule="auto"/>
        <w:rPr>
          <w:ins w:id="58" w:author="fariba abbassi" w:date="2026-04-14T23:03:00Z" w16du:dateUtc="2026-04-14T21:03:00Z"/>
          <w:rFonts w:cs="Calibri"/>
          <w:b/>
          <w:bCs/>
          <w:i/>
          <w:iCs/>
          <w:color w:val="000000" w:themeColor="text1"/>
          <w:highlight w:val="yellow"/>
        </w:rPr>
      </w:pPr>
      <w:ins w:id="59" w:author="fariba abbassi" w:date="2026-04-14T23:03:00Z" w16du:dateUtc="2026-04-14T21:03:00Z">
        <w:r>
          <w:rPr>
            <w:rFonts w:cs="Calibri"/>
            <w:b/>
            <w:bCs/>
            <w:i/>
            <w:iCs/>
            <w:color w:val="000000" w:themeColor="text1"/>
            <w:highlight w:val="yellow"/>
          </w:rPr>
          <w:br w:type="page"/>
        </w:r>
      </w:ins>
    </w:p>
    <w:p w14:paraId="757C2B8F" w14:textId="45DC236F" w:rsidR="00D7190A" w:rsidRPr="00424702" w:rsidDel="009C7A04" w:rsidRDefault="00D7190A" w:rsidP="4E119242">
      <w:pPr>
        <w:spacing w:before="0" w:after="0" w:line="480" w:lineRule="auto"/>
        <w:rPr>
          <w:del w:id="60" w:author="fariba abbassi" w:date="2026-04-14T23:03:00Z" w16du:dateUtc="2026-04-14T21:03:00Z"/>
          <w:rFonts w:cs="Calibri"/>
          <w:b/>
          <w:bCs/>
          <w:i/>
          <w:iCs/>
          <w:color w:val="000000" w:themeColor="text1"/>
        </w:rPr>
      </w:pPr>
    </w:p>
    <w:p w14:paraId="21AB7F0E" w14:textId="56D8A8C1" w:rsidR="00203336" w:rsidRPr="004B1C6A" w:rsidRDefault="00203336" w:rsidP="00BB5783">
      <w:pPr>
        <w:pStyle w:val="Titre11"/>
        <w:rPr>
          <w:lang w:val="en-US"/>
        </w:rPr>
      </w:pPr>
      <w:r w:rsidRPr="004B1C6A">
        <w:rPr>
          <w:lang w:val="en-US"/>
        </w:rPr>
        <w:t>INTRODUCTION</w:t>
      </w:r>
      <w:bookmarkEnd w:id="7"/>
    </w:p>
    <w:p w14:paraId="6C612A0D" w14:textId="77777777" w:rsidR="00531D12" w:rsidRDefault="00626B74" w:rsidP="4E119242">
      <w:pPr>
        <w:spacing w:line="480" w:lineRule="auto"/>
        <w:rPr>
          <w:rFonts w:eastAsia="Times New Roman" w:cs="Calibri"/>
          <w:color w:val="000000" w:themeColor="text1"/>
          <w:lang w:eastAsia="de-DE"/>
        </w:rPr>
      </w:pPr>
      <w:r w:rsidRPr="7052A300">
        <w:rPr>
          <w:rFonts w:cs="Calibri"/>
          <w:color w:val="000000" w:themeColor="text1"/>
        </w:rPr>
        <w:t>Randomized controlled trials (RCTs) are considered the gold standard for generating surgical evidence</w:t>
      </w:r>
      <w:r w:rsidR="006012AD" w:rsidRPr="7052A300">
        <w:rPr>
          <w:rFonts w:cs="Calibri"/>
          <w:color w:val="000000" w:themeColor="text1"/>
        </w:rPr>
        <w:t xml:space="preserve"> on treatments</w:t>
      </w:r>
      <w:r w:rsidRPr="7052A300">
        <w:rPr>
          <w:rFonts w:cs="Calibri"/>
          <w:color w:val="000000" w:themeColor="text1"/>
        </w:rPr>
        <w:t xml:space="preserve">. </w:t>
      </w:r>
      <w:r w:rsidR="654A76D3" w:rsidRPr="7052A300">
        <w:rPr>
          <w:rFonts w:cs="Calibri"/>
          <w:color w:val="000000" w:themeColor="text1"/>
        </w:rPr>
        <w:t>Previous research showed that, as in other clinical areas, a substantial proportion of surgical RCTs are at increased r</w:t>
      </w:r>
      <w:r w:rsidR="654A76D3" w:rsidRPr="4E119242">
        <w:rPr>
          <w:rFonts w:eastAsia="Times New Roman" w:cs="Calibri"/>
          <w:color w:val="000000" w:themeColor="text1"/>
          <w:lang w:eastAsia="de-DE"/>
        </w:rPr>
        <w:t xml:space="preserve">isk of bias and limited quality of </w:t>
      </w:r>
      <w:commentRangeStart w:id="61"/>
      <w:r w:rsidR="654A76D3" w:rsidRPr="4E119242">
        <w:rPr>
          <w:rFonts w:eastAsia="Times New Roman" w:cs="Calibri"/>
          <w:color w:val="000000" w:themeColor="text1"/>
          <w:lang w:eastAsia="de-DE"/>
        </w:rPr>
        <w:t>reportin</w:t>
      </w:r>
      <w:r w:rsidR="00EA30F9">
        <w:rPr>
          <w:rFonts w:eastAsia="Times New Roman" w:cs="Calibri"/>
          <w:color w:val="000000" w:themeColor="text1"/>
          <w:lang w:eastAsia="de-DE"/>
        </w:rPr>
        <w:t>g</w:t>
      </w:r>
      <w:r w:rsidR="00EA30F9">
        <w:rPr>
          <w:rFonts w:eastAsia="Times New Roman" w:cs="Calibri"/>
          <w:color w:val="000000" w:themeColor="text1"/>
          <w:lang w:eastAsia="de-DE"/>
        </w:rPr>
        <w:fldChar w:fldCharType="begin"/>
      </w:r>
      <w:r w:rsidR="00233F4D">
        <w:rPr>
          <w:rFonts w:eastAsia="Times New Roman" w:cs="Calibri"/>
          <w:color w:val="000000" w:themeColor="text1"/>
          <w:lang w:eastAsia="de-DE"/>
        </w:rPr>
        <w:instrText xml:space="preserve"> ADDIN ZOTERO_ITEM CSL_CITATION {"citationID":"VzwFWwZv","properties":{"unsorted":false,"formattedCitation":"\\super 1\\uc0\\u8211{}5\\nosupersub{}","plainCitation":"1–5","noteIndex":0},"citationItems":[{"id":229197,"uris":["http://zotero.org/users/6583603/items/EVYAX43Z"],"itemData":{"id":229197,"type":"article-journal","abstract":"OBJECTIVE: To evaluate the usefulness and applicability of the Consolidated Standards of Reporting Trials (CONSORT) for journal articles reporting randomized, controlled trials evaluating single-incision slings in the treatment of female stress urinary incontinence.\nMETHODS: Original articles reporting randomized, controlled trials assessing single-incision slings in the treatment of female stress urinary incontinence were searched for in the PubMed and Embase databases in 2011. Reporting quality was studied by 2 hospital pharmacists and 2 urologic surgeons. Primary outcome was the score out of 20 in the abstract CONSORT checklist. Secondary outcomes were the scores in the standard CONSORT checklist and the extension CONSORT additional items for trials assessing nonpharmacologic treatments.\nRESULTS: Among 135 articles retrieved, 8 met the inclusion criteria and were assessed. Abstract scores ranged from 4.7-14.1. Standard scores were &gt;10.0 out of 20 for most articles; the extension scores did not exceed 5.0 out of 10. Four reported trials were not identified as randomized in the title. The interventions were incompletely reported. Four articles reported whether blinding was achieved but lack of blinding was never discussed as a potential source of bias. Few articles reported the operators and centers characteristics and their impact on statistical analysis. The combination of the 3 checklists was considered a useful guideline to enhance and assess the reporting quality of a surgical trial.\nCONCLUSION: Our results support the further use of CONSORT criteria as a basic standardized tool in all stages of clinical evaluation for any prosthetic device in female pelvic surgery.","citation-key":"dialloEvaluatingSingleincisionSlings2012","container-title":"Urology","DOI":"10.1016/j.urology.2012.06.021","ISSN":"1527-9995","issue":"3","journalAbbreviation":"Urology","language":"eng","page":"535-541","PMID":"22925231","source":"PubMed","title":"Evaluating single-incision slings in female stress urinary incontinence: the usefulness of the CONSORT statement criteria","title-short":"Evaluating single-incision slings in female stress urinary incontinence","volume":"80","author":[{"family":"Diallo","given":"Stéphanie"},{"family":"Cour","given":"Florence"},{"family":"Josephson","given":"Anne"},{"family":"Vidart","given":"Adrien"},{"family":"Botto","given":"Henri"},{"family":"Lebret","given":"Thierry"},{"family":"Bonan","given":"Brigitte"}],"issued":{"date-parts":[["2012",9]]}}},{"id":229201,"uris":["http://zotero.org/users/6583603/items/RYBR5U4X"],"itemData":{"id":229201,"type":"article-journal","abstract":"OBJECTIVE: To evaluate the quality of reporting of surgical randomized controlled trials published in surgical and general medical journals using Jadad score, allocation concealment, and adherence to CONSORT guidelines and to identify factors associated with good quality.\nSUMMARY BACKGROUND DATA: Randomized controlled trials (RCTs) provide the best evidence about the relative effectiveness of different interventions. Improper methodology and reporting of RCTs can lead to erroneous conclusions about treatment effects, which may mislead decision-making in health care at all levels.\nMETHODS: Information was obtained on RCTs published in 6 general surgical and 4 general medical journals in the year 2003. The quality of reporting of RCTs was assessed under masked conditions using allocation concealment, Jadad score, and a CONSORT checklist devised for the purpose.\nRESULTS: Of the 69 RCTs analyzed, only 37.7% had a Jadad score of &gt; or =3, and only 13% of the trials clearly explained allocation concealment. The modified CONSORT score of surgical trials reported in medical journals was significantly higher than those reported in surgical journals (Mann-Whitney U test, P &lt; 0.001). Overall, the modified CONSORT score was higher in studies with higher author numbers (P = 0.03), multicenter studies (P = 0.002), and studies with a declared funding source (P = 0.022).\nCONCLUSION: The overall quality of reporting of surgical RCTs was suboptimal. There is a need for improving awareness of the CONSORT statement among authors, reviewers, and editors of surgical journals and better quality control measures for trial reporting and methodology.","citation-key":"balasubramanianStandardsReportingRandomized2006a","container-title":"Annals of Surgery","DOI":"10.1097/01.sla.0000217640.11224.05","ISSN":"0003-4932","issue":"5","journalAbbreviation":"Ann Surg","language":"eng","page":"663-667","PMID":"17060756","PMCID":"PMC1856614","source":"PubMed","title":"Standards of reporting of randomized controlled trials in general surgery: can we do better?","title-short":"Standards of reporting of randomized controlled trials in general surgery","volume":"244","author":[{"family":"Balasubramanian","given":"Sabapathy P."},{"family":"Wiener","given":"Martin"},{"family":"Alshameeri","given":"Zeiad"},{"family":"Tiruvoipati","given":"Ravindranath"},{"family":"Elbourne","given":"Diana"},{"family":"Reed","given":"Malcolm W."}],"issued":{"date-parts":[["2006",11]]}}},{"id":229205,"uris":["http://zotero.org/users/6583603/items/Y4VUN9Q2"],"itemData":{"id":229205,"type":"article-journal","abstract":"BACKGROUND: Randomized controlled trials (RCTs) are the criterion standard for assessing new interventions. However, bias can result from poor reporting, which also makes critical appraisal and systematic review challenging. The Consolidated Standards of Reporting Trials (CONSORT) criteria for nonpharmacological trials published in 2008 provided a set of 23 mandatory items that should be reported in an RCT. This is the first study to assess the compliance of RCTs in trauma with the CONSORT criteria for nonpharmacological trials.\nMETHODS: The MEDLINE database was searched using the MeSH term wounds and injuries for English-language articles published between January 2009 and December 2011. Relevant articles were scored by two reviewers and compared against surrogate markers of article quality (such as journal impact factor).\nRESULTS: Eighty-three articles were deemed suitable for inclusion. The mean CONSORT score was 11.2 of 23 items (49%; range, 3.38-18.17). Compliance was poorest for items relating to the adherence of care providers (0%), abstract (5%), and implementation of randomization (6%). Only 40% declared conflicts of interest, 73% declared permission from an ethics review committee, 43% declared sources of funding, and 10% stated a trial registry number. There was a significant correlation between the CONSORT score and the impact factor of the publishing journal (ρ = 0.37, p = 0.0006) but not for the number of patients or authors or single versus multicentre trials\nCONCLUSION: The reporting quality of RCTs in trauma surgery needs improvement. We suggest ways by which this could be improved including the following: better education, awareness, and a cohesive strategy among all stakeholders and the hard wiring of compliance through electronic journal submission systems.","citation-key":"leeComplianceRandomizedControlled2013","container-title":"The Journal of Trauma and Acute Care Surgery","DOI":"10.1097/TA.0b013e3182a5399e","ISSN":"2163-0763","issue":"4","journalAbbreviation":"J Trauma Acute Care Surg","language":"eng","page":"562-572","PMID":"24064867","source":"PubMed","title":"Compliance of randomized controlled trials in trauma surgery with the CONSORT statement","volume":"75","author":[{"family":"Lee","given":"Seon-Young"},{"family":"Teoh","given":"Penelope J."},{"family":"Camm","given":"Christian F."},{"family":"Agha","given":"Riaz A."}],"issued":{"date-parts":[["2013",10]]}}},{"id":229215,"uris":["http://zotero.org/groups/6353616/items/CPEQX5CM"],"itemData":{"id":229215,"type":"article-journal","abstract":"BACKGROUND: The authors investigated the methodological validity of plastic surgery randomized controlled trials that compared surgical interventions.\nMETHODS: An electronic search identified randomized controlled trials published between 2000 and 2013. Reviewers, independently and in duplicate, assessed manuscripts and performed data extraction. Methodological safeguards (randomization, allocation concealment, blinding, and incomplete outcome data) were examined using the Cochrane risk of bias tool. Regression analysis was used to identify trial characteristics associated with risk of bias.\nRESULTS: Of 1664 potentially eligible studies, 173 randomized controlled trials were included. Proper randomization and allocation concealment methods were described in 61 of 173 (35 percent) and 21 of 173 (12 percent), respectively. Outcome assessors were blinded in 58 of 173 (34 percent) trials, and patients were blinded in 45 of 173 (26 percent). Follow-up rates were high, with 99 of 173 (57 percent) randomized controlled trials appearing to have complete follow-up. An intention-to-treat analysis was used in 19 of 173 (11 percent) trials. One-third (58 of 173, 34 percent) did not state their primary outcomes. The most common type of primary outcome used was a symptom/quality of life, class III, outcome (73 of 173, 42 percent). Multinomial regression demonstrated trials reporting an a priori sample size as more likely to have a low risk of bias (p = 0.001).\nCONCLUSIONS: This article highlights methodological safeguards that plastic surgeons should consider when interpreting results of a surgical randomized controlled trial. Allocation concealment, outcome assessor blinding, and patient blinding were identified as areas of concern. Valid and reliable outcome measures are being used in plastic surgery. This analysis provides strong rationale for continued focus on the performance and reporting of clinical trials within our specialty.","citation-key":"voineskosSystematicReviewSurgical2016","container-title":"Plastic and Reconstructive Surgery","DOI":"10.1097/01.prs.0000475766.83901.5b","ISSN":"1529-4242","issue":"2","journalAbbreviation":"Plast Reconstr Surg","language":"eng","page":"696-706","PMID":"26818309","source":"PubMed","title":"A Systematic Review of Surgical Randomized Controlled Trials: Part I. Risk of Bias and Outcomes: Common Pitfalls Plastic Surgeons Can Overcome","title-short":"A Systematic Review of Surgical Randomized Controlled Trials","volume":"137","author":[{"family":"Voineskos","given":"Sophocles H."},{"family":"Coroneos","given":"Christopher J."},{"family":"Ziolkowski","given":"Natalia I."},{"family":"Kaur","given":"Manraj N."},{"family":"Banfield","given":"Laura"},{"family":"Meade","given":"Maureen O."},{"family":"Thoma","given":"Achilleas"},{"family":"Chung","given":"Kevin C."},{"family":"Bhandari","given":"Mohit"}],"issued":{"date-parts":[["2016",2]]}}},{"id":229217,"uris":["http://zotero.org/groups/6353616/items/3B3N2M9H"],"itemData":{"id":229217,"type":"article-journal","abstract":"BACKGROUND: To examine the risk of bias of methodological quality of reporting randomized clinical trials (RCTs) in major neurology journals before and after the update (2011) of Cochrane risk of bias tool.\nMETHODS: RCTs in 5 leading neurology journals in 2008 and 2013 were searched systematically. Characteristics were extracted based on the list of the modified Cochrane Collaboration's tool. Country, number of patients, type of intervention, and funding source also were examined for further analysis.\nRESULTS: A total of 138 RCTs were enrolled in this study. The rates of following a trial plan were 61.6% for the allocation generation, 52.9% for the allocation concealment, 84.8% for the blinding of the participants or the personnel, 34.8% for the blinding of outcome assessment, 78.3% for the incomplete outcome data, and 67.4% for the selective reporting. A significant setback was found in \"the selective reporting\" in 2013 than that in 2008. Trials performed by multi-centers and on a large scale had significantly more \"low risk of bias\" trials. Not only the number of surgical trials (5.8%) was much less than that of trials using drugs (73.9%), but also the reporting quality of surgical trials were worse (P = 0.008). Finally, only 17.4% trials met the criterion of \"low risk of bias.\"\nCONCLUSIONS: The modified \"risk of bias\" tool is an improved version for assessment. Methodological quality of reporting RCTs in the 5neurology journals is unsatisfactory, especially that for surgical RCTs, and it could be further improved.","citation-key":"zhaiQualityReportingRandomized2017","container-title":"World Neurosurgery","DOI":"10.1016/j.wneu.2016.12.136","ISSN":"1878-8769","journalAbbreviation":"World Neurosurg","language":"eng","page":"687-694.e7","PMID":"28089838","source":"PubMed","title":"Quality of Reporting Randomized Controlled Trials in Five Leading Neurology Journals in 2008 and 2013 Using the Modified \"Risk of Bias\" Tool","volume":"99","author":[{"family":"Zhai","given":"Xiao"},{"family":"Cui","given":"Jin"},{"family":"Wang","given":"Yiran"},{"family":"Qu","given":"Zhiquan"},{"family":"Mu","given":"Qingchun"},{"family":"Li","given":"Peiwen"},{"family":"Zhang","given":"Chaochao"},{"family":"Yang","given":"Mingyuan"},{"family":"Chen","given":"Xiao"},{"family":"Chen","given":"Ziqiang"},{"family":"Li","given":"Ming"}],"issued":{"date-parts":[["2017",3]]}}}],"schema":"https://github.com/citation-style-language/schema/raw/master/csl-citation.json"} </w:instrText>
      </w:r>
      <w:r w:rsidR="00EA30F9">
        <w:rPr>
          <w:rFonts w:eastAsia="Times New Roman" w:cs="Calibri"/>
          <w:color w:val="000000" w:themeColor="text1"/>
          <w:lang w:eastAsia="de-DE"/>
        </w:rPr>
        <w:fldChar w:fldCharType="separate"/>
      </w:r>
      <w:r w:rsidR="00233F4D" w:rsidRPr="00233F4D">
        <w:rPr>
          <w:rFonts w:cs="Arial"/>
          <w:color w:val="000000"/>
          <w:kern w:val="0"/>
          <w:vertAlign w:val="superscript"/>
        </w:rPr>
        <w:t>1–5</w:t>
      </w:r>
      <w:r w:rsidR="00EA30F9">
        <w:rPr>
          <w:rFonts w:eastAsia="Times New Roman" w:cs="Calibri"/>
          <w:color w:val="000000" w:themeColor="text1"/>
          <w:lang w:eastAsia="de-DE"/>
        </w:rPr>
        <w:fldChar w:fldCharType="end"/>
      </w:r>
      <w:r w:rsidR="00531D12">
        <w:rPr>
          <w:rFonts w:eastAsia="Times New Roman" w:cs="Calibri"/>
          <w:color w:val="000000" w:themeColor="text1"/>
          <w:lang w:eastAsia="de-DE"/>
        </w:rPr>
        <w:t>.</w:t>
      </w:r>
      <w:commentRangeEnd w:id="61"/>
      <w:r w:rsidR="0056089C">
        <w:rPr>
          <w:rStyle w:val="CommentReference"/>
          <w:rFonts w:eastAsia="Times New Roman" w:cs="Calibri"/>
          <w:color w:val="000000" w:themeColor="text1"/>
          <w:sz w:val="22"/>
          <w:szCs w:val="24"/>
          <w:lang w:eastAsia="de-DE"/>
        </w:rPr>
        <w:commentReference w:id="61"/>
      </w:r>
    </w:p>
    <w:p w14:paraId="0EDB53AB" w14:textId="22D54FBF" w:rsidR="00626B74" w:rsidRPr="00F32460" w:rsidRDefault="00FE6B7C" w:rsidP="4E119242">
      <w:pPr>
        <w:spacing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Consequently</w:t>
      </w:r>
      <w:r w:rsidR="070A1448" w:rsidRPr="7052A300">
        <w:rPr>
          <w:rFonts w:eastAsia="Times New Roman" w:cs="Calibri"/>
          <w:color w:val="000000" w:themeColor="text1"/>
          <w:kern w:val="0"/>
          <w:lang w:eastAsia="de-DE"/>
          <w14:ligatures w14:val="none"/>
        </w:rPr>
        <w:t>, a substantial proportion of the surgical evidence base does not adequately inform patient-focused decision-making at the bedside.</w:t>
      </w:r>
      <w:r w:rsidR="2B5BFA7D" w:rsidRPr="4E119242">
        <w:rPr>
          <w:rFonts w:eastAsia="Times New Roman" w:cs="Calibri"/>
          <w:color w:val="000000" w:themeColor="text1"/>
          <w:lang w:eastAsia="de-DE"/>
        </w:rPr>
        <w:t xml:space="preserve"> The great effort surgical scientists put into the conduct of trials may not pay off.</w:t>
      </w:r>
    </w:p>
    <w:p w14:paraId="0F257069" w14:textId="1D4EA403" w:rsidR="00626B74" w:rsidRPr="00C43EB2" w:rsidRDefault="409F8ACC" w:rsidP="004B1C6A">
      <w:pPr>
        <w:spacing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 xml:space="preserve">The underlying cause of this problem is likely fundamental, namely inadequate trial planning. For surgical trials to meaningfully inform clinical practice, several conditions must be fulfilled </w:t>
      </w:r>
      <w:r w:rsidR="7D863F26" w:rsidRPr="7052A300">
        <w:rPr>
          <w:rFonts w:eastAsia="Times New Roman" w:cs="Calibri"/>
          <w:color w:val="000000" w:themeColor="text1"/>
          <w:kern w:val="0"/>
          <w:lang w:eastAsia="de-DE"/>
          <w14:ligatures w14:val="none"/>
        </w:rPr>
        <w:t xml:space="preserve">already </w:t>
      </w:r>
      <w:r w:rsidRPr="7052A300">
        <w:rPr>
          <w:rFonts w:eastAsia="Times New Roman" w:cs="Calibri"/>
          <w:color w:val="000000" w:themeColor="text1"/>
          <w:kern w:val="0"/>
          <w:lang w:eastAsia="de-DE"/>
          <w14:ligatures w14:val="none"/>
        </w:rPr>
        <w:t xml:space="preserve">at the planning stage. The most important include explicit specification of the </w:t>
      </w:r>
      <w:r w:rsidR="7D863F26" w:rsidRPr="7052A300">
        <w:rPr>
          <w:rFonts w:eastAsia="Times New Roman" w:cs="Calibri"/>
          <w:color w:val="000000" w:themeColor="text1"/>
          <w:kern w:val="0"/>
          <w:lang w:eastAsia="de-DE"/>
          <w14:ligatures w14:val="none"/>
        </w:rPr>
        <w:t>hypothesis</w:t>
      </w:r>
      <w:r w:rsidRPr="7052A300">
        <w:rPr>
          <w:rFonts w:eastAsia="Times New Roman" w:cs="Calibri"/>
          <w:color w:val="000000" w:themeColor="text1"/>
          <w:kern w:val="0"/>
          <w:lang w:eastAsia="de-DE"/>
          <w14:ligatures w14:val="none"/>
        </w:rPr>
        <w:t xml:space="preserve"> and the primary endpoint, selection of a study design aligned with that </w:t>
      </w:r>
      <w:r w:rsidR="7D863F26" w:rsidRPr="7052A300">
        <w:rPr>
          <w:rFonts w:eastAsia="Times New Roman" w:cs="Calibri"/>
          <w:color w:val="000000" w:themeColor="text1"/>
          <w:kern w:val="0"/>
          <w:lang w:eastAsia="de-DE"/>
          <w14:ligatures w14:val="none"/>
        </w:rPr>
        <w:t>hypothesis</w:t>
      </w:r>
      <w:r w:rsidRPr="7052A300">
        <w:rPr>
          <w:rFonts w:eastAsia="Times New Roman" w:cs="Calibri"/>
          <w:color w:val="000000" w:themeColor="text1"/>
          <w:kern w:val="0"/>
          <w:lang w:eastAsia="de-DE"/>
          <w14:ligatures w14:val="none"/>
        </w:rPr>
        <w:t>, determination of a clinically relevant effect size such as a minimal important difference (MID)</w:t>
      </w:r>
      <w:r w:rsidR="00131630" w:rsidRPr="7052A300">
        <w:rPr>
          <w:rFonts w:eastAsia="Times New Roman" w:cs="Calibri"/>
          <w:color w:val="000000" w:themeColor="text1"/>
          <w:kern w:val="0"/>
          <w:lang w:eastAsia="de-DE"/>
          <w14:ligatures w14:val="none"/>
        </w:rPr>
        <w:fldChar w:fldCharType="begin"/>
      </w:r>
      <w:r w:rsidR="00233F4D">
        <w:rPr>
          <w:rFonts w:eastAsia="Times New Roman" w:cs="Calibri"/>
          <w:color w:val="000000" w:themeColor="text1"/>
          <w:kern w:val="0"/>
          <w:lang w:eastAsia="de-DE"/>
          <w14:ligatures w14:val="none"/>
        </w:rPr>
        <w:instrText xml:space="preserve"> ADDIN ZOTERO_ITEM CSL_CITATION {"citationID":"UnyEgsoR","properties":{"formattedCitation":"\\super 6\\nosupersub{}","plainCitation":"6","noteIndex":0},"citationItems":[{"id":187570,"uris":["http://zotero.org/users/6583603/items/4784L7IW"],"itemData":{"id":187570,"type":"article-journal","abstract":"In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00131630" w:rsidRPr="7052A300">
        <w:rPr>
          <w:rFonts w:eastAsia="Times New Roman" w:cs="Calibri"/>
          <w:color w:val="000000" w:themeColor="text1"/>
          <w:kern w:val="0"/>
          <w:lang w:eastAsia="de-DE"/>
          <w14:ligatures w14:val="none"/>
        </w:rPr>
        <w:fldChar w:fldCharType="separate"/>
      </w:r>
      <w:r w:rsidR="00233F4D" w:rsidRPr="00233F4D">
        <w:rPr>
          <w:rFonts w:cs="Arial"/>
          <w:color w:val="000000"/>
          <w:kern w:val="0"/>
          <w:vertAlign w:val="superscript"/>
        </w:rPr>
        <w:t>6</w:t>
      </w:r>
      <w:r w:rsidR="00131630" w:rsidRPr="7052A300">
        <w:rPr>
          <w:rFonts w:eastAsia="Times New Roman" w:cs="Calibri"/>
          <w:color w:val="000000" w:themeColor="text1"/>
          <w:kern w:val="0"/>
          <w:lang w:eastAsia="de-DE"/>
          <w14:ligatures w14:val="none"/>
        </w:rPr>
        <w:fldChar w:fldCharType="end"/>
      </w:r>
      <w:r w:rsidRPr="7052A300">
        <w:rPr>
          <w:rFonts w:eastAsia="Times New Roman" w:cs="Calibri"/>
          <w:color w:val="000000" w:themeColor="text1"/>
          <w:kern w:val="0"/>
          <w:lang w:eastAsia="de-DE"/>
          <w14:ligatures w14:val="none"/>
        </w:rPr>
        <w:t xml:space="preserve"> to guide sample size calculations, and interpretation of results in terms of their clinical, rather than solely statistical, significance.</w:t>
      </w:r>
    </w:p>
    <w:p w14:paraId="6A8A35E7" w14:textId="037AA4B7" w:rsidR="001A67F1" w:rsidRPr="00C43EB2" w:rsidRDefault="409F8ACC" w:rsidP="004B1C6A">
      <w:pPr>
        <w:spacing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When the clinical question underlying a trial is insufficiently specified, downstream</w:t>
      </w:r>
      <w:r w:rsidR="00DD468E">
        <w:rPr>
          <w:rFonts w:eastAsia="Times New Roman" w:cs="Calibri"/>
          <w:color w:val="000000" w:themeColor="text1"/>
          <w:kern w:val="0"/>
          <w:lang w:eastAsia="de-DE"/>
          <w14:ligatures w14:val="none"/>
        </w:rPr>
        <w:t xml:space="preserve"> </w:t>
      </w:r>
      <w:r w:rsidRPr="7052A300">
        <w:rPr>
          <w:rFonts w:eastAsia="Times New Roman" w:cs="Calibri"/>
          <w:color w:val="000000" w:themeColor="text1"/>
          <w:kern w:val="0"/>
          <w:lang w:eastAsia="de-DE"/>
          <w14:ligatures w14:val="none"/>
        </w:rPr>
        <w:t xml:space="preserve">consequences </w:t>
      </w:r>
      <w:r w:rsidR="00FE6B7C">
        <w:rPr>
          <w:rFonts w:eastAsia="Times New Roman" w:cs="Calibri"/>
          <w:color w:val="000000" w:themeColor="text1"/>
          <w:kern w:val="0"/>
          <w:lang w:eastAsia="de-DE"/>
          <w14:ligatures w14:val="none"/>
        </w:rPr>
        <w:t>do</w:t>
      </w:r>
      <w:r w:rsidR="00FE6B7C" w:rsidRPr="7052A300">
        <w:rPr>
          <w:rFonts w:eastAsia="Times New Roman" w:cs="Calibri"/>
          <w:color w:val="000000" w:themeColor="text1"/>
          <w:kern w:val="0"/>
          <w:lang w:eastAsia="de-DE"/>
          <w14:ligatures w14:val="none"/>
        </w:rPr>
        <w:t xml:space="preserve"> </w:t>
      </w:r>
      <w:r w:rsidRPr="7052A300">
        <w:rPr>
          <w:rFonts w:eastAsia="Times New Roman" w:cs="Calibri"/>
          <w:color w:val="000000" w:themeColor="text1"/>
          <w:kern w:val="0"/>
          <w:lang w:eastAsia="de-DE"/>
          <w14:ligatures w14:val="none"/>
        </w:rPr>
        <w:t>follow, including poorly defined primary endpoints, misaligned study designs, sample size calculations detached from clinical relevance, and interpretations that emphasize statistical significance over effects that are meaningful to patients.</w:t>
      </w:r>
      <w:r w:rsidR="20C7521F" w:rsidRPr="7052A300">
        <w:rPr>
          <w:rFonts w:eastAsia="Times New Roman" w:cs="Calibri"/>
          <w:color w:val="000000" w:themeColor="text1"/>
          <w:kern w:val="0"/>
          <w:lang w:eastAsia="de-DE"/>
          <w14:ligatures w14:val="none"/>
        </w:rPr>
        <w:t xml:space="preserve"> </w:t>
      </w:r>
    </w:p>
    <w:p w14:paraId="6A969434" w14:textId="110F19E1" w:rsidR="00203336" w:rsidRPr="00C43EB2" w:rsidRDefault="5888DFB7" w:rsidP="0010610F">
      <w:pPr>
        <w:spacing w:line="480" w:lineRule="auto"/>
        <w:rPr>
          <w:rFonts w:eastAsiaTheme="majorEastAsia" w:cs="Calibri"/>
          <w:color w:val="000000" w:themeColor="text1"/>
          <w:kern w:val="0"/>
          <w14:ligatures w14:val="none"/>
        </w:rPr>
      </w:pPr>
      <w:r w:rsidRPr="7052A300">
        <w:rPr>
          <w:rFonts w:eastAsia="Times New Roman" w:cs="Calibri"/>
          <w:color w:val="000000" w:themeColor="text1"/>
          <w:kern w:val="0"/>
          <w:lang w:eastAsia="de-DE"/>
          <w14:ligatures w14:val="none"/>
        </w:rPr>
        <w:t>Risk of bias and quality of reporting of surgical trials have been assessed previousl</w:t>
      </w:r>
      <w:r w:rsidR="00531D12">
        <w:rPr>
          <w:rFonts w:eastAsia="Times New Roman" w:cs="Calibri"/>
          <w:color w:val="000000" w:themeColor="text1"/>
          <w:kern w:val="0"/>
          <w:lang w:eastAsia="de-DE"/>
          <w14:ligatures w14:val="none"/>
        </w:rPr>
        <w:t>y</w:t>
      </w:r>
      <w:r w:rsidR="00531D12">
        <w:rPr>
          <w:rFonts w:eastAsia="Times New Roman" w:cs="Calibri"/>
          <w:color w:val="000000" w:themeColor="text1"/>
          <w:kern w:val="0"/>
          <w:lang w:eastAsia="de-DE"/>
          <w14:ligatures w14:val="none"/>
        </w:rPr>
        <w:fldChar w:fldCharType="begin"/>
      </w:r>
      <w:r w:rsidR="00531D12">
        <w:rPr>
          <w:rFonts w:eastAsia="Times New Roman" w:cs="Calibri"/>
          <w:color w:val="000000" w:themeColor="text1"/>
          <w:kern w:val="0"/>
          <w:lang w:eastAsia="de-DE"/>
          <w14:ligatures w14:val="none"/>
        </w:rPr>
        <w:instrText xml:space="preserve"> ADDIN ZOTERO_ITEM CSL_CITATION {"citationID":"o6arjJrm","properties":{"unsorted":false,"formattedCitation":"\\super 2\\uc0\\u8211{}5\\nosupersub{}","plainCitation":"2–5","noteIndex":0},"citationItems":[{"id":229201,"uris":["http://zotero.org/users/6583603/items/RYBR5U4X"],"itemData":{"id":229201,"type":"article-journal","abstract":"OBJECTIVE: To evaluate the quality of reporting of surgical randomized controlled trials published in surgical and general medical journals using Jadad score, allocation concealment, and adherence to CONSORT guidelines and to identify factors associated with good quality.\nSUMMARY BACKGROUND DATA: Randomized controlled trials (RCTs) provide the best evidence about the relative effectiveness of different interventions. Improper methodology and reporting of RCTs can lead to erroneous conclusions about treatment effects, which may mislead decision-making in health care at all levels.\nMETHODS: Information was obtained on RCTs published in 6 general surgical and 4 general medical journals in the year 2003. The quality of reporting of RCTs was assessed under masked conditions using allocation concealment, Jadad score, and a CONSORT checklist devised for the purpose.\nRESULTS: Of the 69 RCTs analyzed, only 37.7% had a Jadad score of &gt; or =3, and only 13% of the trials clearly explained allocation concealment. The modified CONSORT score of surgical trials reported in medical journals was significantly higher than those reported in surgical journals (Mann-Whitney U test, P &lt; 0.001). Overall, the modified CONSORT score was higher in studies with higher author numbers (P = 0.03), multicenter studies (P = 0.002), and studies with a declared funding source (P = 0.022).\nCONCLUSION: The overall quality of reporting of surgical RCTs was suboptimal. There is a need for improving awareness of the CONSORT statement among authors, reviewers, and editors of surgical journals and better quality control measures for trial reporting and methodology.","citation-key":"balasubramanianStandardsReportingRandomized2006a","container-title":"Annals of Surgery","DOI":"10.1097/01.sla.0000217640.11224.05","ISSN":"0003-4932","issue":"5","journalAbbreviation":"Ann Surg","language":"eng","page":"663-667","PMID":"17060756","PMCID":"PMC1856614","source":"PubMed","title":"Standards of reporting of randomized controlled trials in general surgery: can we do better?","title-short":"Standards of reporting of randomized controlled trials in general surgery","volume":"244","author":[{"family":"Balasubramanian","given":"Sabapathy P."},{"family":"Wiener","given":"Martin"},{"family":"Alshameeri","given":"Zeiad"},{"family":"Tiruvoipati","given":"Ravindranath"},{"family":"Elbourne","given":"Diana"},{"family":"Reed","given":"Malcolm W."}],"issued":{"date-parts":[["2006",11]]}}},{"id":229205,"uris":["http://zotero.org/users/6583603/items/Y4VUN9Q2"],"itemData":{"id":229205,"type":"article-journal","abstract":"BACKGROUND: Randomized controlled trials (RCTs) are the criterion standard for assessing new interventions. However, bias can result from poor reporting, which also makes critical appraisal and systematic review challenging. The Consolidated Standards of Reporting Trials (CONSORT) criteria for nonpharmacological trials published in 2008 provided a set of 23 mandatory items that should be reported in an RCT. This is the first study to assess the compliance of RCTs in trauma with the CONSORT criteria for nonpharmacological trials.\nMETHODS: The MEDLINE database was searched using the MeSH term wounds and injuries for English-language articles published between January 2009 and December 2011. Relevant articles were scored by two reviewers and compared against surrogate markers of article quality (such as journal impact factor).\nRESULTS: Eighty-three articles were deemed suitable for inclusion. The mean CONSORT score was 11.2 of 23 items (49%; range, 3.38-18.17). Compliance was poorest for items relating to the adherence of care providers (0%), abstract (5%), and implementation of randomization (6%). Only 40% declared conflicts of interest, 73% declared permission from an ethics review committee, 43% declared sources of funding, and 10% stated a trial registry number. There was a significant correlation between the CONSORT score and the impact factor of the publishing journal (ρ = 0.37, p = 0.0006) but not for the number of patients or authors or single versus multicentre trials\nCONCLUSION: The reporting quality of RCTs in trauma surgery needs improvement. We suggest ways by which this could be improved including the following: better education, awareness, and a cohesive strategy among all stakeholders and the hard wiring of compliance through electronic journal submission systems.","citation-key":"leeComplianceRandomizedControlled2013","container-title":"The Journal of Trauma and Acute Care Surgery","DOI":"10.1097/TA.0b013e3182a5399e","ISSN":"2163-0763","issue":"4","journalAbbreviation":"J Trauma Acute Care Surg","language":"eng","page":"562-572","PMID":"24064867","source":"PubMed","title":"Compliance of randomized controlled trials in trauma surgery with the CONSORT statement","volume":"75","author":[{"family":"Lee","given":"Seon-Young"},{"family":"Teoh","given":"Penelope J."},{"family":"Camm","given":"Christian F."},{"family":"Agha","given":"Riaz A."}],"issued":{"date-parts":[["2013",10]]}}},{"id":229215,"uris":["http://zotero.org/groups/6353616/items/CPEQX5CM"],"itemData":{"id":229215,"type":"article-journal","abstract":"BACKGROUND: The authors investigated the methodological validity of plastic surgery randomized controlled trials that compared surgical interventions.\nMETHODS: An electronic search identified randomized controlled trials published between 2000 and 2013. Reviewers, independently and in duplicate, assessed manuscripts and performed data extraction. Methodological safeguards (randomization, allocation concealment, blinding, and incomplete outcome data) were examined using the Cochrane risk of bias tool. Regression analysis was used to identify trial characteristics associated with risk of bias.\nRESULTS: Of 1664 potentially eligible studies, 173 randomized controlled trials were included. Proper randomization and allocation concealment methods were described in 61 of 173 (35 percent) and 21 of 173 (12 percent), respectively. Outcome assessors were blinded in 58 of 173 (34 percent) trials, and patients were blinded in 45 of 173 (26 percent). Follow-up rates were high, with 99 of 173 (57 percent) randomized controlled trials appearing to have complete follow-up. An intention-to-treat analysis was used in 19 of 173 (11 percent) trials. One-third (58 of 173, 34 percent) did not state their primary outcomes. The most common type of primary outcome used was a symptom/quality of life, class III, outcome (73 of 173, 42 percent). Multinomial regression demonstrated trials reporting an a priori sample size as more likely to have a low risk of bias (p = 0.001).\nCONCLUSIONS: This article highlights methodological safeguards that plastic surgeons should consider when interpreting results of a surgical randomized controlled trial. Allocation concealment, outcome assessor blinding, and patient blinding were identified as areas of concern. Valid and reliable outcome measures are being used in plastic surgery. This analysis provides strong rationale for continued focus on the performance and reporting of clinical trials within our specialty.","citation-key":"voineskosSystematicReviewSurgical2016","container-title":"Plastic and Reconstructive Surgery","DOI":"10.1097/01.prs.0000475766.83901.5b","ISSN":"1529-4242","issue":"2","journalAbbreviation":"Plast Reconstr Surg","language":"eng","page":"696-706","PMID":"26818309","source":"PubMed","title":"A Systematic Review of Surgical Randomized Controlled Trials: Part I. Risk of Bias and Outcomes: Common Pitfalls Plastic Surgeons Can Overcome","title-short":"A Systematic Review of Surgical Randomized Controlled Trials","volume":"137","author":[{"family":"Voineskos","given":"Sophocles H."},{"family":"Coroneos","given":"Christopher J."},{"family":"Ziolkowski","given":"Natalia I."},{"family":"Kaur","given":"Manraj N."},{"family":"Banfield","given":"Laura"},{"family":"Meade","given":"Maureen O."},{"family":"Thoma","given":"Achilleas"},{"family":"Chung","given":"Kevin C."},{"family":"Bhandari","given":"Mohit"}],"issued":{"date-parts":[["2016",2]]}}},{"id":229217,"uris":["http://zotero.org/groups/6353616/items/3B3N2M9H"],"itemData":{"id":229217,"type":"article-journal","abstract":"BACKGROUND: To examine the risk of bias of methodological quality of reporting randomized clinical trials (RCTs) in major neurology journals before and after the update (2011) of Cochrane risk of bias tool.\nMETHODS: RCTs in 5 leading neurology journals in 2008 and 2013 were searched systematically. Characteristics were extracted based on the list of the modified Cochrane Collaboration's tool. Country, number of patients, type of intervention, and funding source also were examined for further analysis.\nRESULTS: A total of 138 RCTs were enrolled in this study. The rates of following a trial plan were 61.6% for the allocation generation, 52.9% for the allocation concealment, 84.8% for the blinding of the participants or the personnel, 34.8% for the blinding of outcome assessment, 78.3% for the incomplete outcome data, and 67.4% for the selective reporting. A significant setback was found in \"the selective reporting\" in 2013 than that in 2008. Trials performed by multi-centers and on a large scale had significantly more \"low risk of bias\" trials. Not only the number of surgical trials (5.8%) was much less than that of trials using drugs (73.9%), but also the reporting quality of surgical trials were worse (P = 0.008). Finally, only 17.4% trials met the criterion of \"low risk of bias.\"\nCONCLUSIONS: The modified \"risk of bias\" tool is an improved version for assessment. Methodological quality of reporting RCTs in the 5neurology journals is unsatisfactory, especially that for surgical RCTs, and it could be further improved.","citation-key":"zhaiQualityReportingRandomized2017","container-title":"World Neurosurgery","DOI":"10.1016/j.wneu.2016.12.136","ISSN":"1878-8769","journalAbbreviation":"World Neurosurg","language":"eng","page":"687-694.e7","PMID":"28089838","source":"PubMed","title":"Quality of Reporting Randomized Controlled Trials in Five Leading Neurology Journals in 2008 and 2013 Using the Modified \"Risk of Bias\" Tool","volume":"99","author":[{"family":"Zhai","given":"Xiao"},{"family":"Cui","given":"Jin"},{"family":"Wang","given":"Yiran"},{"family":"Qu","given":"Zhiquan"},{"family":"Mu","given":"Qingchun"},{"family":"Li","given":"Peiwen"},{"family":"Zhang","given":"Chaochao"},{"family":"Yang","given":"Mingyuan"},{"family":"Chen","given":"Xiao"},{"family":"Chen","given":"Ziqiang"},{"family":"Li","given":"Ming"}],"issued":{"date-parts":[["2017",3]]}}}],"schema":"https://github.com/citation-style-language/schema/raw/master/csl-citation.json"} </w:instrText>
      </w:r>
      <w:r w:rsidR="00531D12">
        <w:rPr>
          <w:rFonts w:eastAsia="Times New Roman" w:cs="Calibri"/>
          <w:color w:val="000000" w:themeColor="text1"/>
          <w:kern w:val="0"/>
          <w:lang w:eastAsia="de-DE"/>
          <w14:ligatures w14:val="none"/>
        </w:rPr>
        <w:fldChar w:fldCharType="separate"/>
      </w:r>
      <w:r w:rsidR="00531D12" w:rsidRPr="00531D12">
        <w:rPr>
          <w:rFonts w:cs="Arial"/>
          <w:color w:val="000000"/>
          <w:kern w:val="0"/>
          <w:vertAlign w:val="superscript"/>
        </w:rPr>
        <w:t>2–5</w:t>
      </w:r>
      <w:r w:rsidR="00531D12">
        <w:rPr>
          <w:rFonts w:eastAsia="Times New Roman" w:cs="Calibri"/>
          <w:color w:val="000000" w:themeColor="text1"/>
          <w:kern w:val="0"/>
          <w:lang w:eastAsia="de-DE"/>
          <w14:ligatures w14:val="none"/>
        </w:rPr>
        <w:fldChar w:fldCharType="end"/>
      </w:r>
      <w:r w:rsidR="00531D12">
        <w:rPr>
          <w:rFonts w:eastAsia="Times New Roman" w:cs="Calibri"/>
          <w:color w:val="000000" w:themeColor="text1"/>
          <w:kern w:val="0"/>
          <w:lang w:eastAsia="de-DE"/>
          <w14:ligatures w14:val="none"/>
        </w:rPr>
        <w:t>.</w:t>
      </w:r>
      <w:r w:rsidRPr="7052A300">
        <w:rPr>
          <w:rFonts w:eastAsia="Times New Roman" w:cs="Calibri"/>
          <w:color w:val="000000" w:themeColor="text1"/>
          <w:kern w:val="0"/>
          <w:lang w:eastAsia="de-DE"/>
          <w14:ligatures w14:val="none"/>
        </w:rPr>
        <w:t xml:space="preserve"> </w:t>
      </w:r>
      <w:r w:rsidR="29AA7134" w:rsidRPr="7052A300">
        <w:rPr>
          <w:rFonts w:eastAsia="Times New Roman" w:cs="Calibri"/>
          <w:color w:val="000000" w:themeColor="text1"/>
          <w:kern w:val="0"/>
          <w:lang w:eastAsia="de-DE"/>
          <w14:ligatures w14:val="none"/>
        </w:rPr>
        <w:t>However</w:t>
      </w:r>
      <w:r w:rsidR="70E5F1C7" w:rsidRPr="7052A300">
        <w:rPr>
          <w:rFonts w:eastAsia="Times New Roman" w:cs="Calibri"/>
          <w:color w:val="000000" w:themeColor="text1"/>
          <w:kern w:val="0"/>
          <w:lang w:eastAsia="de-DE"/>
          <w14:ligatures w14:val="none"/>
        </w:rPr>
        <w:t xml:space="preserve">, contemporary surgical trials have not been systematically evaluated </w:t>
      </w:r>
      <w:r w:rsidR="00FE6B7C" w:rsidRPr="7052A300">
        <w:rPr>
          <w:rFonts w:eastAsia="Times New Roman" w:cs="Calibri"/>
          <w:color w:val="000000" w:themeColor="text1"/>
          <w:kern w:val="0"/>
          <w:lang w:eastAsia="de-DE"/>
          <w14:ligatures w14:val="none"/>
        </w:rPr>
        <w:t>regarding</w:t>
      </w:r>
      <w:r w:rsidR="70E5F1C7" w:rsidRPr="7052A300">
        <w:rPr>
          <w:rFonts w:eastAsia="Times New Roman" w:cs="Calibri"/>
          <w:color w:val="000000" w:themeColor="text1"/>
          <w:kern w:val="0"/>
          <w:lang w:eastAsia="de-DE"/>
          <w14:ligatures w14:val="none"/>
        </w:rPr>
        <w:t xml:space="preserve"> core elements </w:t>
      </w:r>
      <w:r w:rsidR="17552478" w:rsidRPr="7052A300">
        <w:rPr>
          <w:rFonts w:eastAsia="Times New Roman" w:cs="Calibri"/>
          <w:color w:val="000000" w:themeColor="text1"/>
          <w:kern w:val="0"/>
          <w:lang w:eastAsia="de-DE"/>
          <w14:ligatures w14:val="none"/>
        </w:rPr>
        <w:t xml:space="preserve">to inform practice </w:t>
      </w:r>
      <w:r w:rsidR="70E5F1C7" w:rsidRPr="7052A300">
        <w:rPr>
          <w:rFonts w:eastAsia="Times New Roman" w:cs="Calibri"/>
          <w:color w:val="000000" w:themeColor="text1"/>
          <w:kern w:val="0"/>
          <w:lang w:eastAsia="de-DE"/>
          <w14:ligatures w14:val="none"/>
        </w:rPr>
        <w:t xml:space="preserve">across the full trajectory from trial conception to interpretation of results. </w:t>
      </w:r>
      <w:r w:rsidR="3CB976F6" w:rsidRPr="7052A300">
        <w:rPr>
          <w:rFonts w:eastAsia="Times New Roman" w:cs="Calibri"/>
          <w:color w:val="000000" w:themeColor="text1"/>
          <w:kern w:val="0"/>
          <w:lang w:eastAsia="de-DE"/>
          <w14:ligatures w14:val="none"/>
        </w:rPr>
        <w:t>Therefore, the</w:t>
      </w:r>
      <w:r w:rsidR="0DEDF809" w:rsidRPr="7052A300" w:rsidDel="00DF15B0">
        <w:rPr>
          <w:rFonts w:eastAsia="Times New Roman" w:cs="Calibri"/>
          <w:color w:val="000000" w:themeColor="text1"/>
          <w:kern w:val="0"/>
          <w:lang w:eastAsia="de-DE"/>
          <w14:ligatures w14:val="none"/>
        </w:rPr>
        <w:t xml:space="preserve"> </w:t>
      </w:r>
      <w:r w:rsidR="63B5A265" w:rsidRPr="7052A300">
        <w:rPr>
          <w:rFonts w:eastAsia="Times New Roman" w:cs="Calibri"/>
          <w:color w:val="000000" w:themeColor="text1"/>
          <w:kern w:val="0"/>
          <w:lang w:eastAsia="de-DE"/>
          <w14:ligatures w14:val="none"/>
        </w:rPr>
        <w:t>objective</w:t>
      </w:r>
      <w:r w:rsidR="3CB976F6" w:rsidRPr="7052A300">
        <w:rPr>
          <w:rFonts w:eastAsia="Times New Roman" w:cs="Calibri"/>
          <w:color w:val="000000" w:themeColor="text1"/>
          <w:kern w:val="0"/>
          <w:lang w:eastAsia="de-DE"/>
          <w14:ligatures w14:val="none"/>
        </w:rPr>
        <w:t xml:space="preserve"> of this study</w:t>
      </w:r>
      <w:r w:rsidR="63B5A265" w:rsidRPr="7052A300">
        <w:rPr>
          <w:rFonts w:eastAsia="Times New Roman" w:cs="Calibri"/>
          <w:color w:val="000000" w:themeColor="text1"/>
          <w:kern w:val="0"/>
          <w:lang w:eastAsia="de-DE"/>
          <w14:ligatures w14:val="none"/>
        </w:rPr>
        <w:t xml:space="preserve"> </w:t>
      </w:r>
      <w:r w:rsidR="70E5F1C7" w:rsidRPr="7052A300">
        <w:rPr>
          <w:rFonts w:eastAsia="Times New Roman" w:cs="Calibri"/>
          <w:color w:val="000000" w:themeColor="text1"/>
          <w:kern w:val="0"/>
          <w:lang w:eastAsia="de-DE"/>
          <w14:ligatures w14:val="none"/>
        </w:rPr>
        <w:t xml:space="preserve">was </w:t>
      </w:r>
      <w:r w:rsidR="63B5A265" w:rsidRPr="7052A300">
        <w:rPr>
          <w:rFonts w:eastAsia="Times New Roman" w:cs="Calibri"/>
          <w:color w:val="000000" w:themeColor="text1"/>
          <w:kern w:val="0"/>
          <w:lang w:eastAsia="de-DE"/>
          <w14:ligatures w14:val="none"/>
        </w:rPr>
        <w:t xml:space="preserve">to </w:t>
      </w:r>
      <w:r w:rsidR="6C3B4A56" w:rsidRPr="7052A300">
        <w:rPr>
          <w:rFonts w:eastAsia="Times New Roman" w:cs="Calibri"/>
          <w:color w:val="000000" w:themeColor="text1"/>
          <w:kern w:val="0"/>
          <w:lang w:eastAsia="de-DE"/>
          <w14:ligatures w14:val="none"/>
        </w:rPr>
        <w:t xml:space="preserve">develop a tool to </w:t>
      </w:r>
      <w:r w:rsidR="63B5A265" w:rsidRPr="7052A300">
        <w:rPr>
          <w:rFonts w:eastAsia="Times New Roman" w:cs="Calibri"/>
          <w:color w:val="000000" w:themeColor="text1"/>
          <w:kern w:val="0"/>
          <w:lang w:eastAsia="de-DE"/>
          <w14:ligatures w14:val="none"/>
        </w:rPr>
        <w:t xml:space="preserve">assess to what extent </w:t>
      </w:r>
      <w:r w:rsidR="70E5F1C7" w:rsidRPr="7052A300">
        <w:rPr>
          <w:rFonts w:eastAsia="Times New Roman" w:cs="Calibri"/>
          <w:color w:val="000000" w:themeColor="text1"/>
          <w:kern w:val="0"/>
          <w:lang w:eastAsia="de-DE"/>
          <w14:ligatures w14:val="none"/>
        </w:rPr>
        <w:lastRenderedPageBreak/>
        <w:t>surgical RCTs were</w:t>
      </w:r>
      <w:r w:rsidR="63B5A265" w:rsidRPr="7052A300">
        <w:rPr>
          <w:rFonts w:eastAsia="Times New Roman" w:cs="Calibri"/>
          <w:color w:val="000000" w:themeColor="text1"/>
          <w:kern w:val="0"/>
          <w:lang w:eastAsia="de-DE"/>
          <w14:ligatures w14:val="none"/>
        </w:rPr>
        <w:t xml:space="preserve"> planned, reported, and interpreted in a manner that meaningfully informs clinical practice</w:t>
      </w:r>
      <w:r w:rsidR="4FB1471A" w:rsidRPr="7052A300">
        <w:rPr>
          <w:rFonts w:eastAsia="Times New Roman" w:cs="Calibri"/>
          <w:color w:val="000000" w:themeColor="text1"/>
          <w:kern w:val="0"/>
          <w:lang w:eastAsia="de-DE"/>
          <w14:ligatures w14:val="none"/>
        </w:rPr>
        <w:t xml:space="preserve"> and to apply it to a representative sample of contemporary surgical RCTs</w:t>
      </w:r>
      <w:r w:rsidR="63B5A265" w:rsidRPr="7052A300">
        <w:rPr>
          <w:rFonts w:eastAsia="Times New Roman" w:cs="Calibri"/>
          <w:color w:val="000000" w:themeColor="text1"/>
          <w:kern w:val="0"/>
          <w:lang w:eastAsia="de-DE"/>
          <w14:ligatures w14:val="none"/>
        </w:rPr>
        <w:t>.</w:t>
      </w:r>
    </w:p>
    <w:p w14:paraId="2DC07D69" w14:textId="26937A5B" w:rsidR="00203336" w:rsidRPr="00BB4931" w:rsidRDefault="00203336" w:rsidP="00BB5783">
      <w:pPr>
        <w:pStyle w:val="Titre11"/>
        <w:rPr>
          <w:rFonts w:ascii="Arial" w:hAnsi="Arial"/>
          <w:lang w:val="en-US"/>
        </w:rPr>
      </w:pPr>
      <w:r w:rsidRPr="00BB4931">
        <w:rPr>
          <w:lang w:val="en-US"/>
        </w:rPr>
        <w:t>MATERIAL</w:t>
      </w:r>
      <w:r w:rsidR="0010610F">
        <w:rPr>
          <w:lang w:val="en-US"/>
        </w:rPr>
        <w:t>S</w:t>
      </w:r>
      <w:r w:rsidRPr="00BB4931">
        <w:rPr>
          <w:lang w:val="en-US"/>
        </w:rPr>
        <w:t xml:space="preserve"> AND METHODS</w:t>
      </w:r>
    </w:p>
    <w:p w14:paraId="6FD064F7" w14:textId="6B160BFB" w:rsidR="007A090A" w:rsidRPr="003732B0" w:rsidRDefault="007A090A" w:rsidP="00BB5783">
      <w:pPr>
        <w:pStyle w:val="Titre21"/>
      </w:pPr>
      <w:r w:rsidRPr="003732B0">
        <w:t xml:space="preserve">Study </w:t>
      </w:r>
      <w:r w:rsidR="0054525C">
        <w:t>d</w:t>
      </w:r>
      <w:r w:rsidRPr="003732B0">
        <w:t>esign</w:t>
      </w:r>
    </w:p>
    <w:p w14:paraId="3EBCEB63" w14:textId="78EE81A4" w:rsidR="001A67F1" w:rsidRPr="00F32460" w:rsidRDefault="3C44974F" w:rsidP="4E119242">
      <w:pPr>
        <w:spacing w:before="100" w:beforeAutospacing="1" w:after="100" w:afterAutospacing="1" w:line="480" w:lineRule="auto"/>
        <w:rPr>
          <w:rFonts w:eastAsia="Times New Roman" w:cs="Calibri"/>
          <w:color w:val="000000" w:themeColor="text1"/>
          <w:lang w:eastAsia="de-DE"/>
        </w:rPr>
      </w:pPr>
      <w:r w:rsidRPr="7052A300">
        <w:rPr>
          <w:rFonts w:eastAsia="Times New Roman" w:cs="Calibri"/>
          <w:color w:val="000000" w:themeColor="text1"/>
          <w:kern w:val="0"/>
          <w:lang w:eastAsia="de-DE"/>
          <w14:ligatures w14:val="none"/>
        </w:rPr>
        <w:t xml:space="preserve">This meta-research study </w:t>
      </w:r>
      <w:r w:rsidR="70E5F1C7" w:rsidRPr="7052A300">
        <w:rPr>
          <w:rFonts w:eastAsia="Times New Roman" w:cs="Calibri"/>
          <w:color w:val="000000" w:themeColor="text1"/>
          <w:kern w:val="0"/>
          <w:lang w:eastAsia="de-DE"/>
          <w14:ligatures w14:val="none"/>
        </w:rPr>
        <w:t xml:space="preserve">comprised </w:t>
      </w:r>
      <w:r w:rsidR="501B8BBE" w:rsidRPr="7052A300">
        <w:rPr>
          <w:rFonts w:eastAsia="Times New Roman" w:cs="Calibri"/>
          <w:color w:val="000000" w:themeColor="text1"/>
          <w:kern w:val="0"/>
          <w:lang w:eastAsia="de-DE"/>
          <w14:ligatures w14:val="none"/>
        </w:rPr>
        <w:t xml:space="preserve">two </w:t>
      </w:r>
      <w:r w:rsidR="1E1CA343" w:rsidRPr="7052A300">
        <w:rPr>
          <w:rFonts w:eastAsia="Times New Roman" w:cs="Calibri"/>
          <w:color w:val="000000" w:themeColor="text1"/>
          <w:kern w:val="0"/>
          <w:lang w:eastAsia="de-DE"/>
          <w14:ligatures w14:val="none"/>
        </w:rPr>
        <w:t>phases</w:t>
      </w:r>
      <w:r w:rsidR="51C0EB4B" w:rsidRPr="7052A300">
        <w:rPr>
          <w:rFonts w:eastAsia="Times New Roman" w:cs="Calibri"/>
          <w:color w:val="000000" w:themeColor="text1"/>
          <w:kern w:val="0"/>
          <w:lang w:eastAsia="de-DE"/>
          <w14:ligatures w14:val="none"/>
        </w:rPr>
        <w:t xml:space="preserve">. </w:t>
      </w:r>
      <w:r w:rsidR="70E5F1C7" w:rsidRPr="7052A300">
        <w:rPr>
          <w:rFonts w:eastAsia="Times New Roman" w:cs="Calibri"/>
          <w:color w:val="000000" w:themeColor="text1"/>
          <w:kern w:val="0"/>
          <w:lang w:eastAsia="de-DE"/>
          <w14:ligatures w14:val="none"/>
        </w:rPr>
        <w:t xml:space="preserve">First, we </w:t>
      </w:r>
      <w:r w:rsidR="54AE42F8" w:rsidRPr="7052A300">
        <w:rPr>
          <w:rFonts w:eastAsia="Times New Roman" w:cs="Calibri"/>
          <w:color w:val="000000" w:themeColor="text1"/>
          <w:kern w:val="0"/>
          <w:lang w:eastAsia="de-DE"/>
          <w14:ligatures w14:val="none"/>
        </w:rPr>
        <w:t xml:space="preserve">developed the tool and </w:t>
      </w:r>
      <w:r w:rsidR="70E5F1C7" w:rsidRPr="7052A300">
        <w:rPr>
          <w:rFonts w:eastAsia="Times New Roman" w:cs="Calibri"/>
          <w:color w:val="000000" w:themeColor="text1"/>
          <w:kern w:val="0"/>
          <w:lang w:eastAsia="de-DE"/>
          <w14:ligatures w14:val="none"/>
        </w:rPr>
        <w:t xml:space="preserve">conducted a pilot study focusing on </w:t>
      </w:r>
      <w:r w:rsidR="000D408F">
        <w:rPr>
          <w:rFonts w:eastAsia="Times New Roman" w:cs="Calibri"/>
          <w:color w:val="000000" w:themeColor="text1"/>
          <w:kern w:val="0"/>
          <w:lang w:eastAsia="de-DE"/>
          <w14:ligatures w14:val="none"/>
        </w:rPr>
        <w:t xml:space="preserve">English-written </w:t>
      </w:r>
      <w:r w:rsidR="70E5F1C7" w:rsidRPr="7052A300">
        <w:rPr>
          <w:rFonts w:eastAsia="Times New Roman" w:cs="Calibri"/>
          <w:color w:val="000000" w:themeColor="text1"/>
          <w:kern w:val="0"/>
          <w:lang w:eastAsia="de-DE"/>
          <w14:ligatures w14:val="none"/>
        </w:rPr>
        <w:t>surgical RCTs that used the Comprehensive Complication Index (CCI®)</w:t>
      </w:r>
      <w:r w:rsidR="004B7C70" w:rsidRPr="7052A300">
        <w:rPr>
          <w:rFonts w:eastAsia="Times New Roman" w:cs="Calibri"/>
          <w:color w:val="000000" w:themeColor="text1"/>
          <w:kern w:val="0"/>
          <w:lang w:eastAsia="de-DE"/>
          <w14:ligatures w14:val="none"/>
        </w:rPr>
        <w:fldChar w:fldCharType="begin"/>
      </w:r>
      <w:r w:rsidR="00531D12">
        <w:rPr>
          <w:rFonts w:eastAsia="Times New Roman" w:cs="Calibri"/>
          <w:color w:val="000000" w:themeColor="text1"/>
          <w:kern w:val="0"/>
          <w:lang w:eastAsia="de-DE"/>
          <w14:ligatures w14:val="none"/>
        </w:rPr>
        <w:instrText xml:space="preserve"> ADDIN ZOTERO_ITEM CSL_CITATION {"citationID":"OHOmCQi8","properties":{"formattedCitation":"\\super 7\\nosupersub{}","plainCitation":"7","noteIndex":0},"citationItems":[{"id":186233,"uris":["http://zotero.org/users/6583603/items/9W2EPXJP"],"itemData":{"id":186233,"type":"article-journal","abstract":"Objective: \n          To develop and validate a comprehensive complication index (CCI) that integrates all events with their respective severity.\n          Background: \n          Reporting of surgical complications is inconsistent and often incomplete. Most studies fail to provide information about the severity of complications, or inform only on the most severe event, ignoring events of lesser severity.\n          Methods: \n          We used an established classification of complications, adopting methods from operation risk index analysis in marketing research to develop a formula that considers all complications that may occur in a patient. The weights of each grade of complication, defined as median reference values, were obtained from 472 participants, who rated 30 different complications. Validation to assess sensitivity to treatment effects and validity of the CCI was performed by 4 different approaches, based on 1299 patients.\n          Results: \n          The CCI is calculated as the sum of all complications that are weighted for their severity (multiplication of the median reference values from patients and physicians). The final formula yields a continuous scale to rank the severity of any combination of complications from 0 to 100 in a single patient. The CCI was highly sensitive in detecting treatment effect differences in the context of a randomized trial (effect size detected by CCI vs conventional standardized morbidity outcomes). It also showed a negative correlation with postoperative health status (r = −0.24, P = 0.002), and high correlation with the results of patient-rated single and multiple complications on conjoint analysis (r = 0.94, P &lt; 0.001).\n          Conclusions: \n          The CCI summarizes all postoperative complications and is more sensitive than existing morbidity endpoints. It may serve as a standardized and widely applicable primary endpoint in surgical trials and other interventional fields of medicine. The CCI can be readily computed on the basis of tabulated complications according to the Clavien-Dindo classification (available at www.assessurgery.com).","container-title":"Annals of Surgery","DOI":"10.1097/SLA.0b013e318296c732","ISSN":"0003-4932","issue":"1","language":"en-US","page":"1","source":"journals.lww.com","title":"The Comprehensive Complication Index: A Novel Continuous Scale to Measure Surgical Morbidity","title-short":"The Comprehensive Complication Index","volume":"258","author":[{"family":"Slankamenac","given":"Ksenija"},{"family":"Graf","given":"Rolf"},{"family":"Barkun","given":"Jeffrey"},{"family":"Puhan","given":"Milo A."},{"family":"Clavien","given":"Pierre-Alain"}],"issued":{"date-parts":[["2013",7]]}}}],"schema":"https://github.com/citation-style-language/schema/raw/master/csl-citation.json"} </w:instrText>
      </w:r>
      <w:r w:rsidR="004B7C70" w:rsidRPr="7052A300">
        <w:rPr>
          <w:rFonts w:eastAsia="Times New Roman" w:cs="Calibri"/>
          <w:color w:val="000000" w:themeColor="text1"/>
          <w:kern w:val="0"/>
          <w:lang w:eastAsia="de-DE"/>
          <w14:ligatures w14:val="none"/>
        </w:rPr>
        <w:fldChar w:fldCharType="separate"/>
      </w:r>
      <w:r w:rsidR="00531D12" w:rsidRPr="00531D12">
        <w:rPr>
          <w:rFonts w:cs="Arial"/>
          <w:color w:val="000000"/>
          <w:kern w:val="0"/>
          <w:vertAlign w:val="superscript"/>
        </w:rPr>
        <w:t>7</w:t>
      </w:r>
      <w:r w:rsidR="004B7C70" w:rsidRPr="7052A300">
        <w:rPr>
          <w:rFonts w:eastAsia="Times New Roman" w:cs="Calibri"/>
          <w:color w:val="000000" w:themeColor="text1"/>
          <w:kern w:val="0"/>
          <w:lang w:eastAsia="de-DE"/>
          <w14:ligatures w14:val="none"/>
        </w:rPr>
        <w:fldChar w:fldCharType="end"/>
      </w:r>
      <w:r w:rsidR="70E5F1C7" w:rsidRPr="7052A300">
        <w:rPr>
          <w:rFonts w:eastAsia="Times New Roman" w:cs="Calibri"/>
          <w:color w:val="000000" w:themeColor="text1"/>
          <w:kern w:val="0"/>
          <w:lang w:eastAsia="de-DE"/>
          <w14:ligatures w14:val="none"/>
        </w:rPr>
        <w:t xml:space="preserve"> as an outcome. </w:t>
      </w:r>
      <w:r w:rsidR="4BE3D8DD" w:rsidRPr="7052A300">
        <w:rPr>
          <w:rFonts w:eastAsia="Times New Roman" w:cs="Calibri"/>
          <w:color w:val="000000" w:themeColor="text1"/>
          <w:kern w:val="0"/>
          <w:lang w:eastAsia="de-DE"/>
          <w14:ligatures w14:val="none"/>
        </w:rPr>
        <w:t xml:space="preserve">As the CCI® </w:t>
      </w:r>
      <w:r w:rsidR="70E5F1C7" w:rsidRPr="7052A300">
        <w:rPr>
          <w:rFonts w:eastAsia="Times New Roman" w:cs="Calibri"/>
          <w:color w:val="000000" w:themeColor="text1"/>
          <w:kern w:val="0"/>
          <w:lang w:eastAsia="de-DE"/>
          <w14:ligatures w14:val="none"/>
        </w:rPr>
        <w:t xml:space="preserve">is a </w:t>
      </w:r>
      <w:r w:rsidR="4BE3D8DD" w:rsidRPr="7052A300">
        <w:rPr>
          <w:rFonts w:eastAsia="Times New Roman" w:cs="Calibri"/>
          <w:color w:val="000000" w:themeColor="text1"/>
          <w:kern w:val="0"/>
          <w:lang w:eastAsia="de-DE"/>
          <w14:ligatures w14:val="none"/>
        </w:rPr>
        <w:t>validated</w:t>
      </w:r>
      <w:r w:rsidR="70E5F1C7" w:rsidRPr="7052A300">
        <w:rPr>
          <w:rFonts w:eastAsia="Times New Roman" w:cs="Calibri"/>
          <w:color w:val="000000" w:themeColor="text1"/>
          <w:kern w:val="0"/>
          <w:lang w:eastAsia="de-DE"/>
          <w14:ligatures w14:val="none"/>
        </w:rPr>
        <w:t xml:space="preserve">, </w:t>
      </w:r>
      <w:r w:rsidR="4BE3D8DD" w:rsidRPr="7052A300">
        <w:rPr>
          <w:rFonts w:eastAsia="Times New Roman" w:cs="Calibri"/>
          <w:color w:val="000000" w:themeColor="text1"/>
          <w:kern w:val="0"/>
          <w:lang w:eastAsia="de-DE"/>
          <w14:ligatures w14:val="none"/>
        </w:rPr>
        <w:t xml:space="preserve">patient-relevant measure of postoperative morbidity, </w:t>
      </w:r>
      <w:r w:rsidR="70E5F1C7" w:rsidRPr="7052A300">
        <w:rPr>
          <w:rFonts w:eastAsia="Times New Roman" w:cs="Calibri"/>
          <w:color w:val="000000" w:themeColor="text1"/>
          <w:kern w:val="0"/>
          <w:lang w:eastAsia="de-DE"/>
          <w14:ligatures w14:val="none"/>
        </w:rPr>
        <w:t>trials using this endpoint were considered</w:t>
      </w:r>
      <w:r w:rsidR="4BE3D8DD" w:rsidRPr="7052A300">
        <w:rPr>
          <w:rFonts w:eastAsia="Times New Roman" w:cs="Calibri"/>
          <w:color w:val="000000" w:themeColor="text1"/>
          <w:kern w:val="0"/>
          <w:lang w:eastAsia="de-DE"/>
          <w14:ligatures w14:val="none"/>
        </w:rPr>
        <w:t xml:space="preserve"> </w:t>
      </w:r>
      <w:r w:rsidR="70E5F1C7" w:rsidRPr="7052A300">
        <w:rPr>
          <w:rFonts w:eastAsia="Times New Roman" w:cs="Calibri"/>
          <w:color w:val="000000" w:themeColor="text1"/>
          <w:kern w:val="0"/>
          <w:lang w:eastAsia="de-DE"/>
          <w14:ligatures w14:val="none"/>
        </w:rPr>
        <w:t>to</w:t>
      </w:r>
      <w:r w:rsidR="4BE3D8DD" w:rsidRPr="7052A300">
        <w:rPr>
          <w:rFonts w:eastAsia="Times New Roman" w:cs="Calibri"/>
          <w:color w:val="000000" w:themeColor="text1"/>
          <w:kern w:val="0"/>
          <w:lang w:eastAsia="de-DE"/>
          <w14:ligatures w14:val="none"/>
        </w:rPr>
        <w:t xml:space="preserve"> have a </w:t>
      </w:r>
      <w:r w:rsidR="70E5F1C7" w:rsidRPr="7052A300">
        <w:rPr>
          <w:rFonts w:eastAsia="Times New Roman" w:cs="Calibri"/>
          <w:color w:val="000000" w:themeColor="text1"/>
          <w:kern w:val="0"/>
          <w:lang w:eastAsia="de-DE"/>
          <w14:ligatures w14:val="none"/>
        </w:rPr>
        <w:t xml:space="preserve">high </w:t>
      </w:r>
      <w:r w:rsidR="4BE3D8DD" w:rsidRPr="7052A300">
        <w:rPr>
          <w:rFonts w:eastAsia="Times New Roman" w:cs="Calibri"/>
          <w:color w:val="000000" w:themeColor="text1"/>
          <w:kern w:val="0"/>
          <w:lang w:eastAsia="de-DE"/>
          <w14:ligatures w14:val="none"/>
        </w:rPr>
        <w:t xml:space="preserve">potential to inform </w:t>
      </w:r>
      <w:r w:rsidR="70E5F1C7" w:rsidRPr="7052A300">
        <w:rPr>
          <w:rFonts w:eastAsia="Times New Roman" w:cs="Calibri"/>
          <w:color w:val="000000" w:themeColor="text1"/>
          <w:kern w:val="0"/>
          <w:lang w:eastAsia="de-DE"/>
          <w14:ligatures w14:val="none"/>
        </w:rPr>
        <w:t xml:space="preserve">clinically </w:t>
      </w:r>
      <w:r w:rsidR="4BE3D8DD" w:rsidRPr="7052A300">
        <w:rPr>
          <w:rFonts w:eastAsia="Times New Roman" w:cs="Calibri"/>
          <w:color w:val="000000" w:themeColor="text1"/>
          <w:kern w:val="0"/>
          <w:lang w:eastAsia="de-DE"/>
          <w14:ligatures w14:val="none"/>
        </w:rPr>
        <w:t>meaningful decision</w:t>
      </w:r>
      <w:r w:rsidR="70E5F1C7" w:rsidRPr="7052A300">
        <w:rPr>
          <w:rFonts w:eastAsia="Times New Roman" w:cs="Calibri"/>
          <w:color w:val="000000" w:themeColor="text1"/>
          <w:kern w:val="0"/>
          <w:lang w:eastAsia="de-DE"/>
          <w14:ligatures w14:val="none"/>
        </w:rPr>
        <w:t>-</w:t>
      </w:r>
      <w:r w:rsidR="4BE3D8DD" w:rsidRPr="7052A300">
        <w:rPr>
          <w:rFonts w:eastAsia="Times New Roman" w:cs="Calibri"/>
          <w:color w:val="000000" w:themeColor="text1"/>
          <w:kern w:val="0"/>
          <w:lang w:eastAsia="de-DE"/>
          <w14:ligatures w14:val="none"/>
        </w:rPr>
        <w:t>making.</w:t>
      </w:r>
      <w:r w:rsidR="3DDE24CD" w:rsidRPr="7052A300">
        <w:rPr>
          <w:rFonts w:eastAsia="Times New Roman" w:cs="Calibri"/>
          <w:color w:val="000000" w:themeColor="text1"/>
          <w:kern w:val="0"/>
          <w:lang w:eastAsia="de-DE"/>
          <w14:ligatures w14:val="none"/>
        </w:rPr>
        <w:t xml:space="preserve"> </w:t>
      </w:r>
    </w:p>
    <w:p w14:paraId="04505AA5" w14:textId="2A5D75F7" w:rsidR="00CE4CC0" w:rsidRPr="00C43EB2" w:rsidRDefault="70E5F1C7" w:rsidP="4E119242">
      <w:pPr>
        <w:spacing w:before="100" w:beforeAutospacing="1" w:after="100" w:afterAutospacing="1"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 xml:space="preserve">The pilot study </w:t>
      </w:r>
      <w:del w:id="62" w:author="fariba abbassi" w:date="2026-04-14T23:06:00Z" w16du:dateUtc="2026-04-14T21:06:00Z">
        <w:r w:rsidR="35B3C225" w:rsidRPr="7052A300" w:rsidDel="00852040">
          <w:rPr>
            <w:rFonts w:eastAsia="Times New Roman" w:cs="Calibri"/>
            <w:color w:val="000000" w:themeColor="text1"/>
            <w:kern w:val="0"/>
            <w:lang w:eastAsia="de-DE"/>
            <w14:ligatures w14:val="none"/>
          </w:rPr>
          <w:delText xml:space="preserve">in phase </w:delText>
        </w:r>
        <w:r w:rsidR="0010610F" w:rsidDel="00852040">
          <w:rPr>
            <w:rFonts w:eastAsia="Times New Roman" w:cs="Calibri"/>
            <w:color w:val="000000" w:themeColor="text1"/>
            <w:kern w:val="0"/>
            <w:lang w:eastAsia="de-DE"/>
            <w14:ligatures w14:val="none"/>
          </w:rPr>
          <w:delText>one</w:delText>
        </w:r>
        <w:r w:rsidR="35B3C225" w:rsidRPr="7052A300" w:rsidDel="00852040">
          <w:rPr>
            <w:rFonts w:eastAsia="Times New Roman" w:cs="Calibri"/>
            <w:color w:val="000000" w:themeColor="text1"/>
            <w:kern w:val="0"/>
            <w:lang w:eastAsia="de-DE"/>
            <w14:ligatures w14:val="none"/>
          </w:rPr>
          <w:delText xml:space="preserve"> </w:delText>
        </w:r>
      </w:del>
      <w:r w:rsidRPr="7052A300">
        <w:rPr>
          <w:rFonts w:eastAsia="Times New Roman" w:cs="Calibri"/>
          <w:color w:val="000000" w:themeColor="text1"/>
          <w:kern w:val="0"/>
          <w:lang w:eastAsia="de-DE"/>
          <w14:ligatures w14:val="none"/>
        </w:rPr>
        <w:t xml:space="preserve">was intended to </w:t>
      </w:r>
      <w:r w:rsidR="6C7FF9C6" w:rsidRPr="7052A300">
        <w:rPr>
          <w:rFonts w:eastAsia="Times New Roman" w:cs="Calibri"/>
          <w:color w:val="000000" w:themeColor="text1"/>
          <w:kern w:val="0"/>
          <w:lang w:eastAsia="de-DE"/>
          <w14:ligatures w14:val="none"/>
        </w:rPr>
        <w:t>pilot</w:t>
      </w:r>
      <w:r w:rsidR="0010610F">
        <w:rPr>
          <w:rFonts w:eastAsia="Times New Roman" w:cs="Calibri"/>
          <w:color w:val="000000" w:themeColor="text1"/>
          <w:kern w:val="0"/>
          <w:lang w:eastAsia="de-DE"/>
          <w14:ligatures w14:val="none"/>
        </w:rPr>
        <w:t>-</w:t>
      </w:r>
      <w:r w:rsidR="6C7FF9C6" w:rsidRPr="7052A300">
        <w:rPr>
          <w:rFonts w:eastAsia="Times New Roman" w:cs="Calibri"/>
          <w:color w:val="000000" w:themeColor="text1"/>
          <w:kern w:val="0"/>
          <w:lang w:eastAsia="de-DE"/>
          <w14:ligatures w14:val="none"/>
        </w:rPr>
        <w:t xml:space="preserve">test the novel tool and, as a basis for sample size calculation, </w:t>
      </w:r>
      <w:r w:rsidRPr="7052A300">
        <w:rPr>
          <w:rFonts w:eastAsia="Times New Roman" w:cs="Calibri"/>
          <w:color w:val="000000" w:themeColor="text1"/>
          <w:kern w:val="0"/>
          <w:lang w:eastAsia="de-DE"/>
          <w14:ligatures w14:val="none"/>
        </w:rPr>
        <w:t xml:space="preserve">explore </w:t>
      </w:r>
      <w:r w:rsidR="549CC17B" w:rsidRPr="7052A300">
        <w:rPr>
          <w:rFonts w:eastAsia="Times New Roman" w:cs="Calibri"/>
          <w:color w:val="000000" w:themeColor="text1"/>
          <w:kern w:val="0"/>
          <w:lang w:eastAsia="de-DE"/>
          <w14:ligatures w14:val="none"/>
        </w:rPr>
        <w:t xml:space="preserve">how frequently </w:t>
      </w:r>
      <w:r w:rsidRPr="7052A300">
        <w:rPr>
          <w:rFonts w:eastAsia="Times New Roman" w:cs="Calibri"/>
          <w:color w:val="000000" w:themeColor="text1"/>
          <w:kern w:val="0"/>
          <w:lang w:eastAsia="de-DE"/>
          <w14:ligatures w14:val="none"/>
        </w:rPr>
        <w:t>core elements required for clinical relevance were adequately addressed.</w:t>
      </w:r>
      <w:r w:rsidR="17601CCD" w:rsidRPr="7052A300">
        <w:rPr>
          <w:rFonts w:eastAsia="Times New Roman" w:cs="Calibri"/>
          <w:color w:val="000000" w:themeColor="text1"/>
          <w:kern w:val="0"/>
          <w:lang w:eastAsia="de-DE"/>
          <w14:ligatures w14:val="none"/>
        </w:rPr>
        <w:t xml:space="preserve"> </w:t>
      </w:r>
      <w:r w:rsidR="359D179A" w:rsidRPr="7052A300">
        <w:rPr>
          <w:rFonts w:eastAsia="Times New Roman" w:cs="Calibri"/>
          <w:color w:val="000000" w:themeColor="text1"/>
          <w:kern w:val="0"/>
          <w:lang w:eastAsia="de-DE"/>
          <w14:ligatures w14:val="none"/>
        </w:rPr>
        <w:t xml:space="preserve">Since RCTs using the </w:t>
      </w:r>
      <w:r w:rsidR="059029D5" w:rsidRPr="7052A300">
        <w:rPr>
          <w:rFonts w:eastAsia="Times New Roman" w:cs="Calibri"/>
          <w:color w:val="000000" w:themeColor="text1"/>
          <w:kern w:val="0"/>
          <w:lang w:eastAsia="de-DE"/>
          <w14:ligatures w14:val="none"/>
        </w:rPr>
        <w:t>CCI</w:t>
      </w:r>
      <w:r w:rsidR="00E342CC" w:rsidRPr="7052A300">
        <w:rPr>
          <w:rFonts w:eastAsia="Times New Roman" w:cs="Calibri"/>
          <w:color w:val="000000" w:themeColor="text1"/>
          <w:kern w:val="0"/>
          <w:lang w:eastAsia="de-DE"/>
          <w14:ligatures w14:val="none"/>
        </w:rPr>
        <w:t>® may</w:t>
      </w:r>
      <w:r w:rsidR="359D179A" w:rsidRPr="7052A300">
        <w:rPr>
          <w:rFonts w:eastAsia="Times New Roman" w:cs="Calibri"/>
          <w:color w:val="000000" w:themeColor="text1"/>
          <w:kern w:val="0"/>
          <w:lang w:eastAsia="de-DE"/>
          <w14:ligatures w14:val="none"/>
        </w:rPr>
        <w:t xml:space="preserve"> overestimate </w:t>
      </w:r>
      <w:r w:rsidR="300967C2" w:rsidRPr="7052A300">
        <w:rPr>
          <w:rFonts w:eastAsia="Times New Roman" w:cs="Calibri"/>
          <w:color w:val="000000" w:themeColor="text1"/>
          <w:kern w:val="0"/>
          <w:lang w:eastAsia="de-DE"/>
          <w14:ligatures w14:val="none"/>
        </w:rPr>
        <w:t>the proportion of trials that are informative for clinical practice</w:t>
      </w:r>
      <w:r w:rsidR="58627E92" w:rsidRPr="7052A300">
        <w:rPr>
          <w:rFonts w:eastAsia="Times New Roman" w:cs="Calibri"/>
          <w:color w:val="000000" w:themeColor="text1"/>
          <w:kern w:val="0"/>
          <w:lang w:eastAsia="de-DE"/>
          <w14:ligatures w14:val="none"/>
        </w:rPr>
        <w:t>,</w:t>
      </w:r>
      <w:r w:rsidR="300967C2" w:rsidRPr="7052A300">
        <w:rPr>
          <w:rFonts w:eastAsia="Times New Roman" w:cs="Calibri"/>
          <w:color w:val="000000" w:themeColor="text1"/>
          <w:kern w:val="0"/>
          <w:lang w:eastAsia="de-DE"/>
          <w14:ligatures w14:val="none"/>
        </w:rPr>
        <w:t xml:space="preserve"> we </w:t>
      </w:r>
      <w:r w:rsidR="3E7B17A8" w:rsidRPr="7052A300">
        <w:rPr>
          <w:rFonts w:eastAsia="Times New Roman" w:cs="Calibri"/>
          <w:color w:val="000000" w:themeColor="text1"/>
          <w:kern w:val="0"/>
          <w:lang w:eastAsia="de-DE"/>
          <w14:ligatures w14:val="none"/>
        </w:rPr>
        <w:t xml:space="preserve">conducted a second </w:t>
      </w:r>
      <w:r w:rsidR="4A347038" w:rsidRPr="7052A300">
        <w:rPr>
          <w:rFonts w:eastAsia="Times New Roman" w:cs="Calibri"/>
          <w:color w:val="000000" w:themeColor="text1"/>
          <w:kern w:val="0"/>
          <w:lang w:eastAsia="de-DE"/>
          <w14:ligatures w14:val="none"/>
        </w:rPr>
        <w:t xml:space="preserve">phase where we assessed </w:t>
      </w:r>
      <w:r w:rsidR="3E7B17A8" w:rsidRPr="7052A300">
        <w:rPr>
          <w:rFonts w:eastAsia="Times New Roman" w:cs="Calibri"/>
          <w:color w:val="000000" w:themeColor="text1"/>
          <w:kern w:val="0"/>
          <w:lang w:eastAsia="de-DE"/>
          <w14:ligatures w14:val="none"/>
        </w:rPr>
        <w:t xml:space="preserve">a </w:t>
      </w:r>
      <w:r w:rsidR="0054525C">
        <w:rPr>
          <w:rFonts w:eastAsia="Times New Roman" w:cs="Calibri"/>
          <w:color w:val="000000" w:themeColor="text1"/>
          <w:kern w:val="0"/>
          <w:lang w:eastAsia="de-DE"/>
          <w14:ligatures w14:val="none"/>
        </w:rPr>
        <w:t>random</w:t>
      </w:r>
      <w:r w:rsidR="3E7B17A8" w:rsidRPr="7052A300">
        <w:rPr>
          <w:rFonts w:eastAsia="Times New Roman" w:cs="Calibri"/>
          <w:color w:val="000000" w:themeColor="text1"/>
          <w:kern w:val="0"/>
          <w:lang w:eastAsia="de-DE"/>
          <w14:ligatures w14:val="none"/>
        </w:rPr>
        <w:t xml:space="preserve"> set of </w:t>
      </w:r>
      <w:r w:rsidR="4038D33C" w:rsidRPr="4E119242">
        <w:rPr>
          <w:rFonts w:eastAsia="Times New Roman" w:cs="Calibri"/>
          <w:color w:val="000000" w:themeColor="text1"/>
          <w:lang w:eastAsia="de-DE"/>
        </w:rPr>
        <w:t xml:space="preserve">published </w:t>
      </w:r>
      <w:r w:rsidR="3E7B17A8" w:rsidRPr="7052A300">
        <w:rPr>
          <w:rFonts w:eastAsia="Times New Roman" w:cs="Calibri"/>
          <w:color w:val="000000" w:themeColor="text1"/>
          <w:kern w:val="0"/>
          <w:lang w:eastAsia="de-DE"/>
          <w14:ligatures w14:val="none"/>
        </w:rPr>
        <w:t xml:space="preserve">RCTs </w:t>
      </w:r>
      <w:r w:rsidR="72382631" w:rsidRPr="7052A300">
        <w:rPr>
          <w:rFonts w:eastAsia="Times New Roman" w:cs="Calibri"/>
          <w:color w:val="000000" w:themeColor="text1"/>
          <w:kern w:val="0"/>
          <w:lang w:eastAsia="de-DE"/>
          <w14:ligatures w14:val="none"/>
        </w:rPr>
        <w:t>without the restriction of using the CCI</w:t>
      </w:r>
      <w:r w:rsidR="61FEBE39" w:rsidRPr="7052A300">
        <w:rPr>
          <w:rFonts w:eastAsia="Times New Roman" w:cs="Calibri"/>
          <w:color w:val="000000" w:themeColor="text1"/>
          <w:kern w:val="0"/>
          <w:lang w:eastAsia="de-DE"/>
          <w14:ligatures w14:val="none"/>
        </w:rPr>
        <w:t>®</w:t>
      </w:r>
      <w:r w:rsidR="105F410D" w:rsidRPr="7052A300">
        <w:rPr>
          <w:rFonts w:eastAsia="Times New Roman" w:cs="Calibri"/>
          <w:color w:val="000000" w:themeColor="text1"/>
          <w:kern w:val="0"/>
          <w:lang w:eastAsia="de-DE"/>
          <w14:ligatures w14:val="none"/>
        </w:rPr>
        <w:t>.</w:t>
      </w:r>
      <w:r w:rsidR="72382631" w:rsidRPr="7052A300">
        <w:rPr>
          <w:rFonts w:eastAsia="Times New Roman" w:cs="Calibri"/>
          <w:color w:val="000000" w:themeColor="text1"/>
          <w:kern w:val="0"/>
          <w:lang w:eastAsia="de-DE"/>
          <w14:ligatures w14:val="none"/>
        </w:rPr>
        <w:t xml:space="preserve"> In this</w:t>
      </w:r>
      <w:r w:rsidR="066FAD22" w:rsidRPr="7052A300">
        <w:rPr>
          <w:rFonts w:eastAsia="Times New Roman" w:cs="Calibri"/>
          <w:color w:val="000000" w:themeColor="text1"/>
          <w:kern w:val="0"/>
          <w:lang w:eastAsia="de-DE"/>
          <w14:ligatures w14:val="none"/>
        </w:rPr>
        <w:t xml:space="preserve"> </w:t>
      </w:r>
      <w:r w:rsidR="38D91006" w:rsidRPr="7052A300">
        <w:rPr>
          <w:rFonts w:eastAsia="Times New Roman" w:cs="Calibri"/>
          <w:color w:val="000000" w:themeColor="text1"/>
          <w:kern w:val="0"/>
          <w:lang w:eastAsia="de-DE"/>
          <w14:ligatures w14:val="none"/>
        </w:rPr>
        <w:t xml:space="preserve">second </w:t>
      </w:r>
      <w:r w:rsidR="17A384B5" w:rsidRPr="7052A300">
        <w:rPr>
          <w:rFonts w:eastAsia="Times New Roman" w:cs="Calibri"/>
          <w:color w:val="000000" w:themeColor="text1"/>
          <w:kern w:val="0"/>
          <w:lang w:eastAsia="de-DE"/>
          <w14:ligatures w14:val="none"/>
        </w:rPr>
        <w:t xml:space="preserve">main </w:t>
      </w:r>
      <w:r w:rsidR="38D91006" w:rsidRPr="7052A300">
        <w:rPr>
          <w:rFonts w:eastAsia="Times New Roman" w:cs="Calibri"/>
          <w:color w:val="000000" w:themeColor="text1"/>
          <w:kern w:val="0"/>
          <w:lang w:eastAsia="de-DE"/>
          <w14:ligatures w14:val="none"/>
        </w:rPr>
        <w:t>part of the study</w:t>
      </w:r>
      <w:r w:rsidR="066FAD22" w:rsidRPr="7052A300">
        <w:rPr>
          <w:rFonts w:eastAsia="Times New Roman" w:cs="Calibri"/>
          <w:color w:val="000000" w:themeColor="text1"/>
          <w:kern w:val="0"/>
          <w:lang w:eastAsia="de-DE"/>
          <w14:ligatures w14:val="none"/>
        </w:rPr>
        <w:t xml:space="preserve">, we included </w:t>
      </w:r>
      <w:r w:rsidR="3C44974F" w:rsidRPr="7052A300">
        <w:rPr>
          <w:rFonts w:eastAsia="Times New Roman" w:cs="Calibri"/>
          <w:color w:val="000000" w:themeColor="text1"/>
          <w:kern w:val="0"/>
          <w:lang w:eastAsia="de-DE"/>
          <w14:ligatures w14:val="none"/>
        </w:rPr>
        <w:t xml:space="preserve">RCTs in the surgical field published consecutively in 2024, without language restrictions. </w:t>
      </w:r>
      <w:r w:rsidR="006C2BAA" w:rsidRPr="7052A300">
        <w:rPr>
          <w:rFonts w:eastAsia="Times New Roman" w:cs="Calibri"/>
          <w:color w:val="000000" w:themeColor="text1"/>
          <w:kern w:val="0"/>
          <w:lang w:eastAsia="de-DE"/>
          <w14:ligatures w14:val="none"/>
        </w:rPr>
        <w:t>We used ChatG</w:t>
      </w:r>
      <w:r w:rsidR="00FB711C" w:rsidRPr="7052A300">
        <w:rPr>
          <w:rFonts w:eastAsia="Times New Roman" w:cs="Calibri"/>
          <w:color w:val="000000" w:themeColor="text1"/>
          <w:kern w:val="0"/>
          <w:lang w:eastAsia="de-DE"/>
          <w14:ligatures w14:val="none"/>
        </w:rPr>
        <w:t xml:space="preserve">PT </w:t>
      </w:r>
      <w:r w:rsidR="00D10ADE" w:rsidRPr="7052A300">
        <w:rPr>
          <w:rFonts w:eastAsia="Times New Roman" w:cs="Calibri"/>
          <w:color w:val="000000" w:themeColor="text1"/>
          <w:kern w:val="0"/>
          <w:lang w:eastAsia="de-DE"/>
          <w14:ligatures w14:val="none"/>
        </w:rPr>
        <w:t xml:space="preserve">(OpenAI; GPT-5.2) </w:t>
      </w:r>
      <w:r w:rsidR="00FB711C" w:rsidRPr="7052A300">
        <w:rPr>
          <w:rFonts w:eastAsia="Times New Roman" w:cs="Calibri"/>
          <w:color w:val="000000" w:themeColor="text1"/>
          <w:kern w:val="0"/>
          <w:lang w:eastAsia="de-DE"/>
          <w14:ligatures w14:val="none"/>
        </w:rPr>
        <w:t>to translate original non-English articles</w:t>
      </w:r>
      <w:r w:rsidR="00D10ADE" w:rsidRPr="7052A300">
        <w:rPr>
          <w:rFonts w:eastAsia="Times New Roman" w:cs="Calibri"/>
          <w:color w:val="000000" w:themeColor="text1"/>
          <w:kern w:val="0"/>
          <w:lang w:eastAsia="de-DE"/>
          <w14:ligatures w14:val="none"/>
        </w:rPr>
        <w:t xml:space="preserve"> into English</w:t>
      </w:r>
      <w:r w:rsidR="00FB711C" w:rsidRPr="7052A300">
        <w:rPr>
          <w:rFonts w:eastAsia="Times New Roman" w:cs="Calibri"/>
          <w:color w:val="000000" w:themeColor="text1"/>
          <w:kern w:val="0"/>
          <w:lang w:eastAsia="de-DE"/>
          <w14:ligatures w14:val="none"/>
        </w:rPr>
        <w:t>.</w:t>
      </w:r>
    </w:p>
    <w:p w14:paraId="7999A643" w14:textId="22B28792" w:rsidR="00CE4CC0" w:rsidRPr="00C43EB2" w:rsidRDefault="7B491565" w:rsidP="4E119242">
      <w:pPr>
        <w:spacing w:before="100" w:beforeAutospacing="1" w:after="100" w:afterAutospacing="1"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 xml:space="preserve">For both </w:t>
      </w:r>
      <w:r w:rsidR="7FC13F97" w:rsidRPr="7052A300">
        <w:rPr>
          <w:rFonts w:eastAsia="Times New Roman" w:cs="Calibri"/>
          <w:color w:val="000000" w:themeColor="text1"/>
          <w:kern w:val="0"/>
          <w:lang w:eastAsia="de-DE"/>
          <w14:ligatures w14:val="none"/>
        </w:rPr>
        <w:t>the pilot and the main study</w:t>
      </w:r>
      <w:r w:rsidR="350292EE" w:rsidRPr="7052A300">
        <w:rPr>
          <w:rFonts w:eastAsia="Times New Roman" w:cs="Calibri"/>
          <w:color w:val="000000" w:themeColor="text1"/>
          <w:kern w:val="0"/>
          <w:lang w:eastAsia="de-DE"/>
          <w14:ligatures w14:val="none"/>
        </w:rPr>
        <w:t>,</w:t>
      </w:r>
      <w:r w:rsidRPr="7052A300">
        <w:rPr>
          <w:rFonts w:eastAsia="Times New Roman" w:cs="Calibri"/>
          <w:color w:val="000000" w:themeColor="text1"/>
          <w:kern w:val="0"/>
          <w:lang w:eastAsia="de-DE"/>
          <w14:ligatures w14:val="none"/>
        </w:rPr>
        <w:t xml:space="preserve"> e</w:t>
      </w:r>
      <w:r w:rsidR="3C44974F" w:rsidRPr="7052A300">
        <w:rPr>
          <w:rFonts w:eastAsia="Times New Roman" w:cs="Calibri"/>
          <w:color w:val="000000" w:themeColor="text1"/>
          <w:kern w:val="0"/>
          <w:lang w:eastAsia="de-DE"/>
          <w14:ligatures w14:val="none"/>
        </w:rPr>
        <w:t>ligible trials involve</w:t>
      </w:r>
      <w:r w:rsidR="1EB63587" w:rsidRPr="7052A300">
        <w:rPr>
          <w:rFonts w:eastAsia="Times New Roman" w:cs="Calibri"/>
          <w:color w:val="000000" w:themeColor="text1"/>
          <w:kern w:val="0"/>
          <w:lang w:eastAsia="de-DE"/>
          <w14:ligatures w14:val="none"/>
        </w:rPr>
        <w:t>d</w:t>
      </w:r>
      <w:r w:rsidR="3C44974F" w:rsidRPr="7052A300">
        <w:rPr>
          <w:rFonts w:eastAsia="Times New Roman" w:cs="Calibri"/>
          <w:color w:val="000000" w:themeColor="text1"/>
          <w:kern w:val="0"/>
          <w:lang w:eastAsia="de-DE"/>
          <w14:ligatures w14:val="none"/>
        </w:rPr>
        <w:t xml:space="preserve"> patients undergoing surgery. We accepted any perioperative intervention (pre-, intra-, and/or postoperative), including surgical and non-surgical interventions, as well as organizational or contextual factors related to timing, setting, or care team. We excluded pilot, feasibility, or safety trials</w:t>
      </w:r>
      <w:r w:rsidR="312E1C96" w:rsidRPr="7052A300">
        <w:rPr>
          <w:rFonts w:eastAsia="Times New Roman" w:cs="Calibri"/>
          <w:color w:val="000000" w:themeColor="text1"/>
          <w:kern w:val="0"/>
          <w:lang w:eastAsia="de-DE"/>
          <w14:ligatures w14:val="none"/>
        </w:rPr>
        <w:t>,</w:t>
      </w:r>
      <w:r w:rsidR="3C44974F" w:rsidRPr="7052A300">
        <w:rPr>
          <w:rFonts w:eastAsia="Times New Roman" w:cs="Calibri"/>
          <w:color w:val="000000" w:themeColor="text1"/>
          <w:kern w:val="0"/>
          <w:lang w:eastAsia="de-DE"/>
          <w14:ligatures w14:val="none"/>
        </w:rPr>
        <w:t xml:space="preserve"> secondary or pooled analyses</w:t>
      </w:r>
      <w:r w:rsidR="312E1C96" w:rsidRPr="7052A300">
        <w:rPr>
          <w:rFonts w:eastAsia="Times New Roman" w:cs="Calibri"/>
          <w:color w:val="000000" w:themeColor="text1"/>
          <w:kern w:val="0"/>
          <w:lang w:eastAsia="de-DE"/>
          <w14:ligatures w14:val="none"/>
        </w:rPr>
        <w:t>,</w:t>
      </w:r>
      <w:r w:rsidR="3C44974F" w:rsidRPr="7052A300">
        <w:rPr>
          <w:rFonts w:eastAsia="Times New Roman" w:cs="Calibri"/>
          <w:color w:val="000000" w:themeColor="text1"/>
          <w:kern w:val="0"/>
          <w:lang w:eastAsia="de-DE"/>
          <w14:ligatures w14:val="none"/>
        </w:rPr>
        <w:t xml:space="preserve"> and abstracts</w:t>
      </w:r>
      <w:r w:rsidR="4B7583BB" w:rsidRPr="7052A300">
        <w:rPr>
          <w:rFonts w:eastAsia="Times New Roman" w:cs="Calibri"/>
          <w:color w:val="000000" w:themeColor="text1"/>
          <w:lang w:eastAsia="de-DE"/>
        </w:rPr>
        <w:t>, posters</w:t>
      </w:r>
      <w:r w:rsidR="4B7583BB" w:rsidRPr="7052A300">
        <w:rPr>
          <w:rFonts w:eastAsia="Times New Roman" w:cs="Calibri"/>
          <w:color w:val="000000" w:themeColor="text1"/>
          <w:kern w:val="0"/>
          <w:lang w:eastAsia="de-DE"/>
          <w14:ligatures w14:val="none"/>
        </w:rPr>
        <w:t xml:space="preserve"> </w:t>
      </w:r>
      <w:r w:rsidR="3C44974F" w:rsidRPr="7052A300">
        <w:rPr>
          <w:rFonts w:eastAsia="Times New Roman" w:cs="Calibri"/>
          <w:color w:val="000000" w:themeColor="text1"/>
          <w:kern w:val="0"/>
          <w:lang w:eastAsia="de-DE"/>
          <w14:ligatures w14:val="none"/>
        </w:rPr>
        <w:t xml:space="preserve">or conference proceedings without a full-text publication. </w:t>
      </w:r>
    </w:p>
    <w:p w14:paraId="01A3D82E" w14:textId="584C6047" w:rsidR="00D97661" w:rsidRPr="00C43EB2" w:rsidRDefault="3D9512EE" w:rsidP="00BB5783">
      <w:pPr>
        <w:pStyle w:val="Titre21"/>
        <w:rPr>
          <w:rFonts w:eastAsia="Times New Roman"/>
          <w:lang w:eastAsia="de-DE"/>
        </w:rPr>
      </w:pPr>
      <w:r w:rsidRPr="7052A300">
        <w:rPr>
          <w:rFonts w:eastAsia="Times New Roman"/>
          <w:lang w:eastAsia="de-DE"/>
        </w:rPr>
        <w:lastRenderedPageBreak/>
        <w:t>Study selection</w:t>
      </w:r>
    </w:p>
    <w:p w14:paraId="1B11977E" w14:textId="4527C65E" w:rsidR="00E335F1" w:rsidRPr="00C43EB2" w:rsidRDefault="38D91006" w:rsidP="00BB4931">
      <w:pPr>
        <w:spacing w:beforeAutospacing="1" w:afterAutospacing="1" w:line="480" w:lineRule="auto"/>
        <w:rPr>
          <w:rFonts w:eastAsia="Times New Roman" w:cs="Calibri"/>
          <w:color w:val="000000" w:themeColor="text1"/>
          <w:lang w:eastAsia="de-DE"/>
        </w:rPr>
      </w:pPr>
      <w:r w:rsidRPr="7052A300">
        <w:rPr>
          <w:rFonts w:eastAsia="Times New Roman" w:cs="Calibri"/>
          <w:color w:val="000000" w:themeColor="text1"/>
          <w:kern w:val="0"/>
          <w:lang w:eastAsia="de-DE"/>
          <w14:ligatures w14:val="none"/>
        </w:rPr>
        <w:t xml:space="preserve">For </w:t>
      </w:r>
      <w:r w:rsidR="1C88C469" w:rsidRPr="7052A300">
        <w:rPr>
          <w:rFonts w:eastAsia="Times New Roman" w:cs="Calibri"/>
          <w:color w:val="000000" w:themeColor="text1"/>
          <w:lang w:eastAsia="de-DE"/>
        </w:rPr>
        <w:t>our</w:t>
      </w:r>
      <w:r w:rsidRPr="7052A300">
        <w:rPr>
          <w:rFonts w:eastAsia="Times New Roman" w:cs="Calibri"/>
          <w:color w:val="000000" w:themeColor="text1"/>
          <w:lang w:eastAsia="de-DE"/>
        </w:rPr>
        <w:t xml:space="preserve"> </w:t>
      </w:r>
      <w:r w:rsidRPr="7052A300">
        <w:rPr>
          <w:rFonts w:eastAsia="Times New Roman" w:cs="Calibri"/>
          <w:color w:val="000000" w:themeColor="text1"/>
          <w:kern w:val="0"/>
          <w:lang w:eastAsia="de-DE"/>
          <w14:ligatures w14:val="none"/>
        </w:rPr>
        <w:t xml:space="preserve">pilot study, we performed a systematic literature search in Scopus to identify all </w:t>
      </w:r>
      <w:r w:rsidR="7954E1D3" w:rsidRPr="7052A300">
        <w:rPr>
          <w:rFonts w:eastAsia="Times New Roman" w:cs="Calibri"/>
          <w:color w:val="000000" w:themeColor="text1"/>
          <w:kern w:val="0"/>
          <w:lang w:eastAsia="de-DE"/>
          <w14:ligatures w14:val="none"/>
        </w:rPr>
        <w:t>RCTs</w:t>
      </w:r>
      <w:r w:rsidRPr="7052A300">
        <w:rPr>
          <w:rFonts w:eastAsia="Times New Roman" w:cs="Calibri"/>
          <w:color w:val="000000" w:themeColor="text1"/>
          <w:kern w:val="0"/>
          <w:lang w:eastAsia="de-DE"/>
          <w14:ligatures w14:val="none"/>
        </w:rPr>
        <w:t xml:space="preserve"> using the CCI® as an endpoint.</w:t>
      </w:r>
      <w:r w:rsidR="7CAE7CF2" w:rsidRPr="7052A300">
        <w:rPr>
          <w:rFonts w:eastAsia="Times New Roman" w:cs="Calibri"/>
          <w:color w:val="000000" w:themeColor="text1"/>
          <w:kern w:val="0"/>
          <w:lang w:eastAsia="de-DE"/>
          <w14:ligatures w14:val="none"/>
        </w:rPr>
        <w:t xml:space="preserve"> </w:t>
      </w:r>
      <w:r w:rsidR="00594666">
        <w:rPr>
          <w:rFonts w:eastAsia="Times New Roman" w:cs="Calibri"/>
          <w:color w:val="000000" w:themeColor="text1"/>
          <w:kern w:val="0"/>
          <w:lang w:eastAsia="de-DE"/>
          <w14:ligatures w14:val="none"/>
        </w:rPr>
        <w:t>T</w:t>
      </w:r>
      <w:r w:rsidR="59074DB5" w:rsidRPr="7052A300">
        <w:rPr>
          <w:rFonts w:eastAsia="Times New Roman" w:cs="Calibri"/>
          <w:color w:val="000000" w:themeColor="text1"/>
          <w:kern w:val="0"/>
          <w:lang w:eastAsia="de-DE"/>
          <w14:ligatures w14:val="none"/>
        </w:rPr>
        <w:t xml:space="preserve">hree </w:t>
      </w:r>
      <w:r w:rsidR="7CAE7CF2" w:rsidRPr="7052A300">
        <w:rPr>
          <w:rFonts w:eastAsia="Times New Roman" w:cs="Calibri"/>
          <w:color w:val="000000" w:themeColor="text1"/>
          <w:kern w:val="0"/>
          <w:lang w:eastAsia="de-DE"/>
          <w14:ligatures w14:val="none"/>
        </w:rPr>
        <w:t>reviewers (FA</w:t>
      </w:r>
      <w:r w:rsidR="59074DB5" w:rsidRPr="7052A300">
        <w:rPr>
          <w:rFonts w:eastAsia="Times New Roman" w:cs="Calibri"/>
          <w:color w:val="000000" w:themeColor="text1"/>
          <w:kern w:val="0"/>
          <w:lang w:eastAsia="de-DE"/>
          <w14:ligatures w14:val="none"/>
        </w:rPr>
        <w:t>, MP</w:t>
      </w:r>
      <w:r w:rsidR="7CAE7CF2" w:rsidRPr="7052A300">
        <w:rPr>
          <w:rFonts w:eastAsia="Times New Roman" w:cs="Calibri"/>
          <w:color w:val="000000" w:themeColor="text1"/>
          <w:kern w:val="0"/>
          <w:lang w:eastAsia="de-DE"/>
          <w14:ligatures w14:val="none"/>
        </w:rPr>
        <w:t xml:space="preserve"> and JRR) </w:t>
      </w:r>
      <w:r w:rsidR="00594666">
        <w:rPr>
          <w:rFonts w:eastAsia="Times New Roman" w:cs="Calibri"/>
          <w:color w:val="000000" w:themeColor="text1"/>
          <w:kern w:val="0"/>
          <w:lang w:eastAsia="de-DE"/>
          <w14:ligatures w14:val="none"/>
        </w:rPr>
        <w:t xml:space="preserve">performed records screening and full-text selection </w:t>
      </w:r>
      <w:r w:rsidR="7CAE7CF2" w:rsidRPr="7052A300">
        <w:rPr>
          <w:rFonts w:eastAsia="Times New Roman" w:cs="Calibri"/>
          <w:color w:val="000000" w:themeColor="text1"/>
          <w:kern w:val="0"/>
          <w:lang w:eastAsia="de-DE"/>
          <w14:ligatures w14:val="none"/>
        </w:rPr>
        <w:t xml:space="preserve">using </w:t>
      </w:r>
      <w:r w:rsidR="7954E1D3" w:rsidRPr="7052A300">
        <w:rPr>
          <w:rFonts w:eastAsia="Times New Roman" w:cs="Calibri"/>
          <w:color w:val="000000" w:themeColor="text1"/>
          <w:kern w:val="0"/>
          <w:lang w:eastAsia="de-DE"/>
          <w14:ligatures w14:val="none"/>
        </w:rPr>
        <w:t>CADIMA®</w:t>
      </w:r>
      <w:r w:rsidR="00ED102B">
        <w:rPr>
          <w:rFonts w:eastAsia="Times New Roman" w:cs="Calibri"/>
          <w:color w:val="000000" w:themeColor="text1"/>
          <w:kern w:val="0"/>
          <w:lang w:eastAsia="de-DE"/>
          <w14:ligatures w14:val="none"/>
        </w:rPr>
        <w:fldChar w:fldCharType="begin"/>
      </w:r>
      <w:r w:rsidR="00531D12">
        <w:rPr>
          <w:rFonts w:eastAsia="Times New Roman" w:cs="Calibri"/>
          <w:color w:val="000000" w:themeColor="text1"/>
          <w:kern w:val="0"/>
          <w:lang w:eastAsia="de-DE"/>
          <w14:ligatures w14:val="none"/>
        </w:rPr>
        <w:instrText xml:space="preserve"> ADDIN ZOTERO_ITEM CSL_CITATION {"citationID":"M8aPtcgf","properties":{"unsorted":false,"formattedCitation":"\\super 8\\nosupersub{}","plainCitation":"8","noteIndex":0},"citationItems":[{"id":187614,"uris":["http://zotero.org/users/6583603/items/GYKRDDFD"],"itemData":{"id":187614,"type":"article-journal","container-title":"Environmental Evidence","DOI":"10.1186/s13750-018-0115-5","journalAbbreviation":"Environmental Evidence","page":"8","title":"Online tools supporting the conduct and reporting of systematic reviews and systematic maps: a case study on CADIMA","volume":"7","author":[{"family":"Kohl","given":"Christian"},{"family":"McIntosh","given":"Emma J."},{"family":"Unger","given":"Stefanie"},{"family":"Haddaway","given":"Neal R."}],"issued":{"date-parts":[["2018"]]}}}],"schema":"https://github.com/citation-style-language/schema/raw/master/csl-citation.json"} </w:instrText>
      </w:r>
      <w:r w:rsidR="00ED102B">
        <w:rPr>
          <w:rFonts w:eastAsia="Times New Roman" w:cs="Calibri"/>
          <w:color w:val="000000" w:themeColor="text1"/>
          <w:kern w:val="0"/>
          <w:lang w:eastAsia="de-DE"/>
          <w14:ligatures w14:val="none"/>
        </w:rPr>
        <w:fldChar w:fldCharType="separate"/>
      </w:r>
      <w:r w:rsidR="00531D12" w:rsidRPr="00531D12">
        <w:rPr>
          <w:rFonts w:cs="Arial"/>
          <w:color w:val="000000"/>
          <w:kern w:val="0"/>
          <w:vertAlign w:val="superscript"/>
        </w:rPr>
        <w:t>8</w:t>
      </w:r>
      <w:r w:rsidR="00ED102B">
        <w:rPr>
          <w:rFonts w:eastAsia="Times New Roman" w:cs="Calibri"/>
          <w:color w:val="000000" w:themeColor="text1"/>
          <w:kern w:val="0"/>
          <w:lang w:eastAsia="de-DE"/>
          <w14:ligatures w14:val="none"/>
        </w:rPr>
        <w:fldChar w:fldCharType="end"/>
      </w:r>
      <w:r w:rsidR="7CAE7CF2" w:rsidRPr="7052A300">
        <w:rPr>
          <w:rFonts w:eastAsia="Times New Roman" w:cs="Calibri"/>
          <w:color w:val="000000" w:themeColor="text1"/>
          <w:kern w:val="0"/>
          <w:lang w:eastAsia="de-DE"/>
          <w14:ligatures w14:val="none"/>
        </w:rPr>
        <w:t xml:space="preserve">, with disagreements resolved by discussion or consultation with a </w:t>
      </w:r>
      <w:r w:rsidR="0001760E">
        <w:rPr>
          <w:rFonts w:eastAsia="Times New Roman" w:cs="Calibri"/>
          <w:color w:val="000000" w:themeColor="text1"/>
          <w:kern w:val="0"/>
          <w:lang w:eastAsia="de-DE"/>
          <w14:ligatures w14:val="none"/>
        </w:rPr>
        <w:t>fourth</w:t>
      </w:r>
      <w:r w:rsidR="0001760E" w:rsidRPr="7052A300">
        <w:rPr>
          <w:rFonts w:eastAsia="Times New Roman" w:cs="Calibri"/>
          <w:color w:val="000000" w:themeColor="text1"/>
          <w:kern w:val="0"/>
          <w:lang w:eastAsia="de-DE"/>
          <w14:ligatures w14:val="none"/>
        </w:rPr>
        <w:t xml:space="preserve"> </w:t>
      </w:r>
      <w:r w:rsidR="7CAE7CF2" w:rsidRPr="7052A300">
        <w:rPr>
          <w:rFonts w:eastAsia="Times New Roman" w:cs="Calibri"/>
          <w:color w:val="000000" w:themeColor="text1"/>
          <w:kern w:val="0"/>
          <w:lang w:eastAsia="de-DE"/>
          <w14:ligatures w14:val="none"/>
        </w:rPr>
        <w:t>reviewer (M</w:t>
      </w:r>
      <w:r w:rsidR="59074DB5" w:rsidRPr="7052A300">
        <w:rPr>
          <w:rFonts w:eastAsia="Times New Roman" w:cs="Calibri"/>
          <w:color w:val="000000" w:themeColor="text1"/>
          <w:kern w:val="0"/>
          <w:lang w:eastAsia="de-DE"/>
          <w14:ligatures w14:val="none"/>
        </w:rPr>
        <w:t>A</w:t>
      </w:r>
      <w:r w:rsidR="7CAE7CF2" w:rsidRPr="7052A300">
        <w:rPr>
          <w:rFonts w:eastAsia="Times New Roman" w:cs="Calibri"/>
          <w:color w:val="000000" w:themeColor="text1"/>
          <w:kern w:val="0"/>
          <w:lang w:eastAsia="de-DE"/>
          <w14:ligatures w14:val="none"/>
        </w:rPr>
        <w:t xml:space="preserve">P). Data were extracted independently by </w:t>
      </w:r>
      <w:r w:rsidR="0001760E">
        <w:rPr>
          <w:rFonts w:eastAsia="Times New Roman" w:cs="Calibri"/>
          <w:color w:val="000000" w:themeColor="text1"/>
          <w:kern w:val="0"/>
          <w:lang w:eastAsia="de-DE"/>
          <w14:ligatures w14:val="none"/>
        </w:rPr>
        <w:t>three</w:t>
      </w:r>
      <w:r w:rsidR="0001760E" w:rsidRPr="7052A300">
        <w:rPr>
          <w:rFonts w:eastAsia="Times New Roman" w:cs="Calibri"/>
          <w:color w:val="000000" w:themeColor="text1"/>
          <w:kern w:val="0"/>
          <w:lang w:eastAsia="de-DE"/>
          <w14:ligatures w14:val="none"/>
        </w:rPr>
        <w:t xml:space="preserve"> </w:t>
      </w:r>
      <w:r w:rsidR="7CAE7CF2" w:rsidRPr="7052A300">
        <w:rPr>
          <w:rFonts w:eastAsia="Times New Roman" w:cs="Calibri"/>
          <w:color w:val="000000" w:themeColor="text1"/>
          <w:kern w:val="0"/>
          <w:lang w:eastAsia="de-DE"/>
          <w14:ligatures w14:val="none"/>
        </w:rPr>
        <w:t>reviewers</w:t>
      </w:r>
      <w:r w:rsidR="7954E1D3" w:rsidRPr="7052A300">
        <w:rPr>
          <w:rFonts w:eastAsia="Times New Roman" w:cs="Calibri"/>
          <w:color w:val="000000" w:themeColor="text1"/>
          <w:kern w:val="0"/>
          <w:lang w:eastAsia="de-DE"/>
          <w14:ligatures w14:val="none"/>
        </w:rPr>
        <w:t xml:space="preserve"> (FA</w:t>
      </w:r>
      <w:r w:rsidR="0001760E">
        <w:rPr>
          <w:rFonts w:eastAsia="Times New Roman" w:cs="Calibri"/>
          <w:color w:val="000000" w:themeColor="text1"/>
          <w:kern w:val="0"/>
          <w:lang w:eastAsia="de-DE"/>
          <w14:ligatures w14:val="none"/>
        </w:rPr>
        <w:t>, MP</w:t>
      </w:r>
      <w:r w:rsidR="7954E1D3" w:rsidRPr="7052A300">
        <w:rPr>
          <w:rFonts w:eastAsia="Times New Roman" w:cs="Calibri"/>
          <w:color w:val="000000" w:themeColor="text1"/>
          <w:kern w:val="0"/>
          <w:lang w:eastAsia="de-DE"/>
          <w14:ligatures w14:val="none"/>
        </w:rPr>
        <w:t xml:space="preserve"> and JRR)</w:t>
      </w:r>
      <w:r w:rsidR="7CAE7CF2" w:rsidRPr="7052A300">
        <w:rPr>
          <w:rFonts w:eastAsia="Times New Roman" w:cs="Calibri"/>
          <w:color w:val="000000" w:themeColor="text1"/>
          <w:kern w:val="0"/>
          <w:lang w:eastAsia="de-DE"/>
          <w14:ligatures w14:val="none"/>
        </w:rPr>
        <w:t xml:space="preserve">. </w:t>
      </w:r>
    </w:p>
    <w:p w14:paraId="33BA0F39" w14:textId="0F4761EB" w:rsidR="2AE4E2AB" w:rsidRPr="00A741E4" w:rsidRDefault="2AE4E2AB" w:rsidP="4E119242">
      <w:pPr>
        <w:spacing w:beforeAutospacing="1" w:afterAutospacing="1" w:line="480" w:lineRule="auto"/>
        <w:rPr>
          <w:rFonts w:eastAsia="Times New Roman" w:cs="Calibri"/>
          <w:b/>
          <w:bCs/>
          <w:i/>
          <w:iCs/>
          <w:color w:val="000000" w:themeColor="text1"/>
          <w:lang w:eastAsia="de-DE"/>
        </w:rPr>
      </w:pPr>
      <w:r w:rsidRPr="7052A300">
        <w:rPr>
          <w:rFonts w:eastAsia="Times New Roman" w:cs="Calibri"/>
          <w:color w:val="000000" w:themeColor="text1"/>
          <w:lang w:eastAsia="de-DE"/>
        </w:rPr>
        <w:t xml:space="preserve">For </w:t>
      </w:r>
      <w:r w:rsidR="00D51F46">
        <w:rPr>
          <w:rFonts w:eastAsia="Times New Roman" w:cs="Calibri"/>
          <w:color w:val="000000" w:themeColor="text1"/>
          <w:lang w:eastAsia="de-DE"/>
        </w:rPr>
        <w:t>t</w:t>
      </w:r>
      <w:r w:rsidRPr="7052A300">
        <w:rPr>
          <w:rFonts w:eastAsia="Times New Roman" w:cs="Calibri"/>
          <w:color w:val="000000" w:themeColor="text1"/>
          <w:lang w:eastAsia="de-DE"/>
        </w:rPr>
        <w:t xml:space="preserve">he main study, </w:t>
      </w:r>
      <w:r w:rsidRPr="4E119242">
        <w:rPr>
          <w:rFonts w:eastAsia="Times New Roman" w:cs="Calibri"/>
          <w:b/>
          <w:bCs/>
          <w:i/>
          <w:iCs/>
          <w:color w:val="000000" w:themeColor="text1"/>
          <w:highlight w:val="yellow"/>
          <w:lang w:eastAsia="de-DE"/>
        </w:rPr>
        <w:t xml:space="preserve">trials </w:t>
      </w:r>
      <w:r w:rsidR="00D51F46" w:rsidRPr="4E119242">
        <w:rPr>
          <w:rFonts w:eastAsia="Times New Roman" w:cs="Calibri"/>
          <w:b/>
          <w:bCs/>
          <w:i/>
          <w:iCs/>
          <w:color w:val="000000" w:themeColor="text1"/>
          <w:highlight w:val="yellow"/>
          <w:lang w:eastAsia="de-DE"/>
        </w:rPr>
        <w:t>in the surgical field published in 2024</w:t>
      </w:r>
      <w:r w:rsidR="00D51F46">
        <w:rPr>
          <w:rFonts w:eastAsia="Times New Roman" w:cs="Calibri"/>
          <w:color w:val="000000" w:themeColor="text1"/>
          <w:lang w:eastAsia="de-DE"/>
        </w:rPr>
        <w:t xml:space="preserve"> </w:t>
      </w:r>
      <w:r w:rsidRPr="7052A300">
        <w:rPr>
          <w:rFonts w:eastAsia="Times New Roman" w:cs="Calibri"/>
          <w:color w:val="000000" w:themeColor="text1"/>
          <w:lang w:eastAsia="de-DE"/>
        </w:rPr>
        <w:t xml:space="preserve">were identified through the Cochrane Central Register of Controlled Trials (CENTRAL), using Cochrane’s Centralized Search Service, which integrates records from multiple bibliographic databases and trial registries. </w:t>
      </w:r>
      <w:r w:rsidR="00D51F46" w:rsidRPr="4E119242">
        <w:rPr>
          <w:rFonts w:eastAsia="Times New Roman" w:cs="Calibri"/>
          <w:b/>
          <w:bCs/>
          <w:i/>
          <w:iCs/>
          <w:color w:val="000000" w:themeColor="text1"/>
          <w:highlight w:val="yellow"/>
          <w:lang w:eastAsia="de-DE"/>
        </w:rPr>
        <w:t>As detailed in our</w:t>
      </w:r>
      <w:r w:rsidRPr="4E119242">
        <w:rPr>
          <w:rFonts w:eastAsia="Times New Roman" w:cs="Calibri"/>
          <w:b/>
          <w:bCs/>
          <w:i/>
          <w:iCs/>
          <w:color w:val="000000" w:themeColor="text1"/>
          <w:highlight w:val="yellow"/>
          <w:lang w:eastAsia="de-DE"/>
        </w:rPr>
        <w:t xml:space="preserve"> study protocol</w:t>
      </w:r>
      <w:r w:rsidR="00D51F46" w:rsidRPr="4E119242">
        <w:rPr>
          <w:rFonts w:eastAsia="Times New Roman" w:cs="Calibri"/>
          <w:b/>
          <w:bCs/>
          <w:i/>
          <w:iCs/>
          <w:color w:val="000000" w:themeColor="text1"/>
          <w:highlight w:val="yellow"/>
          <w:lang w:eastAsia="de-DE"/>
        </w:rPr>
        <w:t xml:space="preserve">, </w:t>
      </w:r>
      <w:r w:rsidRPr="4E119242">
        <w:rPr>
          <w:rFonts w:eastAsia="Times New Roman" w:cs="Calibri"/>
          <w:b/>
          <w:bCs/>
          <w:i/>
          <w:iCs/>
          <w:color w:val="000000" w:themeColor="text1"/>
          <w:highlight w:val="yellow"/>
          <w:lang w:eastAsia="de-DE"/>
        </w:rPr>
        <w:t>prospectively register</w:t>
      </w:r>
      <w:r w:rsidR="00D51F46" w:rsidRPr="4E119242">
        <w:rPr>
          <w:rFonts w:eastAsia="Times New Roman" w:cs="Calibri"/>
          <w:b/>
          <w:bCs/>
          <w:i/>
          <w:iCs/>
          <w:color w:val="000000" w:themeColor="text1"/>
          <w:highlight w:val="yellow"/>
          <w:lang w:eastAsia="de-DE"/>
        </w:rPr>
        <w:t>ed</w:t>
      </w:r>
      <w:r w:rsidRPr="4E119242">
        <w:rPr>
          <w:rFonts w:eastAsia="Times New Roman" w:cs="Calibri"/>
          <w:b/>
          <w:bCs/>
          <w:i/>
          <w:iCs/>
          <w:color w:val="000000" w:themeColor="text1"/>
          <w:highlight w:val="yellow"/>
          <w:lang w:eastAsia="de-DE"/>
        </w:rPr>
        <w:t xml:space="preserve"> on the Open Science Framework (OSF)</w:t>
      </w:r>
      <w:r w:rsidR="00C85516" w:rsidRPr="4E119242">
        <w:rPr>
          <w:rFonts w:eastAsia="Times New Roman" w:cs="Calibri"/>
          <w:b/>
          <w:bCs/>
          <w:i/>
          <w:iCs/>
          <w:color w:val="000000" w:themeColor="text1"/>
          <w:highlight w:val="yellow"/>
          <w:lang w:eastAsia="de-DE"/>
        </w:rPr>
        <w:t xml:space="preserve"> and </w:t>
      </w:r>
      <w:r w:rsidR="00D51F46" w:rsidRPr="4E119242">
        <w:rPr>
          <w:rFonts w:eastAsia="Times New Roman" w:cs="Calibri"/>
          <w:b/>
          <w:bCs/>
          <w:i/>
          <w:iCs/>
          <w:color w:val="000000" w:themeColor="text1"/>
          <w:highlight w:val="yellow"/>
          <w:lang w:eastAsia="de-DE"/>
        </w:rPr>
        <w:t xml:space="preserve">made </w:t>
      </w:r>
      <w:r w:rsidR="00F132E2" w:rsidRPr="4E119242">
        <w:rPr>
          <w:rFonts w:eastAsia="Times New Roman" w:cs="Calibri"/>
          <w:b/>
          <w:bCs/>
          <w:i/>
          <w:iCs/>
          <w:color w:val="000000" w:themeColor="text1"/>
          <w:highlight w:val="yellow"/>
          <w:lang w:eastAsia="de-DE"/>
        </w:rPr>
        <w:t>publicly accessible</w:t>
      </w:r>
      <w:r w:rsidR="00C85516" w:rsidRPr="4E119242">
        <w:rPr>
          <w:rFonts w:eastAsia="Times New Roman" w:cs="Calibri"/>
          <w:b/>
          <w:bCs/>
          <w:i/>
          <w:iCs/>
          <w:color w:val="000000" w:themeColor="text1"/>
          <w:highlight w:val="yellow"/>
          <w:lang w:eastAsia="de-DE"/>
        </w:rPr>
        <w:fldChar w:fldCharType="begin"/>
      </w:r>
      <w:r w:rsidR="00531D12">
        <w:rPr>
          <w:rFonts w:eastAsia="Times New Roman" w:cs="Calibri"/>
          <w:b/>
          <w:bCs/>
          <w:i/>
          <w:iCs/>
          <w:color w:val="000000" w:themeColor="text1"/>
          <w:highlight w:val="yellow"/>
          <w:lang w:eastAsia="de-DE"/>
        </w:rPr>
        <w:instrText xml:space="preserve"> ADDIN ZOTERO_ITEM CSL_CITATION {"citationID":"TS9gMXDT","properties":{"unsorted":false,"formattedCitation":"\\super 9\\nosupersub{}","plainCitation":"9","noteIndex":0},"citationItems":[{"id":229103,"uris":["http://zotero.org/groups/6353616/items/C4PHCJD7"],"itemData":{"id":229103,"type":"article-journal","abstract":"Medical research often aims to inform decisions where clinicians face uncertainty in decision-making, for example, when a condition could be treated in different ways and the balance of respective beneficial and harmful outcomes is unclear. Randomized controlled trials (RCTs) are ideally suited for comparing outcomes following different interventions, and to provide high-level evidence intended to meaningfully inform clinical practice. \n\nThe outcomes they measure primarily and secondly are chosen during planning of the trial. The primary endpoint typically reflects the outcome of greatest interest, guides study design and serves as basis to determine sample size required to detect a predefined difference between interventions. Also, the primary guides interpretation of the comparison of interest, together with secondary outcomes. The secondary endpoint(s) provide complementary measures of the intervention’s effects such as harmful outcomes or additional beneficial outcomes. Together, primary and secondary outcomes contribute to an overall benefit–risk assessment.\n\nThe direction of expected effects should be reflected in the hypothesis and the aim of a trial followed by the appropriate design choice. Superiority designs aim to assess if a specific intervention leads to better outcomes compared with an alternative. In turn, non-inferiority and equivalence designs assess whether an intervention can be considered a clinically acceptable or equivalent alternative, since the primary outcomes are comparable to that of a standard intervention while safety, cost, or feasibility may be favorable. Latter is often the case in surgical trials where novel surgical techniques, neoadjuvant therapies or perioperative management are compared to some standard intervention. Such novel interventions may not outperform standard treatments (e.g., with respect to survival) but offer less perioperative burden. \n\nTherefore, for RCTs to meaningfully inform clinical practice, the aim of the trial and the aim of the primary endpoint must be clearly defined and supported by an appropriate study design, including adequate sample size calculation for a clinically meaningful effect and statistical methods aligned with the study aim. Beyond methodological alignment, clinical relevance must be integrated throughout the trial process, from planning to interpretation. This requires the selection of patient-relevant outcomes, the definition of a minimal important difference (MID) to guide sample size calculation, and interpretation of results considering their clinical rather than only their statistical significance. Failure to integrate clinical meaning at the planning stage may compromise study design, endpoint selection, effect size definition, and ultimately the interpretability and applicability of trial findings.\n\nTo explore these issues, we previously conducted a pilot meta-research study of surgical RCTs citing the Comprehensive Complication Index (CCI®)[1], the only validated patient-relevant continuous endpoint for postoperative morbidity. We examined how trial endpoints, study design, and sample size calculations were reported in pre-trial documentation and final publications. Among 84 eligible RCTs, sample size calculations were almost universally reported; however, the aim of the trial and/or of the primary endpoint was frequently unspecified in pre-trial documentation (73%), most trials defaulted to superiority designs, and only 20% of statistically significant results were interpreted in a clinically meaningful way.\n\nThese findings highlighted important shortcomings in the incorporation of a meaningful planning, reporting and interpretation of results in surgical RCTs and motivated the present extension study.\n\nIn this meta-research study, we aim to assess to what extent surgical contemporary RCTs are designed and reported in a manner that meaningfully informs clinical practice.","citation-key":"rodriguesribeiroClinicalRelevanceSurgical2025","language":"en-US","publisher":"OSF","source":"osf.io","title":"Clinical Relevance of Surgical Trials – an analysis of planning, reporting and interpretation of surgical trials","URL":"https://osf.io/xqs3t/overview","author":[{"family":"Rodrigues Ribeiro","given":"Joana"},{"family":"Puhan","given":"Milo"},{"family":"Abbassi","given":"Fariba"},{"family":"Preisig","given":"Juliette"},{"family":"Clavien","given":"Pierre-Alain"}],"accessed":{"date-parts":[["2026",3,31]]},"issued":{"date-parts":[["2025",12,24]]}}}],"schema":"https://github.com/citation-style-language/schema/raw/master/csl-citation.json"} </w:instrText>
      </w:r>
      <w:r w:rsidR="00C85516" w:rsidRPr="4E119242">
        <w:rPr>
          <w:rFonts w:eastAsia="Times New Roman" w:cs="Calibri"/>
          <w:b/>
          <w:bCs/>
          <w:i/>
          <w:iCs/>
          <w:color w:val="000000" w:themeColor="text1"/>
          <w:highlight w:val="yellow"/>
          <w:lang w:eastAsia="de-DE"/>
        </w:rPr>
        <w:fldChar w:fldCharType="separate"/>
      </w:r>
      <w:r w:rsidR="00531D12" w:rsidRPr="00531D12">
        <w:rPr>
          <w:rFonts w:cs="Arial"/>
          <w:color w:val="000000"/>
          <w:kern w:val="0"/>
          <w:vertAlign w:val="superscript"/>
        </w:rPr>
        <w:t>9</w:t>
      </w:r>
      <w:r w:rsidR="00C85516" w:rsidRPr="4E119242">
        <w:rPr>
          <w:rFonts w:eastAsia="Times New Roman" w:cs="Calibri"/>
          <w:b/>
          <w:bCs/>
          <w:i/>
          <w:iCs/>
          <w:color w:val="000000" w:themeColor="text1"/>
          <w:highlight w:val="yellow"/>
          <w:lang w:eastAsia="de-DE"/>
        </w:rPr>
        <w:fldChar w:fldCharType="end"/>
      </w:r>
      <w:r w:rsidR="00D51F46" w:rsidRPr="4E119242">
        <w:rPr>
          <w:rFonts w:eastAsia="Times New Roman" w:cs="Calibri"/>
          <w:b/>
          <w:bCs/>
          <w:i/>
          <w:iCs/>
          <w:color w:val="000000" w:themeColor="text1"/>
          <w:highlight w:val="yellow"/>
          <w:lang w:eastAsia="de-DE"/>
        </w:rPr>
        <w:t xml:space="preserve">, we did not perform a systematic selection of all </w:t>
      </w:r>
      <w:r w:rsidR="00812140" w:rsidRPr="4E119242">
        <w:rPr>
          <w:rFonts w:eastAsia="Times New Roman" w:cs="Calibri"/>
          <w:b/>
          <w:bCs/>
          <w:i/>
          <w:iCs/>
          <w:color w:val="000000" w:themeColor="text1"/>
          <w:highlight w:val="yellow"/>
          <w:lang w:eastAsia="de-DE"/>
        </w:rPr>
        <w:t xml:space="preserve">surgical </w:t>
      </w:r>
      <w:r w:rsidR="00D51F46" w:rsidRPr="4E119242">
        <w:rPr>
          <w:rFonts w:eastAsia="Times New Roman" w:cs="Calibri"/>
          <w:b/>
          <w:bCs/>
          <w:i/>
          <w:iCs/>
          <w:color w:val="000000" w:themeColor="text1"/>
          <w:highlight w:val="yellow"/>
          <w:lang w:eastAsia="de-DE"/>
        </w:rPr>
        <w:t>RCTs</w:t>
      </w:r>
      <w:r w:rsidR="00812140" w:rsidRPr="4E119242">
        <w:rPr>
          <w:rFonts w:eastAsia="Times New Roman" w:cs="Calibri"/>
          <w:b/>
          <w:bCs/>
          <w:i/>
          <w:iCs/>
          <w:color w:val="000000" w:themeColor="text1"/>
          <w:highlight w:val="yellow"/>
          <w:lang w:eastAsia="de-DE"/>
        </w:rPr>
        <w:t xml:space="preserve"> </w:t>
      </w:r>
      <w:r w:rsidR="00812140" w:rsidRPr="0010610F">
        <w:rPr>
          <w:rFonts w:eastAsia="Times New Roman" w:cs="Calibri"/>
          <w:b/>
          <w:bCs/>
          <w:i/>
          <w:iCs/>
          <w:color w:val="000000" w:themeColor="text1"/>
          <w:highlight w:val="yellow"/>
          <w:lang w:eastAsia="de-DE"/>
        </w:rPr>
        <w:t>identified</w:t>
      </w:r>
      <w:r w:rsidR="0036564B" w:rsidRPr="0010610F">
        <w:rPr>
          <w:rFonts w:eastAsia="Times New Roman" w:cs="Calibri"/>
          <w:b/>
          <w:bCs/>
          <w:i/>
          <w:iCs/>
          <w:color w:val="000000" w:themeColor="text1"/>
          <w:highlight w:val="yellow"/>
          <w:lang w:eastAsia="de-DE"/>
        </w:rPr>
        <w:t xml:space="preserve">. </w:t>
      </w:r>
      <w:r w:rsidR="25047D32" w:rsidRPr="0010610F">
        <w:rPr>
          <w:rFonts w:eastAsia="Times New Roman" w:cs="Calibri"/>
          <w:b/>
          <w:bCs/>
          <w:i/>
          <w:iCs/>
          <w:color w:val="000000" w:themeColor="text1"/>
          <w:highlight w:val="yellow"/>
          <w:lang w:eastAsia="de-DE"/>
        </w:rPr>
        <w:t>Instead</w:t>
      </w:r>
      <w:r w:rsidR="0036564B" w:rsidRPr="0010610F">
        <w:rPr>
          <w:rFonts w:eastAsia="Times New Roman" w:cs="Calibri"/>
          <w:b/>
          <w:bCs/>
          <w:i/>
          <w:iCs/>
          <w:color w:val="000000" w:themeColor="text1"/>
          <w:highlight w:val="yellow"/>
          <w:lang w:eastAsia="de-DE"/>
        </w:rPr>
        <w:t xml:space="preserve">, we performed a survey of </w:t>
      </w:r>
      <w:r w:rsidR="00812140" w:rsidRPr="0010610F">
        <w:rPr>
          <w:rFonts w:eastAsia="Times New Roman" w:cs="Calibri"/>
          <w:b/>
          <w:bCs/>
          <w:i/>
          <w:iCs/>
          <w:color w:val="000000" w:themeColor="text1"/>
          <w:highlight w:val="yellow"/>
          <w:lang w:eastAsia="de-DE"/>
        </w:rPr>
        <w:t>them</w:t>
      </w:r>
      <w:r w:rsidR="005E6D3E" w:rsidRPr="0010610F">
        <w:rPr>
          <w:rFonts w:eastAsia="Times New Roman" w:cs="Calibri"/>
          <w:b/>
          <w:bCs/>
          <w:i/>
          <w:iCs/>
          <w:color w:val="000000" w:themeColor="text1"/>
          <w:highlight w:val="yellow"/>
          <w:lang w:eastAsia="de-DE"/>
        </w:rPr>
        <w:t xml:space="preserve"> with a target sample size based</w:t>
      </w:r>
      <w:r w:rsidR="0036564B" w:rsidRPr="0010610F">
        <w:rPr>
          <w:rFonts w:eastAsia="Times New Roman" w:cs="Calibri"/>
          <w:b/>
          <w:bCs/>
          <w:i/>
          <w:iCs/>
          <w:color w:val="000000" w:themeColor="text1"/>
          <w:highlight w:val="yellow"/>
          <w:lang w:eastAsia="de-DE"/>
        </w:rPr>
        <w:t xml:space="preserve"> on the results of the pilot phase (see </w:t>
      </w:r>
      <w:r w:rsidR="0054525C" w:rsidRPr="0010610F">
        <w:rPr>
          <w:rFonts w:eastAsia="Times New Roman" w:cs="Calibri"/>
          <w:b/>
          <w:bCs/>
          <w:i/>
          <w:iCs/>
          <w:color w:val="000000" w:themeColor="text1"/>
          <w:highlight w:val="yellow"/>
          <w:lang w:eastAsia="de-DE"/>
        </w:rPr>
        <w:t xml:space="preserve">Sample size calculation for the main study </w:t>
      </w:r>
      <w:r w:rsidR="0036564B" w:rsidRPr="0010610F">
        <w:rPr>
          <w:rFonts w:eastAsia="Times New Roman" w:cs="Calibri"/>
          <w:b/>
          <w:bCs/>
          <w:i/>
          <w:iCs/>
          <w:color w:val="000000" w:themeColor="text1"/>
          <w:highlight w:val="yellow"/>
          <w:lang w:eastAsia="de-DE"/>
        </w:rPr>
        <w:t>section)</w:t>
      </w:r>
      <w:r w:rsidR="005E6D3E" w:rsidRPr="0010610F">
        <w:rPr>
          <w:rFonts w:eastAsia="Times New Roman" w:cs="Calibri"/>
          <w:b/>
          <w:bCs/>
          <w:i/>
          <w:iCs/>
          <w:color w:val="000000" w:themeColor="text1"/>
          <w:highlight w:val="yellow"/>
          <w:lang w:eastAsia="de-DE"/>
        </w:rPr>
        <w:t>.</w:t>
      </w:r>
      <w:r w:rsidR="00D51F46" w:rsidRPr="0010610F">
        <w:rPr>
          <w:rFonts w:eastAsia="Times New Roman" w:cs="Calibri"/>
          <w:b/>
          <w:bCs/>
          <w:i/>
          <w:iCs/>
          <w:color w:val="000000" w:themeColor="text1"/>
          <w:highlight w:val="yellow"/>
          <w:lang w:eastAsia="de-DE"/>
        </w:rPr>
        <w:t xml:space="preserve"> </w:t>
      </w:r>
      <w:r w:rsidR="0001760E" w:rsidRPr="0010610F">
        <w:rPr>
          <w:rFonts w:eastAsia="Times New Roman" w:cs="Calibri"/>
          <w:b/>
          <w:bCs/>
          <w:i/>
          <w:iCs/>
          <w:color w:val="000000" w:themeColor="text1"/>
          <w:highlight w:val="yellow"/>
          <w:lang w:eastAsia="de-DE"/>
        </w:rPr>
        <w:t>T</w:t>
      </w:r>
      <w:r w:rsidR="0001760E" w:rsidRPr="4E119242">
        <w:rPr>
          <w:rFonts w:eastAsia="Times New Roman" w:cs="Calibri"/>
          <w:b/>
          <w:bCs/>
          <w:i/>
          <w:iCs/>
          <w:color w:val="000000" w:themeColor="text1"/>
          <w:highlight w:val="yellow"/>
          <w:lang w:eastAsia="de-DE"/>
        </w:rPr>
        <w:t>wo reviewers</w:t>
      </w:r>
      <w:r w:rsidRPr="4E119242">
        <w:rPr>
          <w:rFonts w:eastAsia="Times New Roman" w:cs="Calibri"/>
          <w:b/>
          <w:bCs/>
          <w:i/>
          <w:iCs/>
          <w:color w:val="000000" w:themeColor="text1"/>
          <w:highlight w:val="yellow"/>
          <w:lang w:eastAsia="de-DE"/>
        </w:rPr>
        <w:t xml:space="preserve"> </w:t>
      </w:r>
      <w:r w:rsidR="00A741E4" w:rsidRPr="4E119242">
        <w:rPr>
          <w:rFonts w:eastAsia="Times New Roman" w:cs="Calibri"/>
          <w:b/>
          <w:bCs/>
          <w:i/>
          <w:iCs/>
          <w:color w:val="000000" w:themeColor="text1"/>
          <w:highlight w:val="yellow"/>
          <w:lang w:eastAsia="de-DE"/>
        </w:rPr>
        <w:t xml:space="preserve">(JRR and JP) </w:t>
      </w:r>
      <w:r w:rsidR="008A6C15" w:rsidRPr="4E119242">
        <w:rPr>
          <w:rFonts w:eastAsia="Times New Roman" w:cs="Calibri"/>
          <w:b/>
          <w:bCs/>
          <w:i/>
          <w:iCs/>
          <w:color w:val="000000" w:themeColor="text1"/>
          <w:highlight w:val="yellow"/>
          <w:lang w:eastAsia="de-DE"/>
        </w:rPr>
        <w:t xml:space="preserve">independently </w:t>
      </w:r>
      <w:r w:rsidRPr="4E119242">
        <w:rPr>
          <w:rFonts w:eastAsia="Times New Roman" w:cs="Calibri"/>
          <w:b/>
          <w:bCs/>
          <w:i/>
          <w:iCs/>
          <w:color w:val="000000" w:themeColor="text1"/>
          <w:highlight w:val="yellow"/>
          <w:lang w:eastAsia="de-DE"/>
        </w:rPr>
        <w:t>screened</w:t>
      </w:r>
      <w:r w:rsidR="0001760E" w:rsidRPr="4E119242">
        <w:rPr>
          <w:rFonts w:eastAsia="Times New Roman" w:cs="Calibri"/>
          <w:b/>
          <w:bCs/>
          <w:i/>
          <w:iCs/>
          <w:color w:val="000000" w:themeColor="text1"/>
          <w:highlight w:val="yellow"/>
          <w:lang w:eastAsia="de-DE"/>
        </w:rPr>
        <w:t xml:space="preserve"> records </w:t>
      </w:r>
      <w:r w:rsidR="005E6D3E" w:rsidRPr="4E119242">
        <w:rPr>
          <w:rFonts w:eastAsia="Times New Roman" w:cs="Calibri"/>
          <w:b/>
          <w:bCs/>
          <w:i/>
          <w:iCs/>
          <w:color w:val="000000" w:themeColor="text1"/>
          <w:highlight w:val="yellow"/>
          <w:lang w:eastAsia="de-DE"/>
        </w:rPr>
        <w:t>using Rayyan®</w:t>
      </w:r>
      <w:r w:rsidR="005E6D3E" w:rsidRPr="4E119242">
        <w:rPr>
          <w:rFonts w:eastAsia="Times New Roman" w:cs="Calibri"/>
          <w:b/>
          <w:bCs/>
          <w:i/>
          <w:iCs/>
          <w:color w:val="000000" w:themeColor="text1"/>
          <w:highlight w:val="yellow"/>
          <w:lang w:eastAsia="de-DE"/>
        </w:rPr>
        <w:fldChar w:fldCharType="begin"/>
      </w:r>
      <w:r w:rsidR="00531D12">
        <w:rPr>
          <w:rFonts w:eastAsia="Times New Roman" w:cs="Calibri"/>
          <w:b/>
          <w:bCs/>
          <w:i/>
          <w:iCs/>
          <w:color w:val="000000" w:themeColor="text1"/>
          <w:highlight w:val="yellow"/>
          <w:lang w:eastAsia="de-DE"/>
        </w:rPr>
        <w:instrText xml:space="preserve"> ADDIN ZOTERO_ITEM CSL_CITATION {"citationID":"ulZrOYRU","properties":{"unsorted":false,"formattedCitation":"\\super 10\\nosupersub{}","plainCitation":"10","noteIndex":0},"citationItems":[{"id":187616,"uris":["http://zotero.org/users/6583603/items/CL6RNGV4"],"itemData":{"id":187616,"type":"software","DOI":"10.1186/s13643-016-0384-4","note":"page: 210\nvolume: 5","publisher":"Systematic Reviews","title":"Rayyan: A web and mobile app for systematic reviews","URL":"https://www.rayyan.ai/","author":[{"family":"Ouzzani","given":"Mourad"},{"family":"Hammady","given":"Hossam"},{"family":"Fedorowicz","given":"Zbys"},{"family":"Elmagarmid","given":"Ahmed"}],"issued":{"date-parts":[["2016"]]}}}],"schema":"https://github.com/citation-style-language/schema/raw/master/csl-citation.json"} </w:instrText>
      </w:r>
      <w:r w:rsidR="005E6D3E" w:rsidRPr="4E119242">
        <w:rPr>
          <w:rFonts w:eastAsia="Times New Roman" w:cs="Calibri"/>
          <w:b/>
          <w:bCs/>
          <w:i/>
          <w:iCs/>
          <w:color w:val="000000" w:themeColor="text1"/>
          <w:highlight w:val="yellow"/>
          <w:lang w:eastAsia="de-DE"/>
        </w:rPr>
        <w:fldChar w:fldCharType="separate"/>
      </w:r>
      <w:r w:rsidR="00531D12" w:rsidRPr="00531D12">
        <w:rPr>
          <w:rFonts w:cs="Arial"/>
          <w:color w:val="000000"/>
          <w:kern w:val="0"/>
          <w:vertAlign w:val="superscript"/>
        </w:rPr>
        <w:t>10</w:t>
      </w:r>
      <w:r w:rsidR="005E6D3E" w:rsidRPr="4E119242">
        <w:rPr>
          <w:rFonts w:eastAsia="Times New Roman" w:cs="Calibri"/>
          <w:b/>
          <w:bCs/>
          <w:i/>
          <w:iCs/>
          <w:color w:val="000000" w:themeColor="text1"/>
          <w:highlight w:val="yellow"/>
          <w:lang w:eastAsia="de-DE"/>
        </w:rPr>
        <w:fldChar w:fldCharType="end"/>
      </w:r>
      <w:r w:rsidR="005E6D3E" w:rsidRPr="4E119242">
        <w:rPr>
          <w:rFonts w:eastAsia="Times New Roman" w:cs="Calibri"/>
          <w:b/>
          <w:bCs/>
          <w:i/>
          <w:iCs/>
          <w:color w:val="000000" w:themeColor="text1"/>
          <w:highlight w:val="yellow"/>
          <w:lang w:eastAsia="de-DE"/>
        </w:rPr>
        <w:t xml:space="preserve"> in </w:t>
      </w:r>
      <w:r w:rsidR="00812140" w:rsidRPr="4E119242">
        <w:rPr>
          <w:rFonts w:eastAsia="Times New Roman" w:cs="Calibri"/>
          <w:b/>
          <w:bCs/>
          <w:i/>
          <w:iCs/>
          <w:color w:val="000000" w:themeColor="text1"/>
          <w:highlight w:val="yellow"/>
          <w:lang w:eastAsia="de-DE"/>
        </w:rPr>
        <w:t xml:space="preserve">the default </w:t>
      </w:r>
      <w:r w:rsidR="005E6D3E" w:rsidRPr="4E119242">
        <w:rPr>
          <w:rFonts w:eastAsia="Times New Roman" w:cs="Calibri"/>
          <w:b/>
          <w:bCs/>
          <w:i/>
          <w:iCs/>
          <w:color w:val="000000" w:themeColor="text1"/>
          <w:highlight w:val="yellow"/>
          <w:lang w:eastAsia="de-DE"/>
        </w:rPr>
        <w:t>randomly generated order</w:t>
      </w:r>
      <w:r w:rsidR="00812140" w:rsidRPr="4E119242">
        <w:rPr>
          <w:rFonts w:eastAsia="Times New Roman" w:cs="Calibri"/>
          <w:b/>
          <w:bCs/>
          <w:i/>
          <w:iCs/>
          <w:color w:val="000000" w:themeColor="text1"/>
          <w:highlight w:val="yellow"/>
          <w:lang w:eastAsia="de-DE"/>
        </w:rPr>
        <w:t xml:space="preserve"> </w:t>
      </w:r>
      <w:r w:rsidR="005E6D3E" w:rsidRPr="4E119242">
        <w:rPr>
          <w:rFonts w:eastAsia="Times New Roman" w:cs="Calibri"/>
          <w:b/>
          <w:bCs/>
          <w:i/>
          <w:iCs/>
          <w:color w:val="000000" w:themeColor="text1"/>
          <w:highlight w:val="yellow"/>
          <w:lang w:eastAsia="de-DE"/>
        </w:rPr>
        <w:t>(no sorting or prioritization applied),</w:t>
      </w:r>
      <w:r w:rsidR="00812140" w:rsidRPr="4E119242">
        <w:rPr>
          <w:rFonts w:eastAsia="Times New Roman" w:cs="Calibri"/>
          <w:b/>
          <w:bCs/>
          <w:i/>
          <w:iCs/>
          <w:color w:val="000000" w:themeColor="text1"/>
          <w:highlight w:val="yellow"/>
          <w:lang w:eastAsia="de-DE"/>
        </w:rPr>
        <w:t xml:space="preserve"> which was</w:t>
      </w:r>
      <w:r w:rsidR="005E6D3E" w:rsidRPr="4E119242">
        <w:rPr>
          <w:rFonts w:eastAsia="Times New Roman" w:cs="Calibri"/>
          <w:b/>
          <w:bCs/>
          <w:i/>
          <w:iCs/>
          <w:color w:val="000000" w:themeColor="text1"/>
          <w:highlight w:val="yellow"/>
          <w:lang w:eastAsia="de-DE"/>
        </w:rPr>
        <w:t xml:space="preserve"> </w:t>
      </w:r>
      <w:r w:rsidR="008A6C15" w:rsidRPr="4E119242">
        <w:rPr>
          <w:rFonts w:eastAsia="Times New Roman" w:cs="Calibri"/>
          <w:b/>
          <w:bCs/>
          <w:i/>
          <w:iCs/>
          <w:color w:val="000000" w:themeColor="text1"/>
          <w:highlight w:val="yellow"/>
          <w:lang w:eastAsia="de-DE"/>
        </w:rPr>
        <w:t>identical</w:t>
      </w:r>
      <w:r w:rsidR="005E6D3E" w:rsidRPr="4E119242">
        <w:rPr>
          <w:rFonts w:eastAsia="Times New Roman" w:cs="Calibri"/>
          <w:b/>
          <w:bCs/>
          <w:i/>
          <w:iCs/>
          <w:color w:val="000000" w:themeColor="text1"/>
          <w:highlight w:val="yellow"/>
          <w:lang w:eastAsia="de-DE"/>
        </w:rPr>
        <w:t xml:space="preserve"> </w:t>
      </w:r>
      <w:r w:rsidR="008A6C15" w:rsidRPr="4E119242">
        <w:rPr>
          <w:rFonts w:eastAsia="Times New Roman" w:cs="Calibri"/>
          <w:b/>
          <w:bCs/>
          <w:i/>
          <w:iCs/>
          <w:color w:val="000000" w:themeColor="text1"/>
          <w:highlight w:val="yellow"/>
          <w:lang w:eastAsia="de-DE"/>
        </w:rPr>
        <w:t>for</w:t>
      </w:r>
      <w:r w:rsidR="005E6D3E" w:rsidRPr="4E119242">
        <w:rPr>
          <w:rFonts w:eastAsia="Times New Roman" w:cs="Calibri"/>
          <w:b/>
          <w:bCs/>
          <w:i/>
          <w:iCs/>
          <w:color w:val="000000" w:themeColor="text1"/>
          <w:highlight w:val="yellow"/>
          <w:lang w:eastAsia="de-DE"/>
        </w:rPr>
        <w:t xml:space="preserve"> both reviewers.</w:t>
      </w:r>
      <w:r w:rsidR="00A741E4" w:rsidRPr="4E119242">
        <w:rPr>
          <w:rFonts w:eastAsia="Times New Roman" w:cs="Calibri"/>
          <w:b/>
          <w:bCs/>
          <w:i/>
          <w:iCs/>
          <w:color w:val="000000" w:themeColor="text1"/>
          <w:highlight w:val="yellow"/>
          <w:lang w:eastAsia="de-DE"/>
        </w:rPr>
        <w:t xml:space="preserve"> Abstract screening was continued until the number of </w:t>
      </w:r>
      <w:r w:rsidR="008A6C15" w:rsidRPr="4E119242">
        <w:rPr>
          <w:rFonts w:eastAsia="Times New Roman" w:cs="Calibri"/>
          <w:b/>
          <w:bCs/>
          <w:i/>
          <w:iCs/>
          <w:color w:val="000000" w:themeColor="text1"/>
          <w:highlight w:val="yellow"/>
          <w:lang w:eastAsia="de-DE"/>
        </w:rPr>
        <w:t xml:space="preserve">potentially eligible records </w:t>
      </w:r>
      <w:r w:rsidR="00A741E4" w:rsidRPr="4E119242">
        <w:rPr>
          <w:rFonts w:eastAsia="Times New Roman" w:cs="Calibri"/>
          <w:b/>
          <w:bCs/>
          <w:i/>
          <w:iCs/>
          <w:color w:val="000000" w:themeColor="text1"/>
          <w:highlight w:val="yellow"/>
          <w:lang w:eastAsia="de-DE"/>
        </w:rPr>
        <w:t>approached the predefined target</w:t>
      </w:r>
      <w:r w:rsidR="008A6C15" w:rsidRPr="4E119242">
        <w:rPr>
          <w:rFonts w:eastAsia="Times New Roman" w:cs="Calibri"/>
          <w:b/>
          <w:bCs/>
          <w:i/>
          <w:iCs/>
          <w:color w:val="000000" w:themeColor="text1"/>
          <w:highlight w:val="yellow"/>
          <w:lang w:eastAsia="de-DE"/>
        </w:rPr>
        <w:t xml:space="preserve"> sample size</w:t>
      </w:r>
      <w:r w:rsidR="00A741E4" w:rsidRPr="4E119242">
        <w:rPr>
          <w:rFonts w:eastAsia="Times New Roman" w:cs="Calibri"/>
          <w:b/>
          <w:bCs/>
          <w:i/>
          <w:iCs/>
          <w:color w:val="000000" w:themeColor="text1"/>
          <w:highlight w:val="yellow"/>
          <w:lang w:eastAsia="de-DE"/>
        </w:rPr>
        <w:t>.</w:t>
      </w:r>
      <w:r w:rsidR="008A6C15" w:rsidRPr="4E119242">
        <w:rPr>
          <w:rFonts w:eastAsia="Times New Roman" w:cs="Calibri"/>
          <w:b/>
          <w:bCs/>
          <w:i/>
          <w:iCs/>
          <w:color w:val="000000" w:themeColor="text1"/>
          <w:lang w:eastAsia="de-DE"/>
        </w:rPr>
        <w:t xml:space="preserve"> </w:t>
      </w:r>
      <w:r w:rsidR="00A741E4" w:rsidRPr="4E119242">
        <w:rPr>
          <w:rFonts w:eastAsia="Times New Roman" w:cs="Calibri"/>
          <w:b/>
          <w:bCs/>
          <w:i/>
          <w:iCs/>
          <w:color w:val="000000" w:themeColor="text1"/>
          <w:highlight w:val="yellow"/>
          <w:lang w:eastAsia="de-DE"/>
        </w:rPr>
        <w:t xml:space="preserve">Full-text selection was then performed, resulting in the exclusion of </w:t>
      </w:r>
      <w:r w:rsidR="008A6C15" w:rsidRPr="4E119242">
        <w:rPr>
          <w:rFonts w:eastAsia="Times New Roman" w:cs="Calibri"/>
          <w:b/>
          <w:bCs/>
          <w:i/>
          <w:iCs/>
          <w:color w:val="000000" w:themeColor="text1"/>
          <w:highlight w:val="yellow"/>
          <w:lang w:eastAsia="de-DE"/>
        </w:rPr>
        <w:t>ineligible studies and a total sample inferior to the target size</w:t>
      </w:r>
      <w:r w:rsidR="00A741E4" w:rsidRPr="4E119242">
        <w:rPr>
          <w:rFonts w:eastAsia="Times New Roman" w:cs="Calibri"/>
          <w:b/>
          <w:bCs/>
          <w:i/>
          <w:iCs/>
          <w:color w:val="000000" w:themeColor="text1"/>
          <w:highlight w:val="yellow"/>
          <w:lang w:eastAsia="de-DE"/>
        </w:rPr>
        <w:t xml:space="preserve">. </w:t>
      </w:r>
      <w:r w:rsidR="00D43C9F" w:rsidRPr="4E119242">
        <w:rPr>
          <w:rFonts w:eastAsia="Times New Roman" w:cs="Calibri"/>
          <w:b/>
          <w:bCs/>
          <w:i/>
          <w:iCs/>
          <w:color w:val="000000" w:themeColor="text1"/>
          <w:highlight w:val="yellow"/>
          <w:lang w:eastAsia="de-DE"/>
        </w:rPr>
        <w:t>As this step</w:t>
      </w:r>
      <w:r w:rsidR="008A6C15" w:rsidRPr="4E119242">
        <w:rPr>
          <w:rFonts w:eastAsia="Times New Roman" w:cs="Calibri"/>
          <w:b/>
          <w:bCs/>
          <w:i/>
          <w:iCs/>
          <w:color w:val="000000" w:themeColor="text1"/>
          <w:highlight w:val="yellow"/>
          <w:lang w:eastAsia="de-DE"/>
        </w:rPr>
        <w:t xml:space="preserve"> reduced the number of eligible studies below the target, additional records from the remaining unscreened pool were screened </w:t>
      </w:r>
      <w:r w:rsidR="00D43C9F" w:rsidRPr="4E119242">
        <w:rPr>
          <w:rFonts w:eastAsia="Times New Roman" w:cs="Calibri"/>
          <w:b/>
          <w:bCs/>
          <w:i/>
          <w:iCs/>
          <w:color w:val="000000" w:themeColor="text1"/>
          <w:highlight w:val="yellow"/>
          <w:lang w:eastAsia="de-DE"/>
        </w:rPr>
        <w:t>i</w:t>
      </w:r>
      <w:r w:rsidR="008A6C15" w:rsidRPr="4E119242">
        <w:rPr>
          <w:rFonts w:eastAsia="Times New Roman" w:cs="Calibri"/>
          <w:b/>
          <w:bCs/>
          <w:i/>
          <w:iCs/>
          <w:color w:val="000000" w:themeColor="text1"/>
          <w:highlight w:val="yellow"/>
          <w:lang w:eastAsia="de-DE"/>
        </w:rPr>
        <w:t xml:space="preserve">n the same random order, followed by further full-text assessment. This iterative process was </w:t>
      </w:r>
      <w:r w:rsidR="00D43C9F" w:rsidRPr="4E119242">
        <w:rPr>
          <w:rFonts w:eastAsia="Times New Roman" w:cs="Calibri"/>
          <w:b/>
          <w:bCs/>
          <w:i/>
          <w:iCs/>
          <w:color w:val="000000" w:themeColor="text1"/>
          <w:highlight w:val="yellow"/>
          <w:lang w:eastAsia="de-DE"/>
        </w:rPr>
        <w:t>repeated</w:t>
      </w:r>
      <w:r w:rsidR="008A6C15" w:rsidRPr="4E119242">
        <w:rPr>
          <w:rFonts w:eastAsia="Times New Roman" w:cs="Calibri"/>
          <w:b/>
          <w:bCs/>
          <w:i/>
          <w:iCs/>
          <w:color w:val="000000" w:themeColor="text1"/>
          <w:highlight w:val="yellow"/>
          <w:lang w:eastAsia="de-DE"/>
        </w:rPr>
        <w:t xml:space="preserve"> until the </w:t>
      </w:r>
      <w:r w:rsidR="00D43C9F" w:rsidRPr="4E119242">
        <w:rPr>
          <w:rFonts w:eastAsia="Times New Roman" w:cs="Calibri"/>
          <w:b/>
          <w:bCs/>
          <w:i/>
          <w:iCs/>
          <w:color w:val="000000" w:themeColor="text1"/>
          <w:highlight w:val="yellow"/>
          <w:lang w:eastAsia="de-DE"/>
        </w:rPr>
        <w:t>target</w:t>
      </w:r>
      <w:r w:rsidR="008A6C15" w:rsidRPr="4E119242">
        <w:rPr>
          <w:rFonts w:eastAsia="Times New Roman" w:cs="Calibri"/>
          <w:b/>
          <w:bCs/>
          <w:i/>
          <w:iCs/>
          <w:color w:val="000000" w:themeColor="text1"/>
          <w:highlight w:val="yellow"/>
          <w:lang w:eastAsia="de-DE"/>
        </w:rPr>
        <w:t xml:space="preserve"> </w:t>
      </w:r>
      <w:r w:rsidR="00D43C9F" w:rsidRPr="4E119242">
        <w:rPr>
          <w:rFonts w:eastAsia="Times New Roman" w:cs="Calibri"/>
          <w:b/>
          <w:bCs/>
          <w:i/>
          <w:iCs/>
          <w:color w:val="000000" w:themeColor="text1"/>
          <w:highlight w:val="yellow"/>
          <w:lang w:eastAsia="de-DE"/>
        </w:rPr>
        <w:t>sample size</w:t>
      </w:r>
      <w:r w:rsidR="008A6C15" w:rsidRPr="4E119242">
        <w:rPr>
          <w:rFonts w:eastAsia="Times New Roman" w:cs="Calibri"/>
          <w:b/>
          <w:bCs/>
          <w:i/>
          <w:iCs/>
          <w:color w:val="000000" w:themeColor="text1"/>
          <w:highlight w:val="yellow"/>
          <w:lang w:eastAsia="de-DE"/>
        </w:rPr>
        <w:t xml:space="preserve"> of eligible </w:t>
      </w:r>
      <w:r w:rsidR="00D43C9F" w:rsidRPr="4E119242">
        <w:rPr>
          <w:rFonts w:eastAsia="Times New Roman" w:cs="Calibri"/>
          <w:b/>
          <w:bCs/>
          <w:i/>
          <w:iCs/>
          <w:color w:val="000000" w:themeColor="text1"/>
          <w:highlight w:val="yellow"/>
          <w:lang w:eastAsia="de-DE"/>
        </w:rPr>
        <w:t>RCTs</w:t>
      </w:r>
      <w:r w:rsidR="008A6C15" w:rsidRPr="4E119242">
        <w:rPr>
          <w:rFonts w:eastAsia="Times New Roman" w:cs="Calibri"/>
          <w:b/>
          <w:bCs/>
          <w:i/>
          <w:iCs/>
          <w:color w:val="000000" w:themeColor="text1"/>
          <w:highlight w:val="yellow"/>
          <w:lang w:eastAsia="de-DE"/>
        </w:rPr>
        <w:t xml:space="preserve"> was reached</w:t>
      </w:r>
      <w:r w:rsidR="00A741E4" w:rsidRPr="4E119242">
        <w:rPr>
          <w:rFonts w:eastAsia="Times New Roman" w:cs="Calibri"/>
          <w:b/>
          <w:bCs/>
          <w:i/>
          <w:iCs/>
          <w:color w:val="000000" w:themeColor="text1"/>
          <w:highlight w:val="yellow"/>
          <w:lang w:eastAsia="de-DE"/>
        </w:rPr>
        <w:t>.</w:t>
      </w:r>
      <w:r w:rsidR="00A741E4" w:rsidRPr="4E119242">
        <w:rPr>
          <w:rFonts w:eastAsia="Times New Roman" w:cs="Calibri"/>
          <w:b/>
          <w:bCs/>
          <w:i/>
          <w:iCs/>
          <w:color w:val="000000" w:themeColor="text1"/>
          <w:lang w:eastAsia="de-DE"/>
        </w:rPr>
        <w:t xml:space="preserve"> </w:t>
      </w:r>
      <w:r w:rsidRPr="7052A300">
        <w:rPr>
          <w:rFonts w:eastAsia="Times New Roman" w:cs="Calibri"/>
          <w:color w:val="000000" w:themeColor="text1"/>
          <w:lang w:eastAsia="de-DE"/>
        </w:rPr>
        <w:t>Disagreements were</w:t>
      </w:r>
      <w:r w:rsidR="35A45641" w:rsidRPr="7052A300">
        <w:rPr>
          <w:rFonts w:eastAsia="Times New Roman" w:cs="Calibri"/>
          <w:color w:val="000000" w:themeColor="text1"/>
          <w:lang w:eastAsia="de-DE"/>
        </w:rPr>
        <w:t xml:space="preserve"> </w:t>
      </w:r>
      <w:r w:rsidRPr="7052A300">
        <w:rPr>
          <w:rFonts w:eastAsia="Times New Roman" w:cs="Calibri"/>
          <w:color w:val="000000" w:themeColor="text1"/>
          <w:lang w:eastAsia="de-DE"/>
        </w:rPr>
        <w:t>resolved by discussion or, if necessary, by consultation with a third reviewer (</w:t>
      </w:r>
      <w:r w:rsidR="00A63E05">
        <w:rPr>
          <w:rFonts w:eastAsia="Times New Roman" w:cs="Calibri"/>
          <w:color w:val="000000" w:themeColor="text1"/>
          <w:lang w:eastAsia="de-DE"/>
        </w:rPr>
        <w:t>FA</w:t>
      </w:r>
      <w:r w:rsidRPr="7052A300">
        <w:rPr>
          <w:rFonts w:eastAsia="Times New Roman" w:cs="Calibri"/>
          <w:color w:val="000000" w:themeColor="text1"/>
          <w:lang w:eastAsia="de-DE"/>
        </w:rPr>
        <w:t xml:space="preserve">). Data were </w:t>
      </w:r>
      <w:r w:rsidR="00A63E05" w:rsidRPr="7052A300">
        <w:rPr>
          <w:rFonts w:eastAsia="Times New Roman" w:cs="Calibri"/>
          <w:color w:val="000000" w:themeColor="text1"/>
          <w:lang w:eastAsia="de-DE"/>
        </w:rPr>
        <w:t xml:space="preserve">independently </w:t>
      </w:r>
      <w:r w:rsidRPr="7052A300">
        <w:rPr>
          <w:rFonts w:eastAsia="Times New Roman" w:cs="Calibri"/>
          <w:color w:val="000000" w:themeColor="text1"/>
          <w:lang w:eastAsia="de-DE"/>
        </w:rPr>
        <w:t xml:space="preserve">extracted </w:t>
      </w:r>
      <w:r w:rsidR="00A63E05">
        <w:rPr>
          <w:rFonts w:eastAsia="Times New Roman" w:cs="Calibri"/>
          <w:color w:val="000000" w:themeColor="text1"/>
          <w:lang w:eastAsia="de-DE"/>
        </w:rPr>
        <w:t xml:space="preserve">in Rayyan® </w:t>
      </w:r>
      <w:r w:rsidRPr="7052A300">
        <w:rPr>
          <w:rFonts w:eastAsia="Times New Roman" w:cs="Calibri"/>
          <w:color w:val="000000" w:themeColor="text1"/>
          <w:lang w:eastAsia="de-DE"/>
        </w:rPr>
        <w:t xml:space="preserve">by two reviewers (JRR and FA) </w:t>
      </w:r>
      <w:r w:rsidRPr="7052A300">
        <w:rPr>
          <w:rFonts w:eastAsia="Times New Roman" w:cs="Calibri"/>
          <w:color w:val="000000" w:themeColor="text1"/>
          <w:lang w:eastAsia="de-DE"/>
        </w:rPr>
        <w:lastRenderedPageBreak/>
        <w:t>from the published RCT and corresponding pre-trial documentation, prioritizing published protocols over unpublished but available protocols and trial registrations. When discrepancies between final publication and corresponding pre-trial documentation occurred, data from the final publication were retained, and inconsistencies were documented.</w:t>
      </w:r>
    </w:p>
    <w:p w14:paraId="4F3D5DF3" w14:textId="0CB0B0F1" w:rsidR="20A696BA" w:rsidRPr="00C43EB2" w:rsidRDefault="20A696BA" w:rsidP="0054525C">
      <w:pPr>
        <w:pStyle w:val="Titre21"/>
        <w:rPr>
          <w:lang w:eastAsia="de-DE"/>
        </w:rPr>
      </w:pPr>
      <w:r w:rsidRPr="7052A300">
        <w:rPr>
          <w:lang w:eastAsia="de-DE"/>
        </w:rPr>
        <w:t>D</w:t>
      </w:r>
      <w:r w:rsidR="15F68BEC" w:rsidRPr="7052A300">
        <w:rPr>
          <w:lang w:eastAsia="de-DE"/>
        </w:rPr>
        <w:t xml:space="preserve">ata </w:t>
      </w:r>
      <w:r w:rsidR="0054525C">
        <w:rPr>
          <w:lang w:eastAsia="de-DE"/>
        </w:rPr>
        <w:t>e</w:t>
      </w:r>
      <w:r w:rsidR="15F68BEC" w:rsidRPr="7052A300">
        <w:rPr>
          <w:lang w:eastAsia="de-DE"/>
        </w:rPr>
        <w:t>xtraction</w:t>
      </w:r>
    </w:p>
    <w:p w14:paraId="3C18E557" w14:textId="2D41E6D8" w:rsidR="00CE4CC0" w:rsidRDefault="38D91006" w:rsidP="00BB4931">
      <w:pPr>
        <w:spacing w:beforeAutospacing="1" w:afterAutospacing="1" w:line="480" w:lineRule="auto"/>
        <w:rPr>
          <w:rFonts w:eastAsia="Times New Roman" w:cs="Calibri"/>
          <w:b/>
          <w:bCs/>
          <w:i/>
          <w:iCs/>
          <w:color w:val="000000" w:themeColor="text1"/>
          <w:kern w:val="0"/>
          <w:lang w:eastAsia="de-DE"/>
          <w14:ligatures w14:val="none"/>
        </w:rPr>
      </w:pPr>
      <w:r w:rsidRPr="7052A300">
        <w:rPr>
          <w:rFonts w:eastAsia="Times New Roman" w:cs="Calibri"/>
          <w:color w:val="000000" w:themeColor="text1"/>
          <w:kern w:val="0"/>
          <w:lang w:eastAsia="de-DE"/>
          <w14:ligatures w14:val="none"/>
        </w:rPr>
        <w:t xml:space="preserve">For each eligible trial, we retrieved available pre-trial documentation, including published protocols, unpublished protocols, and registry records, as well as the corresponding final publication. </w:t>
      </w:r>
      <w:r w:rsidR="00812140" w:rsidRPr="002010B2">
        <w:rPr>
          <w:rFonts w:eastAsia="Times New Roman" w:cs="Calibri"/>
          <w:b/>
          <w:bCs/>
          <w:i/>
          <w:iCs/>
          <w:color w:val="000000" w:themeColor="text1"/>
          <w:kern w:val="0"/>
          <w:highlight w:val="yellow"/>
          <w:lang w:eastAsia="de-DE"/>
          <w14:ligatures w14:val="none"/>
        </w:rPr>
        <w:t xml:space="preserve">We extracted for each pre-trial documentation and final publication </w:t>
      </w:r>
      <w:r w:rsidR="002010B2" w:rsidRPr="002010B2">
        <w:rPr>
          <w:rFonts w:eastAsia="Times New Roman" w:cs="Calibri"/>
          <w:b/>
          <w:bCs/>
          <w:i/>
          <w:iCs/>
          <w:color w:val="000000" w:themeColor="text1"/>
          <w:kern w:val="0"/>
          <w:highlight w:val="yellow"/>
          <w:lang w:eastAsia="de-DE"/>
          <w14:ligatures w14:val="none"/>
        </w:rPr>
        <w:t xml:space="preserve">the </w:t>
      </w:r>
      <w:r w:rsidR="007B0172">
        <w:rPr>
          <w:rFonts w:eastAsia="Times New Roman" w:cs="Calibri"/>
          <w:b/>
          <w:bCs/>
          <w:i/>
          <w:iCs/>
          <w:color w:val="000000" w:themeColor="text1"/>
          <w:kern w:val="0"/>
          <w:highlight w:val="yellow"/>
          <w:lang w:eastAsia="de-DE"/>
          <w14:ligatures w14:val="none"/>
        </w:rPr>
        <w:t xml:space="preserve">binary </w:t>
      </w:r>
      <w:r w:rsidR="002010B2" w:rsidRPr="00D942A6">
        <w:rPr>
          <w:rFonts w:eastAsia="Times New Roman" w:cs="Calibri"/>
          <w:b/>
          <w:bCs/>
          <w:i/>
          <w:iCs/>
          <w:color w:val="000000" w:themeColor="text1"/>
          <w:kern w:val="0"/>
          <w:highlight w:val="yellow"/>
          <w:lang w:eastAsia="de-DE"/>
          <w14:ligatures w14:val="none"/>
        </w:rPr>
        <w:t>components of our primary composite endpoint (see</w:t>
      </w:r>
      <w:r w:rsidR="00D942A6">
        <w:rPr>
          <w:rFonts w:eastAsia="Times New Roman" w:cs="Calibri"/>
          <w:b/>
          <w:bCs/>
          <w:i/>
          <w:iCs/>
          <w:color w:val="000000" w:themeColor="text1"/>
          <w:kern w:val="0"/>
          <w:highlight w:val="yellow"/>
          <w:lang w:eastAsia="de-DE"/>
          <w14:ligatures w14:val="none"/>
        </w:rPr>
        <w:t xml:space="preserve"> below,</w:t>
      </w:r>
      <w:r w:rsidR="002010B2" w:rsidRPr="00D942A6">
        <w:rPr>
          <w:rFonts w:eastAsia="Times New Roman" w:cs="Calibri"/>
          <w:b/>
          <w:bCs/>
          <w:i/>
          <w:iCs/>
          <w:color w:val="000000" w:themeColor="text1"/>
          <w:kern w:val="0"/>
          <w:highlight w:val="yellow"/>
          <w:lang w:eastAsia="de-DE"/>
          <w14:ligatures w14:val="none"/>
        </w:rPr>
        <w:t xml:space="preserve"> Outcomes definition), including whether </w:t>
      </w:r>
      <w:r w:rsidR="00D942A6" w:rsidRPr="00D942A6">
        <w:rPr>
          <w:rFonts w:eastAsia="Times New Roman" w:cs="Calibri"/>
          <w:b/>
          <w:bCs/>
          <w:i/>
          <w:iCs/>
          <w:color w:val="000000" w:themeColor="text1"/>
          <w:kern w:val="0"/>
          <w:highlight w:val="yellow"/>
          <w:lang w:eastAsia="de-DE"/>
          <w14:ligatures w14:val="none"/>
        </w:rPr>
        <w:t xml:space="preserve">(1) </w:t>
      </w:r>
      <w:r w:rsidR="002010B2" w:rsidRPr="00D942A6">
        <w:rPr>
          <w:rFonts w:eastAsia="Times New Roman" w:cs="Calibri"/>
          <w:b/>
          <w:bCs/>
          <w:i/>
          <w:iCs/>
          <w:color w:val="000000" w:themeColor="text1"/>
          <w:kern w:val="0"/>
          <w:highlight w:val="yellow"/>
          <w:lang w:eastAsia="de-DE"/>
          <w14:ligatures w14:val="none"/>
        </w:rPr>
        <w:t xml:space="preserve">they </w:t>
      </w:r>
      <w:r w:rsidRPr="00D942A6">
        <w:rPr>
          <w:rFonts w:eastAsia="Times New Roman" w:cs="Calibri"/>
          <w:b/>
          <w:bCs/>
          <w:i/>
          <w:iCs/>
          <w:color w:val="000000" w:themeColor="text1"/>
          <w:kern w:val="0"/>
          <w:highlight w:val="yellow"/>
          <w:lang w:eastAsia="de-DE"/>
          <w14:ligatures w14:val="none"/>
        </w:rPr>
        <w:t>defin</w:t>
      </w:r>
      <w:r w:rsidR="002010B2" w:rsidRPr="00D942A6">
        <w:rPr>
          <w:rFonts w:eastAsia="Times New Roman" w:cs="Calibri"/>
          <w:b/>
          <w:bCs/>
          <w:i/>
          <w:iCs/>
          <w:color w:val="000000" w:themeColor="text1"/>
          <w:kern w:val="0"/>
          <w:highlight w:val="yellow"/>
          <w:lang w:eastAsia="de-DE"/>
          <w14:ligatures w14:val="none"/>
        </w:rPr>
        <w:t>ed</w:t>
      </w:r>
      <w:r w:rsidRPr="00D942A6">
        <w:rPr>
          <w:rFonts w:eastAsia="Times New Roman" w:cs="Calibri"/>
          <w:b/>
          <w:bCs/>
          <w:i/>
          <w:iCs/>
          <w:color w:val="000000" w:themeColor="text1"/>
          <w:kern w:val="0"/>
          <w:highlight w:val="yellow"/>
          <w:lang w:eastAsia="de-DE"/>
          <w14:ligatures w14:val="none"/>
        </w:rPr>
        <w:t xml:space="preserve"> </w:t>
      </w:r>
      <w:r w:rsidR="002010B2" w:rsidRPr="00D942A6">
        <w:rPr>
          <w:rFonts w:eastAsia="Times New Roman" w:cs="Calibri"/>
          <w:b/>
          <w:bCs/>
          <w:i/>
          <w:iCs/>
          <w:color w:val="000000" w:themeColor="text1"/>
          <w:kern w:val="0"/>
          <w:highlight w:val="yellow"/>
          <w:lang w:eastAsia="de-DE"/>
          <w14:ligatures w14:val="none"/>
        </w:rPr>
        <w:t>primary</w:t>
      </w:r>
      <w:r w:rsidRPr="00D942A6">
        <w:rPr>
          <w:rFonts w:eastAsia="Times New Roman" w:cs="Calibri"/>
          <w:b/>
          <w:bCs/>
          <w:i/>
          <w:iCs/>
          <w:color w:val="000000" w:themeColor="text1"/>
          <w:kern w:val="0"/>
          <w:highlight w:val="yellow"/>
          <w:lang w:eastAsia="de-DE"/>
          <w14:ligatures w14:val="none"/>
        </w:rPr>
        <w:t xml:space="preserve"> endpoint</w:t>
      </w:r>
      <w:r w:rsidR="002010B2" w:rsidRPr="00D942A6">
        <w:rPr>
          <w:rFonts w:eastAsia="Times New Roman" w:cs="Calibri"/>
          <w:b/>
          <w:bCs/>
          <w:i/>
          <w:iCs/>
          <w:color w:val="000000" w:themeColor="text1"/>
          <w:kern w:val="0"/>
          <w:highlight w:val="yellow"/>
          <w:lang w:eastAsia="de-DE"/>
          <w14:ligatures w14:val="none"/>
        </w:rPr>
        <w:t>(</w:t>
      </w:r>
      <w:r w:rsidRPr="00D942A6">
        <w:rPr>
          <w:rFonts w:eastAsia="Times New Roman" w:cs="Calibri"/>
          <w:b/>
          <w:bCs/>
          <w:i/>
          <w:iCs/>
          <w:color w:val="000000" w:themeColor="text1"/>
          <w:kern w:val="0"/>
          <w:highlight w:val="yellow"/>
          <w:lang w:eastAsia="de-DE"/>
          <w14:ligatures w14:val="none"/>
        </w:rPr>
        <w:t>s</w:t>
      </w:r>
      <w:r w:rsidR="002010B2" w:rsidRPr="00D942A6">
        <w:rPr>
          <w:rFonts w:eastAsia="Times New Roman" w:cs="Calibri"/>
          <w:b/>
          <w:bCs/>
          <w:i/>
          <w:iCs/>
          <w:color w:val="000000" w:themeColor="text1"/>
          <w:kern w:val="0"/>
          <w:highlight w:val="yellow"/>
          <w:lang w:eastAsia="de-DE"/>
          <w14:ligatures w14:val="none"/>
        </w:rPr>
        <w:t>)</w:t>
      </w:r>
      <w:r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 xml:space="preserve">(2) </w:t>
      </w:r>
      <w:r w:rsidRPr="00D942A6">
        <w:rPr>
          <w:rFonts w:eastAsia="Times New Roman" w:cs="Calibri"/>
          <w:b/>
          <w:bCs/>
          <w:i/>
          <w:iCs/>
          <w:color w:val="000000" w:themeColor="text1"/>
          <w:kern w:val="0"/>
          <w:highlight w:val="yellow"/>
          <w:lang w:eastAsia="de-DE"/>
          <w14:ligatures w14:val="none"/>
        </w:rPr>
        <w:t>specifi</w:t>
      </w:r>
      <w:r w:rsidR="002010B2" w:rsidRPr="00D942A6">
        <w:rPr>
          <w:rFonts w:eastAsia="Times New Roman" w:cs="Calibri"/>
          <w:b/>
          <w:bCs/>
          <w:i/>
          <w:iCs/>
          <w:color w:val="000000" w:themeColor="text1"/>
          <w:kern w:val="0"/>
          <w:highlight w:val="yellow"/>
          <w:lang w:eastAsia="de-DE"/>
          <w14:ligatures w14:val="none"/>
        </w:rPr>
        <w:t>ed</w:t>
      </w:r>
      <w:r w:rsidRPr="00D942A6">
        <w:rPr>
          <w:rFonts w:eastAsia="Times New Roman" w:cs="Calibri"/>
          <w:b/>
          <w:bCs/>
          <w:i/>
          <w:iCs/>
          <w:color w:val="000000" w:themeColor="text1"/>
          <w:kern w:val="0"/>
          <w:highlight w:val="yellow"/>
          <w:lang w:eastAsia="de-DE"/>
          <w14:ligatures w14:val="none"/>
        </w:rPr>
        <w:t xml:space="preserve"> </w:t>
      </w:r>
      <w:r w:rsidR="002010B2" w:rsidRPr="00D942A6">
        <w:rPr>
          <w:rFonts w:eastAsia="Times New Roman" w:cs="Calibri"/>
          <w:b/>
          <w:bCs/>
          <w:i/>
          <w:iCs/>
          <w:color w:val="000000" w:themeColor="text1"/>
          <w:kern w:val="0"/>
          <w:highlight w:val="yellow"/>
          <w:lang w:eastAsia="de-DE"/>
          <w14:ligatures w14:val="none"/>
        </w:rPr>
        <w:t>their</w:t>
      </w:r>
      <w:r w:rsidRPr="00D942A6">
        <w:rPr>
          <w:rFonts w:eastAsia="Times New Roman" w:cs="Calibri"/>
          <w:b/>
          <w:bCs/>
          <w:i/>
          <w:iCs/>
          <w:color w:val="000000" w:themeColor="text1"/>
          <w:kern w:val="0"/>
          <w:highlight w:val="yellow"/>
          <w:lang w:eastAsia="de-DE"/>
          <w14:ligatures w14:val="none"/>
        </w:rPr>
        <w:t xml:space="preserve"> hypothesis (superiority, non-inferiority, or equivalence),</w:t>
      </w:r>
      <w:r w:rsidR="002010B2"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 xml:space="preserve">(3) </w:t>
      </w:r>
      <w:r w:rsidR="002010B2" w:rsidRPr="00D942A6">
        <w:rPr>
          <w:rFonts w:eastAsia="Times New Roman" w:cs="Calibri"/>
          <w:b/>
          <w:bCs/>
          <w:i/>
          <w:iCs/>
          <w:color w:val="000000" w:themeColor="text1"/>
          <w:kern w:val="0"/>
          <w:highlight w:val="yellow"/>
          <w:lang w:eastAsia="de-DE"/>
          <w14:ligatures w14:val="none"/>
        </w:rPr>
        <w:t>described</w:t>
      </w:r>
      <w:r w:rsidRPr="00D942A6">
        <w:rPr>
          <w:rFonts w:eastAsia="Times New Roman" w:cs="Calibri"/>
          <w:b/>
          <w:bCs/>
          <w:i/>
          <w:iCs/>
          <w:color w:val="000000" w:themeColor="text1"/>
          <w:kern w:val="0"/>
          <w:highlight w:val="yellow"/>
          <w:lang w:eastAsia="de-DE"/>
          <w14:ligatures w14:val="none"/>
        </w:rPr>
        <w:t xml:space="preserve"> </w:t>
      </w:r>
      <w:r w:rsidR="002010B2" w:rsidRPr="00D942A6">
        <w:rPr>
          <w:rFonts w:eastAsia="Times New Roman" w:cs="Calibri"/>
          <w:b/>
          <w:bCs/>
          <w:i/>
          <w:iCs/>
          <w:color w:val="000000" w:themeColor="text1"/>
          <w:kern w:val="0"/>
          <w:highlight w:val="yellow"/>
          <w:lang w:eastAsia="de-DE"/>
          <w14:ligatures w14:val="none"/>
        </w:rPr>
        <w:t xml:space="preserve">methods for a trial design </w:t>
      </w:r>
      <w:r w:rsidR="00D942A6">
        <w:rPr>
          <w:rFonts w:eastAsia="Times New Roman" w:cs="Calibri"/>
          <w:b/>
          <w:bCs/>
          <w:i/>
          <w:iCs/>
          <w:color w:val="000000" w:themeColor="text1"/>
          <w:kern w:val="0"/>
          <w:highlight w:val="yellow"/>
          <w:lang w:eastAsia="de-DE"/>
          <w14:ligatures w14:val="none"/>
        </w:rPr>
        <w:t>aligned</w:t>
      </w:r>
      <w:r w:rsidR="002010B2" w:rsidRPr="00D942A6">
        <w:rPr>
          <w:rFonts w:eastAsia="Times New Roman" w:cs="Calibri"/>
          <w:b/>
          <w:bCs/>
          <w:i/>
          <w:iCs/>
          <w:color w:val="000000" w:themeColor="text1"/>
          <w:kern w:val="0"/>
          <w:highlight w:val="yellow"/>
          <w:lang w:eastAsia="de-DE"/>
          <w14:ligatures w14:val="none"/>
        </w:rPr>
        <w:t xml:space="preserve"> with </w:t>
      </w:r>
      <w:r w:rsidR="00D942A6">
        <w:rPr>
          <w:rFonts w:eastAsia="Times New Roman" w:cs="Calibri"/>
          <w:b/>
          <w:bCs/>
          <w:i/>
          <w:iCs/>
          <w:color w:val="000000" w:themeColor="text1"/>
          <w:kern w:val="0"/>
          <w:highlight w:val="yellow"/>
          <w:lang w:eastAsia="de-DE"/>
          <w14:ligatures w14:val="none"/>
        </w:rPr>
        <w:t>a specific</w:t>
      </w:r>
      <w:r w:rsidR="002010B2" w:rsidRPr="00D942A6">
        <w:rPr>
          <w:rFonts w:eastAsia="Times New Roman" w:cs="Calibri"/>
          <w:b/>
          <w:bCs/>
          <w:i/>
          <w:iCs/>
          <w:color w:val="000000" w:themeColor="text1"/>
          <w:kern w:val="0"/>
          <w:highlight w:val="yellow"/>
          <w:lang w:eastAsia="de-DE"/>
          <w14:ligatures w14:val="none"/>
        </w:rPr>
        <w:t xml:space="preserve"> hypothesis </w:t>
      </w:r>
      <w:r w:rsidRPr="00D942A6">
        <w:rPr>
          <w:rFonts w:eastAsia="Times New Roman" w:cs="Calibri"/>
          <w:b/>
          <w:bCs/>
          <w:i/>
          <w:iCs/>
          <w:color w:val="000000" w:themeColor="text1"/>
          <w:kern w:val="0"/>
          <w:highlight w:val="yellow"/>
          <w:lang w:eastAsia="de-DE"/>
          <w14:ligatures w14:val="none"/>
        </w:rPr>
        <w:t xml:space="preserve">and </w:t>
      </w:r>
      <w:r w:rsidR="00D942A6" w:rsidRPr="00D942A6">
        <w:rPr>
          <w:rFonts w:eastAsia="Times New Roman" w:cs="Calibri"/>
          <w:b/>
          <w:bCs/>
          <w:i/>
          <w:iCs/>
          <w:color w:val="000000" w:themeColor="text1"/>
          <w:kern w:val="0"/>
          <w:highlight w:val="yellow"/>
          <w:lang w:eastAsia="de-DE"/>
          <w14:ligatures w14:val="none"/>
        </w:rPr>
        <w:t xml:space="preserve">(4) </w:t>
      </w:r>
      <w:r w:rsidRPr="00D942A6">
        <w:rPr>
          <w:rFonts w:eastAsia="Times New Roman" w:cs="Calibri"/>
          <w:b/>
          <w:bCs/>
          <w:i/>
          <w:iCs/>
          <w:color w:val="000000" w:themeColor="text1"/>
          <w:kern w:val="0"/>
          <w:highlight w:val="yellow"/>
          <w:lang w:eastAsia="de-DE"/>
          <w14:ligatures w14:val="none"/>
        </w:rPr>
        <w:t>report</w:t>
      </w:r>
      <w:r w:rsidR="002010B2" w:rsidRPr="00D942A6">
        <w:rPr>
          <w:rFonts w:eastAsia="Times New Roman" w:cs="Calibri"/>
          <w:b/>
          <w:bCs/>
          <w:i/>
          <w:iCs/>
          <w:color w:val="000000" w:themeColor="text1"/>
          <w:kern w:val="0"/>
          <w:highlight w:val="yellow"/>
          <w:lang w:eastAsia="de-DE"/>
          <w14:ligatures w14:val="none"/>
        </w:rPr>
        <w:t>ed a</w:t>
      </w:r>
      <w:r w:rsidRPr="00D942A6">
        <w:rPr>
          <w:rFonts w:eastAsia="Times New Roman" w:cs="Calibri"/>
          <w:b/>
          <w:bCs/>
          <w:i/>
          <w:iCs/>
          <w:color w:val="000000" w:themeColor="text1"/>
          <w:kern w:val="0"/>
          <w:highlight w:val="yellow"/>
          <w:lang w:eastAsia="de-DE"/>
          <w14:ligatures w14:val="none"/>
        </w:rPr>
        <w:t xml:space="preserve"> sample size calculation</w:t>
      </w:r>
      <w:r w:rsidR="002010B2" w:rsidRPr="00D942A6">
        <w:rPr>
          <w:rFonts w:eastAsia="Times New Roman" w:cs="Calibri"/>
          <w:b/>
          <w:bCs/>
          <w:i/>
          <w:iCs/>
          <w:color w:val="000000" w:themeColor="text1"/>
          <w:kern w:val="0"/>
          <w:highlight w:val="yellow"/>
          <w:lang w:eastAsia="de-DE"/>
          <w14:ligatures w14:val="none"/>
        </w:rPr>
        <w:t xml:space="preserve"> based on clinical relevance</w:t>
      </w:r>
      <w:r w:rsidRPr="00D942A6">
        <w:rPr>
          <w:rFonts w:eastAsia="Times New Roman" w:cs="Calibri"/>
          <w:b/>
          <w:bCs/>
          <w:i/>
          <w:iCs/>
          <w:color w:val="000000" w:themeColor="text1"/>
          <w:kern w:val="0"/>
          <w:highlight w:val="yellow"/>
          <w:lang w:eastAsia="de-DE"/>
          <w14:ligatures w14:val="none"/>
        </w:rPr>
        <w:t>. Final publications were</w:t>
      </w:r>
      <w:r w:rsidR="43253A99" w:rsidRPr="00D942A6">
        <w:rPr>
          <w:rFonts w:eastAsia="Times New Roman" w:cs="Calibri"/>
          <w:b/>
          <w:bCs/>
          <w:i/>
          <w:iCs/>
          <w:color w:val="000000" w:themeColor="text1"/>
          <w:kern w:val="0"/>
          <w:highlight w:val="yellow"/>
          <w:lang w:eastAsia="de-DE"/>
          <w14:ligatures w14:val="none"/>
        </w:rPr>
        <w:t xml:space="preserve"> </w:t>
      </w:r>
      <w:r w:rsidR="1E516861" w:rsidRPr="00D942A6">
        <w:rPr>
          <w:rFonts w:eastAsia="Times New Roman" w:cs="Calibri"/>
          <w:b/>
          <w:bCs/>
          <w:i/>
          <w:iCs/>
          <w:color w:val="000000" w:themeColor="text1"/>
          <w:kern w:val="0"/>
          <w:highlight w:val="yellow"/>
          <w:lang w:eastAsia="de-DE"/>
          <w14:ligatures w14:val="none"/>
        </w:rPr>
        <w:t>additionally</w:t>
      </w:r>
      <w:r w:rsidRPr="00D942A6">
        <w:rPr>
          <w:rFonts w:eastAsia="Times New Roman" w:cs="Calibri"/>
          <w:b/>
          <w:bCs/>
          <w:i/>
          <w:iCs/>
          <w:color w:val="000000" w:themeColor="text1"/>
          <w:kern w:val="0"/>
          <w:highlight w:val="yellow"/>
          <w:lang w:eastAsia="de-DE"/>
          <w14:ligatures w14:val="none"/>
        </w:rPr>
        <w:t xml:space="preserve"> examined </w:t>
      </w:r>
      <w:r w:rsidR="00D942A6" w:rsidRPr="00D942A6">
        <w:rPr>
          <w:rFonts w:eastAsia="Times New Roman" w:cs="Calibri"/>
          <w:b/>
          <w:bCs/>
          <w:i/>
          <w:iCs/>
          <w:color w:val="000000" w:themeColor="text1"/>
          <w:kern w:val="0"/>
          <w:highlight w:val="yellow"/>
          <w:lang w:eastAsia="de-DE"/>
          <w14:ligatures w14:val="none"/>
        </w:rPr>
        <w:t>about</w:t>
      </w:r>
      <w:r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 xml:space="preserve">(5) consideration of clinical </w:t>
      </w:r>
      <w:r w:rsidR="00D942A6" w:rsidRPr="00D942A6">
        <w:rPr>
          <w:rFonts w:eastAsia="Times New Roman" w:cs="Calibri"/>
          <w:b/>
          <w:bCs/>
          <w:i/>
          <w:iCs/>
          <w:color w:val="000000" w:themeColor="text1"/>
          <w:highlight w:val="yellow"/>
          <w:lang w:eastAsia="de-DE"/>
        </w:rPr>
        <w:t xml:space="preserve">significance </w:t>
      </w:r>
      <w:r w:rsidR="00D942A6" w:rsidRPr="00D942A6">
        <w:rPr>
          <w:rFonts w:eastAsia="Times New Roman" w:cs="Calibri"/>
          <w:b/>
          <w:bCs/>
          <w:i/>
          <w:iCs/>
          <w:color w:val="000000" w:themeColor="text1"/>
          <w:kern w:val="0"/>
          <w:highlight w:val="yellow"/>
          <w:lang w:eastAsia="de-DE"/>
          <w14:ligatures w14:val="none"/>
        </w:rPr>
        <w:t xml:space="preserve">in the interpretation of results for the primary endpoint(s), as well as the </w:t>
      </w:r>
      <w:r w:rsidRPr="00D942A6">
        <w:rPr>
          <w:rFonts w:eastAsia="Times New Roman" w:cs="Calibri"/>
          <w:b/>
          <w:bCs/>
          <w:i/>
          <w:iCs/>
          <w:color w:val="000000" w:themeColor="text1"/>
          <w:kern w:val="0"/>
          <w:highlight w:val="yellow"/>
          <w:lang w:eastAsia="de-DE"/>
          <w14:ligatures w14:val="none"/>
        </w:rPr>
        <w:t>statistical significance of the primary endpoint</w:t>
      </w:r>
      <w:r w:rsidR="00D942A6" w:rsidRPr="00D942A6">
        <w:rPr>
          <w:rFonts w:eastAsia="Times New Roman" w:cs="Calibri"/>
          <w:b/>
          <w:bCs/>
          <w:i/>
          <w:iCs/>
          <w:color w:val="000000" w:themeColor="text1"/>
          <w:kern w:val="0"/>
          <w:highlight w:val="yellow"/>
          <w:lang w:eastAsia="de-DE"/>
          <w14:ligatures w14:val="none"/>
        </w:rPr>
        <w:t>(s)</w:t>
      </w:r>
      <w:r w:rsidR="43253A99" w:rsidRPr="00D942A6">
        <w:rPr>
          <w:rFonts w:eastAsia="Times New Roman" w:cs="Calibri"/>
          <w:b/>
          <w:bCs/>
          <w:i/>
          <w:iCs/>
          <w:color w:val="000000" w:themeColor="text1"/>
          <w:kern w:val="0"/>
          <w:highlight w:val="yellow"/>
          <w:lang w:eastAsia="de-DE"/>
          <w14:ligatures w14:val="none"/>
        </w:rPr>
        <w:t>.</w:t>
      </w:r>
      <w:r w:rsidR="6B3EC1E0" w:rsidRPr="00D942A6">
        <w:rPr>
          <w:rFonts w:eastAsia="Times New Roman" w:cs="Calibri"/>
          <w:b/>
          <w:bCs/>
          <w:i/>
          <w:iCs/>
          <w:color w:val="000000" w:themeColor="text1"/>
          <w:kern w:val="0"/>
          <w:lang w:eastAsia="de-DE"/>
          <w14:ligatures w14:val="none"/>
        </w:rPr>
        <w:t xml:space="preserve"> </w:t>
      </w:r>
      <w:r w:rsidR="007B0172" w:rsidRPr="007B0172">
        <w:rPr>
          <w:rFonts w:eastAsia="Times New Roman" w:cs="Calibri"/>
          <w:b/>
          <w:bCs/>
          <w:i/>
          <w:iCs/>
          <w:color w:val="000000" w:themeColor="text1"/>
          <w:kern w:val="0"/>
          <w:highlight w:val="yellow"/>
          <w:lang w:eastAsia="de-DE"/>
          <w14:ligatures w14:val="none"/>
        </w:rPr>
        <w:t>We reported values as “yes”, “no”, “not available” (either not mentioned o</w:t>
      </w:r>
      <w:del w:id="63" w:author="fariba abbassi" w:date="2026-04-14T23:11:00Z" w16du:dateUtc="2026-04-14T21:11:00Z">
        <w:r w:rsidR="007B0172" w:rsidRPr="007B0172" w:rsidDel="00714668">
          <w:rPr>
            <w:rFonts w:eastAsia="Times New Roman" w:cs="Calibri"/>
            <w:b/>
            <w:bCs/>
            <w:i/>
            <w:iCs/>
            <w:color w:val="000000" w:themeColor="text1"/>
            <w:kern w:val="0"/>
            <w:highlight w:val="yellow"/>
            <w:lang w:eastAsia="de-DE"/>
            <w14:ligatures w14:val="none"/>
          </w:rPr>
          <w:delText>f</w:delText>
        </w:r>
      </w:del>
      <w:ins w:id="64" w:author="fariba abbassi" w:date="2026-04-14T23:11:00Z" w16du:dateUtc="2026-04-14T21:11:00Z">
        <w:r w:rsidR="00714668">
          <w:rPr>
            <w:rFonts w:eastAsia="Times New Roman" w:cs="Calibri"/>
            <w:b/>
            <w:bCs/>
            <w:i/>
            <w:iCs/>
            <w:color w:val="000000" w:themeColor="text1"/>
            <w:kern w:val="0"/>
            <w:highlight w:val="yellow"/>
            <w:lang w:eastAsia="de-DE"/>
            <w14:ligatures w14:val="none"/>
          </w:rPr>
          <w:t>r</w:t>
        </w:r>
      </w:ins>
      <w:r w:rsidR="007B0172" w:rsidRPr="007B0172">
        <w:rPr>
          <w:rFonts w:eastAsia="Times New Roman" w:cs="Calibri"/>
          <w:b/>
          <w:bCs/>
          <w:i/>
          <w:iCs/>
          <w:color w:val="000000" w:themeColor="text1"/>
          <w:kern w:val="0"/>
          <w:highlight w:val="yellow"/>
          <w:lang w:eastAsia="de-DE"/>
          <w14:ligatures w14:val="none"/>
        </w:rPr>
        <w:t xml:space="preserve"> not applicable) and “discordance between pre-trial documentation and final publication” for each item assessed in both pre-trial documentation and final publication.</w:t>
      </w:r>
      <w:r w:rsidR="00B67D67">
        <w:rPr>
          <w:rFonts w:eastAsia="Times New Roman" w:cs="Calibri"/>
          <w:b/>
          <w:bCs/>
          <w:i/>
          <w:iCs/>
          <w:color w:val="000000" w:themeColor="text1"/>
          <w:kern w:val="0"/>
          <w:lang w:eastAsia="de-DE"/>
          <w14:ligatures w14:val="none"/>
        </w:rPr>
        <w:t xml:space="preserve"> </w:t>
      </w:r>
      <w:del w:id="65" w:author="fariba abbassi" w:date="2026-04-14T23:14:00Z" w16du:dateUtc="2026-04-14T21:14:00Z">
        <w:r w:rsidR="00B67D67" w:rsidDel="00714668">
          <w:rPr>
            <w:rFonts w:eastAsia="Times New Roman"/>
            <w:b/>
            <w:bCs/>
            <w:i/>
            <w:iCs/>
            <w:color w:val="000000" w:themeColor="text1"/>
            <w:highlight w:val="yellow"/>
            <w:lang w:eastAsia="de-DE"/>
          </w:rPr>
          <w:delText>Before extending on the five components of the four-item composite outcome of our study, we below define the MID, which is mandatory for the understanding of our approach</w:delText>
        </w:r>
      </w:del>
    </w:p>
    <w:p w14:paraId="7F643022" w14:textId="0049F234" w:rsidR="00B67D67" w:rsidRPr="002F2A7B" w:rsidRDefault="00916E8F" w:rsidP="00B67D67">
      <w:pPr>
        <w:pStyle w:val="Titre21"/>
        <w:rPr>
          <w:highlight w:val="yellow"/>
          <w:lang w:eastAsia="de-DE"/>
        </w:rPr>
      </w:pPr>
      <w:r>
        <w:rPr>
          <w:highlight w:val="yellow"/>
          <w:lang w:eastAsia="de-DE"/>
        </w:rPr>
        <w:t>M</w:t>
      </w:r>
      <w:r w:rsidR="00B67D67">
        <w:rPr>
          <w:highlight w:val="yellow"/>
          <w:lang w:eastAsia="de-DE"/>
        </w:rPr>
        <w:t>inimal important difference (MID)</w:t>
      </w:r>
      <w:r>
        <w:rPr>
          <w:highlight w:val="yellow"/>
          <w:lang w:eastAsia="de-DE"/>
        </w:rPr>
        <w:t xml:space="preserve"> definition</w:t>
      </w:r>
    </w:p>
    <w:p w14:paraId="6161C8E0" w14:textId="526AE2B6" w:rsidR="00B67D67" w:rsidRPr="005D7846" w:rsidRDefault="00714668" w:rsidP="00B67D67">
      <w:pPr>
        <w:spacing w:before="100" w:beforeAutospacing="1" w:after="100" w:afterAutospacing="1" w:line="480" w:lineRule="auto"/>
        <w:rPr>
          <w:rFonts w:cs="Arial"/>
          <w:b/>
          <w:bCs/>
          <w:i/>
          <w:iCs/>
          <w:highlight w:val="yellow"/>
        </w:rPr>
      </w:pPr>
      <w:ins w:id="66" w:author="fariba abbassi" w:date="2026-04-14T23:14:00Z" w16du:dateUtc="2026-04-14T21:14:00Z">
        <w:r>
          <w:rPr>
            <w:rFonts w:eastAsia="Times New Roman"/>
            <w:b/>
            <w:bCs/>
            <w:i/>
            <w:iCs/>
            <w:color w:val="000000" w:themeColor="text1"/>
            <w:highlight w:val="yellow"/>
            <w:lang w:eastAsia="de-DE"/>
          </w:rPr>
          <w:t xml:space="preserve">To assess clinical relevance, we used the concept of MID. </w:t>
        </w:r>
      </w:ins>
      <w:r w:rsidR="00B67D67">
        <w:rPr>
          <w:rFonts w:eastAsia="Times New Roman"/>
          <w:b/>
          <w:bCs/>
          <w:i/>
          <w:iCs/>
          <w:color w:val="000000" w:themeColor="text1"/>
          <w:highlight w:val="yellow"/>
          <w:lang w:eastAsia="de-DE"/>
        </w:rPr>
        <w:t>We adopted the original definition of the</w:t>
      </w:r>
      <w:r w:rsidR="00B67D67" w:rsidRPr="002F2A7B">
        <w:rPr>
          <w:rFonts w:eastAsia="Times New Roman"/>
          <w:b/>
          <w:bCs/>
          <w:i/>
          <w:iCs/>
          <w:color w:val="000000" w:themeColor="text1"/>
          <w:highlight w:val="yellow"/>
          <w:lang w:eastAsia="de-DE"/>
        </w:rPr>
        <w:t xml:space="preserve"> MI</w:t>
      </w:r>
      <w:r w:rsidR="00B67D67">
        <w:rPr>
          <w:rFonts w:eastAsia="Times New Roman"/>
          <w:b/>
          <w:bCs/>
          <w:i/>
          <w:iCs/>
          <w:color w:val="000000" w:themeColor="text1"/>
          <w:highlight w:val="yellow"/>
          <w:lang w:eastAsia="de-DE"/>
        </w:rPr>
        <w:t>D by Jaeschke et al.</w:t>
      </w:r>
      <w:r w:rsidR="00B67D67">
        <w:rPr>
          <w:rFonts w:eastAsia="Times New Roman"/>
          <w:b/>
          <w:bCs/>
          <w:i/>
          <w:iCs/>
          <w:color w:val="000000" w:themeColor="text1"/>
          <w:highlight w:val="yellow"/>
          <w:lang w:eastAsia="de-DE"/>
        </w:rPr>
        <w:fldChar w:fldCharType="begin"/>
      </w:r>
      <w:r w:rsidR="00233F4D">
        <w:rPr>
          <w:rFonts w:eastAsia="Times New Roman"/>
          <w:b/>
          <w:bCs/>
          <w:i/>
          <w:iCs/>
          <w:color w:val="000000" w:themeColor="text1"/>
          <w:highlight w:val="yellow"/>
          <w:lang w:eastAsia="de-DE"/>
        </w:rPr>
        <w:instrText xml:space="preserve"> ADDIN ZOTERO_ITEM CSL_CITATION {"citationID":"PgAalrpO","properties":{"unsorted":false,"formattedCitation":"\\super 6\\nosupersub{}","plainCitation":"6","noteIndex":0},"citationItems":[{"id":187570,"uris":["http://zotero.org/users/6583603/items/4784L7IW"],"itemData":{"id":187570,"type":"article-journal","abstract":"In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00B67D67">
        <w:rPr>
          <w:rFonts w:eastAsia="Times New Roman"/>
          <w:b/>
          <w:bCs/>
          <w:i/>
          <w:iCs/>
          <w:color w:val="000000" w:themeColor="text1"/>
          <w:highlight w:val="yellow"/>
          <w:lang w:eastAsia="de-DE"/>
        </w:rPr>
        <w:fldChar w:fldCharType="separate"/>
      </w:r>
      <w:r w:rsidR="00233F4D" w:rsidRPr="00233F4D">
        <w:rPr>
          <w:rFonts w:cs="Arial"/>
          <w:color w:val="000000"/>
          <w:kern w:val="0"/>
          <w:vertAlign w:val="superscript"/>
        </w:rPr>
        <w:t>6</w:t>
      </w:r>
      <w:r w:rsidR="00B67D67">
        <w:rPr>
          <w:rFonts w:eastAsia="Times New Roman"/>
          <w:b/>
          <w:bCs/>
          <w:i/>
          <w:iCs/>
          <w:color w:val="000000" w:themeColor="text1"/>
          <w:highlight w:val="yellow"/>
          <w:lang w:eastAsia="de-DE"/>
        </w:rPr>
        <w:fldChar w:fldCharType="end"/>
      </w:r>
      <w:r w:rsidR="00DB3E2D">
        <w:rPr>
          <w:rFonts w:eastAsia="Times New Roman"/>
          <w:b/>
          <w:bCs/>
          <w:i/>
          <w:iCs/>
          <w:color w:val="000000" w:themeColor="text1"/>
          <w:highlight w:val="yellow"/>
          <w:lang w:eastAsia="de-DE"/>
        </w:rPr>
        <w:fldChar w:fldCharType="begin"/>
      </w:r>
      <w:r w:rsidR="00233F4D">
        <w:rPr>
          <w:rFonts w:eastAsia="Times New Roman"/>
          <w:b/>
          <w:bCs/>
          <w:i/>
          <w:iCs/>
          <w:color w:val="000000" w:themeColor="text1"/>
          <w:highlight w:val="yellow"/>
          <w:lang w:eastAsia="de-DE"/>
        </w:rPr>
        <w:instrText xml:space="preserve"> ADDIN ZOTERO_ITEM CSL_CITATION {"citationID":"1msq5fO6","properties":{"unsorted":false,"formattedCitation":"\\super 6\\nosupersub{}","plainCitation":"6","noteIndex":0},"citationItems":[{"id":187570,"uris":["http://zotero.org/users/6583603/items/4784L7IW"],"itemData":{"id":187570,"type":"article-journal","abstract":"In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00DB3E2D">
        <w:rPr>
          <w:rFonts w:eastAsia="Times New Roman"/>
          <w:b/>
          <w:bCs/>
          <w:i/>
          <w:iCs/>
          <w:color w:val="000000" w:themeColor="text1"/>
          <w:highlight w:val="yellow"/>
          <w:lang w:eastAsia="de-DE"/>
        </w:rPr>
        <w:fldChar w:fldCharType="separate"/>
      </w:r>
      <w:r w:rsidR="00233F4D" w:rsidRPr="00233F4D">
        <w:rPr>
          <w:rFonts w:cs="Arial"/>
          <w:color w:val="000000"/>
          <w:kern w:val="0"/>
          <w:vertAlign w:val="superscript"/>
        </w:rPr>
        <w:t>6</w:t>
      </w:r>
      <w:r w:rsidR="00DB3E2D">
        <w:rPr>
          <w:rFonts w:eastAsia="Times New Roman"/>
          <w:b/>
          <w:bCs/>
          <w:i/>
          <w:iCs/>
          <w:color w:val="000000" w:themeColor="text1"/>
          <w:highlight w:val="yellow"/>
          <w:lang w:eastAsia="de-DE"/>
        </w:rPr>
        <w:fldChar w:fldCharType="end"/>
      </w:r>
      <w:r w:rsidR="00B67D67">
        <w:rPr>
          <w:rFonts w:eastAsia="Times New Roman"/>
          <w:b/>
          <w:bCs/>
          <w:i/>
          <w:iCs/>
          <w:color w:val="000000" w:themeColor="text1"/>
          <w:highlight w:val="yellow"/>
          <w:lang w:eastAsia="de-DE"/>
        </w:rPr>
        <w:t xml:space="preserve">, </w:t>
      </w:r>
      <w:r w:rsidR="00916E8F">
        <w:rPr>
          <w:rFonts w:eastAsia="Times New Roman"/>
          <w:b/>
          <w:bCs/>
          <w:i/>
          <w:iCs/>
          <w:color w:val="000000" w:themeColor="text1"/>
          <w:highlight w:val="yellow"/>
          <w:lang w:eastAsia="de-DE"/>
        </w:rPr>
        <w:t>defined as the smallest</w:t>
      </w:r>
      <w:r w:rsidR="00B67D67" w:rsidRPr="002F2A7B">
        <w:rPr>
          <w:rFonts w:eastAsia="Times New Roman"/>
          <w:b/>
          <w:bCs/>
          <w:i/>
          <w:iCs/>
          <w:color w:val="000000" w:themeColor="text1"/>
          <w:highlight w:val="yellow"/>
          <w:lang w:eastAsia="de-DE"/>
        </w:rPr>
        <w:t xml:space="preserve"> difference of </w:t>
      </w:r>
      <w:r w:rsidR="00916E8F">
        <w:rPr>
          <w:rFonts w:eastAsia="Times New Roman"/>
          <w:b/>
          <w:bCs/>
          <w:i/>
          <w:iCs/>
          <w:color w:val="000000" w:themeColor="text1"/>
          <w:highlight w:val="yellow"/>
          <w:lang w:eastAsia="de-DE"/>
        </w:rPr>
        <w:t xml:space="preserve">an </w:t>
      </w:r>
      <w:r w:rsidR="00916E8F">
        <w:rPr>
          <w:rFonts w:eastAsia="Times New Roman"/>
          <w:b/>
          <w:bCs/>
          <w:i/>
          <w:iCs/>
          <w:color w:val="000000" w:themeColor="text1"/>
          <w:highlight w:val="yellow"/>
          <w:lang w:eastAsia="de-DE"/>
        </w:rPr>
        <w:lastRenderedPageBreak/>
        <w:t>outcome</w:t>
      </w:r>
      <w:r w:rsidR="00B67D67" w:rsidRPr="002F2A7B">
        <w:rPr>
          <w:rFonts w:eastAsia="Times New Roman"/>
          <w:b/>
          <w:bCs/>
          <w:i/>
          <w:iCs/>
          <w:color w:val="000000" w:themeColor="text1"/>
          <w:highlight w:val="yellow"/>
          <w:lang w:eastAsia="de-DE"/>
        </w:rPr>
        <w:t xml:space="preserve"> </w:t>
      </w:r>
      <w:r w:rsidR="00916E8F">
        <w:rPr>
          <w:rFonts w:eastAsia="Times New Roman"/>
          <w:b/>
          <w:bCs/>
          <w:i/>
          <w:iCs/>
          <w:color w:val="000000" w:themeColor="text1"/>
          <w:highlight w:val="yellow"/>
          <w:lang w:eastAsia="de-DE"/>
        </w:rPr>
        <w:t>considered</w:t>
      </w:r>
      <w:r w:rsidR="00B67D67">
        <w:rPr>
          <w:rFonts w:eastAsia="Times New Roman"/>
          <w:b/>
          <w:bCs/>
          <w:i/>
          <w:iCs/>
          <w:color w:val="000000" w:themeColor="text1"/>
          <w:highlight w:val="yellow"/>
          <w:lang w:eastAsia="de-DE"/>
        </w:rPr>
        <w:t xml:space="preserve"> meaningful</w:t>
      </w:r>
      <w:r w:rsidR="00B67D67" w:rsidRPr="002F2A7B">
        <w:rPr>
          <w:rFonts w:eastAsia="Times New Roman"/>
          <w:b/>
          <w:bCs/>
          <w:i/>
          <w:iCs/>
          <w:color w:val="000000" w:themeColor="text1"/>
          <w:highlight w:val="yellow"/>
          <w:lang w:eastAsia="de-DE"/>
        </w:rPr>
        <w:t xml:space="preserve"> in clinical practice</w:t>
      </w:r>
      <w:r w:rsidR="00B67D67">
        <w:rPr>
          <w:rFonts w:eastAsia="Times New Roman"/>
          <w:b/>
          <w:bCs/>
          <w:i/>
          <w:iCs/>
          <w:color w:val="000000" w:themeColor="text1"/>
          <w:highlight w:val="yellow"/>
          <w:lang w:eastAsia="de-DE"/>
        </w:rPr>
        <w:t xml:space="preserve">. For example, a trial </w:t>
      </w:r>
      <w:r w:rsidR="005D7846">
        <w:rPr>
          <w:rFonts w:eastAsia="Times New Roman"/>
          <w:b/>
          <w:bCs/>
          <w:i/>
          <w:iCs/>
          <w:color w:val="000000" w:themeColor="text1"/>
          <w:highlight w:val="yellow"/>
          <w:lang w:eastAsia="de-DE"/>
        </w:rPr>
        <w:t>evaluating</w:t>
      </w:r>
      <w:r w:rsidR="00B67D67">
        <w:rPr>
          <w:rFonts w:eastAsia="Times New Roman"/>
          <w:b/>
          <w:bCs/>
          <w:i/>
          <w:iCs/>
          <w:color w:val="000000" w:themeColor="text1"/>
          <w:highlight w:val="yellow"/>
          <w:lang w:eastAsia="de-DE"/>
        </w:rPr>
        <w:t xml:space="preserve"> the efficacy of an oncological treatment </w:t>
      </w:r>
      <w:r w:rsidR="005D7846">
        <w:rPr>
          <w:rFonts w:eastAsia="Times New Roman"/>
          <w:b/>
          <w:bCs/>
          <w:i/>
          <w:iCs/>
          <w:color w:val="000000" w:themeColor="text1"/>
          <w:highlight w:val="yellow"/>
          <w:lang w:eastAsia="de-DE"/>
        </w:rPr>
        <w:t>using</w:t>
      </w:r>
      <w:r w:rsidR="00B67D67">
        <w:rPr>
          <w:rFonts w:eastAsia="Times New Roman"/>
          <w:b/>
          <w:bCs/>
          <w:i/>
          <w:iCs/>
          <w:color w:val="000000" w:themeColor="text1"/>
          <w:highlight w:val="yellow"/>
          <w:lang w:eastAsia="de-DE"/>
        </w:rPr>
        <w:t xml:space="preserve"> five-year overall survival would specify a target effect size (e.g., an</w:t>
      </w:r>
      <w:r w:rsidR="005D7846">
        <w:rPr>
          <w:rFonts w:eastAsia="Times New Roman"/>
          <w:b/>
          <w:bCs/>
          <w:i/>
          <w:iCs/>
          <w:color w:val="000000" w:themeColor="text1"/>
          <w:highlight w:val="yellow"/>
          <w:lang w:eastAsia="de-DE"/>
        </w:rPr>
        <w:t xml:space="preserve"> absolute</w:t>
      </w:r>
      <w:r w:rsidR="00B67D67">
        <w:rPr>
          <w:rFonts w:eastAsia="Times New Roman"/>
          <w:b/>
          <w:bCs/>
          <w:i/>
          <w:iCs/>
          <w:color w:val="000000" w:themeColor="text1"/>
          <w:highlight w:val="yellow"/>
          <w:lang w:eastAsia="de-DE"/>
        </w:rPr>
        <w:t xml:space="preserve"> difference </w:t>
      </w:r>
      <w:ins w:id="67" w:author="fariba abbassi" w:date="2026-04-14T23:15:00Z" w16du:dateUtc="2026-04-14T21:15:00Z">
        <w:r>
          <w:rPr>
            <w:rFonts w:eastAsia="Times New Roman"/>
            <w:b/>
            <w:bCs/>
            <w:i/>
            <w:iCs/>
            <w:color w:val="000000" w:themeColor="text1"/>
            <w:highlight w:val="yellow"/>
            <w:lang w:eastAsia="de-DE"/>
          </w:rPr>
          <w:t>in</w:t>
        </w:r>
      </w:ins>
      <w:ins w:id="68" w:author="fariba abbassi" w:date="2026-04-14T23:16:00Z" w16du:dateUtc="2026-04-14T21:16:00Z">
        <w:r>
          <w:rPr>
            <w:rFonts w:eastAsia="Times New Roman"/>
            <w:b/>
            <w:bCs/>
            <w:i/>
            <w:iCs/>
            <w:color w:val="000000" w:themeColor="text1"/>
            <w:highlight w:val="yellow"/>
            <w:lang w:eastAsia="de-DE"/>
          </w:rPr>
          <w:t xml:space="preserve"> five-year overall survival </w:t>
        </w:r>
      </w:ins>
      <w:r w:rsidR="00B67D67">
        <w:rPr>
          <w:rFonts w:eastAsia="Times New Roman"/>
          <w:b/>
          <w:bCs/>
          <w:i/>
          <w:iCs/>
          <w:color w:val="000000" w:themeColor="text1"/>
          <w:highlight w:val="yellow"/>
          <w:lang w:eastAsia="de-DE"/>
        </w:rPr>
        <w:t>of X</w:t>
      </w:r>
      <w:r w:rsidR="005D7846">
        <w:rPr>
          <w:rFonts w:eastAsia="Times New Roman"/>
          <w:b/>
          <w:bCs/>
          <w:i/>
          <w:iCs/>
          <w:color w:val="000000" w:themeColor="text1"/>
          <w:highlight w:val="yellow"/>
          <w:lang w:eastAsia="de-DE"/>
        </w:rPr>
        <w:t>%</w:t>
      </w:r>
      <w:r w:rsidR="00B67D67">
        <w:rPr>
          <w:rFonts w:eastAsia="Times New Roman"/>
          <w:b/>
          <w:bCs/>
          <w:i/>
          <w:iCs/>
          <w:color w:val="000000" w:themeColor="text1"/>
          <w:highlight w:val="yellow"/>
          <w:lang w:eastAsia="de-DE"/>
        </w:rPr>
        <w:t>)</w:t>
      </w:r>
      <w:r w:rsidR="005D7846">
        <w:rPr>
          <w:rFonts w:eastAsia="Times New Roman"/>
          <w:b/>
          <w:bCs/>
          <w:i/>
          <w:iCs/>
          <w:color w:val="000000" w:themeColor="text1"/>
          <w:highlight w:val="yellow"/>
          <w:lang w:eastAsia="de-DE"/>
        </w:rPr>
        <w:t xml:space="preserve">. That target effect size (also called “delta” or “difference”) constitutes the MID if judged meaningful for clinical decision-making. </w:t>
      </w:r>
      <w:r w:rsidR="00B67D67">
        <w:rPr>
          <w:rFonts w:eastAsia="Times New Roman"/>
          <w:b/>
          <w:bCs/>
          <w:i/>
          <w:iCs/>
          <w:color w:val="000000" w:themeColor="text1"/>
          <w:highlight w:val="yellow"/>
          <w:lang w:eastAsia="de-DE"/>
        </w:rPr>
        <w:t xml:space="preserve">The MID </w:t>
      </w:r>
      <w:r w:rsidR="00B67D67" w:rsidRPr="002F2A7B">
        <w:rPr>
          <w:rFonts w:eastAsia="Times New Roman"/>
          <w:b/>
          <w:bCs/>
          <w:i/>
          <w:iCs/>
          <w:color w:val="000000" w:themeColor="text1"/>
          <w:highlight w:val="yellow"/>
          <w:lang w:eastAsia="de-DE"/>
        </w:rPr>
        <w:t xml:space="preserve">can be </w:t>
      </w:r>
      <w:r w:rsidR="005D7846">
        <w:rPr>
          <w:rFonts w:eastAsia="Times New Roman"/>
          <w:b/>
          <w:bCs/>
          <w:i/>
          <w:iCs/>
          <w:color w:val="000000" w:themeColor="text1"/>
          <w:highlight w:val="yellow"/>
          <w:lang w:eastAsia="de-DE"/>
        </w:rPr>
        <w:t>defined</w:t>
      </w:r>
      <w:r w:rsidR="00B67D67" w:rsidRPr="002F2A7B">
        <w:rPr>
          <w:rFonts w:eastAsia="Times New Roman"/>
          <w:b/>
          <w:bCs/>
          <w:i/>
          <w:iCs/>
          <w:color w:val="000000" w:themeColor="text1"/>
          <w:highlight w:val="yellow"/>
          <w:lang w:eastAsia="de-DE"/>
        </w:rPr>
        <w:t xml:space="preserve"> for any outcome</w:t>
      </w:r>
      <w:r w:rsidR="00B67D67">
        <w:rPr>
          <w:rFonts w:eastAsia="Times New Roman"/>
          <w:b/>
          <w:bCs/>
          <w:i/>
          <w:iCs/>
          <w:color w:val="000000" w:themeColor="text1"/>
          <w:highlight w:val="yellow"/>
          <w:lang w:eastAsia="de-DE"/>
        </w:rPr>
        <w:t xml:space="preserve">, </w:t>
      </w:r>
      <w:r w:rsidR="00B67D67" w:rsidRPr="002F2A7B">
        <w:rPr>
          <w:rFonts w:eastAsia="Times New Roman"/>
          <w:b/>
          <w:bCs/>
          <w:i/>
          <w:iCs/>
          <w:color w:val="000000" w:themeColor="text1"/>
          <w:highlight w:val="yellow"/>
          <w:lang w:eastAsia="de-DE"/>
        </w:rPr>
        <w:t xml:space="preserve">any </w:t>
      </w:r>
      <w:r w:rsidR="005D7846">
        <w:rPr>
          <w:rFonts w:eastAsia="Times New Roman"/>
          <w:b/>
          <w:bCs/>
          <w:i/>
          <w:iCs/>
          <w:color w:val="000000" w:themeColor="text1"/>
          <w:highlight w:val="yellow"/>
          <w:lang w:eastAsia="de-DE"/>
        </w:rPr>
        <w:t>measurement scale or metric, and it can be estimated</w:t>
      </w:r>
      <w:r w:rsidR="00B67D67">
        <w:rPr>
          <w:rFonts w:eastAsia="Times New Roman"/>
          <w:b/>
          <w:bCs/>
          <w:i/>
          <w:iCs/>
          <w:color w:val="000000" w:themeColor="text1"/>
          <w:highlight w:val="yellow"/>
          <w:lang w:eastAsia="de-DE"/>
        </w:rPr>
        <w:t xml:space="preserve"> with different</w:t>
      </w:r>
      <w:r w:rsidR="005D7846">
        <w:rPr>
          <w:rFonts w:eastAsia="Times New Roman"/>
          <w:b/>
          <w:bCs/>
          <w:i/>
          <w:iCs/>
          <w:color w:val="000000" w:themeColor="text1"/>
          <w:highlight w:val="yellow"/>
          <w:lang w:eastAsia="de-DE"/>
        </w:rPr>
        <w:t xml:space="preserve"> approaches</w:t>
      </w:r>
      <w:r w:rsidR="00916E8F">
        <w:rPr>
          <w:rFonts w:eastAsia="Times New Roman"/>
          <w:b/>
          <w:bCs/>
          <w:i/>
          <w:iCs/>
          <w:color w:val="000000" w:themeColor="text1"/>
          <w:highlight w:val="yellow"/>
          <w:lang w:eastAsia="de-DE"/>
        </w:rPr>
        <w:fldChar w:fldCharType="begin"/>
      </w:r>
      <w:r w:rsidR="00531D12">
        <w:rPr>
          <w:rFonts w:eastAsia="Times New Roman"/>
          <w:b/>
          <w:bCs/>
          <w:i/>
          <w:iCs/>
          <w:color w:val="000000" w:themeColor="text1"/>
          <w:highlight w:val="yellow"/>
          <w:lang w:eastAsia="de-DE"/>
        </w:rPr>
        <w:instrText xml:space="preserve"> ADDIN ZOTERO_ITEM CSL_CITATION {"citationID":"yT4O4Xbu","properties":{"unsorted":false,"formattedCitation":"\\super 11\\nosupersub{}","plainCitation":"11","noteIndex":0},"citationItems":[{"id":229133,"uris":["http://zotero.org/groups/6353616/items/IBTRZA5C"],"itemData":{"id":229133,"type":"article-journal","citation-key":"guyattMethodsExplainClinical2002a","container-title":"Mayo Clinic Proceedings","DOI":"10.4065/77.4.371","ISSN":"0025-6196, 1942-5546","issue":"4","journalAbbreviation":"Mayo Clinic Proceedings","language":"English","page":"371-383","publisher":"Elsevier","source":"www.mayoclinicproceedings.org","title":"Methods to Explain the Clinical Significance of Health Status Measures","volume":"77","author":[{"family":"Guyatt","given":"Gordon H."},{"family":"Osoba","given":"David"},{"family":"Wu","given":"Albert W."},{"family":"Wyrwich","given":"Kathleen W."},{"family":"Norman","given":"Geoffrey R."}],"issued":{"date-parts":[["2002",4,1]]}}}],"schema":"https://github.com/citation-style-language/schema/raw/master/csl-citation.json"} </w:instrText>
      </w:r>
      <w:r w:rsidR="00916E8F">
        <w:rPr>
          <w:rFonts w:eastAsia="Times New Roman"/>
          <w:b/>
          <w:bCs/>
          <w:i/>
          <w:iCs/>
          <w:color w:val="000000" w:themeColor="text1"/>
          <w:highlight w:val="yellow"/>
          <w:lang w:eastAsia="de-DE"/>
        </w:rPr>
        <w:fldChar w:fldCharType="separate"/>
      </w:r>
      <w:r w:rsidR="00531D12" w:rsidRPr="00531D12">
        <w:rPr>
          <w:rFonts w:cs="Arial"/>
          <w:color w:val="000000"/>
          <w:kern w:val="0"/>
          <w:vertAlign w:val="superscript"/>
        </w:rPr>
        <w:t>11</w:t>
      </w:r>
      <w:r w:rsidR="00916E8F">
        <w:rPr>
          <w:rFonts w:eastAsia="Times New Roman"/>
          <w:b/>
          <w:bCs/>
          <w:i/>
          <w:iCs/>
          <w:color w:val="000000" w:themeColor="text1"/>
          <w:highlight w:val="yellow"/>
          <w:lang w:eastAsia="de-DE"/>
        </w:rPr>
        <w:fldChar w:fldCharType="end"/>
      </w:r>
      <w:r w:rsidR="00B67D67">
        <w:rPr>
          <w:rFonts w:eastAsia="Times New Roman"/>
          <w:b/>
          <w:bCs/>
          <w:i/>
          <w:iCs/>
          <w:color w:val="000000" w:themeColor="text1"/>
          <w:highlight w:val="yellow"/>
          <w:lang w:eastAsia="de-DE"/>
        </w:rPr>
        <w:t xml:space="preserve">. The </w:t>
      </w:r>
      <w:r w:rsidR="00B67D67" w:rsidRPr="002F2A7B">
        <w:rPr>
          <w:rFonts w:eastAsia="Times New Roman"/>
          <w:b/>
          <w:bCs/>
          <w:i/>
          <w:iCs/>
          <w:color w:val="000000" w:themeColor="text1"/>
          <w:highlight w:val="yellow"/>
          <w:lang w:eastAsia="de-DE"/>
        </w:rPr>
        <w:t>most established</w:t>
      </w:r>
      <w:r w:rsidR="005D7846">
        <w:rPr>
          <w:rFonts w:eastAsia="Times New Roman"/>
          <w:b/>
          <w:bCs/>
          <w:i/>
          <w:iCs/>
          <w:color w:val="000000" w:themeColor="text1"/>
          <w:highlight w:val="yellow"/>
          <w:lang w:eastAsia="de-DE"/>
        </w:rPr>
        <w:t xml:space="preserve"> and rigorous</w:t>
      </w:r>
      <w:r w:rsidR="00B67D67" w:rsidRPr="002F2A7B">
        <w:rPr>
          <w:rFonts w:eastAsia="Times New Roman"/>
          <w:b/>
          <w:bCs/>
          <w:i/>
          <w:iCs/>
          <w:color w:val="000000" w:themeColor="text1"/>
          <w:highlight w:val="yellow"/>
          <w:lang w:eastAsia="de-DE"/>
        </w:rPr>
        <w:t xml:space="preserve"> </w:t>
      </w:r>
      <w:r w:rsidR="005D7846">
        <w:rPr>
          <w:rFonts w:eastAsia="Times New Roman"/>
          <w:b/>
          <w:bCs/>
          <w:i/>
          <w:iCs/>
          <w:color w:val="000000" w:themeColor="text1"/>
          <w:highlight w:val="yellow"/>
          <w:lang w:eastAsia="de-DE"/>
        </w:rPr>
        <w:t>methods</w:t>
      </w:r>
      <w:r w:rsidR="00B67D67">
        <w:rPr>
          <w:rFonts w:eastAsia="Times New Roman"/>
          <w:b/>
          <w:bCs/>
          <w:i/>
          <w:iCs/>
          <w:color w:val="000000" w:themeColor="text1"/>
          <w:highlight w:val="yellow"/>
          <w:lang w:eastAsia="de-DE"/>
        </w:rPr>
        <w:t xml:space="preserve"> </w:t>
      </w:r>
      <w:r w:rsidR="005D7846">
        <w:rPr>
          <w:rFonts w:eastAsia="Times New Roman"/>
          <w:b/>
          <w:bCs/>
          <w:i/>
          <w:iCs/>
          <w:color w:val="000000" w:themeColor="text1"/>
          <w:highlight w:val="yellow"/>
          <w:lang w:eastAsia="de-DE"/>
        </w:rPr>
        <w:t>include</w:t>
      </w:r>
      <w:r w:rsidR="00B67D67" w:rsidRPr="002F2A7B">
        <w:rPr>
          <w:rFonts w:eastAsia="Times New Roman"/>
          <w:b/>
          <w:bCs/>
          <w:i/>
          <w:iCs/>
          <w:color w:val="000000" w:themeColor="text1"/>
          <w:highlight w:val="yellow"/>
          <w:lang w:eastAsia="de-DE"/>
        </w:rPr>
        <w:t xml:space="preserve"> </w:t>
      </w:r>
      <w:r w:rsidR="00B67D67" w:rsidRPr="002F2A7B">
        <w:rPr>
          <w:rFonts w:cs="Arial"/>
          <w:b/>
          <w:bCs/>
          <w:i/>
          <w:iCs/>
          <w:highlight w:val="yellow"/>
        </w:rPr>
        <w:t>anchor-based</w:t>
      </w:r>
      <w:r w:rsidR="00F206B3">
        <w:rPr>
          <w:rFonts w:cs="Arial"/>
          <w:b/>
          <w:bCs/>
          <w:i/>
          <w:iCs/>
          <w:highlight w:val="yellow"/>
        </w:rPr>
        <w:fldChar w:fldCharType="begin"/>
      </w:r>
      <w:r w:rsidR="00531D12">
        <w:rPr>
          <w:rFonts w:cs="Arial"/>
          <w:b/>
          <w:bCs/>
          <w:i/>
          <w:iCs/>
          <w:highlight w:val="yellow"/>
        </w:rPr>
        <w:instrText xml:space="preserve"> ADDIN ZOTERO_ITEM CSL_CITATION {"citationID":"VOyTmzpD","properties":{"unsorted":false,"formattedCitation":"\\super 12\\nosupersub{}","plainCitation":"12","noteIndex":0},"citationItems":[{"id":229135,"uris":["http://zotero.org/groups/6353616/items/BZWQSKK8"],"itemData":{"id":229135,"type":"article-journal","abstract":"The clinical significance of quality of life changes has little to do with the QOL as a measure, but is rather a reflection on the novelty of the measures and researcher's inexperience in their use. This article discusses possible ways of evaluating quality of life measures in terms of patient-clinician interactions and how the clinician can assess the importance of these changes of QOL in terms of treatment and management of disease.","citation-key":"lydickInterpretationQualityLife1993","container-title":"Quality of Life Research","DOI":"10.1007/BF00435226","ISSN":"1573-2649","issue":"3","journalAbbreviation":"Qual Life Res","language":"en","page":"221-226","source":"Springer Link","title":"Interpretation of quality of life changes","volume":"2","author":[{"family":"Lydick","given":"E."},{"family":"Epstein","given":"R. S."}],"issued":{"date-parts":[["1993",6,1]]}}}],"schema":"https://github.com/citation-style-language/schema/raw/master/csl-citation.json"} </w:instrText>
      </w:r>
      <w:r w:rsidR="00F206B3">
        <w:rPr>
          <w:rFonts w:cs="Arial"/>
          <w:b/>
          <w:bCs/>
          <w:i/>
          <w:iCs/>
          <w:highlight w:val="yellow"/>
        </w:rPr>
        <w:fldChar w:fldCharType="separate"/>
      </w:r>
      <w:r w:rsidR="00531D12" w:rsidRPr="00531D12">
        <w:rPr>
          <w:rFonts w:cs="Arial"/>
          <w:kern w:val="0"/>
          <w:vertAlign w:val="superscript"/>
        </w:rPr>
        <w:t>12</w:t>
      </w:r>
      <w:r w:rsidR="00F206B3">
        <w:rPr>
          <w:rFonts w:cs="Arial"/>
          <w:b/>
          <w:bCs/>
          <w:i/>
          <w:iCs/>
          <w:highlight w:val="yellow"/>
        </w:rPr>
        <w:fldChar w:fldCharType="end"/>
      </w:r>
      <w:r w:rsidR="00B67D67" w:rsidRPr="002F2A7B">
        <w:rPr>
          <w:rFonts w:cs="Arial"/>
          <w:b/>
          <w:bCs/>
          <w:i/>
          <w:iCs/>
          <w:highlight w:val="yellow"/>
        </w:rPr>
        <w:t xml:space="preserve"> and distribution-based</w:t>
      </w:r>
      <w:r w:rsidR="005D7846">
        <w:rPr>
          <w:rFonts w:cs="Arial"/>
          <w:b/>
          <w:bCs/>
          <w:i/>
          <w:iCs/>
          <w:highlight w:val="yellow"/>
        </w:rPr>
        <w:t xml:space="preserve"> techniques, while a</w:t>
      </w:r>
      <w:r w:rsidR="00B67D67" w:rsidRPr="002F2A7B">
        <w:rPr>
          <w:rFonts w:cs="Arial"/>
          <w:b/>
          <w:bCs/>
          <w:i/>
          <w:iCs/>
          <w:highlight w:val="yellow"/>
        </w:rPr>
        <w:t xml:space="preserve">lternative methods </w:t>
      </w:r>
      <w:r w:rsidR="005D7846">
        <w:rPr>
          <w:rFonts w:cs="Arial"/>
          <w:b/>
          <w:bCs/>
          <w:i/>
          <w:iCs/>
          <w:highlight w:val="yellow"/>
        </w:rPr>
        <w:t>rely</w:t>
      </w:r>
      <w:r w:rsidR="00B67D67" w:rsidRPr="002F2A7B">
        <w:rPr>
          <w:rFonts w:cs="Arial"/>
          <w:b/>
          <w:bCs/>
          <w:i/>
          <w:iCs/>
          <w:highlight w:val="yellow"/>
        </w:rPr>
        <w:t xml:space="preserve"> on consensus among experts</w:t>
      </w:r>
      <w:r w:rsidR="00F206B3">
        <w:rPr>
          <w:rFonts w:cs="Arial"/>
          <w:b/>
          <w:bCs/>
          <w:i/>
          <w:iCs/>
          <w:highlight w:val="yellow"/>
        </w:rPr>
        <w:fldChar w:fldCharType="begin"/>
      </w:r>
      <w:r w:rsidR="00531D12">
        <w:rPr>
          <w:rFonts w:cs="Arial"/>
          <w:b/>
          <w:bCs/>
          <w:i/>
          <w:iCs/>
          <w:highlight w:val="yellow"/>
        </w:rPr>
        <w:instrText xml:space="preserve"> ADDIN ZOTERO_ITEM CSL_CITATION {"citationID":"AQuMWo5m","properties":{"unsorted":false,"formattedCitation":"\\super 13\\nosupersub{}","plainCitation":"13","noteIndex":0},"citationItems":[{"id":229137,"uris":["http://zotero.org/groups/6353616/items/STJARCW9"],"itemData":{"id":229137,"type":"article-journal","abstract":"Background:Although there is debate about the appropriate place of guidelines in clinical practice, guidelines can be seen as one way of assisting clinicians in decision-making. Given the likely diversity of opinion that any group of people may display when considering a topic, methods are needed for organising subjective judgements. Three principal methods (Delphi, nominal group technique, consensus development conference) exist which share the common objective of synthesising judgements when a state of uncertainty exists.Objectives:To identify the factors that shape and influence the clinical guidelines that emerge from consensus development methods and to make recommendations about best practice in the use of such methods.Methods:Five electronic databases were searched: Medline (1966-1996), PsychLIT (1974-1996), Social Science Citation Index (1990-1996), ABI Inform and Sociofile. From the searches and reference lists of articles a total of 177 empirical and review articles were selected for review.Results:The output from consensus development methods may be affected by: the way the task is set (choice of cues, recognition of contextual cues, the focus of the task, the comprehensiveness of the scenarios); the selection of participants (choice of individuals, degree of homogeneity of the group, their background, their number); the selection and presentation of scientific information (format, extent to which its quality and content is assessed); the way any interaction is structured (number of rating rounds, ensuring equitable participation, physical environment for meetings); and the method of synthesising individual judgements (definition of agreement, rules governing outliers, method of mathematical aggregation).Conclusions:Although a considerable amount of research has been carried out, many aspects have not been investigated sufficiently. For the time being at least, advice on those aspects has, therefore, to be based on the user's own commonsense and the experience of those who have used or participated in these methods. Even in the long term, some aspects will not be amenable to scientific study. Meanwhile, adherence to best practice will enhance the validity, reliability and impact of the clinical guidelines produced.","citation-key":"blackConsensusDevelopmentMethods1999","container-title":"Journal of Health Services Research &amp; Policy","DOI":"10.1177/135581969900400410","ISSN":"1355-8196","issue":"4","journalAbbreviation":"J Health Serv Res Policy","language":"EN","page":"236-248","publisher":"SAGE Publications","source":"SAGE Journals","title":"Consensus Development Methods: A Review of Best Practice in Creating Clinical Guidelines","title-short":"Consensus Development Methods","volume":"4","author":[{"family":"Black","given":"Nick"},{"family":"Murphy","given":"Maggie"},{"family":"Lamping","given":"Donna"},{"family":"McKee","given":"Martin"},{"family":"Sanderson","given":"Colin"},{"family":"Askham","given":"Janet"},{"family":"Marteau","given":"Theresa"}],"issued":{"date-parts":[["1999",10,1]]}}}],"schema":"https://github.com/citation-style-language/schema/raw/master/csl-citation.json"} </w:instrText>
      </w:r>
      <w:r w:rsidR="00F206B3">
        <w:rPr>
          <w:rFonts w:cs="Arial"/>
          <w:b/>
          <w:bCs/>
          <w:i/>
          <w:iCs/>
          <w:highlight w:val="yellow"/>
        </w:rPr>
        <w:fldChar w:fldCharType="separate"/>
      </w:r>
      <w:r w:rsidR="00531D12" w:rsidRPr="00531D12">
        <w:rPr>
          <w:rFonts w:cs="Arial"/>
          <w:kern w:val="0"/>
          <w:vertAlign w:val="superscript"/>
        </w:rPr>
        <w:t>13</w:t>
      </w:r>
      <w:r w:rsidR="00F206B3">
        <w:rPr>
          <w:rFonts w:cs="Arial"/>
          <w:b/>
          <w:bCs/>
          <w:i/>
          <w:iCs/>
          <w:highlight w:val="yellow"/>
        </w:rPr>
        <w:fldChar w:fldCharType="end"/>
      </w:r>
      <w:r w:rsidR="005D7846">
        <w:rPr>
          <w:rFonts w:cs="Arial"/>
          <w:b/>
          <w:bCs/>
          <w:i/>
          <w:iCs/>
          <w:highlight w:val="yellow"/>
        </w:rPr>
        <w:t xml:space="preserve"> (e.g., </w:t>
      </w:r>
      <w:r w:rsidR="00B67D67" w:rsidRPr="002F2A7B">
        <w:rPr>
          <w:rFonts w:cs="Arial"/>
          <w:b/>
          <w:bCs/>
          <w:i/>
          <w:iCs/>
          <w:highlight w:val="yellow"/>
        </w:rPr>
        <w:t>Delphi</w:t>
      </w:r>
      <w:r w:rsidR="00B67D67" w:rsidRPr="00324CD1">
        <w:rPr>
          <w:rFonts w:cs="Arial"/>
          <w:i/>
          <w:iCs/>
          <w:highlight w:val="yellow"/>
        </w:rPr>
        <w:t xml:space="preserve"> </w:t>
      </w:r>
      <w:r w:rsidR="005D7846">
        <w:rPr>
          <w:rFonts w:cs="Arial"/>
          <w:b/>
          <w:bCs/>
          <w:i/>
          <w:iCs/>
          <w:highlight w:val="yellow"/>
        </w:rPr>
        <w:t>panel</w:t>
      </w:r>
      <w:r w:rsidR="00CB751D">
        <w:rPr>
          <w:rFonts w:cs="Arial"/>
          <w:b/>
          <w:bCs/>
          <w:i/>
          <w:iCs/>
          <w:highlight w:val="yellow"/>
        </w:rPr>
        <w:t>s</w:t>
      </w:r>
      <w:r w:rsidR="00CB751D">
        <w:rPr>
          <w:rFonts w:cs="Arial"/>
          <w:b/>
          <w:bCs/>
          <w:i/>
          <w:iCs/>
          <w:highlight w:val="yellow"/>
        </w:rPr>
        <w:fldChar w:fldCharType="begin"/>
      </w:r>
      <w:r w:rsidR="00531D12">
        <w:rPr>
          <w:rFonts w:cs="Arial"/>
          <w:b/>
          <w:bCs/>
          <w:i/>
          <w:iCs/>
          <w:highlight w:val="yellow"/>
        </w:rPr>
        <w:instrText xml:space="preserve"> ADDIN ZOTERO_ITEM CSL_CITATION {"citationID":"FsZaiCnW","properties":{"unsorted":false,"formattedCitation":"\\super 14,15\\nosupersub{}","plainCitation":"14,15","noteIndex":0},"citationItems":[{"id":229140,"uris":["http://zotero.org/groups/6353616/items/MJ8MXTSD"],"itemData":{"id":229140,"type":"article-journal","abstract":"Objectives\nGood social functioning is important for people living with dementia and their families. The Social Functioning in Dementia Scale (SF-DEM) is a valid and reliable instrument measuring social functioning in dementia. However the minimum clinically important difference (MCID) has not yet been derived for SF-DEM. This study aims to define the MCID for the SF-DEM.\n\nDesign\nWe used triangulation, incorporating data from a cross-sectional study to calculate the MCID using distribution-based and anchor-based methods, and a Delphi survey.\n\nSetting and participants\nThe cross-sectional survey comprised 299 family carers of people with dementia. Twenty dementia experts (researchers, clinicians, family carers) rated whether changes on clinical vignettes represented a meaningful change in the Delphi survey.\n\nPrimary outcome measures\nWe calculated the distribution-based MCID as 0.5 of an SD for each of the three SF-DEM domains (1—spending time with others, 2—communicating with others, 3—sensitivity to others). We used the carers’ rating of social functioning to calculate the anchor-based MCID. For the Delphi survey, we defined consensus as ≥75% agreement. Where there was lack of consensus, experts were asked to complete a further survey round.\n\nResults\nWe found that 0.5 SD of SF-DEM was 1.9 points, 2.2 and 1.4 points in domains 1, 2 and 3, respectively. Using the anchoring analysis, the MCIDs were 1.7 points, 1.7 points, and 0.9 points in domains 1, 2 and 3, respectively. The Delphi method required two rounds. In the second round, a consensus was reached that a 2-point change was considered significant in all three domains, but no consensus was reached on a 1-point change.\n\nConclusions\nBy triangulating all three methods, the SF-DEM’s MCIDs were 1.9, 2.0 and 1.4 points for domains 1, 2 and 3, respectively. For individuals, these values should be rounded to a 2-point change for each domain.","citation-key":"leveneMinimumClinicallyImportant2022","container-title":"BMJ Open","DOI":"10.1136/bmjopen-2021-058252","ISSN":"2044-6055","issue":"3","journalAbbreviation":"BMJ Open","page":"e058252","PMID":"35351729","PMCID":"PMC8966522","source":"PubMed Central","title":"Minimum clinically important difference of the Social Functioning in Dementia Scale (SF-DEM): cross-sectional study and Delphi survey","title-short":"Minimum clinically important difference of the Social Functioning in Dementia Scale (SF-DEM)","volume":"12","author":[{"family":"Levene","given":"Tamara"},{"family":"Livingston","given":"Gill"},{"family":"Banerjee","given":"Sube"},{"family":"Sommerlad","given":"Andrew"}],"issued":{"date-parts":[["2022",3,29]]}}},{"id":229138,"uris":["http://zotero.org/groups/6353616/items/XHBRFLPK"],"itemData":{"id":229138,"type":"article-journal","abstract":"Since its introduction as a research approach in the late 1940s the Delphi technique has had over 1000 published research utilizations. Most of these have been in the field of social policy. However, a review of contemporary nursing literature suggests that it is becoming a popular choice among nurse researchers. With its focus on maximizing participant's judgements and decision-making abilities the Delphi technique is a useful tool in the research armoury of a young profession. However, questions remain about its scientific respectability. This paper gives an overview of what the Delphi technique is, the criteria for selecting it as a research approach, the studies where it has been used and its advantages and disadvantages.","citation-key":"mckennaDelphiTechniqueWorthwhile1994","container-title":"Journal of Advanced Nursing","DOI":"10.1111/j.1365-2648.1994.tb01207.x","ISSN":"0309-2402","issue":"6","journalAbbreviation":"J Adv Nurs","language":"eng","page":"1221-1225","PMID":"7930104","source":"PubMed","title":"The Delphi technique: a worthwhile research approach for nursing?","title-short":"The Delphi technique","volume":"19","author":[{"family":"McKenna","given":"H. P."}],"issued":{"date-parts":[["1994",6]]}}}],"schema":"https://github.com/citation-style-language/schema/raw/master/csl-citation.json"} </w:instrText>
      </w:r>
      <w:r w:rsidR="00CB751D">
        <w:rPr>
          <w:rFonts w:cs="Arial"/>
          <w:b/>
          <w:bCs/>
          <w:i/>
          <w:iCs/>
          <w:highlight w:val="yellow"/>
        </w:rPr>
        <w:fldChar w:fldCharType="separate"/>
      </w:r>
      <w:r w:rsidR="00531D12" w:rsidRPr="00531D12">
        <w:rPr>
          <w:rFonts w:cs="Arial"/>
          <w:kern w:val="0"/>
          <w:vertAlign w:val="superscript"/>
        </w:rPr>
        <w:t>14,15</w:t>
      </w:r>
      <w:r w:rsidR="00CB751D">
        <w:rPr>
          <w:rFonts w:cs="Arial"/>
          <w:b/>
          <w:bCs/>
          <w:i/>
          <w:iCs/>
          <w:highlight w:val="yellow"/>
        </w:rPr>
        <w:fldChar w:fldCharType="end"/>
      </w:r>
      <w:r w:rsidR="005D7846">
        <w:rPr>
          <w:rFonts w:cs="Arial"/>
          <w:b/>
          <w:bCs/>
          <w:i/>
          <w:iCs/>
          <w:highlight w:val="yellow"/>
        </w:rPr>
        <w:t>), surveys among clinicians and/or patients</w:t>
      </w:r>
      <w:r w:rsidR="00B67D67" w:rsidRPr="002F2A7B">
        <w:rPr>
          <w:rFonts w:cs="Arial"/>
          <w:b/>
          <w:bCs/>
          <w:i/>
          <w:iCs/>
          <w:highlight w:val="yellow"/>
        </w:rPr>
        <w:t xml:space="preserve">, </w:t>
      </w:r>
      <w:r w:rsidR="005D7846">
        <w:rPr>
          <w:rFonts w:cs="Arial"/>
          <w:b/>
          <w:bCs/>
          <w:i/>
          <w:iCs/>
          <w:highlight w:val="yellow"/>
        </w:rPr>
        <w:t xml:space="preserve">and </w:t>
      </w:r>
      <w:r w:rsidR="00CB751D">
        <w:rPr>
          <w:rFonts w:cs="Arial"/>
          <w:b/>
          <w:bCs/>
          <w:i/>
          <w:iCs/>
          <w:highlight w:val="yellow"/>
        </w:rPr>
        <w:t>smaller-scale</w:t>
      </w:r>
      <w:r w:rsidR="005D7846">
        <w:rPr>
          <w:rFonts w:cs="Arial"/>
          <w:b/>
          <w:bCs/>
          <w:i/>
          <w:iCs/>
          <w:highlight w:val="yellow"/>
        </w:rPr>
        <w:t xml:space="preserve"> </w:t>
      </w:r>
      <w:r w:rsidR="00B67D67" w:rsidRPr="002F2A7B">
        <w:rPr>
          <w:rFonts w:cs="Arial"/>
          <w:b/>
          <w:bCs/>
          <w:i/>
          <w:iCs/>
          <w:highlight w:val="yellow"/>
        </w:rPr>
        <w:t>consensus in case of limited resources</w:t>
      </w:r>
      <w:r w:rsidR="00B67D67" w:rsidRPr="002F2A7B">
        <w:rPr>
          <w:rFonts w:cs="Arial"/>
          <w:b/>
          <w:bCs/>
        </w:rPr>
        <w:t>.</w:t>
      </w:r>
    </w:p>
    <w:p w14:paraId="5B3EE6F9" w14:textId="760C3D99" w:rsidR="0054525C" w:rsidRPr="0054525C" w:rsidRDefault="0054525C" w:rsidP="0054525C">
      <w:pPr>
        <w:pStyle w:val="Titre21"/>
        <w:rPr>
          <w:lang w:eastAsia="de-DE"/>
        </w:rPr>
      </w:pPr>
      <w:r w:rsidRPr="00DD468E">
        <w:rPr>
          <w:highlight w:val="yellow"/>
          <w:lang w:eastAsia="de-DE"/>
        </w:rPr>
        <w:t>Outcomes definition</w:t>
      </w:r>
    </w:p>
    <w:p w14:paraId="4DF9F80D" w14:textId="71482D58" w:rsidR="005C7AD6" w:rsidRPr="005C7AD6" w:rsidRDefault="7B0054E8" w:rsidP="005C7AD6">
      <w:pPr>
        <w:spacing w:before="100" w:beforeAutospacing="1" w:after="100" w:afterAutospacing="1" w:line="480" w:lineRule="auto"/>
        <w:rPr>
          <w:rFonts w:eastAsia="Times New Roman" w:cs="Calibri"/>
          <w:b/>
          <w:bCs/>
          <w:i/>
          <w:iCs/>
          <w:color w:val="000000" w:themeColor="text1"/>
          <w:kern w:val="0"/>
          <w:highlight w:val="yellow"/>
          <w:lang w:eastAsia="de-DE"/>
          <w14:ligatures w14:val="none"/>
        </w:rPr>
      </w:pPr>
      <w:r w:rsidRPr="7052A300">
        <w:rPr>
          <w:rFonts w:eastAsia="Times New Roman" w:cs="Calibri"/>
          <w:color w:val="000000" w:themeColor="text1"/>
          <w:kern w:val="0"/>
          <w:lang w:eastAsia="de-DE"/>
          <w14:ligatures w14:val="none"/>
        </w:rPr>
        <w:t>To reflect the potential of meaningfully inform clinical practice</w:t>
      </w:r>
      <w:r w:rsidR="0C71C7CD" w:rsidRPr="7052A300">
        <w:rPr>
          <w:rFonts w:eastAsia="Times New Roman" w:cs="Calibri"/>
          <w:color w:val="000000" w:themeColor="text1"/>
          <w:kern w:val="0"/>
          <w:lang w:eastAsia="de-DE"/>
          <w14:ligatures w14:val="none"/>
        </w:rPr>
        <w:t>,</w:t>
      </w:r>
      <w:r w:rsidRPr="7052A300">
        <w:rPr>
          <w:rFonts w:eastAsia="Times New Roman" w:cs="Calibri"/>
          <w:color w:val="000000" w:themeColor="text1"/>
          <w:kern w:val="0"/>
          <w:lang w:eastAsia="de-DE"/>
          <w14:ligatures w14:val="none"/>
        </w:rPr>
        <w:t xml:space="preserve"> we</w:t>
      </w:r>
      <w:r w:rsidR="7954E1D3" w:rsidRPr="7052A300">
        <w:rPr>
          <w:rFonts w:eastAsia="Times New Roman" w:cs="Calibri"/>
          <w:color w:val="000000" w:themeColor="text1"/>
          <w:kern w:val="0"/>
          <w:lang w:eastAsia="de-DE"/>
          <w14:ligatures w14:val="none"/>
        </w:rPr>
        <w:t xml:space="preserve"> evaluated each RCT against </w:t>
      </w:r>
      <w:r w:rsidR="00D942A6" w:rsidRPr="0010610F">
        <w:rPr>
          <w:rFonts w:eastAsia="Times New Roman" w:cs="Calibri"/>
          <w:color w:val="000000" w:themeColor="text1"/>
          <w:kern w:val="0"/>
          <w:lang w:eastAsia="de-DE"/>
          <w14:ligatures w14:val="none"/>
        </w:rPr>
        <w:t>the</w:t>
      </w:r>
      <w:r w:rsidR="00D942A6">
        <w:rPr>
          <w:rFonts w:eastAsia="Times New Roman" w:cs="Calibri"/>
          <w:color w:val="000000" w:themeColor="text1"/>
          <w:kern w:val="0"/>
          <w:lang w:eastAsia="de-DE"/>
          <w14:ligatures w14:val="none"/>
        </w:rPr>
        <w:t xml:space="preserve"> </w:t>
      </w:r>
      <w:r w:rsidR="7954E1D3" w:rsidRPr="7052A300">
        <w:rPr>
          <w:rFonts w:eastAsia="Times New Roman" w:cs="Calibri"/>
          <w:color w:val="000000" w:themeColor="text1"/>
          <w:kern w:val="0"/>
          <w:lang w:eastAsia="de-DE"/>
          <w14:ligatures w14:val="none"/>
        </w:rPr>
        <w:t>five pre</w:t>
      </w:r>
      <w:r w:rsidR="3C44974F" w:rsidRPr="7052A300">
        <w:rPr>
          <w:rFonts w:eastAsia="Times New Roman" w:cs="Calibri"/>
          <w:color w:val="000000" w:themeColor="text1"/>
          <w:kern w:val="0"/>
          <w:lang w:eastAsia="de-DE"/>
          <w14:ligatures w14:val="none"/>
        </w:rPr>
        <w:t xml:space="preserve">defined </w:t>
      </w:r>
      <w:r w:rsidR="3C44974F" w:rsidRPr="00D43C9F">
        <w:rPr>
          <w:rFonts w:eastAsia="Times New Roman" w:cs="Calibri"/>
          <w:bCs/>
          <w:color w:val="000000" w:themeColor="text1"/>
          <w:kern w:val="0"/>
          <w:lang w:eastAsia="de-DE"/>
          <w14:ligatures w14:val="none"/>
        </w:rPr>
        <w:t>characteristics</w:t>
      </w:r>
      <w:r w:rsidR="3C44974F" w:rsidRPr="7052A300">
        <w:rPr>
          <w:rFonts w:eastAsia="Times New Roman" w:cs="Calibri"/>
          <w:b/>
          <w:color w:val="000000" w:themeColor="text1"/>
          <w:kern w:val="0"/>
          <w:lang w:eastAsia="de-DE"/>
          <w14:ligatures w14:val="none"/>
        </w:rPr>
        <w:t xml:space="preserve"> </w:t>
      </w:r>
      <w:r w:rsidR="1C492332" w:rsidRPr="7052A300">
        <w:rPr>
          <w:rFonts w:eastAsia="Times New Roman" w:cs="Calibri"/>
          <w:b/>
          <w:color w:val="000000" w:themeColor="text1"/>
          <w:kern w:val="0"/>
          <w:lang w:eastAsia="de-DE"/>
          <w14:ligatures w14:val="none"/>
        </w:rPr>
        <w:t>(</w:t>
      </w:r>
      <w:r w:rsidR="00D942A6" w:rsidRPr="00D942A6">
        <w:rPr>
          <w:rFonts w:eastAsia="Times New Roman" w:cs="Calibri"/>
          <w:bCs/>
          <w:color w:val="000000" w:themeColor="text1"/>
          <w:kern w:val="0"/>
          <w:lang w:eastAsia="de-DE"/>
          <w14:ligatures w14:val="none"/>
        </w:rPr>
        <w:t>also in</w:t>
      </w:r>
      <w:r w:rsidR="00D942A6">
        <w:rPr>
          <w:rFonts w:eastAsia="Times New Roman" w:cs="Calibri"/>
          <w:b/>
          <w:color w:val="000000" w:themeColor="text1"/>
          <w:kern w:val="0"/>
          <w:lang w:eastAsia="de-DE"/>
          <w14:ligatures w14:val="none"/>
        </w:rPr>
        <w:t xml:space="preserve"> </w:t>
      </w:r>
      <w:r w:rsidR="1C492332" w:rsidRPr="7052A300">
        <w:rPr>
          <w:rFonts w:eastAsia="Times New Roman" w:cs="Calibri"/>
          <w:b/>
          <w:color w:val="000000" w:themeColor="text1"/>
          <w:kern w:val="0"/>
          <w:lang w:eastAsia="de-DE"/>
          <w14:ligatures w14:val="none"/>
        </w:rPr>
        <w:t>Table 1)</w:t>
      </w:r>
      <w:r w:rsidR="5C7E6FD8" w:rsidRPr="7052A300">
        <w:rPr>
          <w:rFonts w:eastAsia="Times New Roman" w:cs="Calibri"/>
          <w:color w:val="000000" w:themeColor="text1"/>
          <w:kern w:val="0"/>
          <w:lang w:eastAsia="de-DE"/>
          <w14:ligatures w14:val="none"/>
        </w:rPr>
        <w:t xml:space="preserve">. </w:t>
      </w:r>
      <w:r w:rsidR="042ECABD" w:rsidRPr="7052A300">
        <w:rPr>
          <w:rFonts w:eastAsia="Times New Roman" w:cs="Calibri"/>
          <w:color w:val="000000" w:themeColor="text1"/>
          <w:kern w:val="0"/>
          <w:lang w:eastAsia="de-DE"/>
          <w14:ligatures w14:val="none"/>
        </w:rPr>
        <w:t>A</w:t>
      </w:r>
      <w:r w:rsidR="005C7191">
        <w:rPr>
          <w:rFonts w:eastAsia="Times New Roman" w:cs="Calibri"/>
          <w:color w:val="000000" w:themeColor="text1"/>
          <w:kern w:val="0"/>
          <w:lang w:eastAsia="de-DE"/>
          <w14:ligatures w14:val="none"/>
        </w:rPr>
        <w:t>n</w:t>
      </w:r>
      <w:r w:rsidR="3C44974F" w:rsidRPr="7052A300">
        <w:rPr>
          <w:rFonts w:eastAsia="Times New Roman" w:cs="Calibri"/>
          <w:color w:val="000000" w:themeColor="text1"/>
          <w:kern w:val="0"/>
          <w:lang w:eastAsia="de-DE"/>
          <w14:ligatures w14:val="none"/>
        </w:rPr>
        <w:t xml:space="preserve"> RCT was classified as meaningfully informing clinical practice if </w:t>
      </w:r>
      <w:r w:rsidR="006218A2">
        <w:rPr>
          <w:rFonts w:eastAsia="Times New Roman" w:cs="Calibri"/>
          <w:color w:val="000000" w:themeColor="text1"/>
          <w:kern w:val="0"/>
          <w:lang w:eastAsia="de-DE"/>
          <w14:ligatures w14:val="none"/>
        </w:rPr>
        <w:t xml:space="preserve">four cumulative conditions were fulfilled: </w:t>
      </w:r>
      <w:commentRangeStart w:id="69"/>
      <w:r w:rsidR="7954E1D3" w:rsidRPr="7052A300">
        <w:rPr>
          <w:rFonts w:eastAsia="Times New Roman" w:cs="Calibri"/>
          <w:color w:val="000000" w:themeColor="text1"/>
          <w:kern w:val="0"/>
          <w:lang w:eastAsia="de-DE"/>
          <w14:ligatures w14:val="none"/>
        </w:rPr>
        <w:t xml:space="preserve">the </w:t>
      </w:r>
      <w:r w:rsidR="5C7E6FD8" w:rsidRPr="7052A300">
        <w:rPr>
          <w:rFonts w:eastAsia="Times New Roman" w:cs="Calibri"/>
          <w:color w:val="000000" w:themeColor="text1"/>
          <w:kern w:val="0"/>
          <w:lang w:eastAsia="de-DE"/>
          <w14:ligatures w14:val="none"/>
        </w:rPr>
        <w:t>hypothesis</w:t>
      </w:r>
      <w:r w:rsidR="7954E1D3" w:rsidRPr="7052A300">
        <w:rPr>
          <w:rFonts w:eastAsia="Times New Roman" w:cs="Calibri"/>
          <w:color w:val="000000" w:themeColor="text1"/>
          <w:kern w:val="0"/>
          <w:lang w:eastAsia="de-DE"/>
          <w14:ligatures w14:val="none"/>
        </w:rPr>
        <w:t xml:space="preserve"> of the trial </w:t>
      </w:r>
      <w:r w:rsidR="00D942A6">
        <w:rPr>
          <w:rFonts w:eastAsia="Times New Roman" w:cs="Calibri"/>
          <w:color w:val="000000" w:themeColor="text1"/>
          <w:kern w:val="0"/>
          <w:lang w:eastAsia="de-DE"/>
          <w14:ligatures w14:val="none"/>
        </w:rPr>
        <w:t xml:space="preserve">was reported </w:t>
      </w:r>
      <w:r w:rsidR="7954E1D3" w:rsidRPr="7052A300">
        <w:rPr>
          <w:rFonts w:eastAsia="Times New Roman" w:cs="Calibri"/>
          <w:color w:val="000000" w:themeColor="text1"/>
          <w:kern w:val="0"/>
          <w:lang w:eastAsia="de-DE"/>
          <w14:ligatures w14:val="none"/>
        </w:rPr>
        <w:t xml:space="preserve">and/or the trial design </w:t>
      </w:r>
      <w:r w:rsidR="00D942A6">
        <w:rPr>
          <w:rFonts w:eastAsia="Times New Roman" w:cs="Calibri"/>
          <w:color w:val="000000" w:themeColor="text1"/>
          <w:kern w:val="0"/>
          <w:lang w:eastAsia="de-DE"/>
          <w14:ligatures w14:val="none"/>
        </w:rPr>
        <w:t>described aligned with a specific hypothesis</w:t>
      </w:r>
      <w:r w:rsidR="005608E3">
        <w:rPr>
          <w:rFonts w:eastAsia="Times New Roman" w:cs="Calibri"/>
          <w:color w:val="000000" w:themeColor="text1"/>
          <w:kern w:val="0"/>
          <w:lang w:eastAsia="de-DE"/>
          <w14:ligatures w14:val="none"/>
        </w:rPr>
        <w:t xml:space="preserve"> </w:t>
      </w:r>
      <w:commentRangeEnd w:id="69"/>
      <w:r w:rsidR="00D45128">
        <w:rPr>
          <w:rStyle w:val="CommentReference"/>
          <w:rFonts w:eastAsia="Times New Roman" w:cs="Calibri"/>
          <w:color w:val="000000" w:themeColor="text1"/>
          <w:kern w:val="0"/>
          <w:sz w:val="22"/>
          <w:szCs w:val="24"/>
          <w:lang w:eastAsia="de-DE"/>
          <w14:ligatures w14:val="none"/>
        </w:rPr>
        <w:commentReference w:id="69"/>
      </w:r>
      <w:r w:rsidR="005608E3">
        <w:rPr>
          <w:rFonts w:eastAsia="Times New Roman" w:cs="Calibri"/>
          <w:color w:val="000000" w:themeColor="text1"/>
          <w:kern w:val="0"/>
          <w:lang w:eastAsia="de-DE"/>
          <w14:ligatures w14:val="none"/>
        </w:rPr>
        <w:t>AND the specific</w:t>
      </w:r>
      <w:r w:rsidR="005608E3" w:rsidRPr="7052A300">
        <w:rPr>
          <w:rFonts w:eastAsia="Times New Roman" w:cs="Calibri"/>
          <w:color w:val="000000" w:themeColor="text1"/>
          <w:kern w:val="0"/>
          <w:lang w:eastAsia="de-DE"/>
          <w14:ligatures w14:val="none"/>
        </w:rPr>
        <w:t xml:space="preserve"> primary outcome</w:t>
      </w:r>
      <w:r w:rsidR="005608E3">
        <w:rPr>
          <w:rFonts w:eastAsia="Times New Roman" w:cs="Calibri"/>
          <w:color w:val="000000" w:themeColor="text1"/>
          <w:kern w:val="0"/>
          <w:lang w:eastAsia="de-DE"/>
          <w14:ligatures w14:val="none"/>
        </w:rPr>
        <w:t>(s) was(were) reported</w:t>
      </w:r>
      <w:r w:rsidR="185E5B85" w:rsidRPr="7052A300">
        <w:rPr>
          <w:rFonts w:eastAsia="Times New Roman" w:cs="Calibri"/>
          <w:color w:val="000000" w:themeColor="text1"/>
          <w:kern w:val="0"/>
          <w:lang w:eastAsia="de-DE"/>
          <w14:ligatures w14:val="none"/>
        </w:rPr>
        <w:t xml:space="preserve"> </w:t>
      </w:r>
      <w:r w:rsidR="7954E1D3" w:rsidRPr="7052A300">
        <w:rPr>
          <w:rFonts w:eastAsia="Times New Roman" w:cs="Calibri"/>
          <w:color w:val="000000" w:themeColor="text1"/>
          <w:kern w:val="0"/>
          <w:lang w:eastAsia="de-DE"/>
          <w14:ligatures w14:val="none"/>
        </w:rPr>
        <w:t xml:space="preserve">AND </w:t>
      </w:r>
      <w:r w:rsidR="00D942A6">
        <w:rPr>
          <w:rFonts w:eastAsia="Times New Roman" w:cs="Calibri"/>
          <w:color w:val="000000" w:themeColor="text1"/>
          <w:kern w:val="0"/>
          <w:lang w:eastAsia="de-DE"/>
          <w14:ligatures w14:val="none"/>
        </w:rPr>
        <w:t>the</w:t>
      </w:r>
      <w:r w:rsidR="7954E1D3" w:rsidRPr="7052A300">
        <w:rPr>
          <w:rFonts w:eastAsia="Times New Roman" w:cs="Calibri"/>
          <w:color w:val="000000" w:themeColor="text1"/>
          <w:kern w:val="0"/>
          <w:lang w:eastAsia="de-DE"/>
          <w14:ligatures w14:val="none"/>
        </w:rPr>
        <w:t xml:space="preserve"> calculation of the sample size </w:t>
      </w:r>
      <w:r w:rsidR="3E382273" w:rsidRPr="7052A300">
        <w:rPr>
          <w:rFonts w:eastAsia="Times New Roman" w:cs="Calibri"/>
          <w:color w:val="000000" w:themeColor="text1"/>
          <w:kern w:val="0"/>
          <w:lang w:eastAsia="de-DE"/>
          <w14:ligatures w14:val="none"/>
        </w:rPr>
        <w:t xml:space="preserve">was </w:t>
      </w:r>
      <w:r w:rsidR="7954E1D3" w:rsidRPr="7052A300">
        <w:rPr>
          <w:rFonts w:eastAsia="Times New Roman" w:cs="Calibri"/>
          <w:color w:val="000000" w:themeColor="text1"/>
          <w:kern w:val="0"/>
          <w:lang w:eastAsia="de-DE"/>
          <w14:ligatures w14:val="none"/>
        </w:rPr>
        <w:t xml:space="preserve">based on a clinically relevant effect AND </w:t>
      </w:r>
      <w:r w:rsidR="00D942A6">
        <w:rPr>
          <w:rFonts w:eastAsia="Times New Roman" w:cs="Calibri"/>
          <w:color w:val="000000" w:themeColor="text1"/>
          <w:kern w:val="0"/>
          <w:lang w:eastAsia="de-DE"/>
          <w14:ligatures w14:val="none"/>
        </w:rPr>
        <w:t>the</w:t>
      </w:r>
      <w:r w:rsidR="7954E1D3" w:rsidRPr="7052A300">
        <w:rPr>
          <w:rFonts w:eastAsia="Times New Roman" w:cs="Calibri"/>
          <w:color w:val="000000" w:themeColor="text1"/>
          <w:kern w:val="0"/>
          <w:lang w:eastAsia="de-DE"/>
          <w14:ligatures w14:val="none"/>
        </w:rPr>
        <w:t xml:space="preserve"> </w:t>
      </w:r>
      <w:r w:rsidR="7954E1D3" w:rsidRPr="00D942A6">
        <w:rPr>
          <w:rFonts w:eastAsia="Times New Roman" w:cs="Calibri"/>
          <w:b/>
          <w:bCs/>
          <w:i/>
          <w:iCs/>
          <w:color w:val="000000" w:themeColor="text1"/>
          <w:kern w:val="0"/>
          <w:highlight w:val="yellow"/>
          <w:lang w:eastAsia="de-DE"/>
          <w14:ligatures w14:val="none"/>
        </w:rPr>
        <w:t>discussion of the</w:t>
      </w:r>
      <w:r w:rsidR="00D942A6" w:rsidRPr="00D942A6">
        <w:rPr>
          <w:rFonts w:eastAsia="Times New Roman" w:cs="Calibri"/>
          <w:b/>
          <w:bCs/>
          <w:i/>
          <w:iCs/>
          <w:color w:val="000000" w:themeColor="text1"/>
          <w:kern w:val="0"/>
          <w:highlight w:val="yellow"/>
          <w:lang w:eastAsia="de-DE"/>
          <w14:ligatures w14:val="none"/>
        </w:rPr>
        <w:t xml:space="preserve"> primary</w:t>
      </w:r>
      <w:r w:rsidR="7954E1D3" w:rsidRPr="00D942A6">
        <w:rPr>
          <w:rFonts w:eastAsia="Times New Roman" w:cs="Calibri"/>
          <w:b/>
          <w:bCs/>
          <w:i/>
          <w:iCs/>
          <w:color w:val="000000" w:themeColor="text1"/>
          <w:kern w:val="0"/>
          <w:highlight w:val="yellow"/>
          <w:lang w:eastAsia="de-DE"/>
          <w14:ligatures w14:val="none"/>
        </w:rPr>
        <w:t xml:space="preserve"> results</w:t>
      </w:r>
      <w:r w:rsidR="0313D9B6"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integrated clinical relevance</w:t>
      </w:r>
      <w:del w:id="70" w:author="fariba abbassi" w:date="2026-04-14T23:17:00Z" w16du:dateUtc="2026-04-14T21:17:00Z">
        <w:r w:rsidR="7954E1D3" w:rsidRPr="00D942A6" w:rsidDel="00714668">
          <w:rPr>
            <w:rFonts w:eastAsia="Times New Roman" w:cs="Calibri"/>
            <w:b/>
            <w:bCs/>
            <w:i/>
            <w:iCs/>
            <w:color w:val="000000" w:themeColor="text1"/>
            <w:kern w:val="0"/>
            <w:highlight w:val="yellow"/>
            <w:lang w:eastAsia="de-DE"/>
            <w14:ligatures w14:val="none"/>
          </w:rPr>
          <w:delText>.</w:delText>
        </w:r>
        <w:r w:rsidR="007B0172" w:rsidDel="00714668">
          <w:rPr>
            <w:rFonts w:eastAsia="Times New Roman" w:cs="Calibri"/>
            <w:b/>
            <w:bCs/>
            <w:i/>
            <w:iCs/>
            <w:color w:val="000000" w:themeColor="text1"/>
            <w:kern w:val="0"/>
            <w:lang w:eastAsia="de-DE"/>
            <w14:ligatures w14:val="none"/>
          </w:rPr>
          <w:delText xml:space="preserve"> </w:delText>
        </w:r>
        <w:r w:rsidR="005C7AD6" w:rsidRPr="005C7AD6" w:rsidDel="00714668">
          <w:rPr>
            <w:rFonts w:eastAsia="Times New Roman" w:cs="Calibri"/>
            <w:b/>
            <w:bCs/>
            <w:i/>
            <w:iCs/>
            <w:color w:val="000000" w:themeColor="text1"/>
            <w:kern w:val="0"/>
            <w:highlight w:val="yellow"/>
            <w:lang w:eastAsia="de-DE"/>
            <w14:ligatures w14:val="none"/>
          </w:rPr>
          <w:delText>For each domain, trials were classified as “yes</w:delText>
        </w:r>
        <w:r w:rsidR="005C7AD6" w:rsidDel="00714668">
          <w:rPr>
            <w:rFonts w:eastAsia="Times New Roman" w:cs="Calibri"/>
            <w:b/>
            <w:bCs/>
            <w:i/>
            <w:iCs/>
            <w:color w:val="000000" w:themeColor="text1"/>
            <w:kern w:val="0"/>
            <w:highlight w:val="yellow"/>
            <w:lang w:eastAsia="de-DE"/>
            <w14:ligatures w14:val="none"/>
          </w:rPr>
          <w:delText>”,</w:delText>
        </w:r>
        <w:r w:rsidR="005C7AD6" w:rsidRPr="005C7AD6" w:rsidDel="00714668">
          <w:rPr>
            <w:rFonts w:eastAsia="Times New Roman" w:cs="Calibri"/>
            <w:b/>
            <w:bCs/>
            <w:i/>
            <w:iCs/>
            <w:color w:val="000000" w:themeColor="text1"/>
            <w:kern w:val="0"/>
            <w:highlight w:val="yellow"/>
            <w:lang w:eastAsia="de-DE"/>
            <w14:ligatures w14:val="none"/>
          </w:rPr>
          <w:delText xml:space="preserve"> “no”</w:delText>
        </w:r>
        <w:r w:rsidR="005C7AD6" w:rsidDel="00714668">
          <w:rPr>
            <w:rFonts w:eastAsia="Times New Roman" w:cs="Calibri"/>
            <w:b/>
            <w:bCs/>
            <w:i/>
            <w:iCs/>
            <w:color w:val="000000" w:themeColor="text1"/>
            <w:kern w:val="0"/>
            <w:highlight w:val="yellow"/>
            <w:lang w:eastAsia="de-DE"/>
            <w14:ligatures w14:val="none"/>
          </w:rPr>
          <w:delText xml:space="preserve">, </w:delText>
        </w:r>
        <w:r w:rsidR="005C7AD6" w:rsidRPr="005C7AD6" w:rsidDel="00714668">
          <w:rPr>
            <w:rFonts w:eastAsia="Times New Roman" w:cs="Calibri"/>
            <w:b/>
            <w:bCs/>
            <w:i/>
            <w:iCs/>
            <w:color w:val="000000" w:themeColor="text1"/>
            <w:kern w:val="0"/>
            <w:highlight w:val="yellow"/>
            <w:lang w:eastAsia="de-DE"/>
            <w14:ligatures w14:val="none"/>
          </w:rPr>
          <w:delText>“discordance</w:delText>
        </w:r>
        <w:r w:rsidR="005C7AD6" w:rsidDel="00714668">
          <w:rPr>
            <w:rFonts w:eastAsia="Times New Roman" w:cs="Calibri"/>
            <w:b/>
            <w:bCs/>
            <w:i/>
            <w:iCs/>
            <w:color w:val="000000" w:themeColor="text1"/>
            <w:kern w:val="0"/>
            <w:highlight w:val="yellow"/>
            <w:lang w:eastAsia="de-DE"/>
            <w14:ligatures w14:val="none"/>
          </w:rPr>
          <w:delText xml:space="preserve"> </w:delText>
        </w:r>
        <w:r w:rsidR="005C7AD6" w:rsidRPr="005C7AD6" w:rsidDel="00714668">
          <w:rPr>
            <w:rFonts w:eastAsia="Times New Roman" w:cs="Calibri"/>
            <w:b/>
            <w:bCs/>
            <w:i/>
            <w:iCs/>
            <w:color w:val="000000" w:themeColor="text1"/>
            <w:kern w:val="0"/>
            <w:highlight w:val="yellow"/>
            <w:lang w:eastAsia="de-DE"/>
            <w14:ligatures w14:val="none"/>
          </w:rPr>
          <w:delText>between pre-trial documentation and final publication</w:delText>
        </w:r>
        <w:r w:rsidR="005C7AD6" w:rsidDel="00714668">
          <w:rPr>
            <w:rFonts w:eastAsia="Times New Roman" w:cs="Calibri"/>
            <w:b/>
            <w:bCs/>
            <w:i/>
            <w:iCs/>
            <w:color w:val="000000" w:themeColor="text1"/>
            <w:kern w:val="0"/>
            <w:highlight w:val="yellow"/>
            <w:lang w:eastAsia="de-DE"/>
            <w14:ligatures w14:val="none"/>
          </w:rPr>
          <w:delText>” or “not available”.</w:delText>
        </w:r>
      </w:del>
      <w:ins w:id="71" w:author="fariba abbassi" w:date="2026-04-14T23:17:00Z" w16du:dateUtc="2026-04-14T21:17:00Z">
        <w:r w:rsidR="00714668">
          <w:rPr>
            <w:rFonts w:eastAsia="Times New Roman" w:cs="Calibri"/>
            <w:b/>
            <w:bCs/>
            <w:i/>
            <w:iCs/>
            <w:color w:val="000000" w:themeColor="text1"/>
            <w:kern w:val="0"/>
            <w:highlight w:val="yellow"/>
            <w:lang w:eastAsia="de-DE"/>
            <w14:ligatures w14:val="none"/>
          </w:rPr>
          <w:t>.</w:t>
        </w:r>
      </w:ins>
    </w:p>
    <w:p w14:paraId="10EF2A1C" w14:textId="0AFFA2EB" w:rsidR="00E335F1" w:rsidRPr="007775E0" w:rsidRDefault="005C7AD6" w:rsidP="005C7AD6">
      <w:pPr>
        <w:spacing w:before="100" w:beforeAutospacing="1" w:after="100" w:afterAutospacing="1" w:line="480" w:lineRule="auto"/>
        <w:rPr>
          <w:rFonts w:eastAsia="Times New Roman" w:cs="Calibri"/>
          <w:b/>
          <w:bCs/>
          <w:i/>
          <w:iCs/>
          <w:color w:val="000000" w:themeColor="text1"/>
          <w:kern w:val="0"/>
          <w:highlight w:val="yellow"/>
          <w:lang w:eastAsia="de-DE"/>
          <w14:ligatures w14:val="none"/>
        </w:rPr>
      </w:pPr>
      <w:r w:rsidRPr="005C7AD6">
        <w:rPr>
          <w:rFonts w:eastAsia="Times New Roman" w:cs="Calibri"/>
          <w:b/>
          <w:bCs/>
          <w:i/>
          <w:iCs/>
          <w:color w:val="000000" w:themeColor="text1"/>
          <w:kern w:val="0"/>
          <w:highlight w:val="yellow"/>
          <w:lang w:eastAsia="de-DE"/>
          <w14:ligatures w14:val="none"/>
        </w:rPr>
        <w:t>A primary outcome was considered reported if specific endpoint</w:t>
      </w:r>
      <w:r>
        <w:rPr>
          <w:rFonts w:eastAsia="Times New Roman" w:cs="Calibri"/>
          <w:b/>
          <w:bCs/>
          <w:i/>
          <w:iCs/>
          <w:color w:val="000000" w:themeColor="text1"/>
          <w:kern w:val="0"/>
          <w:highlight w:val="yellow"/>
          <w:lang w:eastAsia="de-DE"/>
          <w14:ligatures w14:val="none"/>
        </w:rPr>
        <w:t>(s)</w:t>
      </w:r>
      <w:r w:rsidRPr="005C7AD6">
        <w:rPr>
          <w:rFonts w:eastAsia="Times New Roman" w:cs="Calibri"/>
          <w:b/>
          <w:bCs/>
          <w:i/>
          <w:iCs/>
          <w:color w:val="000000" w:themeColor="text1"/>
          <w:kern w:val="0"/>
          <w:highlight w:val="yellow"/>
          <w:lang w:eastAsia="de-DE"/>
          <w14:ligatures w14:val="none"/>
        </w:rPr>
        <w:t xml:space="preserve"> was</w:t>
      </w:r>
      <w:r>
        <w:rPr>
          <w:rFonts w:eastAsia="Times New Roman" w:cs="Calibri"/>
          <w:b/>
          <w:bCs/>
          <w:i/>
          <w:iCs/>
          <w:color w:val="000000" w:themeColor="text1"/>
          <w:kern w:val="0"/>
          <w:highlight w:val="yellow"/>
          <w:lang w:eastAsia="de-DE"/>
          <w14:ligatures w14:val="none"/>
        </w:rPr>
        <w:t>(were)</w:t>
      </w:r>
      <w:r w:rsidRPr="005C7AD6">
        <w:rPr>
          <w:rFonts w:eastAsia="Times New Roman" w:cs="Calibri"/>
          <w:b/>
          <w:bCs/>
          <w:i/>
          <w:iCs/>
          <w:color w:val="000000" w:themeColor="text1"/>
          <w:kern w:val="0"/>
          <w:highlight w:val="yellow"/>
          <w:lang w:eastAsia="de-DE"/>
          <w14:ligatures w14:val="none"/>
        </w:rPr>
        <w:t xml:space="preserve"> clearly defined; trials with multiple primary endpoints without </w:t>
      </w:r>
      <w:commentRangeStart w:id="72"/>
      <w:r w:rsidRPr="005C7AD6">
        <w:rPr>
          <w:rFonts w:eastAsia="Times New Roman" w:cs="Calibri"/>
          <w:b/>
          <w:bCs/>
          <w:i/>
          <w:iCs/>
          <w:color w:val="000000" w:themeColor="text1"/>
          <w:kern w:val="0"/>
          <w:highlight w:val="yellow"/>
          <w:lang w:eastAsia="de-DE"/>
          <w14:ligatures w14:val="none"/>
        </w:rPr>
        <w:t xml:space="preserve">adjustment </w:t>
      </w:r>
      <w:commentRangeEnd w:id="72"/>
      <w:r w:rsidR="00714668" w:rsidRPr="005C7AD6">
        <w:rPr>
          <w:rStyle w:val="CommentReference"/>
          <w:rFonts w:eastAsia="Times New Roman" w:cs="Calibri"/>
          <w:b/>
          <w:bCs/>
          <w:i/>
          <w:iCs/>
          <w:color w:val="000000" w:themeColor="text1"/>
          <w:kern w:val="0"/>
          <w:sz w:val="22"/>
          <w:szCs w:val="24"/>
          <w:highlight w:val="yellow"/>
          <w:lang w:eastAsia="de-DE"/>
          <w14:ligatures w14:val="none"/>
        </w:rPr>
        <w:commentReference w:id="72"/>
      </w:r>
      <w:r w:rsidRPr="005C7AD6">
        <w:rPr>
          <w:rFonts w:eastAsia="Times New Roman" w:cs="Calibri"/>
          <w:b/>
          <w:bCs/>
          <w:i/>
          <w:iCs/>
          <w:color w:val="000000" w:themeColor="text1"/>
          <w:kern w:val="0"/>
          <w:highlight w:val="yellow"/>
          <w:lang w:eastAsia="de-DE"/>
          <w14:ligatures w14:val="none"/>
        </w:rPr>
        <w:t>were classified as “no”</w:t>
      </w:r>
      <w:r>
        <w:rPr>
          <w:rFonts w:eastAsia="Times New Roman" w:cs="Calibri"/>
          <w:b/>
          <w:bCs/>
          <w:i/>
          <w:iCs/>
          <w:color w:val="000000" w:themeColor="text1"/>
          <w:kern w:val="0"/>
          <w:highlight w:val="yellow"/>
          <w:lang w:eastAsia="de-DE"/>
          <w14:ligatures w14:val="none"/>
        </w:rPr>
        <w:t>.</w:t>
      </w:r>
      <w:r w:rsidRPr="005C7AD6">
        <w:rPr>
          <w:rFonts w:eastAsia="Times New Roman" w:cs="Calibri"/>
          <w:b/>
          <w:bCs/>
          <w:i/>
          <w:iCs/>
          <w:color w:val="000000" w:themeColor="text1"/>
          <w:kern w:val="0"/>
          <w:highlight w:val="yellow"/>
          <w:lang w:eastAsia="de-DE"/>
          <w14:ligatures w14:val="none"/>
        </w:rPr>
        <w:t xml:space="preserve"> </w:t>
      </w:r>
      <w:r>
        <w:rPr>
          <w:rFonts w:eastAsia="Times New Roman" w:cs="Calibri"/>
          <w:b/>
          <w:bCs/>
          <w:i/>
          <w:iCs/>
          <w:color w:val="000000" w:themeColor="text1"/>
          <w:kern w:val="0"/>
          <w:highlight w:val="yellow"/>
          <w:lang w:eastAsia="de-DE"/>
          <w14:ligatures w14:val="none"/>
        </w:rPr>
        <w:t>A specific hypothesis was considered reported when authors defined the specific trial hypothesis (</w:t>
      </w:r>
      <w:r w:rsidRPr="005C7AD6">
        <w:rPr>
          <w:rFonts w:eastAsia="Times New Roman" w:cs="Calibri"/>
          <w:b/>
          <w:bCs/>
          <w:i/>
          <w:iCs/>
          <w:color w:val="000000" w:themeColor="text1"/>
          <w:kern w:val="0"/>
          <w:highlight w:val="yellow"/>
          <w:lang w:eastAsia="de-DE"/>
          <w14:ligatures w14:val="none"/>
        </w:rPr>
        <w:t>e.g., superiority, non-inferiority</w:t>
      </w:r>
      <w:r>
        <w:rPr>
          <w:rFonts w:eastAsia="Times New Roman" w:cs="Calibri"/>
          <w:b/>
          <w:bCs/>
          <w:i/>
          <w:iCs/>
          <w:color w:val="000000" w:themeColor="text1"/>
          <w:kern w:val="0"/>
          <w:highlight w:val="yellow"/>
          <w:lang w:eastAsia="de-DE"/>
          <w14:ligatures w14:val="none"/>
        </w:rPr>
        <w:t xml:space="preserve"> or equivalence). </w:t>
      </w:r>
      <w:r w:rsidR="00073C8E">
        <w:rPr>
          <w:rFonts w:eastAsia="Times New Roman" w:cs="Calibri"/>
          <w:b/>
          <w:bCs/>
          <w:i/>
          <w:iCs/>
          <w:color w:val="000000" w:themeColor="text1"/>
          <w:kern w:val="0"/>
          <w:highlight w:val="yellow"/>
          <w:lang w:eastAsia="de-DE"/>
          <w14:ligatures w14:val="none"/>
        </w:rPr>
        <w:t>Description of</w:t>
      </w:r>
      <w:r w:rsidRPr="005C7AD6">
        <w:rPr>
          <w:rFonts w:eastAsia="Times New Roman" w:cs="Calibri"/>
          <w:b/>
          <w:bCs/>
          <w:i/>
          <w:iCs/>
          <w:color w:val="000000" w:themeColor="text1"/>
          <w:kern w:val="0"/>
          <w:highlight w:val="yellow"/>
          <w:lang w:eastAsia="de-DE"/>
          <w14:ligatures w14:val="none"/>
        </w:rPr>
        <w:t xml:space="preserve"> </w:t>
      </w:r>
      <w:r>
        <w:rPr>
          <w:rFonts w:eastAsia="Times New Roman" w:cs="Calibri"/>
          <w:b/>
          <w:bCs/>
          <w:i/>
          <w:iCs/>
          <w:color w:val="000000" w:themeColor="text1"/>
          <w:kern w:val="0"/>
          <w:highlight w:val="yellow"/>
          <w:lang w:eastAsia="de-DE"/>
          <w14:ligatures w14:val="none"/>
        </w:rPr>
        <w:t xml:space="preserve">trial </w:t>
      </w:r>
      <w:r w:rsidRPr="005C7AD6">
        <w:rPr>
          <w:rFonts w:eastAsia="Times New Roman" w:cs="Calibri"/>
          <w:b/>
          <w:bCs/>
          <w:i/>
          <w:iCs/>
          <w:color w:val="000000" w:themeColor="text1"/>
          <w:kern w:val="0"/>
          <w:highlight w:val="yellow"/>
          <w:lang w:eastAsia="de-DE"/>
          <w14:ligatures w14:val="none"/>
        </w:rPr>
        <w:t xml:space="preserve">design </w:t>
      </w:r>
      <w:r w:rsidR="00073C8E">
        <w:rPr>
          <w:rFonts w:eastAsia="Times New Roman" w:cs="Calibri"/>
          <w:b/>
          <w:bCs/>
          <w:i/>
          <w:iCs/>
          <w:color w:val="000000" w:themeColor="text1"/>
          <w:kern w:val="0"/>
          <w:highlight w:val="yellow"/>
          <w:lang w:eastAsia="de-DE"/>
          <w14:ligatures w14:val="none"/>
        </w:rPr>
        <w:t>aligned with</w:t>
      </w:r>
      <w:r>
        <w:rPr>
          <w:rFonts w:eastAsia="Times New Roman" w:cs="Calibri"/>
          <w:b/>
          <w:bCs/>
          <w:i/>
          <w:iCs/>
          <w:color w:val="000000" w:themeColor="text1"/>
          <w:kern w:val="0"/>
          <w:highlight w:val="yellow"/>
          <w:lang w:eastAsia="de-DE"/>
          <w14:ligatures w14:val="none"/>
        </w:rPr>
        <w:t xml:space="preserve"> specific hypothesis </w:t>
      </w:r>
      <w:r w:rsidRPr="005C7AD6">
        <w:rPr>
          <w:rFonts w:eastAsia="Times New Roman" w:cs="Calibri"/>
          <w:b/>
          <w:bCs/>
          <w:i/>
          <w:iCs/>
          <w:color w:val="000000" w:themeColor="text1"/>
          <w:kern w:val="0"/>
          <w:highlight w:val="yellow"/>
          <w:lang w:eastAsia="de-DE"/>
          <w14:ligatures w14:val="none"/>
        </w:rPr>
        <w:t xml:space="preserve">was considered present when the </w:t>
      </w:r>
      <w:r>
        <w:rPr>
          <w:rFonts w:eastAsia="Times New Roman" w:cs="Calibri"/>
          <w:b/>
          <w:bCs/>
          <w:i/>
          <w:iCs/>
          <w:color w:val="000000" w:themeColor="text1"/>
          <w:kern w:val="0"/>
          <w:highlight w:val="yellow"/>
          <w:lang w:eastAsia="de-DE"/>
          <w14:ligatures w14:val="none"/>
        </w:rPr>
        <w:t>hypothesis</w:t>
      </w:r>
      <w:r w:rsidR="00073C8E">
        <w:rPr>
          <w:rFonts w:eastAsia="Times New Roman" w:cs="Calibri"/>
          <w:b/>
          <w:bCs/>
          <w:i/>
          <w:iCs/>
          <w:color w:val="000000" w:themeColor="text1"/>
          <w:kern w:val="0"/>
          <w:highlight w:val="yellow"/>
          <w:lang w:eastAsia="de-DE"/>
          <w14:ligatures w14:val="none"/>
        </w:rPr>
        <w:t xml:space="preserve"> </w:t>
      </w:r>
      <w:r w:rsidRPr="005C7AD6">
        <w:rPr>
          <w:rFonts w:eastAsia="Times New Roman" w:cs="Calibri"/>
          <w:b/>
          <w:bCs/>
          <w:i/>
          <w:iCs/>
          <w:color w:val="000000" w:themeColor="text1"/>
          <w:kern w:val="0"/>
          <w:highlight w:val="yellow"/>
          <w:lang w:eastAsia="de-DE"/>
          <w14:ligatures w14:val="none"/>
        </w:rPr>
        <w:lastRenderedPageBreak/>
        <w:t xml:space="preserve">was </w:t>
      </w:r>
      <w:r>
        <w:rPr>
          <w:rFonts w:eastAsia="Times New Roman" w:cs="Calibri"/>
          <w:b/>
          <w:bCs/>
          <w:i/>
          <w:iCs/>
          <w:color w:val="000000" w:themeColor="text1"/>
          <w:kern w:val="0"/>
          <w:highlight w:val="yellow"/>
          <w:lang w:eastAsia="de-DE"/>
          <w14:ligatures w14:val="none"/>
        </w:rPr>
        <w:t>deducible</w:t>
      </w:r>
      <w:r w:rsidRPr="005C7AD6">
        <w:rPr>
          <w:rFonts w:eastAsia="Times New Roman" w:cs="Calibri"/>
          <w:b/>
          <w:bCs/>
          <w:i/>
          <w:iCs/>
          <w:color w:val="000000" w:themeColor="text1"/>
          <w:kern w:val="0"/>
          <w:highlight w:val="yellow"/>
          <w:lang w:eastAsia="de-DE"/>
          <w14:ligatures w14:val="none"/>
        </w:rPr>
        <w:t xml:space="preserve"> </w:t>
      </w:r>
      <w:r>
        <w:rPr>
          <w:rFonts w:eastAsia="Times New Roman" w:cs="Calibri"/>
          <w:b/>
          <w:bCs/>
          <w:i/>
          <w:iCs/>
          <w:color w:val="000000" w:themeColor="text1"/>
          <w:kern w:val="0"/>
          <w:highlight w:val="yellow"/>
          <w:lang w:eastAsia="de-DE"/>
          <w14:ligatures w14:val="none"/>
        </w:rPr>
        <w:t>from</w:t>
      </w:r>
      <w:r w:rsidRPr="005C7AD6">
        <w:rPr>
          <w:rFonts w:eastAsia="Times New Roman" w:cs="Calibri"/>
          <w:b/>
          <w:bCs/>
          <w:i/>
          <w:iCs/>
          <w:color w:val="000000" w:themeColor="text1"/>
          <w:kern w:val="0"/>
          <w:highlight w:val="yellow"/>
          <w:lang w:eastAsia="de-DE"/>
          <w14:ligatures w14:val="none"/>
        </w:rPr>
        <w:t xml:space="preserve"> the study design and </w:t>
      </w:r>
      <w:r>
        <w:rPr>
          <w:rFonts w:eastAsia="Times New Roman" w:cs="Calibri"/>
          <w:b/>
          <w:bCs/>
          <w:i/>
          <w:iCs/>
          <w:color w:val="000000" w:themeColor="text1"/>
          <w:kern w:val="0"/>
          <w:highlight w:val="yellow"/>
          <w:lang w:eastAsia="de-DE"/>
          <w14:ligatures w14:val="none"/>
        </w:rPr>
        <w:t>analytical approach</w:t>
      </w:r>
      <w:r w:rsidR="00073C8E">
        <w:rPr>
          <w:rFonts w:eastAsia="Times New Roman" w:cs="Calibri"/>
          <w:b/>
          <w:bCs/>
          <w:i/>
          <w:iCs/>
          <w:color w:val="000000" w:themeColor="text1"/>
          <w:kern w:val="0"/>
          <w:highlight w:val="yellow"/>
          <w:lang w:eastAsia="de-DE"/>
          <w14:ligatures w14:val="none"/>
        </w:rPr>
        <w:t xml:space="preserve"> and aligned with the reported hypothesis</w:t>
      </w:r>
      <w:r w:rsidRPr="005C7AD6">
        <w:rPr>
          <w:rFonts w:eastAsia="Times New Roman" w:cs="Calibri"/>
          <w:b/>
          <w:bCs/>
          <w:i/>
          <w:iCs/>
          <w:color w:val="000000" w:themeColor="text1"/>
          <w:kern w:val="0"/>
          <w:highlight w:val="yellow"/>
          <w:lang w:eastAsia="de-DE"/>
          <w14:ligatures w14:val="none"/>
        </w:rPr>
        <w:t xml:space="preserve">. Sample size calculations were deemed clinically relevant if based on a minimal important difference (MID) or equivalent justification, rather than solely statistical significance from prior studies. Finally, clinical relevance was considered addressed if authors interpreted results </w:t>
      </w:r>
      <w:r w:rsidR="005608E3" w:rsidRPr="005C7AD6">
        <w:rPr>
          <w:rFonts w:eastAsia="Times New Roman" w:cs="Calibri"/>
          <w:b/>
          <w:bCs/>
          <w:i/>
          <w:iCs/>
          <w:color w:val="000000" w:themeColor="text1"/>
          <w:kern w:val="0"/>
          <w:highlight w:val="yellow"/>
          <w:lang w:eastAsia="de-DE"/>
          <w14:ligatures w14:val="none"/>
        </w:rPr>
        <w:t>considering</w:t>
      </w:r>
      <w:r w:rsidRPr="005C7AD6">
        <w:rPr>
          <w:rFonts w:eastAsia="Times New Roman" w:cs="Calibri"/>
          <w:b/>
          <w:bCs/>
          <w:i/>
          <w:iCs/>
          <w:color w:val="000000" w:themeColor="text1"/>
          <w:kern w:val="0"/>
          <w:highlight w:val="yellow"/>
          <w:lang w:eastAsia="de-DE"/>
          <w14:ligatures w14:val="none"/>
        </w:rPr>
        <w:t xml:space="preserve"> a meaningful effect size.</w:t>
      </w:r>
      <w:r w:rsidR="00073C8E">
        <w:rPr>
          <w:rFonts w:eastAsia="Times New Roman" w:cs="Calibri"/>
          <w:b/>
          <w:bCs/>
          <w:i/>
          <w:iCs/>
          <w:color w:val="000000" w:themeColor="text1"/>
          <w:kern w:val="0"/>
          <w:highlight w:val="yellow"/>
          <w:lang w:eastAsia="de-DE"/>
          <w14:ligatures w14:val="none"/>
        </w:rPr>
        <w:t xml:space="preserve"> Further details with</w:t>
      </w:r>
      <w:r w:rsidRPr="005C7AD6">
        <w:rPr>
          <w:rFonts w:eastAsia="Times New Roman" w:cs="Calibri"/>
          <w:b/>
          <w:bCs/>
          <w:i/>
          <w:iCs/>
          <w:color w:val="000000" w:themeColor="text1"/>
          <w:kern w:val="0"/>
          <w:highlight w:val="yellow"/>
          <w:lang w:eastAsia="de-DE"/>
          <w14:ligatures w14:val="none"/>
        </w:rPr>
        <w:t xml:space="preserve"> decision rules are provided </w:t>
      </w:r>
      <w:r w:rsidRPr="007775E0">
        <w:rPr>
          <w:rFonts w:eastAsia="Times New Roman" w:cs="Calibri"/>
          <w:b/>
          <w:bCs/>
          <w:i/>
          <w:iCs/>
          <w:color w:val="000000" w:themeColor="text1"/>
          <w:kern w:val="0"/>
          <w:highlight w:val="yellow"/>
          <w:lang w:eastAsia="de-DE"/>
          <w14:ligatures w14:val="none"/>
        </w:rPr>
        <w:t xml:space="preserve">in </w:t>
      </w:r>
      <w:commentRangeStart w:id="73"/>
      <w:r w:rsidR="00073C8E" w:rsidRPr="007775E0">
        <w:rPr>
          <w:rFonts w:eastAsia="Times New Roman" w:cs="Calibri"/>
          <w:b/>
          <w:bCs/>
          <w:i/>
          <w:iCs/>
          <w:color w:val="000000" w:themeColor="text1"/>
          <w:kern w:val="0"/>
          <w:highlight w:val="yellow"/>
          <w:lang w:eastAsia="de-DE"/>
          <w14:ligatures w14:val="none"/>
        </w:rPr>
        <w:t>supplemental digital content</w:t>
      </w:r>
      <w:ins w:id="74" w:author="fariba abbassi" w:date="2026-04-14T23:21:00Z" w16du:dateUtc="2026-04-14T21:21:00Z">
        <w:r w:rsidR="000175A5">
          <w:rPr>
            <w:rFonts w:eastAsia="Times New Roman" w:cs="Calibri"/>
            <w:b/>
            <w:bCs/>
            <w:i/>
            <w:iCs/>
            <w:color w:val="000000" w:themeColor="text1"/>
            <w:kern w:val="0"/>
            <w:highlight w:val="yellow"/>
            <w:lang w:eastAsia="de-DE"/>
            <w14:ligatures w14:val="none"/>
          </w:rPr>
          <w:t>, xxxx</w:t>
        </w:r>
      </w:ins>
      <w:r w:rsidR="00073C8E" w:rsidRPr="007775E0">
        <w:rPr>
          <w:rFonts w:eastAsia="Times New Roman" w:cs="Calibri"/>
          <w:b/>
          <w:bCs/>
          <w:i/>
          <w:iCs/>
          <w:color w:val="000000" w:themeColor="text1"/>
          <w:kern w:val="0"/>
          <w:highlight w:val="yellow"/>
          <w:lang w:eastAsia="de-DE"/>
          <w14:ligatures w14:val="none"/>
        </w:rPr>
        <w:t xml:space="preserve"> 1</w:t>
      </w:r>
      <w:commentRangeEnd w:id="73"/>
      <w:r w:rsidR="000175A5" w:rsidRPr="007775E0">
        <w:rPr>
          <w:rStyle w:val="CommentReference"/>
          <w:rFonts w:eastAsia="Times New Roman" w:cs="Calibri"/>
          <w:b/>
          <w:bCs/>
          <w:i/>
          <w:iCs/>
          <w:color w:val="000000" w:themeColor="text1"/>
          <w:kern w:val="0"/>
          <w:sz w:val="22"/>
          <w:szCs w:val="24"/>
          <w:highlight w:val="yellow"/>
          <w:lang w:eastAsia="de-DE"/>
          <w14:ligatures w14:val="none"/>
        </w:rPr>
        <w:commentReference w:id="73"/>
      </w:r>
      <w:r w:rsidRPr="007775E0">
        <w:rPr>
          <w:rFonts w:eastAsia="Times New Roman" w:cs="Calibri"/>
          <w:b/>
          <w:bCs/>
          <w:i/>
          <w:iCs/>
          <w:color w:val="000000" w:themeColor="text1"/>
          <w:kern w:val="0"/>
          <w:highlight w:val="yellow"/>
          <w:lang w:eastAsia="de-DE"/>
          <w14:ligatures w14:val="none"/>
        </w:rPr>
        <w:t>.</w:t>
      </w:r>
    </w:p>
    <w:p w14:paraId="4B6E1AB4" w14:textId="7A38A890" w:rsidR="008B6FB2" w:rsidRPr="0054525C" w:rsidRDefault="008B6FB2" w:rsidP="0054525C">
      <w:pPr>
        <w:pStyle w:val="Titre21"/>
      </w:pPr>
      <w:r w:rsidRPr="0054525C">
        <w:t xml:space="preserve">Sample </w:t>
      </w:r>
      <w:r w:rsidR="0054525C">
        <w:t>s</w:t>
      </w:r>
      <w:r w:rsidRPr="0054525C">
        <w:t>ize</w:t>
      </w:r>
      <w:r w:rsidR="00982CFC" w:rsidRPr="0054525C">
        <w:t xml:space="preserve"> </w:t>
      </w:r>
      <w:r w:rsidR="0054525C">
        <w:t xml:space="preserve">calculation </w:t>
      </w:r>
      <w:r w:rsidR="00982CFC" w:rsidRPr="0054525C">
        <w:t xml:space="preserve">for the </w:t>
      </w:r>
      <w:r w:rsidR="0054525C">
        <w:t>m</w:t>
      </w:r>
      <w:r w:rsidR="00982CFC" w:rsidRPr="0054525C">
        <w:t xml:space="preserve">ain </w:t>
      </w:r>
      <w:r w:rsidR="0054525C">
        <w:t>s</w:t>
      </w:r>
      <w:r w:rsidR="00982CFC" w:rsidRPr="0054525C">
        <w:t>tudy</w:t>
      </w:r>
    </w:p>
    <w:p w14:paraId="7B3829EF" w14:textId="4C028F6E" w:rsidR="008B6FB2" w:rsidRPr="00AA067F" w:rsidRDefault="1C492332" w:rsidP="00BB4931">
      <w:pPr>
        <w:spacing w:before="100" w:beforeAutospacing="1" w:after="100" w:afterAutospacing="1" w:line="480" w:lineRule="auto"/>
        <w:rPr>
          <w:rFonts w:eastAsia="Times New Roman" w:cs="Calibri"/>
          <w:color w:val="000000" w:themeColor="text1"/>
          <w:kern w:val="0"/>
          <w:lang w:eastAsia="de-DE"/>
          <w14:ligatures w14:val="none"/>
        </w:rPr>
      </w:pPr>
      <w:r w:rsidRPr="7052A300">
        <w:rPr>
          <w:rFonts w:cs="Calibri"/>
          <w:color w:val="000000" w:themeColor="text1"/>
        </w:rPr>
        <w:t>Based on our pilot study, 4.6% (4/87) fulfilled the criteria to meaningfully inform practice. We based the sample size</w:t>
      </w:r>
      <w:r w:rsidR="00880B45">
        <w:rPr>
          <w:rFonts w:cs="Calibri"/>
          <w:color w:val="000000" w:themeColor="text1"/>
        </w:rPr>
        <w:t xml:space="preserve"> calculation</w:t>
      </w:r>
      <w:r w:rsidRPr="7052A300">
        <w:rPr>
          <w:rFonts w:cs="Calibri"/>
          <w:color w:val="000000" w:themeColor="text1"/>
        </w:rPr>
        <w:t xml:space="preserve"> </w:t>
      </w:r>
      <w:r w:rsidR="00880B45" w:rsidRPr="00880B45">
        <w:rPr>
          <w:rFonts w:cs="Calibri"/>
          <w:b/>
          <w:bCs/>
          <w:i/>
          <w:iCs/>
          <w:color w:val="000000" w:themeColor="text1"/>
          <w:highlight w:val="yellow"/>
        </w:rPr>
        <w:t>for our main study, i.e., the survey of RCTs,</w:t>
      </w:r>
      <w:r w:rsidR="00880B45" w:rsidRPr="00880B45">
        <w:rPr>
          <w:rFonts w:cs="Calibri"/>
          <w:b/>
          <w:bCs/>
          <w:i/>
          <w:iCs/>
          <w:color w:val="000000" w:themeColor="text1"/>
        </w:rPr>
        <w:t xml:space="preserve"> </w:t>
      </w:r>
      <w:r w:rsidRPr="7052A300">
        <w:rPr>
          <w:rFonts w:cs="Calibri"/>
          <w:color w:val="000000" w:themeColor="text1"/>
        </w:rPr>
        <w:t xml:space="preserve">on precision </w:t>
      </w:r>
      <w:r w:rsidR="002F2A7B">
        <w:rPr>
          <w:rFonts w:cs="Calibri"/>
          <w:color w:val="000000" w:themeColor="text1"/>
        </w:rPr>
        <w:t>with</w:t>
      </w:r>
      <w:r w:rsidRPr="7052A300">
        <w:rPr>
          <w:rFonts w:cs="Calibri"/>
          <w:color w:val="000000" w:themeColor="text1"/>
        </w:rPr>
        <w:t xml:space="preserve"> the prec</w:t>
      </w:r>
      <w:r w:rsidR="1963384B" w:rsidRPr="7052A300">
        <w:rPr>
          <w:rFonts w:cs="Calibri"/>
          <w:color w:val="000000" w:themeColor="text1"/>
        </w:rPr>
        <w:t>_</w:t>
      </w:r>
      <w:r w:rsidRPr="7052A300">
        <w:rPr>
          <w:rFonts w:cs="Calibri"/>
          <w:color w:val="000000" w:themeColor="text1"/>
        </w:rPr>
        <w:t>prop package</w:t>
      </w:r>
      <w:r w:rsidR="008B6FB2" w:rsidRPr="7052A300">
        <w:rPr>
          <w:rFonts w:cs="Calibri"/>
          <w:color w:val="000000" w:themeColor="text1"/>
        </w:rPr>
        <w:fldChar w:fldCharType="begin"/>
      </w:r>
      <w:r w:rsidR="00531D12">
        <w:rPr>
          <w:rFonts w:cs="Calibri"/>
          <w:color w:val="000000" w:themeColor="text1"/>
        </w:rPr>
        <w:instrText xml:space="preserve"> ADDIN ZOTERO_ITEM CSL_CITATION {"citationID":"peLtSGEZ","properties":{"formattedCitation":"\\super 16\\nosupersub{}","plainCitation":"16","noteIndex":0},"citationItems":[{"id":186235,"uris":["http://zotero.org/users/6583603/items/BDDFPQFI"],"itemData":{"id":186235,"type":"software","publisher":"R package","title":"presize: Sample size and precision for clinical trials (R package)","URL":"https://ctu-bern.r-universe.dev/presize","author":[{"family":"Jaeschke","given":"Anja"},{"family":"Haller","given":"Beat"},{"family":"Egger","given":"Matthias"}],"issued":{"date-parts":[["2025"]]}}}],"schema":"https://github.com/citation-style-language/schema/raw/master/csl-citation.json"} </w:instrText>
      </w:r>
      <w:r w:rsidR="008B6FB2" w:rsidRPr="7052A300">
        <w:rPr>
          <w:rFonts w:cs="Calibri"/>
          <w:color w:val="000000" w:themeColor="text1"/>
        </w:rPr>
        <w:fldChar w:fldCharType="separate"/>
      </w:r>
      <w:r w:rsidR="00531D12" w:rsidRPr="00531D12">
        <w:rPr>
          <w:rFonts w:cs="Arial"/>
          <w:color w:val="000000"/>
          <w:kern w:val="0"/>
          <w:vertAlign w:val="superscript"/>
        </w:rPr>
        <w:t>16</w:t>
      </w:r>
      <w:r w:rsidR="008B6FB2" w:rsidRPr="7052A300">
        <w:rPr>
          <w:rFonts w:cs="Calibri"/>
          <w:color w:val="000000" w:themeColor="text1"/>
        </w:rPr>
        <w:fldChar w:fldCharType="end"/>
      </w:r>
      <w:r w:rsidRPr="7052A300">
        <w:rPr>
          <w:rFonts w:cs="Calibri"/>
          <w:color w:val="000000" w:themeColor="text1"/>
        </w:rPr>
        <w:t xml:space="preserve">. Considering that 5.0% of trials would meet the criteria, with a prespecified 95% Confidence interval (CI) of </w:t>
      </w:r>
      <w:r w:rsidR="3FD81BD7" w:rsidRPr="7052A300">
        <w:rPr>
          <w:rFonts w:cs="Calibri"/>
          <w:color w:val="000000" w:themeColor="text1"/>
        </w:rPr>
        <w:t>±</w:t>
      </w:r>
      <w:r w:rsidRPr="7052A300">
        <w:rPr>
          <w:rFonts w:cs="Calibri"/>
          <w:color w:val="000000" w:themeColor="text1"/>
        </w:rPr>
        <w:t>7.0%, we obtained a sample of 161 (Wilson 95%CI of 2.6% to 9.6%).</w:t>
      </w:r>
    </w:p>
    <w:p w14:paraId="74171A40" w14:textId="01F2DB54" w:rsidR="007A090A" w:rsidRPr="003732B0" w:rsidRDefault="007A090A" w:rsidP="00BB5783">
      <w:pPr>
        <w:pStyle w:val="Titre21"/>
      </w:pPr>
      <w:r w:rsidRPr="003732B0">
        <w:t xml:space="preserve">Statistical </w:t>
      </w:r>
      <w:r w:rsidR="0054525C">
        <w:t>a</w:t>
      </w:r>
      <w:r w:rsidRPr="003732B0">
        <w:t>nalysis</w:t>
      </w:r>
    </w:p>
    <w:p w14:paraId="66800F23" w14:textId="7DE7531C" w:rsidR="008B6FB2" w:rsidRPr="00AA067F" w:rsidRDefault="008B6FB2" w:rsidP="00BB4931">
      <w:pPr>
        <w:spacing w:line="480" w:lineRule="auto"/>
        <w:rPr>
          <w:rFonts w:cs="Calibri"/>
          <w:color w:val="000000" w:themeColor="text1"/>
        </w:rPr>
      </w:pPr>
      <w:r w:rsidRPr="7052A300">
        <w:rPr>
          <w:rFonts w:cs="Calibri"/>
          <w:color w:val="000000" w:themeColor="text1"/>
        </w:rPr>
        <w:t xml:space="preserve">Analyses were descriptive. Categorical variables </w:t>
      </w:r>
      <w:r w:rsidR="0054525C">
        <w:rPr>
          <w:rFonts w:cs="Calibri"/>
          <w:color w:val="000000" w:themeColor="text1"/>
        </w:rPr>
        <w:t>were</w:t>
      </w:r>
      <w:r w:rsidRPr="7052A300">
        <w:rPr>
          <w:rFonts w:cs="Calibri"/>
          <w:color w:val="000000" w:themeColor="text1"/>
        </w:rPr>
        <w:t xml:space="preserve"> summarized as counts and proportions.</w:t>
      </w:r>
    </w:p>
    <w:p w14:paraId="7AA55A24" w14:textId="049EFA2E" w:rsidR="00417956" w:rsidRPr="00AA067F" w:rsidRDefault="008B6FB2" w:rsidP="00BB4931">
      <w:pPr>
        <w:spacing w:line="480" w:lineRule="auto"/>
        <w:rPr>
          <w:rFonts w:cs="Calibri"/>
          <w:color w:val="000000" w:themeColor="text1"/>
        </w:rPr>
      </w:pPr>
      <w:r w:rsidRPr="7052A300">
        <w:rPr>
          <w:rFonts w:cs="Calibri"/>
          <w:color w:val="000000" w:themeColor="text1"/>
        </w:rPr>
        <w:t xml:space="preserve">All statistical analyses and graphical representations were performed using the RStudio® statistical software package </w:t>
      </w:r>
      <w:r w:rsidR="00975452" w:rsidRPr="7052A300">
        <w:rPr>
          <w:rFonts w:cs="Calibri"/>
          <w:color w:val="000000" w:themeColor="text1"/>
        </w:rPr>
        <w:t>(</w:t>
      </w:r>
      <w:r w:rsidRPr="7052A300">
        <w:rPr>
          <w:rFonts w:cs="Calibri"/>
          <w:color w:val="000000" w:themeColor="text1"/>
        </w:rPr>
        <w:t>version 2026.01.0+392</w:t>
      </w:r>
      <w:r w:rsidR="00975452" w:rsidRPr="7052A300">
        <w:rPr>
          <w:rFonts w:cs="Calibri"/>
          <w:color w:val="000000" w:themeColor="text1"/>
        </w:rPr>
        <w:t>)</w:t>
      </w:r>
      <w:r w:rsidR="007B7B7C">
        <w:rPr>
          <w:rFonts w:cs="Calibri"/>
          <w:color w:val="000000" w:themeColor="text1"/>
        </w:rPr>
        <w:t xml:space="preserve">. </w:t>
      </w:r>
      <w:r w:rsidR="00897E0D" w:rsidRPr="7052A300">
        <w:rPr>
          <w:rFonts w:cs="Calibri"/>
          <w:color w:val="000000" w:themeColor="text1"/>
        </w:rPr>
        <w:fldChar w:fldCharType="begin"/>
      </w:r>
      <w:r w:rsidR="00531D12">
        <w:rPr>
          <w:rFonts w:cs="Calibri"/>
          <w:color w:val="000000" w:themeColor="text1"/>
        </w:rPr>
        <w:instrText xml:space="preserve"> ADDIN ZOTERO_ITEM CSL_CITATION {"citationID":"ZRWgdMgh","properties":{"formattedCitation":"\\super 17\\nosupersub{}","plainCitation":"17","noteIndex":0},"citationItems":[{"id":186385,"uris":["http://zotero.org/users/6583603/items/NN6S8CRC"],"itemData":{"id":186385,"type":"software","note":"volume: 2026","publisher":"RStudio, PBC","publisher-place":"Boston, MA","title":"RStudio","URL":"https://www.rstudio.com/","author":[{"literal":"RStudio Team"}],"issued":{"date-parts":[["2026"]]}}}],"schema":"https://github.com/citation-style-language/schema/raw/master/csl-citation.json"} </w:instrText>
      </w:r>
      <w:r w:rsidR="00897E0D" w:rsidRPr="7052A300">
        <w:rPr>
          <w:rFonts w:cs="Calibri"/>
          <w:color w:val="000000" w:themeColor="text1"/>
        </w:rPr>
        <w:fldChar w:fldCharType="separate"/>
      </w:r>
      <w:r w:rsidR="00531D12" w:rsidRPr="00531D12">
        <w:rPr>
          <w:rFonts w:cs="Arial"/>
          <w:color w:val="000000"/>
          <w:kern w:val="0"/>
          <w:vertAlign w:val="superscript"/>
        </w:rPr>
        <w:t>17</w:t>
      </w:r>
      <w:r w:rsidR="00897E0D" w:rsidRPr="7052A300">
        <w:rPr>
          <w:rFonts w:cs="Calibri"/>
          <w:color w:val="000000" w:themeColor="text1"/>
        </w:rPr>
        <w:fldChar w:fldCharType="end"/>
      </w:r>
    </w:p>
    <w:p w14:paraId="4347578A" w14:textId="52037476" w:rsidR="00203336" w:rsidRPr="00AA067F" w:rsidRDefault="00203336" w:rsidP="00BB4931">
      <w:pPr>
        <w:spacing w:line="480" w:lineRule="auto"/>
        <w:rPr>
          <w:rFonts w:cs="Calibri"/>
          <w:color w:val="000000" w:themeColor="text1"/>
        </w:rPr>
      </w:pPr>
      <w:r w:rsidRPr="7052A300">
        <w:rPr>
          <w:rFonts w:cs="Calibri"/>
          <w:color w:val="000000" w:themeColor="text1"/>
        </w:rPr>
        <w:br w:type="page"/>
      </w:r>
    </w:p>
    <w:p w14:paraId="22F63196" w14:textId="46CC5890" w:rsidR="00203336" w:rsidRPr="00BB4931" w:rsidRDefault="003E5898" w:rsidP="00BB5783">
      <w:pPr>
        <w:pStyle w:val="Titre11"/>
        <w:rPr>
          <w:lang w:val="en-US"/>
        </w:rPr>
      </w:pPr>
      <w:r w:rsidRPr="00BB4931">
        <w:rPr>
          <w:lang w:val="en-US"/>
        </w:rPr>
        <w:lastRenderedPageBreak/>
        <w:t>RESULTS</w:t>
      </w:r>
    </w:p>
    <w:p w14:paraId="1C81EC46" w14:textId="1322CB3F" w:rsidR="19974A4E" w:rsidRPr="00D00040" w:rsidRDefault="19974A4E" w:rsidP="00BB5783">
      <w:pPr>
        <w:pStyle w:val="Titre21"/>
      </w:pPr>
      <w:r w:rsidRPr="7052A300">
        <w:t>Pilot Study Results</w:t>
      </w:r>
    </w:p>
    <w:p w14:paraId="6355BA09" w14:textId="041FBA8B" w:rsidR="009C4A8E" w:rsidRPr="00AA067F" w:rsidRDefault="41388C89" w:rsidP="00BB4931">
      <w:r w:rsidRPr="7052A300">
        <w:t>In the pilot study, the systematic literature search identified 1,612 records citin</w:t>
      </w:r>
      <w:r w:rsidR="61FEBE39" w:rsidRPr="7052A300">
        <w:t xml:space="preserve">g the </w:t>
      </w:r>
      <w:r w:rsidRPr="7052A300">
        <w:t>CCI®. After screening, 136 RCTs met the eligibility criteria, comprising 87 published RCTs and 49 ongoing trials</w:t>
      </w:r>
      <w:r w:rsidR="233F92E6" w:rsidRPr="7052A300">
        <w:t xml:space="preserve"> </w:t>
      </w:r>
      <w:r w:rsidR="233F92E6" w:rsidRPr="7052A300">
        <w:rPr>
          <w:b/>
          <w:bCs/>
        </w:rPr>
        <w:t xml:space="preserve">(supplemental digital content, </w:t>
      </w:r>
      <w:commentRangeStart w:id="75"/>
      <w:r w:rsidR="233F92E6" w:rsidRPr="7052A300">
        <w:rPr>
          <w:b/>
          <w:bCs/>
        </w:rPr>
        <w:t>Figure 1</w:t>
      </w:r>
      <w:commentRangeEnd w:id="75"/>
      <w:r w:rsidR="000175A5" w:rsidRPr="7052A300">
        <w:rPr>
          <w:rStyle w:val="CommentReference"/>
          <w:b/>
          <w:bCs/>
          <w:sz w:val="22"/>
          <w:szCs w:val="24"/>
        </w:rPr>
        <w:commentReference w:id="75"/>
      </w:r>
      <w:r w:rsidR="233F92E6" w:rsidRPr="7052A300">
        <w:rPr>
          <w:b/>
          <w:bCs/>
        </w:rPr>
        <w:t>)</w:t>
      </w:r>
      <w:r w:rsidRPr="7052A300">
        <w:t>.</w:t>
      </w:r>
    </w:p>
    <w:p w14:paraId="783FE116" w14:textId="7D286C22" w:rsidR="009C4A8E" w:rsidRPr="00AA067F" w:rsidRDefault="009C4A8E" w:rsidP="00BB4931">
      <w:r w:rsidRPr="7052A300">
        <w:t>Pre-trial documentation was available for 84 of the 87 published RCTs</w:t>
      </w:r>
      <w:r w:rsidR="00827E29">
        <w:t xml:space="preserve"> </w:t>
      </w:r>
      <w:r w:rsidR="00827E29" w:rsidRPr="7052A300">
        <w:t>(96.6%)</w:t>
      </w:r>
      <w:r w:rsidRPr="7052A300">
        <w:t>. In these pre-trial documents, a primary endpoint was defined in all 84 trials (100%), and a secondary endpoint was defined in 81 trials (96</w:t>
      </w:r>
      <w:r w:rsidR="007B675B" w:rsidRPr="7052A300">
        <w:t>.4</w:t>
      </w:r>
      <w:r w:rsidRPr="7052A300">
        <w:t>%). However, the study hypothesis for the primary endpoint was specified in only 23 pre-trial documents (27</w:t>
      </w:r>
      <w:r w:rsidR="007B675B" w:rsidRPr="7052A300">
        <w:t>.4</w:t>
      </w:r>
      <w:r w:rsidRPr="7052A300">
        <w:t xml:space="preserve">%), and the hypothesis for the secondary endpoint in only </w:t>
      </w:r>
      <w:r w:rsidR="60E072A9" w:rsidRPr="7052A300">
        <w:t>three</w:t>
      </w:r>
      <w:r w:rsidRPr="7052A300">
        <w:t xml:space="preserve"> documents (</w:t>
      </w:r>
      <w:r w:rsidR="00056422" w:rsidRPr="7052A300">
        <w:t>3.</w:t>
      </w:r>
      <w:r w:rsidR="56C76170" w:rsidRPr="7052A300">
        <w:t>6</w:t>
      </w:r>
      <w:r w:rsidRPr="7052A300">
        <w:t xml:space="preserve">%) </w:t>
      </w:r>
      <w:r w:rsidRPr="7052A300">
        <w:rPr>
          <w:b/>
        </w:rPr>
        <w:t>(Table 2)</w:t>
      </w:r>
      <w:r w:rsidRPr="7052A300">
        <w:t>.</w:t>
      </w:r>
    </w:p>
    <w:p w14:paraId="4CCF020B" w14:textId="1A7F9F6D" w:rsidR="267C1C3A" w:rsidRPr="00AA067F" w:rsidRDefault="41388C89" w:rsidP="00BB4931">
      <w:r w:rsidRPr="7052A300">
        <w:t xml:space="preserve">Among the 87 final publications, </w:t>
      </w:r>
      <w:r w:rsidR="1CF5ACB6" w:rsidRPr="7052A300">
        <w:t>we</w:t>
      </w:r>
      <w:r w:rsidR="535E1AF7" w:rsidRPr="7052A300">
        <w:t xml:space="preserve"> identified four RCTs (4.6%) fulfilling the predefined conditions to meaningfully inform clinical practice. </w:t>
      </w:r>
      <w:r w:rsidR="43B573F6" w:rsidRPr="7052A300">
        <w:t xml:space="preserve">Twenty </w:t>
      </w:r>
      <w:r w:rsidRPr="7052A300">
        <w:t>trials (23</w:t>
      </w:r>
      <w:r w:rsidR="56C76170" w:rsidRPr="7052A300">
        <w:t>.0</w:t>
      </w:r>
      <w:r w:rsidRPr="7052A300">
        <w:t>%) specified a superiority design and 12 trials (1</w:t>
      </w:r>
      <w:r w:rsidR="7651762B" w:rsidRPr="7052A300">
        <w:t>3.8</w:t>
      </w:r>
      <w:r w:rsidRPr="7052A300">
        <w:t>%) specified a non-inferiority design, whereas 55 trials did not report a study hypothesis at all. A sample size calculation was reported in 84 trials (9</w:t>
      </w:r>
      <w:r w:rsidR="0D6EAE11" w:rsidRPr="7052A300">
        <w:t>6.6</w:t>
      </w:r>
      <w:r w:rsidRPr="7052A300">
        <w:t>%). Statistical significance for the primary endpoint was achieved in 44 trials (5</w:t>
      </w:r>
      <w:r w:rsidR="7629698B" w:rsidRPr="7052A300">
        <w:t>0.7</w:t>
      </w:r>
      <w:r w:rsidRPr="7052A300">
        <w:t xml:space="preserve">%); however, only </w:t>
      </w:r>
      <w:r w:rsidR="6B3E06C9" w:rsidRPr="7052A300">
        <w:t>nine</w:t>
      </w:r>
      <w:r w:rsidRPr="7052A300">
        <w:t xml:space="preserve"> trials (10</w:t>
      </w:r>
      <w:r w:rsidR="0D6EAE11" w:rsidRPr="7052A300">
        <w:t>.3</w:t>
      </w:r>
      <w:r w:rsidRPr="7052A300">
        <w:t>%) discussed whether the observed effect could be interpreted as clinically meaningful.</w:t>
      </w:r>
    </w:p>
    <w:p w14:paraId="7C47381B" w14:textId="7C17A8DF" w:rsidR="267C1C3A" w:rsidRPr="00BA3C72" w:rsidRDefault="1FEABC86" w:rsidP="00BB5783">
      <w:pPr>
        <w:pStyle w:val="Titre21"/>
      </w:pPr>
      <w:r w:rsidRPr="00BA3C72">
        <w:t>Main Study</w:t>
      </w:r>
      <w:r w:rsidR="79C07E46" w:rsidRPr="00BA3C72">
        <w:t xml:space="preserve"> Results</w:t>
      </w:r>
    </w:p>
    <w:p w14:paraId="6A1A798E" w14:textId="42CFE180" w:rsidR="267C1C3A" w:rsidRPr="003E68BC" w:rsidRDefault="4EAD6BAD" w:rsidP="00BB4931">
      <w:pPr>
        <w:rPr>
          <w:b/>
          <w:bCs/>
          <w:i/>
          <w:iCs/>
        </w:rPr>
      </w:pPr>
      <w:r w:rsidRPr="003E68BC">
        <w:rPr>
          <w:b/>
          <w:bCs/>
          <w:i/>
          <w:iCs/>
          <w:highlight w:val="yellow"/>
        </w:rPr>
        <w:t>From 19,393 records published in 2024, 554 were screened</w:t>
      </w:r>
      <w:r w:rsidR="00FF615A" w:rsidRPr="003E68BC">
        <w:rPr>
          <w:b/>
          <w:bCs/>
          <w:i/>
          <w:iCs/>
          <w:highlight w:val="yellow"/>
        </w:rPr>
        <w:t xml:space="preserve"> after a total of three iterative rounds of the selection process previously described. We excluded a total of 303 records at the first screening stage, and 234 full-text articles assessed for eligibility. A total of 67 article were excluded for different reasons, resulting in a final </w:t>
      </w:r>
      <w:r w:rsidRPr="003E68BC">
        <w:rPr>
          <w:b/>
          <w:bCs/>
          <w:i/>
          <w:iCs/>
          <w:highlight w:val="yellow"/>
        </w:rPr>
        <w:t xml:space="preserve">sample of 167 </w:t>
      </w:r>
      <w:r w:rsidR="14913880" w:rsidRPr="003E68BC">
        <w:rPr>
          <w:b/>
          <w:bCs/>
          <w:i/>
          <w:iCs/>
          <w:highlight w:val="yellow"/>
        </w:rPr>
        <w:t>RCTs</w:t>
      </w:r>
      <w:r w:rsidR="00FF615A" w:rsidRPr="003E68BC">
        <w:rPr>
          <w:b/>
          <w:bCs/>
          <w:i/>
          <w:iCs/>
          <w:highlight w:val="yellow"/>
        </w:rPr>
        <w:t xml:space="preserve">, </w:t>
      </w:r>
      <w:r w:rsidR="003E68BC" w:rsidRPr="003E68BC">
        <w:rPr>
          <w:b/>
          <w:bCs/>
          <w:i/>
          <w:iCs/>
          <w:highlight w:val="yellow"/>
        </w:rPr>
        <w:t>slightly</w:t>
      </w:r>
      <w:r w:rsidR="00FF615A" w:rsidRPr="003E68BC">
        <w:rPr>
          <w:b/>
          <w:bCs/>
          <w:i/>
          <w:iCs/>
          <w:highlight w:val="yellow"/>
        </w:rPr>
        <w:t xml:space="preserve"> superior to the t</w:t>
      </w:r>
      <w:r w:rsidR="003E68BC" w:rsidRPr="003E68BC">
        <w:rPr>
          <w:b/>
          <w:bCs/>
          <w:i/>
          <w:iCs/>
          <w:highlight w:val="yellow"/>
        </w:rPr>
        <w:t>argeted value of 171</w:t>
      </w:r>
      <w:r w:rsidRPr="003E68BC">
        <w:rPr>
          <w:b/>
          <w:bCs/>
          <w:i/>
          <w:iCs/>
          <w:highlight w:val="yellow"/>
        </w:rPr>
        <w:t xml:space="preserve"> (</w:t>
      </w:r>
      <w:r w:rsidR="0A47C263" w:rsidRPr="003E68BC">
        <w:rPr>
          <w:b/>
          <w:bCs/>
          <w:i/>
          <w:iCs/>
          <w:color w:val="000000" w:themeColor="text1"/>
          <w:highlight w:val="yellow"/>
        </w:rPr>
        <w:t>supplemental digital content, Figure 2</w:t>
      </w:r>
      <w:r w:rsidRPr="003E68BC">
        <w:rPr>
          <w:b/>
          <w:bCs/>
          <w:i/>
          <w:iCs/>
          <w:highlight w:val="yellow"/>
        </w:rPr>
        <w:t>).</w:t>
      </w:r>
    </w:p>
    <w:p w14:paraId="37A57ED6" w14:textId="3E10D3CA" w:rsidR="315A2FFA" w:rsidRPr="00C12E18" w:rsidRDefault="00D05C0B" w:rsidP="00BB4931">
      <w:pPr>
        <w:rPr>
          <w:rFonts w:asciiTheme="minorHAnsi" w:hAnsiTheme="minorHAnsi" w:cstheme="minorHAnsi"/>
          <w:color w:val="000000" w:themeColor="text1"/>
        </w:rPr>
      </w:pPr>
      <w:r>
        <w:rPr>
          <w:rFonts w:asciiTheme="minorHAnsi" w:hAnsiTheme="minorHAnsi" w:cstheme="minorHAnsi"/>
          <w:color w:val="000000" w:themeColor="text1"/>
        </w:rPr>
        <w:t>A p</w:t>
      </w:r>
      <w:r w:rsidR="2BD0A39D" w:rsidRPr="00C12E18">
        <w:rPr>
          <w:rFonts w:asciiTheme="minorHAnsi" w:hAnsiTheme="minorHAnsi" w:cstheme="minorHAnsi"/>
          <w:color w:val="000000" w:themeColor="text1"/>
        </w:rPr>
        <w:t xml:space="preserve">re-trial documentation was available for </w:t>
      </w:r>
      <w:r w:rsidR="008A7E7F" w:rsidRPr="00C12E18">
        <w:rPr>
          <w:rFonts w:asciiTheme="minorHAnsi" w:hAnsiTheme="minorHAnsi" w:cstheme="minorHAnsi"/>
          <w:color w:val="000000" w:themeColor="text1"/>
        </w:rPr>
        <w:t xml:space="preserve">164 </w:t>
      </w:r>
      <w:r w:rsidR="2BD0A39D" w:rsidRPr="00C12E18">
        <w:rPr>
          <w:rFonts w:asciiTheme="minorHAnsi" w:hAnsiTheme="minorHAnsi" w:cstheme="minorHAnsi"/>
          <w:color w:val="000000" w:themeColor="text1"/>
        </w:rPr>
        <w:t>of the 167 published RCTs</w:t>
      </w:r>
      <w:r w:rsidR="006B775D">
        <w:rPr>
          <w:rFonts w:asciiTheme="minorHAnsi" w:hAnsiTheme="minorHAnsi" w:cstheme="minorHAnsi"/>
          <w:color w:val="000000" w:themeColor="text1"/>
        </w:rPr>
        <w:t xml:space="preserve"> (98.2%).</w:t>
      </w:r>
      <w:r w:rsidR="2BD0A39D" w:rsidRPr="00C12E18">
        <w:rPr>
          <w:rFonts w:asciiTheme="minorHAnsi" w:hAnsiTheme="minorHAnsi" w:cstheme="minorHAnsi"/>
          <w:color w:val="000000" w:themeColor="text1"/>
        </w:rPr>
        <w:t xml:space="preserve"> </w:t>
      </w:r>
      <w:r w:rsidR="00FE4AC4" w:rsidRPr="00C12E18">
        <w:rPr>
          <w:rFonts w:asciiTheme="minorHAnsi" w:hAnsiTheme="minorHAnsi" w:cstheme="minorHAnsi"/>
          <w:color w:val="000000" w:themeColor="text1"/>
        </w:rPr>
        <w:t>All the</w:t>
      </w:r>
      <w:r w:rsidR="2BD0A39D" w:rsidRPr="00C12E18">
        <w:rPr>
          <w:rFonts w:asciiTheme="minorHAnsi" w:hAnsiTheme="minorHAnsi" w:cstheme="minorHAnsi"/>
          <w:color w:val="000000" w:themeColor="text1"/>
        </w:rPr>
        <w:t xml:space="preserve"> pre-trial documents</w:t>
      </w:r>
      <w:r w:rsidR="00FE4AC4" w:rsidRPr="00C12E18">
        <w:rPr>
          <w:rFonts w:asciiTheme="minorHAnsi" w:hAnsiTheme="minorHAnsi" w:cstheme="minorHAnsi"/>
          <w:color w:val="000000" w:themeColor="text1"/>
        </w:rPr>
        <w:t xml:space="preserve"> defined</w:t>
      </w:r>
      <w:r w:rsidR="2BD0A39D" w:rsidRPr="00C12E18">
        <w:rPr>
          <w:rFonts w:asciiTheme="minorHAnsi" w:hAnsiTheme="minorHAnsi" w:cstheme="minorHAnsi"/>
          <w:color w:val="000000" w:themeColor="text1"/>
        </w:rPr>
        <w:t xml:space="preserve"> a primary endpoint</w:t>
      </w:r>
      <w:r w:rsidR="00FE4AC4" w:rsidRPr="00C12E18">
        <w:rPr>
          <w:rFonts w:asciiTheme="minorHAnsi" w:hAnsiTheme="minorHAnsi" w:cstheme="minorHAnsi"/>
          <w:color w:val="000000" w:themeColor="text1"/>
        </w:rPr>
        <w:t xml:space="preserve">. </w:t>
      </w:r>
      <w:r w:rsidR="2BD0A39D" w:rsidRPr="00C12E18">
        <w:rPr>
          <w:rFonts w:asciiTheme="minorHAnsi" w:hAnsiTheme="minorHAnsi" w:cstheme="minorHAnsi"/>
          <w:color w:val="000000" w:themeColor="text1"/>
        </w:rPr>
        <w:t xml:space="preserve">The study hypothesis for the primary endpoint was specified in </w:t>
      </w:r>
      <w:r w:rsidR="003800A1" w:rsidRPr="00C12E18">
        <w:rPr>
          <w:rFonts w:asciiTheme="minorHAnsi" w:hAnsiTheme="minorHAnsi" w:cstheme="minorHAnsi"/>
          <w:color w:val="000000" w:themeColor="text1"/>
        </w:rPr>
        <w:t>15</w:t>
      </w:r>
      <w:r w:rsidR="2BD0A39D" w:rsidRPr="00C12E18">
        <w:rPr>
          <w:rFonts w:asciiTheme="minorHAnsi" w:hAnsiTheme="minorHAnsi" w:cstheme="minorHAnsi"/>
          <w:color w:val="000000" w:themeColor="text1"/>
        </w:rPr>
        <w:t xml:space="preserve"> pre-trial documents (</w:t>
      </w:r>
      <w:r w:rsidR="00F57236" w:rsidRPr="00C12E18">
        <w:rPr>
          <w:rFonts w:asciiTheme="minorHAnsi" w:hAnsiTheme="minorHAnsi" w:cstheme="minorHAnsi"/>
          <w:color w:val="000000" w:themeColor="text1"/>
        </w:rPr>
        <w:t>9.1</w:t>
      </w:r>
      <w:r w:rsidR="2BD0A39D" w:rsidRPr="00C12E18">
        <w:rPr>
          <w:rFonts w:asciiTheme="minorHAnsi" w:hAnsiTheme="minorHAnsi" w:cstheme="minorHAnsi"/>
          <w:color w:val="000000" w:themeColor="text1"/>
        </w:rPr>
        <w:t>%)</w:t>
      </w:r>
      <w:r>
        <w:rPr>
          <w:rFonts w:asciiTheme="minorHAnsi" w:hAnsiTheme="minorHAnsi" w:cstheme="minorHAnsi"/>
          <w:color w:val="000000" w:themeColor="text1"/>
        </w:rPr>
        <w:t>.</w:t>
      </w:r>
    </w:p>
    <w:p w14:paraId="03FC522B" w14:textId="77777777" w:rsidR="000175A5" w:rsidRDefault="00F6161E" w:rsidP="00BB4931">
      <w:pPr>
        <w:rPr>
          <w:ins w:id="76" w:author="fariba abbassi" w:date="2026-04-14T23:26:00Z" w16du:dateUtc="2026-04-14T21:26:00Z"/>
          <w:rFonts w:asciiTheme="minorHAnsi" w:hAnsiTheme="minorHAnsi"/>
          <w:color w:val="000000" w:themeColor="text1"/>
        </w:rPr>
      </w:pPr>
      <w:r w:rsidRPr="25D98C32">
        <w:rPr>
          <w:rFonts w:asciiTheme="minorHAnsi" w:hAnsiTheme="minorHAnsi"/>
          <w:color w:val="000000" w:themeColor="text1"/>
        </w:rPr>
        <w:t>We identified o</w:t>
      </w:r>
      <w:r w:rsidR="006C2E1A" w:rsidRPr="25D98C32">
        <w:rPr>
          <w:rFonts w:asciiTheme="minorHAnsi" w:hAnsiTheme="minorHAnsi"/>
          <w:color w:val="000000" w:themeColor="text1"/>
        </w:rPr>
        <w:t>ne RCT (</w:t>
      </w:r>
      <w:r w:rsidRPr="25D98C32">
        <w:rPr>
          <w:rFonts w:asciiTheme="minorHAnsi" w:hAnsiTheme="minorHAnsi"/>
          <w:color w:val="000000" w:themeColor="text1"/>
        </w:rPr>
        <w:t>0.6%</w:t>
      </w:r>
      <w:r w:rsidR="001015E2" w:rsidRPr="25D98C32">
        <w:rPr>
          <w:rFonts w:asciiTheme="minorHAnsi" w:hAnsiTheme="minorHAnsi"/>
          <w:color w:val="000000" w:themeColor="text1"/>
        </w:rPr>
        <w:t>, Wilson 95%CI:</w:t>
      </w:r>
      <w:r w:rsidR="00651C9B" w:rsidRPr="25D98C32">
        <w:rPr>
          <w:rFonts w:asciiTheme="minorHAnsi" w:hAnsiTheme="minorHAnsi"/>
          <w:color w:val="000000" w:themeColor="text1"/>
        </w:rPr>
        <w:t xml:space="preserve"> </w:t>
      </w:r>
      <w:r w:rsidR="00191A6E" w:rsidRPr="25D98C32">
        <w:rPr>
          <w:rFonts w:asciiTheme="minorHAnsi" w:hAnsiTheme="minorHAnsi"/>
          <w:color w:val="000000" w:themeColor="text1"/>
        </w:rPr>
        <w:t>0.1% to 3.3%</w:t>
      </w:r>
      <w:r w:rsidRPr="25D98C32">
        <w:rPr>
          <w:rFonts w:asciiTheme="minorHAnsi" w:hAnsiTheme="minorHAnsi"/>
          <w:color w:val="000000" w:themeColor="text1"/>
        </w:rPr>
        <w:t xml:space="preserve">) </w:t>
      </w:r>
      <w:r w:rsidR="006C2E1A" w:rsidRPr="25D98C32">
        <w:rPr>
          <w:rFonts w:asciiTheme="minorHAnsi" w:hAnsiTheme="minorHAnsi"/>
          <w:color w:val="000000" w:themeColor="text1"/>
        </w:rPr>
        <w:t>fulfill</w:t>
      </w:r>
      <w:r w:rsidRPr="25D98C32">
        <w:rPr>
          <w:rFonts w:asciiTheme="minorHAnsi" w:hAnsiTheme="minorHAnsi"/>
          <w:color w:val="000000" w:themeColor="text1"/>
        </w:rPr>
        <w:t>ing</w:t>
      </w:r>
      <w:r w:rsidR="006C2E1A" w:rsidRPr="25D98C32">
        <w:rPr>
          <w:rFonts w:asciiTheme="minorHAnsi" w:hAnsiTheme="minorHAnsi"/>
          <w:color w:val="000000" w:themeColor="text1"/>
        </w:rPr>
        <w:t xml:space="preserve"> the predefined conditions to </w:t>
      </w:r>
      <w:r w:rsidR="001F0296" w:rsidRPr="25D98C32">
        <w:rPr>
          <w:rFonts w:asciiTheme="minorHAnsi" w:hAnsiTheme="minorHAnsi"/>
          <w:color w:val="000000" w:themeColor="text1"/>
        </w:rPr>
        <w:t>meaningfully inform clinical practice (</w:t>
      </w:r>
      <w:r w:rsidR="001F0296" w:rsidRPr="25D98C32">
        <w:rPr>
          <w:rFonts w:asciiTheme="minorHAnsi" w:hAnsiTheme="minorHAnsi"/>
          <w:b/>
          <w:color w:val="000000" w:themeColor="text1"/>
        </w:rPr>
        <w:t xml:space="preserve">Table </w:t>
      </w:r>
      <w:r w:rsidR="006E5D89">
        <w:rPr>
          <w:rFonts w:asciiTheme="minorHAnsi" w:hAnsiTheme="minorHAnsi"/>
          <w:b/>
          <w:color w:val="000000" w:themeColor="text1"/>
        </w:rPr>
        <w:t>3</w:t>
      </w:r>
      <w:r w:rsidR="001F0296" w:rsidRPr="25D98C32">
        <w:rPr>
          <w:rFonts w:asciiTheme="minorHAnsi" w:hAnsiTheme="minorHAnsi"/>
          <w:color w:val="000000" w:themeColor="text1"/>
        </w:rPr>
        <w:t xml:space="preserve">). </w:t>
      </w:r>
      <w:r w:rsidR="0082578F" w:rsidRPr="25D98C32">
        <w:rPr>
          <w:rFonts w:asciiTheme="minorHAnsi" w:hAnsiTheme="minorHAnsi"/>
          <w:color w:val="000000" w:themeColor="text1"/>
        </w:rPr>
        <w:t xml:space="preserve">While most RCTs </w:t>
      </w:r>
      <w:r w:rsidR="0082578F" w:rsidRPr="007A0E8E">
        <w:rPr>
          <w:rFonts w:asciiTheme="minorHAnsi" w:hAnsiTheme="minorHAnsi"/>
          <w:color w:val="000000" w:themeColor="text1"/>
        </w:rPr>
        <w:t xml:space="preserve">reported </w:t>
      </w:r>
      <w:r w:rsidR="00AB2974" w:rsidRPr="007A0E8E">
        <w:rPr>
          <w:rFonts w:asciiTheme="minorHAnsi" w:hAnsiTheme="minorHAnsi"/>
          <w:color w:val="000000" w:themeColor="text1"/>
        </w:rPr>
        <w:t xml:space="preserve">specific primary </w:t>
      </w:r>
      <w:r w:rsidR="00BE4CC0" w:rsidRPr="007A0E8E">
        <w:rPr>
          <w:rFonts w:asciiTheme="minorHAnsi" w:hAnsiTheme="minorHAnsi"/>
          <w:color w:val="000000" w:themeColor="text1"/>
        </w:rPr>
        <w:t>endpoint</w:t>
      </w:r>
      <w:r w:rsidR="00BB6330" w:rsidRPr="007A0E8E">
        <w:rPr>
          <w:rFonts w:asciiTheme="minorHAnsi" w:hAnsiTheme="minorHAnsi"/>
          <w:color w:val="000000" w:themeColor="text1"/>
        </w:rPr>
        <w:t>(s)</w:t>
      </w:r>
      <w:r w:rsidR="00BE4CC0" w:rsidRPr="007A0E8E">
        <w:rPr>
          <w:rFonts w:asciiTheme="minorHAnsi" w:hAnsiTheme="minorHAnsi"/>
          <w:color w:val="000000" w:themeColor="text1"/>
        </w:rPr>
        <w:t xml:space="preserve"> (</w:t>
      </w:r>
      <w:r w:rsidR="3C5CFB20" w:rsidRPr="007A0E8E">
        <w:rPr>
          <w:rFonts w:asciiTheme="minorHAnsi" w:hAnsiTheme="minorHAnsi"/>
          <w:color w:val="000000" w:themeColor="text1"/>
        </w:rPr>
        <w:t>n=</w:t>
      </w:r>
      <w:r w:rsidR="00C61E9A" w:rsidRPr="007A0E8E">
        <w:rPr>
          <w:rFonts w:ascii="Helvetica" w:eastAsia="Helvetica" w:hAnsi="Helvetica" w:cs="Helvetica"/>
          <w:color w:val="000000"/>
          <w:kern w:val="0"/>
          <w:szCs w:val="22"/>
          <w14:ligatures w14:val="none"/>
        </w:rPr>
        <w:t>77, 85.6%)</w:t>
      </w:r>
      <w:r w:rsidR="0049561B" w:rsidRPr="007A0E8E">
        <w:rPr>
          <w:rFonts w:asciiTheme="minorHAnsi" w:hAnsiTheme="minorHAnsi"/>
          <w:color w:val="000000" w:themeColor="text1"/>
        </w:rPr>
        <w:t xml:space="preserve">, </w:t>
      </w:r>
      <w:r w:rsidR="00BB6330" w:rsidRPr="007A0E8E">
        <w:rPr>
          <w:rFonts w:asciiTheme="minorHAnsi" w:hAnsiTheme="minorHAnsi"/>
          <w:color w:val="000000" w:themeColor="text1"/>
        </w:rPr>
        <w:t>th</w:t>
      </w:r>
      <w:r w:rsidR="00BE4CC0" w:rsidRPr="007A0E8E">
        <w:rPr>
          <w:rFonts w:asciiTheme="minorHAnsi" w:hAnsiTheme="minorHAnsi"/>
          <w:color w:val="000000" w:themeColor="text1"/>
        </w:rPr>
        <w:t>e majority</w:t>
      </w:r>
      <w:r w:rsidR="003F5322" w:rsidRPr="007A0E8E">
        <w:rPr>
          <w:rFonts w:asciiTheme="minorHAnsi" w:hAnsiTheme="minorHAnsi"/>
          <w:color w:val="000000" w:themeColor="text1"/>
        </w:rPr>
        <w:t xml:space="preserve"> failed at reporting the trial hypothesis (</w:t>
      </w:r>
      <w:r w:rsidR="77350782" w:rsidRPr="007A0E8E">
        <w:rPr>
          <w:rFonts w:asciiTheme="minorHAnsi" w:hAnsiTheme="minorHAnsi"/>
          <w:color w:val="000000" w:themeColor="text1"/>
        </w:rPr>
        <w:t>n=</w:t>
      </w:r>
      <w:r w:rsidR="00FB0296" w:rsidRPr="007A0E8E">
        <w:rPr>
          <w:rFonts w:asciiTheme="minorHAnsi" w:hAnsiTheme="minorHAnsi"/>
          <w:color w:val="000000" w:themeColor="text1"/>
        </w:rPr>
        <w:t>69</w:t>
      </w:r>
      <w:r w:rsidR="77350782" w:rsidRPr="007A0E8E">
        <w:rPr>
          <w:rFonts w:asciiTheme="minorHAnsi" w:hAnsiTheme="minorHAnsi"/>
          <w:color w:val="000000" w:themeColor="text1"/>
        </w:rPr>
        <w:t xml:space="preserve">, </w:t>
      </w:r>
      <w:r w:rsidR="005D2D43" w:rsidRPr="007A0E8E">
        <w:rPr>
          <w:rFonts w:asciiTheme="minorHAnsi" w:hAnsiTheme="minorHAnsi"/>
          <w:color w:val="000000" w:themeColor="text1"/>
        </w:rPr>
        <w:t>76.7%)</w:t>
      </w:r>
      <w:r w:rsidR="00BE4CC0" w:rsidRPr="007A0E8E">
        <w:rPr>
          <w:rFonts w:asciiTheme="minorHAnsi" w:hAnsiTheme="minorHAnsi"/>
          <w:color w:val="000000" w:themeColor="text1"/>
        </w:rPr>
        <w:t xml:space="preserve"> and</w:t>
      </w:r>
      <w:r w:rsidR="006856D2" w:rsidRPr="007A0E8E">
        <w:rPr>
          <w:rFonts w:asciiTheme="minorHAnsi" w:hAnsiTheme="minorHAnsi"/>
          <w:color w:val="000000" w:themeColor="text1"/>
        </w:rPr>
        <w:t xml:space="preserve"> </w:t>
      </w:r>
      <w:r w:rsidR="002E1CE1" w:rsidRPr="007A0E8E">
        <w:rPr>
          <w:rFonts w:asciiTheme="minorHAnsi" w:hAnsiTheme="minorHAnsi"/>
          <w:color w:val="000000" w:themeColor="text1"/>
        </w:rPr>
        <w:lastRenderedPageBreak/>
        <w:t>only 17</w:t>
      </w:r>
      <w:r w:rsidR="000D27EE" w:rsidRPr="007A0E8E">
        <w:rPr>
          <w:rFonts w:asciiTheme="minorHAnsi" w:hAnsiTheme="minorHAnsi"/>
          <w:color w:val="000000" w:themeColor="text1"/>
        </w:rPr>
        <w:t xml:space="preserve"> </w:t>
      </w:r>
      <w:r w:rsidR="1B931099" w:rsidRPr="007A0E8E">
        <w:rPr>
          <w:rFonts w:asciiTheme="minorHAnsi" w:hAnsiTheme="minorHAnsi"/>
          <w:color w:val="000000" w:themeColor="text1"/>
        </w:rPr>
        <w:t xml:space="preserve">(18.9%) </w:t>
      </w:r>
      <w:r w:rsidR="000D27EE" w:rsidRPr="007A0E8E">
        <w:rPr>
          <w:rFonts w:asciiTheme="minorHAnsi" w:hAnsiTheme="minorHAnsi"/>
          <w:color w:val="000000" w:themeColor="text1"/>
        </w:rPr>
        <w:t>had both</w:t>
      </w:r>
      <w:r w:rsidR="00BE4CC0" w:rsidRPr="007A0E8E">
        <w:rPr>
          <w:rFonts w:asciiTheme="minorHAnsi" w:hAnsiTheme="minorHAnsi"/>
          <w:color w:val="000000" w:themeColor="text1"/>
        </w:rPr>
        <w:t xml:space="preserve"> reported</w:t>
      </w:r>
      <w:r w:rsidR="002E1CE1" w:rsidRPr="007A0E8E">
        <w:rPr>
          <w:rFonts w:asciiTheme="minorHAnsi" w:hAnsiTheme="minorHAnsi"/>
          <w:color w:val="000000" w:themeColor="text1"/>
        </w:rPr>
        <w:t xml:space="preserve"> </w:t>
      </w:r>
      <w:r w:rsidR="001538F0" w:rsidRPr="007A0E8E">
        <w:rPr>
          <w:rFonts w:asciiTheme="minorHAnsi" w:hAnsiTheme="minorHAnsi"/>
          <w:color w:val="000000" w:themeColor="text1"/>
        </w:rPr>
        <w:t>hypothesis and study design</w:t>
      </w:r>
      <w:r w:rsidR="00FA7748" w:rsidRPr="007A0E8E">
        <w:rPr>
          <w:rFonts w:asciiTheme="minorHAnsi" w:hAnsiTheme="minorHAnsi"/>
          <w:color w:val="000000" w:themeColor="text1"/>
        </w:rPr>
        <w:t xml:space="preserve"> </w:t>
      </w:r>
      <w:r w:rsidR="002E1CE1" w:rsidRPr="007A0E8E">
        <w:rPr>
          <w:rFonts w:asciiTheme="minorHAnsi" w:hAnsiTheme="minorHAnsi"/>
          <w:color w:val="000000" w:themeColor="text1"/>
        </w:rPr>
        <w:t>aligned</w:t>
      </w:r>
      <w:r w:rsidR="00112AC3">
        <w:rPr>
          <w:rFonts w:asciiTheme="minorHAnsi" w:hAnsiTheme="minorHAnsi"/>
          <w:color w:val="000000" w:themeColor="text1"/>
        </w:rPr>
        <w:t xml:space="preserve">. </w:t>
      </w:r>
      <w:r w:rsidR="00062D0C">
        <w:rPr>
          <w:rFonts w:asciiTheme="minorHAnsi" w:hAnsiTheme="minorHAnsi"/>
          <w:b/>
          <w:bCs/>
          <w:i/>
          <w:iCs/>
          <w:color w:val="000000" w:themeColor="text1"/>
          <w:highlight w:val="yellow"/>
        </w:rPr>
        <w:t>All confirmed non-inferiority trials</w:t>
      </w:r>
      <w:r w:rsidR="00112AC3">
        <w:rPr>
          <w:rFonts w:asciiTheme="minorHAnsi" w:hAnsiTheme="minorHAnsi"/>
          <w:b/>
          <w:bCs/>
          <w:i/>
          <w:iCs/>
          <w:color w:val="000000" w:themeColor="text1"/>
          <w:highlight w:val="yellow"/>
        </w:rPr>
        <w:t xml:space="preserve"> </w:t>
      </w:r>
      <w:r w:rsidR="00062D0C">
        <w:rPr>
          <w:rFonts w:asciiTheme="minorHAnsi" w:hAnsiTheme="minorHAnsi"/>
          <w:b/>
          <w:bCs/>
          <w:i/>
          <w:iCs/>
          <w:color w:val="000000" w:themeColor="text1"/>
          <w:highlight w:val="yellow"/>
        </w:rPr>
        <w:t>of our study pool (n=8, 100%)</w:t>
      </w:r>
      <w:r w:rsidR="00112AC3">
        <w:rPr>
          <w:rFonts w:asciiTheme="minorHAnsi" w:hAnsiTheme="minorHAnsi"/>
          <w:b/>
          <w:bCs/>
          <w:i/>
          <w:iCs/>
          <w:color w:val="000000" w:themeColor="text1"/>
          <w:highlight w:val="yellow"/>
        </w:rPr>
        <w:t xml:space="preserve"> </w:t>
      </w:r>
      <w:r w:rsidR="00062D0C">
        <w:rPr>
          <w:rFonts w:asciiTheme="minorHAnsi" w:hAnsiTheme="minorHAnsi"/>
          <w:b/>
          <w:bCs/>
          <w:i/>
          <w:iCs/>
          <w:color w:val="000000" w:themeColor="text1"/>
          <w:highlight w:val="yellow"/>
        </w:rPr>
        <w:t>had defined a trial design aligned with the hypothesis reported</w:t>
      </w:r>
      <w:r w:rsidR="00BB6330" w:rsidRPr="00112AC3">
        <w:rPr>
          <w:rFonts w:asciiTheme="minorHAnsi" w:hAnsiTheme="minorHAnsi"/>
          <w:color w:val="000000" w:themeColor="text1"/>
          <w:highlight w:val="yellow"/>
        </w:rPr>
        <w:t>.</w:t>
      </w:r>
      <w:r w:rsidR="00BB6330" w:rsidRPr="007A0E8E">
        <w:rPr>
          <w:rFonts w:asciiTheme="minorHAnsi" w:hAnsiTheme="minorHAnsi"/>
          <w:color w:val="000000" w:themeColor="text1"/>
        </w:rPr>
        <w:t xml:space="preserve"> </w:t>
      </w:r>
      <w:r w:rsidR="304A075E" w:rsidRPr="007A0E8E">
        <w:rPr>
          <w:rFonts w:asciiTheme="minorHAnsi" w:hAnsiTheme="minorHAnsi"/>
          <w:color w:val="000000" w:themeColor="text1"/>
        </w:rPr>
        <w:t xml:space="preserve">Clinical </w:t>
      </w:r>
      <w:r w:rsidR="12D3B298" w:rsidRPr="007A0E8E">
        <w:rPr>
          <w:rFonts w:asciiTheme="minorHAnsi" w:hAnsiTheme="minorHAnsi"/>
          <w:color w:val="000000" w:themeColor="text1"/>
        </w:rPr>
        <w:t>significance</w:t>
      </w:r>
      <w:r w:rsidR="00B46ABC">
        <w:rPr>
          <w:rFonts w:asciiTheme="minorHAnsi" w:hAnsiTheme="minorHAnsi"/>
          <w:color w:val="000000" w:themeColor="text1"/>
        </w:rPr>
        <w:t xml:space="preserve"> </w:t>
      </w:r>
      <w:r w:rsidR="00776CD6" w:rsidRPr="25D98C32">
        <w:rPr>
          <w:rFonts w:asciiTheme="minorHAnsi" w:hAnsiTheme="minorHAnsi"/>
          <w:color w:val="000000" w:themeColor="text1"/>
        </w:rPr>
        <w:t xml:space="preserve">was only </w:t>
      </w:r>
      <w:del w:id="77" w:author="fariba abbassi" w:date="2026-04-14T23:25:00Z" w16du:dateUtc="2026-04-14T21:25:00Z">
        <w:r w:rsidR="00776CD6" w:rsidRPr="25D98C32" w:rsidDel="000175A5">
          <w:rPr>
            <w:rFonts w:asciiTheme="minorHAnsi" w:hAnsiTheme="minorHAnsi"/>
            <w:color w:val="000000" w:themeColor="text1"/>
          </w:rPr>
          <w:delText xml:space="preserve">targeted </w:delText>
        </w:r>
      </w:del>
      <w:ins w:id="78" w:author="fariba abbassi" w:date="2026-04-14T23:25:00Z" w16du:dateUtc="2026-04-14T21:25:00Z">
        <w:r w:rsidR="000175A5">
          <w:rPr>
            <w:rFonts w:asciiTheme="minorHAnsi" w:hAnsiTheme="minorHAnsi"/>
            <w:color w:val="000000" w:themeColor="text1"/>
          </w:rPr>
          <w:t>considered</w:t>
        </w:r>
        <w:r w:rsidR="000175A5" w:rsidRPr="25D98C32">
          <w:rPr>
            <w:rFonts w:asciiTheme="minorHAnsi" w:hAnsiTheme="minorHAnsi"/>
            <w:color w:val="000000" w:themeColor="text1"/>
          </w:rPr>
          <w:t xml:space="preserve"> </w:t>
        </w:r>
      </w:ins>
      <w:r w:rsidR="00776CD6" w:rsidRPr="25D98C32">
        <w:rPr>
          <w:rFonts w:asciiTheme="minorHAnsi" w:hAnsiTheme="minorHAnsi"/>
          <w:color w:val="000000" w:themeColor="text1"/>
        </w:rPr>
        <w:t xml:space="preserve">for </w:t>
      </w:r>
      <w:r w:rsidR="003831FB" w:rsidRPr="25D98C32">
        <w:rPr>
          <w:rFonts w:asciiTheme="minorHAnsi" w:hAnsiTheme="minorHAnsi"/>
          <w:color w:val="000000" w:themeColor="text1"/>
        </w:rPr>
        <w:t>sample size calculation</w:t>
      </w:r>
      <w:r w:rsidR="009D797B" w:rsidRPr="25D98C32">
        <w:rPr>
          <w:rFonts w:asciiTheme="minorHAnsi" w:hAnsiTheme="minorHAnsi"/>
          <w:color w:val="000000" w:themeColor="text1"/>
        </w:rPr>
        <w:t xml:space="preserve"> </w:t>
      </w:r>
      <w:r w:rsidR="00776CD6" w:rsidRPr="25D98C32">
        <w:rPr>
          <w:rFonts w:asciiTheme="minorHAnsi" w:hAnsiTheme="minorHAnsi"/>
          <w:color w:val="000000" w:themeColor="text1"/>
        </w:rPr>
        <w:t xml:space="preserve">in </w:t>
      </w:r>
      <w:r w:rsidR="00D03976" w:rsidRPr="25D98C32">
        <w:rPr>
          <w:rFonts w:asciiTheme="minorHAnsi" w:hAnsiTheme="minorHAnsi"/>
          <w:color w:val="000000" w:themeColor="text1"/>
        </w:rPr>
        <w:t>17 RCTs (18.7</w:t>
      </w:r>
      <w:r w:rsidR="43418F62" w:rsidRPr="25D98C32">
        <w:rPr>
          <w:rFonts w:asciiTheme="minorHAnsi" w:hAnsiTheme="minorHAnsi"/>
          <w:color w:val="000000" w:themeColor="text1"/>
        </w:rPr>
        <w:t>%)</w:t>
      </w:r>
      <w:r w:rsidR="19AA9695" w:rsidRPr="25D98C32">
        <w:rPr>
          <w:rFonts w:asciiTheme="minorHAnsi" w:hAnsiTheme="minorHAnsi"/>
          <w:color w:val="000000" w:themeColor="text1"/>
        </w:rPr>
        <w:t xml:space="preserve">. </w:t>
      </w:r>
      <w:r w:rsidR="19AA9695" w:rsidRPr="00190301">
        <w:rPr>
          <w:rFonts w:asciiTheme="minorHAnsi" w:hAnsiTheme="minorHAnsi"/>
          <w:b/>
          <w:bCs/>
          <w:i/>
          <w:iCs/>
          <w:color w:val="000000" w:themeColor="text1"/>
          <w:highlight w:val="yellow"/>
        </w:rPr>
        <w:t xml:space="preserve">Only </w:t>
      </w:r>
      <w:r w:rsidR="4DC9BB8A" w:rsidRPr="00190301">
        <w:rPr>
          <w:rFonts w:asciiTheme="minorHAnsi" w:hAnsiTheme="minorHAnsi"/>
          <w:b/>
          <w:bCs/>
          <w:i/>
          <w:iCs/>
          <w:color w:val="000000" w:themeColor="text1"/>
          <w:highlight w:val="yellow"/>
        </w:rPr>
        <w:t xml:space="preserve">26 </w:t>
      </w:r>
      <w:r w:rsidR="19AA9695" w:rsidRPr="00190301">
        <w:rPr>
          <w:rFonts w:asciiTheme="minorHAnsi" w:hAnsiTheme="minorHAnsi"/>
          <w:b/>
          <w:bCs/>
          <w:i/>
          <w:iCs/>
          <w:color w:val="000000" w:themeColor="text1"/>
          <w:highlight w:val="yellow"/>
        </w:rPr>
        <w:t>trials (15.7</w:t>
      </w:r>
      <w:r w:rsidR="2D15B90E" w:rsidRPr="00190301">
        <w:rPr>
          <w:rFonts w:asciiTheme="minorHAnsi" w:hAnsiTheme="minorHAnsi"/>
          <w:b/>
          <w:bCs/>
          <w:i/>
          <w:iCs/>
          <w:color w:val="000000" w:themeColor="text1"/>
          <w:highlight w:val="yellow"/>
        </w:rPr>
        <w:t>%) addressed</w:t>
      </w:r>
      <w:r w:rsidR="5CB40FE2" w:rsidRPr="00190301">
        <w:rPr>
          <w:rFonts w:asciiTheme="minorHAnsi" w:hAnsiTheme="minorHAnsi"/>
          <w:b/>
          <w:bCs/>
          <w:i/>
          <w:iCs/>
          <w:color w:val="000000" w:themeColor="text1"/>
          <w:highlight w:val="yellow"/>
        </w:rPr>
        <w:t xml:space="preserve"> clinical significance </w:t>
      </w:r>
      <w:r w:rsidR="3552DF34" w:rsidRPr="00190301">
        <w:rPr>
          <w:rFonts w:asciiTheme="minorHAnsi" w:hAnsiTheme="minorHAnsi"/>
          <w:b/>
          <w:bCs/>
          <w:i/>
          <w:iCs/>
          <w:color w:val="000000" w:themeColor="text1"/>
          <w:highlight w:val="yellow"/>
        </w:rPr>
        <w:t>in addition to statistical significance when interpreting</w:t>
      </w:r>
      <w:r w:rsidR="1700842C" w:rsidRPr="00190301">
        <w:rPr>
          <w:rFonts w:asciiTheme="minorHAnsi" w:hAnsiTheme="minorHAnsi"/>
          <w:b/>
          <w:bCs/>
          <w:i/>
          <w:iCs/>
          <w:color w:val="000000" w:themeColor="text1"/>
          <w:highlight w:val="yellow"/>
        </w:rPr>
        <w:t xml:space="preserve"> the</w:t>
      </w:r>
      <w:r w:rsidR="3552DF34" w:rsidRPr="00190301">
        <w:rPr>
          <w:rFonts w:asciiTheme="minorHAnsi" w:hAnsiTheme="minorHAnsi"/>
          <w:b/>
          <w:bCs/>
          <w:i/>
          <w:iCs/>
          <w:color w:val="000000" w:themeColor="text1"/>
          <w:highlight w:val="yellow"/>
        </w:rPr>
        <w:t xml:space="preserve"> trial </w:t>
      </w:r>
      <w:r w:rsidR="00776CD6" w:rsidRPr="00190301">
        <w:rPr>
          <w:rFonts w:asciiTheme="minorHAnsi" w:hAnsiTheme="minorHAnsi"/>
          <w:b/>
          <w:bCs/>
          <w:i/>
          <w:iCs/>
          <w:color w:val="000000" w:themeColor="text1"/>
          <w:highlight w:val="yellow"/>
        </w:rPr>
        <w:t>results</w:t>
      </w:r>
      <w:r w:rsidR="00190301" w:rsidRPr="00190301">
        <w:rPr>
          <w:rFonts w:asciiTheme="minorHAnsi" w:hAnsiTheme="minorHAnsi"/>
          <w:b/>
          <w:bCs/>
          <w:i/>
          <w:iCs/>
          <w:color w:val="000000" w:themeColor="text1"/>
          <w:highlight w:val="yellow"/>
        </w:rPr>
        <w:t>, including 14 trials with statistically positive results</w:t>
      </w:r>
      <w:r w:rsidR="009A342D" w:rsidRPr="00190301">
        <w:rPr>
          <w:rFonts w:asciiTheme="minorHAnsi" w:hAnsiTheme="minorHAnsi"/>
          <w:b/>
          <w:bCs/>
          <w:i/>
          <w:iCs/>
          <w:color w:val="000000" w:themeColor="text1"/>
          <w:highlight w:val="yellow"/>
        </w:rPr>
        <w:t>. Less than one third of RCTs (n=52) did achieve statistically positive results</w:t>
      </w:r>
      <w:r w:rsidR="009A342D">
        <w:rPr>
          <w:rFonts w:asciiTheme="minorHAnsi" w:hAnsiTheme="minorHAnsi"/>
          <w:color w:val="000000" w:themeColor="text1"/>
        </w:rPr>
        <w:t xml:space="preserve">. </w:t>
      </w:r>
    </w:p>
    <w:p w14:paraId="4D8F192B" w14:textId="0BC4479F" w:rsidR="315A2FFA" w:rsidRPr="000A6AC8" w:rsidRDefault="009A342D" w:rsidP="00BB4931">
      <w:pPr>
        <w:rPr>
          <w:rFonts w:asciiTheme="minorHAnsi" w:hAnsiTheme="minorHAnsi"/>
          <w:color w:val="000000" w:themeColor="text1"/>
        </w:rPr>
      </w:pPr>
      <w:r>
        <w:rPr>
          <w:rFonts w:asciiTheme="minorHAnsi" w:hAnsiTheme="minorHAnsi"/>
          <w:color w:val="000000" w:themeColor="text1"/>
        </w:rPr>
        <w:t>T</w:t>
      </w:r>
      <w:r w:rsidR="00D81DB1" w:rsidRPr="25D98C32">
        <w:rPr>
          <w:rFonts w:asciiTheme="minorHAnsi" w:hAnsiTheme="minorHAnsi"/>
          <w:color w:val="000000" w:themeColor="text1"/>
        </w:rPr>
        <w:t>he</w:t>
      </w:r>
      <w:r w:rsidR="00012E95" w:rsidRPr="25D98C32">
        <w:rPr>
          <w:rFonts w:asciiTheme="minorHAnsi" w:hAnsiTheme="minorHAnsi"/>
          <w:color w:val="000000" w:themeColor="text1"/>
        </w:rPr>
        <w:t xml:space="preserve"> concordance </w:t>
      </w:r>
      <w:r w:rsidR="5164575A" w:rsidRPr="25D98C32">
        <w:rPr>
          <w:rFonts w:asciiTheme="minorHAnsi" w:hAnsiTheme="minorHAnsi"/>
          <w:color w:val="000000" w:themeColor="text1"/>
        </w:rPr>
        <w:t>analysis</w:t>
      </w:r>
      <w:r w:rsidR="00012E95" w:rsidRPr="25D98C32">
        <w:rPr>
          <w:rFonts w:asciiTheme="minorHAnsi" w:hAnsiTheme="minorHAnsi"/>
          <w:color w:val="000000" w:themeColor="text1"/>
        </w:rPr>
        <w:t xml:space="preserve"> between published RCTs and their respective pretrial document</w:t>
      </w:r>
      <w:r w:rsidR="006D0B2B" w:rsidRPr="25D98C32">
        <w:rPr>
          <w:rFonts w:asciiTheme="minorHAnsi" w:hAnsiTheme="minorHAnsi"/>
          <w:color w:val="000000" w:themeColor="text1"/>
        </w:rPr>
        <w:t xml:space="preserve"> </w:t>
      </w:r>
      <w:r w:rsidR="63346B84" w:rsidRPr="25D98C32">
        <w:rPr>
          <w:rFonts w:asciiTheme="minorHAnsi" w:hAnsiTheme="minorHAnsi"/>
          <w:color w:val="000000" w:themeColor="text1"/>
        </w:rPr>
        <w:t>showed</w:t>
      </w:r>
      <w:r w:rsidR="00726948" w:rsidRPr="25D98C32">
        <w:rPr>
          <w:rFonts w:asciiTheme="minorHAnsi" w:hAnsiTheme="minorHAnsi"/>
          <w:color w:val="000000" w:themeColor="text1"/>
        </w:rPr>
        <w:t xml:space="preserve"> that most discordances concerned</w:t>
      </w:r>
      <w:r w:rsidR="0060381F" w:rsidRPr="25D98C32">
        <w:rPr>
          <w:rFonts w:asciiTheme="minorHAnsi" w:hAnsiTheme="minorHAnsi"/>
          <w:color w:val="000000" w:themeColor="text1"/>
        </w:rPr>
        <w:t xml:space="preserve"> the primary endpoint(s) (</w:t>
      </w:r>
      <w:r w:rsidR="1F5008C9" w:rsidRPr="25D98C32">
        <w:rPr>
          <w:rFonts w:asciiTheme="minorHAnsi" w:hAnsiTheme="minorHAnsi"/>
          <w:color w:val="000000" w:themeColor="text1"/>
        </w:rPr>
        <w:t xml:space="preserve">in </w:t>
      </w:r>
      <w:r w:rsidR="0060381F" w:rsidRPr="25D98C32">
        <w:rPr>
          <w:rFonts w:asciiTheme="minorHAnsi" w:hAnsiTheme="minorHAnsi"/>
          <w:color w:val="000000" w:themeColor="text1"/>
        </w:rPr>
        <w:t>11.1</w:t>
      </w:r>
      <w:r w:rsidR="547525D4" w:rsidRPr="25D98C32">
        <w:rPr>
          <w:rFonts w:asciiTheme="minorHAnsi" w:hAnsiTheme="minorHAnsi"/>
          <w:color w:val="000000" w:themeColor="text1"/>
        </w:rPr>
        <w:t>%</w:t>
      </w:r>
      <w:r w:rsidR="1E78E630" w:rsidRPr="25D98C32">
        <w:rPr>
          <w:rFonts w:asciiTheme="minorHAnsi" w:hAnsiTheme="minorHAnsi"/>
          <w:color w:val="000000" w:themeColor="text1"/>
        </w:rPr>
        <w:t xml:space="preserve"> of RCTs</w:t>
      </w:r>
      <w:r w:rsidR="204B8587" w:rsidRPr="25D98C32">
        <w:rPr>
          <w:rFonts w:asciiTheme="minorHAnsi" w:hAnsiTheme="minorHAnsi"/>
          <w:color w:val="000000" w:themeColor="text1"/>
        </w:rPr>
        <w:t>)</w:t>
      </w:r>
      <w:r w:rsidR="54EF8E10" w:rsidRPr="25D98C32">
        <w:rPr>
          <w:rFonts w:asciiTheme="minorHAnsi" w:hAnsiTheme="minorHAnsi"/>
          <w:color w:val="000000" w:themeColor="text1"/>
        </w:rPr>
        <w:t xml:space="preserve">: </w:t>
      </w:r>
      <w:r w:rsidR="4C16B010" w:rsidRPr="25D98C32">
        <w:rPr>
          <w:rFonts w:asciiTheme="minorHAnsi" w:hAnsiTheme="minorHAnsi"/>
          <w:color w:val="000000" w:themeColor="text1"/>
        </w:rPr>
        <w:t>f</w:t>
      </w:r>
      <w:r w:rsidR="6D98592F" w:rsidRPr="25D98C32">
        <w:rPr>
          <w:rFonts w:asciiTheme="minorHAnsi" w:hAnsiTheme="minorHAnsi"/>
          <w:color w:val="000000" w:themeColor="text1"/>
        </w:rPr>
        <w:t>inal publications often selectively</w:t>
      </w:r>
      <w:r w:rsidR="00F31996" w:rsidRPr="25D98C32">
        <w:rPr>
          <w:rFonts w:asciiTheme="minorHAnsi" w:hAnsiTheme="minorHAnsi"/>
          <w:color w:val="000000" w:themeColor="text1"/>
        </w:rPr>
        <w:t xml:space="preserve"> reported primary </w:t>
      </w:r>
      <w:r w:rsidR="6D98592F" w:rsidRPr="25D98C32">
        <w:rPr>
          <w:rFonts w:asciiTheme="minorHAnsi" w:hAnsiTheme="minorHAnsi"/>
          <w:color w:val="000000" w:themeColor="text1"/>
        </w:rPr>
        <w:t>endpoints that yielded statistically</w:t>
      </w:r>
      <w:r w:rsidR="00F31996" w:rsidRPr="25D98C32">
        <w:rPr>
          <w:rFonts w:asciiTheme="minorHAnsi" w:hAnsiTheme="minorHAnsi"/>
          <w:color w:val="000000" w:themeColor="text1"/>
        </w:rPr>
        <w:t xml:space="preserve"> significant results</w:t>
      </w:r>
      <w:r w:rsidR="6D98592F" w:rsidRPr="25D98C32">
        <w:rPr>
          <w:rFonts w:asciiTheme="minorHAnsi" w:hAnsiTheme="minorHAnsi"/>
          <w:color w:val="000000" w:themeColor="text1"/>
        </w:rPr>
        <w:t>.</w:t>
      </w:r>
      <w:r w:rsidR="00D55F29" w:rsidRPr="25D98C32">
        <w:rPr>
          <w:rFonts w:asciiTheme="minorHAnsi" w:hAnsiTheme="minorHAnsi"/>
          <w:color w:val="000000" w:themeColor="text1"/>
        </w:rPr>
        <w:t xml:space="preserve"> </w:t>
      </w:r>
      <w:r w:rsidR="00AA030C" w:rsidRPr="25D98C32">
        <w:rPr>
          <w:rFonts w:asciiTheme="minorHAnsi" w:hAnsiTheme="minorHAnsi"/>
          <w:color w:val="000000" w:themeColor="text1"/>
        </w:rPr>
        <w:t>Two RCTs</w:t>
      </w:r>
      <w:r w:rsidR="0072459B" w:rsidRPr="25D98C32">
        <w:rPr>
          <w:rFonts w:asciiTheme="minorHAnsi" w:hAnsiTheme="minorHAnsi"/>
          <w:color w:val="000000" w:themeColor="text1"/>
        </w:rPr>
        <w:t xml:space="preserve"> </w:t>
      </w:r>
      <w:r w:rsidR="00E86C94" w:rsidRPr="25D98C32">
        <w:rPr>
          <w:rFonts w:asciiTheme="minorHAnsi" w:hAnsiTheme="minorHAnsi"/>
          <w:color w:val="000000" w:themeColor="text1"/>
        </w:rPr>
        <w:t>claimed a non-inferiority hypothesis; however, their primary endpoint analyses were conducted using a superiority-based comparative approach.</w:t>
      </w:r>
      <w:r w:rsidR="00181D18" w:rsidRPr="25D98C32">
        <w:rPr>
          <w:rFonts w:asciiTheme="minorHAnsi" w:hAnsiTheme="minorHAnsi"/>
          <w:color w:val="000000" w:themeColor="text1"/>
        </w:rPr>
        <w:t xml:space="preserve"> </w:t>
      </w:r>
    </w:p>
    <w:p w14:paraId="0DE5675A" w14:textId="77777777" w:rsidR="00271332" w:rsidRPr="005C7191" w:rsidRDefault="00271332" w:rsidP="00BB5783">
      <w:pPr>
        <w:pStyle w:val="Titre11"/>
        <w:rPr>
          <w:lang w:val="en-US"/>
        </w:rPr>
        <w:sectPr w:rsidR="00271332" w:rsidRPr="005C7191">
          <w:footerReference w:type="even" r:id="rId13"/>
          <w:footerReference w:type="default" r:id="rId14"/>
          <w:pgSz w:w="12240" w:h="15840"/>
          <w:pgMar w:top="1440" w:right="1440" w:bottom="1440" w:left="1440" w:header="720" w:footer="720" w:gutter="0"/>
          <w:cols w:space="720"/>
          <w:docGrid w:linePitch="360"/>
        </w:sectPr>
      </w:pPr>
    </w:p>
    <w:p w14:paraId="40B0979C" w14:textId="707E43FE" w:rsidR="00203336" w:rsidRPr="003C6355" w:rsidRDefault="00203336" w:rsidP="00BB5783">
      <w:pPr>
        <w:pStyle w:val="Titre11"/>
        <w:rPr>
          <w:rFonts w:ascii="Arial" w:hAnsi="Arial"/>
          <w:lang w:val="en-US"/>
        </w:rPr>
      </w:pPr>
      <w:r w:rsidRPr="003C6355">
        <w:rPr>
          <w:lang w:val="en-US"/>
        </w:rPr>
        <w:lastRenderedPageBreak/>
        <w:t>DISCUSSION</w:t>
      </w:r>
    </w:p>
    <w:p w14:paraId="1D79061A" w14:textId="299F4F3F" w:rsidR="00546538" w:rsidRDefault="00996943" w:rsidP="00BB4931">
      <w:pPr>
        <w:spacing w:before="0" w:after="160" w:line="480" w:lineRule="auto"/>
        <w:rPr>
          <w:rFonts w:cs="Calibri"/>
          <w:color w:val="000000" w:themeColor="text1"/>
        </w:rPr>
      </w:pPr>
      <w:r w:rsidRPr="4E119242">
        <w:rPr>
          <w:rFonts w:cs="Calibri"/>
          <w:color w:val="000000" w:themeColor="text1"/>
        </w:rPr>
        <w:t xml:space="preserve">This study </w:t>
      </w:r>
      <w:r w:rsidR="00F77C6B" w:rsidRPr="4E119242">
        <w:rPr>
          <w:rFonts w:cs="Calibri"/>
          <w:color w:val="000000" w:themeColor="text1"/>
        </w:rPr>
        <w:t>suggests</w:t>
      </w:r>
      <w:r w:rsidR="2E25148E" w:rsidRPr="4E119242">
        <w:rPr>
          <w:rFonts w:cs="Calibri"/>
          <w:color w:val="000000" w:themeColor="text1"/>
        </w:rPr>
        <w:t xml:space="preserve"> </w:t>
      </w:r>
      <w:r w:rsidRPr="4E119242">
        <w:rPr>
          <w:rFonts w:cs="Calibri"/>
          <w:color w:val="000000" w:themeColor="text1"/>
        </w:rPr>
        <w:t xml:space="preserve">that </w:t>
      </w:r>
      <w:r w:rsidR="00500826" w:rsidRPr="4E119242">
        <w:rPr>
          <w:rFonts w:cs="Calibri"/>
          <w:color w:val="000000" w:themeColor="text1"/>
        </w:rPr>
        <w:t xml:space="preserve">the </w:t>
      </w:r>
      <w:r w:rsidR="00A16B3D" w:rsidRPr="4E119242">
        <w:rPr>
          <w:rFonts w:cs="Calibri"/>
          <w:color w:val="000000" w:themeColor="text1"/>
        </w:rPr>
        <w:t>majority of</w:t>
      </w:r>
      <w:r w:rsidR="00500826" w:rsidRPr="4E119242">
        <w:rPr>
          <w:rFonts w:cs="Calibri"/>
          <w:color w:val="000000" w:themeColor="text1"/>
        </w:rPr>
        <w:t xml:space="preserve"> </w:t>
      </w:r>
      <w:r w:rsidRPr="4E119242">
        <w:rPr>
          <w:rFonts w:cs="Calibri"/>
          <w:color w:val="000000" w:themeColor="text1"/>
        </w:rPr>
        <w:t xml:space="preserve">surgical </w:t>
      </w:r>
      <w:r w:rsidR="00071BFD" w:rsidRPr="4E119242">
        <w:rPr>
          <w:rFonts w:cs="Calibri"/>
          <w:color w:val="000000" w:themeColor="text1"/>
        </w:rPr>
        <w:t>RCTs</w:t>
      </w:r>
      <w:r w:rsidRPr="4E119242">
        <w:rPr>
          <w:rFonts w:cs="Calibri"/>
          <w:color w:val="000000" w:themeColor="text1"/>
        </w:rPr>
        <w:t xml:space="preserve"> fail already at conception rather than at execution. In our study, which evaluated a total of </w:t>
      </w:r>
      <w:r w:rsidR="2283B50A" w:rsidRPr="4E119242">
        <w:rPr>
          <w:rFonts w:cs="Calibri"/>
          <w:color w:val="000000" w:themeColor="text1"/>
        </w:rPr>
        <w:t>25</w:t>
      </w:r>
      <w:r w:rsidR="2C802323" w:rsidRPr="4E119242">
        <w:rPr>
          <w:rFonts w:cs="Calibri"/>
          <w:color w:val="000000" w:themeColor="text1"/>
        </w:rPr>
        <w:t>4</w:t>
      </w:r>
      <w:r w:rsidRPr="4E119242">
        <w:rPr>
          <w:rFonts w:cs="Calibri"/>
          <w:color w:val="000000" w:themeColor="text1"/>
        </w:rPr>
        <w:t xml:space="preserve"> RCTs, substantial deficiencies were observed across all predefined criteria used to operationalize clinical relevance, including specification</w:t>
      </w:r>
      <w:r w:rsidR="3DE1906F" w:rsidRPr="4E119242">
        <w:rPr>
          <w:rFonts w:cs="Calibri"/>
          <w:color w:val="000000" w:themeColor="text1"/>
        </w:rPr>
        <w:t xml:space="preserve"> of</w:t>
      </w:r>
      <w:r w:rsidR="2283B50A" w:rsidRPr="4E119242">
        <w:rPr>
          <w:rFonts w:cs="Calibri"/>
          <w:color w:val="000000" w:themeColor="text1"/>
        </w:rPr>
        <w:t xml:space="preserve"> </w:t>
      </w:r>
      <w:r w:rsidR="00C879EE" w:rsidRPr="4E119242">
        <w:rPr>
          <w:rFonts w:cs="Calibri"/>
          <w:color w:val="000000" w:themeColor="text1"/>
        </w:rPr>
        <w:t xml:space="preserve">the primary endpoint and associated </w:t>
      </w:r>
      <w:r w:rsidR="2283B50A" w:rsidRPr="4E119242">
        <w:rPr>
          <w:rFonts w:cs="Calibri"/>
          <w:color w:val="000000" w:themeColor="text1"/>
        </w:rPr>
        <w:t>hypothesis</w:t>
      </w:r>
      <w:r w:rsidRPr="4E119242">
        <w:rPr>
          <w:rFonts w:cs="Calibri"/>
          <w:color w:val="000000" w:themeColor="text1"/>
        </w:rPr>
        <w:t xml:space="preserve">, alignment of study design, definition of clinically relevant effect sizes, and interpretation of results from a patient perspective. </w:t>
      </w:r>
      <w:r w:rsidR="00546538" w:rsidRPr="4E119242">
        <w:rPr>
          <w:rFonts w:cs="Calibri"/>
          <w:color w:val="000000" w:themeColor="text1"/>
        </w:rPr>
        <w:t>Across both assessments, similar patterns emerged, indicating that deficiencies observed in the pilot study are unlikely to be unique to trials using a specific outcome measure.</w:t>
      </w:r>
    </w:p>
    <w:p w14:paraId="7D469F1D" w14:textId="319A0C09" w:rsidR="00996943" w:rsidRPr="00AA067F" w:rsidRDefault="0061440D" w:rsidP="00BB4931">
      <w:pPr>
        <w:spacing w:before="0" w:after="160" w:line="480" w:lineRule="auto"/>
        <w:rPr>
          <w:rFonts w:cs="Calibri"/>
          <w:color w:val="000000" w:themeColor="text1"/>
        </w:rPr>
      </w:pPr>
      <w:r w:rsidRPr="00233F4B">
        <w:rPr>
          <w:rFonts w:cs="Calibri"/>
          <w:b/>
          <w:bCs/>
          <w:i/>
          <w:iCs/>
          <w:color w:val="000000" w:themeColor="text1"/>
          <w:highlight w:val="yellow"/>
        </w:rPr>
        <w:t>An additional finding of our study, the high proportion of RCTs designed for superiority and the high proportion of negative results</w:t>
      </w:r>
      <w:r w:rsidR="00C8388E" w:rsidRPr="00233F4B">
        <w:rPr>
          <w:rFonts w:cs="Calibri"/>
          <w:b/>
          <w:bCs/>
          <w:i/>
          <w:iCs/>
          <w:color w:val="000000" w:themeColor="text1"/>
          <w:highlight w:val="yellow"/>
        </w:rPr>
        <w:t xml:space="preserve">, </w:t>
      </w:r>
      <w:r w:rsidRPr="00233F4B">
        <w:rPr>
          <w:rFonts w:cs="Calibri"/>
          <w:b/>
          <w:bCs/>
          <w:i/>
          <w:iCs/>
          <w:color w:val="000000" w:themeColor="text1"/>
          <w:highlight w:val="yellow"/>
        </w:rPr>
        <w:t>indicate</w:t>
      </w:r>
      <w:r w:rsidR="00C8388E">
        <w:rPr>
          <w:rFonts w:cs="Calibri"/>
          <w:color w:val="000000" w:themeColor="text1"/>
        </w:rPr>
        <w:t xml:space="preserve"> that the problem with surgical RCTs </w:t>
      </w:r>
      <w:r w:rsidR="00996943" w:rsidRPr="7052A300">
        <w:rPr>
          <w:rFonts w:cs="Calibri"/>
          <w:color w:val="000000" w:themeColor="text1"/>
        </w:rPr>
        <w:t>already arises at the stage of formulating the research question. When the research question is misaligned with the clinical decision to be made, negative superiority results add little to clinical practice and consume substantial resources without meaningful benefit. In many clinical decision-making scenarios involving multiple treatment options, alternative trial designs may be more informative for guiding practice. Testing non-inferiority of one surgical strategy versus another for primary endpoints, such as cancer-free survival, while prespecifying superiority for secondary endpoints related to recovery or morbidity, may better reflect the clinical trade-offs faced by patients and clinicians.</w:t>
      </w:r>
    </w:p>
    <w:p w14:paraId="32FD5D4A" w14:textId="5D28BA15" w:rsidR="00EF5629" w:rsidRPr="00AA067F" w:rsidRDefault="00C879EE" w:rsidP="00BB4931">
      <w:pPr>
        <w:spacing w:before="0" w:after="160" w:line="480" w:lineRule="auto"/>
        <w:rPr>
          <w:rFonts w:cs="Calibri"/>
          <w:color w:val="000000" w:themeColor="text1"/>
        </w:rPr>
      </w:pPr>
      <w:r>
        <w:rPr>
          <w:rFonts w:cs="Calibri"/>
          <w:b/>
          <w:bCs/>
          <w:i/>
          <w:iCs/>
          <w:color w:val="000000" w:themeColor="text1"/>
          <w:highlight w:val="yellow"/>
        </w:rPr>
        <w:t xml:space="preserve">Additionally, </w:t>
      </w:r>
      <w:r w:rsidRPr="00C879EE">
        <w:rPr>
          <w:rFonts w:cs="Calibri"/>
          <w:color w:val="000000" w:themeColor="text1"/>
        </w:rPr>
        <w:t>s</w:t>
      </w:r>
      <w:r w:rsidR="29947D80" w:rsidRPr="00C879EE">
        <w:rPr>
          <w:rFonts w:cs="Calibri"/>
          <w:color w:val="000000" w:themeColor="text1"/>
        </w:rPr>
        <w:t>ample size calculations should not rely solely on effect sizes taken from the literature but explicitly incorporate clinical relevance. This requires defining, a priori, what magnitude of difference would matter to patients by specifying a MID and using this threshold to inform sample size calculations.</w:t>
      </w:r>
      <w:r w:rsidR="29947D80" w:rsidRPr="00C879EE">
        <w:rPr>
          <w:rFonts w:cs="Calibri"/>
          <w:b/>
          <w:bCs/>
          <w:i/>
          <w:iCs/>
          <w:color w:val="000000" w:themeColor="text1"/>
        </w:rPr>
        <w:t xml:space="preserve"> </w:t>
      </w:r>
      <w:r>
        <w:rPr>
          <w:rFonts w:cs="Calibri"/>
          <w:b/>
          <w:bCs/>
          <w:i/>
          <w:iCs/>
          <w:color w:val="000000" w:themeColor="text1"/>
          <w:highlight w:val="yellow"/>
        </w:rPr>
        <w:t>As th</w:t>
      </w:r>
      <w:r w:rsidR="29947D80" w:rsidRPr="000F13EA">
        <w:rPr>
          <w:rFonts w:cs="Calibri"/>
          <w:b/>
          <w:bCs/>
          <w:i/>
          <w:iCs/>
          <w:color w:val="000000" w:themeColor="text1"/>
          <w:highlight w:val="yellow"/>
        </w:rPr>
        <w:t>e MID represents the smallest change in an outcome that patients perceive as meaningful</w:t>
      </w:r>
      <w:r>
        <w:rPr>
          <w:rFonts w:cs="Calibri"/>
          <w:b/>
          <w:bCs/>
          <w:i/>
          <w:iCs/>
          <w:color w:val="000000" w:themeColor="text1"/>
          <w:highlight w:val="yellow"/>
        </w:rPr>
        <w:t xml:space="preserve">, </w:t>
      </w:r>
      <w:r w:rsidR="29947D80" w:rsidRPr="000F13EA">
        <w:rPr>
          <w:rFonts w:cs="Calibri"/>
          <w:b/>
          <w:bCs/>
          <w:i/>
          <w:iCs/>
          <w:color w:val="000000" w:themeColor="text1"/>
          <w:highlight w:val="yellow"/>
        </w:rPr>
        <w:t>that would justify a change in clinical management.</w:t>
      </w:r>
      <w:r w:rsidR="003D4F5B" w:rsidRPr="000F13EA">
        <w:rPr>
          <w:rFonts w:cs="Calibri"/>
          <w:b/>
          <w:bCs/>
          <w:i/>
          <w:iCs/>
          <w:color w:val="000000" w:themeColor="text1"/>
          <w:highlight w:val="yellow"/>
        </w:rPr>
        <w:t xml:space="preserve"> </w:t>
      </w:r>
      <w:r w:rsidR="29947D80" w:rsidRPr="7052A300">
        <w:rPr>
          <w:rFonts w:cs="Calibri"/>
          <w:color w:val="000000" w:themeColor="text1"/>
        </w:rPr>
        <w:t xml:space="preserve">For the CCI®, an MID of 12 points has been </w:t>
      </w:r>
      <w:r w:rsidR="3B9A1DFC" w:rsidRPr="7052A300">
        <w:rPr>
          <w:rFonts w:cs="Calibri"/>
          <w:color w:val="000000" w:themeColor="text1"/>
        </w:rPr>
        <w:t>established</w:t>
      </w:r>
      <w:r w:rsidR="009959C9" w:rsidRPr="7052A300">
        <w:rPr>
          <w:rFonts w:cs="Calibri"/>
          <w:color w:val="000000" w:themeColor="text1"/>
        </w:rPr>
        <w:t xml:space="preserve"> using an anchor-based approach</w:t>
      </w:r>
      <w:r w:rsidR="00010E1F" w:rsidRPr="7052A300">
        <w:rPr>
          <w:rFonts w:cs="Calibri"/>
          <w:color w:val="000000" w:themeColor="text1"/>
        </w:rPr>
        <w:fldChar w:fldCharType="begin"/>
      </w:r>
      <w:r w:rsidR="00531D12">
        <w:rPr>
          <w:rFonts w:cs="Calibri"/>
          <w:color w:val="000000" w:themeColor="text1"/>
        </w:rPr>
        <w:instrText xml:space="preserve"> ADDIN ZOTERO_ITEM CSL_CITATION {"citationID":"2YkpQUXK","properties":{"formattedCitation":"\\super 18\\nosupersub{}","plainCitation":"18","noteIndex":0},"citationItems":[{"id":186226,"uris":["http://zotero.org/users/6583603/items/XN4ZUVAU"],"itemData":{"id":186226,"type":"article-journal","abstract":"OBJECTIVE: To estimate the minimal important difference (MID) of the Comprehensive Complication Index (CCI ® ) in patients undergoing abdominal surgery.\nBACKGROUND: The CCI ® is a validated metric that quantifies cumulative surgical morbidity. While the CCI ® is a sensitive endpoint to detect treatment effects, a statistically significant effect does not necessarily translate into clinical relevance. Relevant differences from the patients' perspective are best captured by the MID.\nMETHODS: Individual patient data were extracted from surgical studies reporting CCI ® at 30 days and using patient-reported outcome measures with established MIDs at baseline and 30 days. To determine the MID for the CCI ® , we used an anchor-based approach as recommended by methods guidelines. A patient-reported outcome measure was selected as an anchor only if the Spearman correlation coefficient between its change in score (baseline to 30 days postoperative) and the CCI ® was ≥|0.30|. We used linear regression to estimate the MID of the CCI ® across different anchors, and triangulation to determine a single MID.\nRESULTS: Data were extracted from 3 published randomized controlled trials and 1 prospective observational study (n = 1583 patients) in major abdominal surgery. In colorectal surgery cohorts, 2 subscores of the Short Form-36, 2 subscores of the Multidimensional Fatigue Inventory-20, the EuroQol-5-Dimension Index Score, and the EuroQol Visual Analog Scale showed a correlation with the CCI ® of ≥|0.30|. This resulted in MID estimates for the CCI ® ranging from 6.1 to 22.2. In hepato-pancreato-biliary surgery, 1 subscore of the Short Form-36, and 2 subscores of the Patient Reported Outcome Measure Information System-29 questionnaire qualified as anchors providing MID estimates ranging from 6.2 to 13.8.\nCONCLUSIONS: We propose a mean difference of 12 points in the CCI ® between treatment groups as a relevant difference in patients undergoing abdominal surgery. This MID provides an important foundation for sample size calculations and interpretation of randomized controlled trials and large real-world observational studies.","container-title":"Annals of Surgery","DOI":"10.1097/SLA.0000000000006877","ISSN":"1528-1140","issue":"5","journalAbbreviation":"Ann Surg","language":"eng","page":"670-677","PMID":"40793921","source":"PubMed","title":"Beyond P Values : Novel Minimal Important Difference of the Comprehensive Complication Index That Reflects a Meaningful Outcome for Patients Undergoing Major Abdominal Surgery","title-short":"Beyond P Values","volume":"282","author":[{"family":"Abbassi","given":"Fariba"},{"family":"Pfister","given":"Matthias"},{"family":"Braun","given":"Julia"},{"family":"Angenete","given":"Eva"},{"family":"Haglind","given":"Eva"},{"family":"Onerup","given":"Aron"},{"family":"Heijmans","given":"Margot H. M."},{"family":"Slooter","given":"Gerrit D."},{"family":"Molenaar","given":"Charlotte J. L."},{"family":"Fiore","given":"Julio F."},{"family":"Feldman","given":"Liane S."},{"family":"Pecorelli","given":"Nicolò"},{"family":"Guarneri","given":"Giovanni"},{"family":"Falconi","given":"Massimo"},{"family":"Drejian","given":"Sarkis K."},{"family":"Fretland","given":"Åsmund A."},{"family":"Edwin","given":"Bjorn"},{"family":"Ubels","given":"Sander"},{"family":"Hannink","given":"Gerjon"},{"family":"Puhan","given":"Milo A."},{"family":"Clavien","given":"Pierre-Alain"}],"issued":{"date-parts":[["2025",11,1]]}}}],"schema":"https://github.com/citation-style-language/schema/raw/master/csl-citation.json"} </w:instrText>
      </w:r>
      <w:r w:rsidR="00010E1F" w:rsidRPr="7052A300">
        <w:rPr>
          <w:rFonts w:cs="Calibri"/>
          <w:color w:val="000000" w:themeColor="text1"/>
        </w:rPr>
        <w:fldChar w:fldCharType="separate"/>
      </w:r>
      <w:r w:rsidR="00531D12" w:rsidRPr="00531D12">
        <w:rPr>
          <w:rFonts w:cs="Arial"/>
          <w:color w:val="000000"/>
          <w:kern w:val="0"/>
          <w:vertAlign w:val="superscript"/>
        </w:rPr>
        <w:t>18</w:t>
      </w:r>
      <w:r w:rsidR="00010E1F" w:rsidRPr="7052A300">
        <w:rPr>
          <w:rFonts w:cs="Calibri"/>
          <w:color w:val="000000" w:themeColor="text1"/>
        </w:rPr>
        <w:fldChar w:fldCharType="end"/>
      </w:r>
      <w:r w:rsidR="32D348A5" w:rsidRPr="7052A300">
        <w:rPr>
          <w:rFonts w:cs="Calibri"/>
          <w:color w:val="000000" w:themeColor="text1"/>
        </w:rPr>
        <w:t>,</w:t>
      </w:r>
      <w:r w:rsidR="29947D80" w:rsidRPr="7052A300">
        <w:rPr>
          <w:rFonts w:cs="Calibri"/>
          <w:color w:val="000000" w:themeColor="text1"/>
        </w:rPr>
        <w:t xml:space="preserve"> </w:t>
      </w:r>
      <w:r w:rsidR="29947D80" w:rsidRPr="7052A300">
        <w:rPr>
          <w:rFonts w:cs="Calibri"/>
          <w:color w:val="000000" w:themeColor="text1"/>
        </w:rPr>
        <w:lastRenderedPageBreak/>
        <w:t xml:space="preserve">providing a concrete benchmark for distinguishing clinically relevant from effect sizes. Without this linkage between statistical planning and clinical meaning, trials risk achieving statistical significance without providing results that are useful at the bedside. </w:t>
      </w:r>
    </w:p>
    <w:p w14:paraId="6ABECADC" w14:textId="77777777" w:rsidR="00546538" w:rsidRPr="00AA067F" w:rsidRDefault="00546538" w:rsidP="00BB4931">
      <w:pPr>
        <w:spacing w:before="0" w:after="160" w:line="480" w:lineRule="auto"/>
        <w:rPr>
          <w:rFonts w:cs="Calibri"/>
          <w:color w:val="000000" w:themeColor="text1"/>
        </w:rPr>
      </w:pPr>
      <w:r w:rsidRPr="7052A300">
        <w:rPr>
          <w:rFonts w:cs="Calibri"/>
          <w:color w:val="000000" w:themeColor="text1"/>
        </w:rPr>
        <w:t>The limited discussion of clinical meaningfulness in published reports further weakens the interpretability and applicability of trial findings. Interpretation of study results should explicitly address clinical relevance, ideally supported by predefined MIDs, particularly given that statistical significance is highly dependent on sample size and may be achieved for effects that are trivial from a clinical perspective.</w:t>
      </w:r>
    </w:p>
    <w:p w14:paraId="1D97E27E" w14:textId="77777777" w:rsidR="00990873" w:rsidRDefault="00996943" w:rsidP="00BB4931">
      <w:pPr>
        <w:spacing w:before="0" w:after="160" w:line="480" w:lineRule="auto"/>
        <w:rPr>
          <w:rFonts w:cs="Calibri"/>
          <w:color w:val="000000" w:themeColor="text1"/>
        </w:rPr>
      </w:pPr>
      <w:r w:rsidRPr="7052A300">
        <w:rPr>
          <w:rFonts w:cs="Calibri"/>
          <w:color w:val="000000" w:themeColor="text1"/>
        </w:rPr>
        <w:t>Taken together, these findings point to a broader, structural problem in surgical trial design that extends beyond individual studies or outcome measures and underscores the need to refocus surgical research on the decisions it is intended to inform.</w:t>
      </w:r>
    </w:p>
    <w:p w14:paraId="69481B64" w14:textId="10459CED" w:rsidR="007775E0" w:rsidRPr="00A46706" w:rsidRDefault="007775E0" w:rsidP="4E119242">
      <w:pPr>
        <w:spacing w:before="0" w:after="160" w:line="480" w:lineRule="auto"/>
        <w:rPr>
          <w:rFonts w:cs="Calibri"/>
          <w:b/>
          <w:bCs/>
          <w:i/>
          <w:iCs/>
          <w:color w:val="000000" w:themeColor="text1"/>
        </w:rPr>
      </w:pPr>
      <w:commentRangeStart w:id="79"/>
      <w:commentRangeStart w:id="80"/>
      <w:r w:rsidRPr="4E119242">
        <w:rPr>
          <w:rFonts w:cs="Calibri"/>
          <w:b/>
          <w:bCs/>
          <w:i/>
          <w:iCs/>
          <w:color w:val="000000" w:themeColor="text1"/>
          <w:highlight w:val="yellow"/>
        </w:rPr>
        <w:t xml:space="preserve">Several meta-research studies have evaluated surgical RCTs, primarily focusing on reporting quality and internal validity. </w:t>
      </w:r>
      <w:r w:rsidR="00E76BCF" w:rsidRPr="4E119242">
        <w:rPr>
          <w:rFonts w:cs="Calibri"/>
          <w:b/>
          <w:bCs/>
          <w:i/>
          <w:iCs/>
          <w:color w:val="000000" w:themeColor="text1"/>
          <w:highlight w:val="yellow"/>
        </w:rPr>
        <w:t>For example, systematic assessments using Cochrane RoB 2</w:t>
      </w:r>
      <w:r w:rsidR="00E76BCF" w:rsidRPr="4E119242">
        <w:rPr>
          <w:rFonts w:cs="Calibri"/>
          <w:b/>
          <w:bCs/>
          <w:i/>
          <w:iCs/>
          <w:color w:val="000000" w:themeColor="text1"/>
          <w:highlight w:val="yellow"/>
        </w:rPr>
        <w:fldChar w:fldCharType="begin"/>
      </w:r>
      <w:r w:rsidR="00531D12">
        <w:rPr>
          <w:rFonts w:cs="Calibri"/>
          <w:b/>
          <w:bCs/>
          <w:i/>
          <w:iCs/>
          <w:color w:val="000000" w:themeColor="text1"/>
          <w:highlight w:val="yellow"/>
        </w:rPr>
        <w:instrText xml:space="preserve"> ADDIN ZOTERO_ITEM CSL_CITATION {"citationID":"kK2mCv8M","properties":{"unsorted":false,"formattedCitation":"\\super 19\\nosupersub{}","plainCitation":"19","noteIndex":0},"citationItems":[{"id":21839,"uris":["http://zotero.org/groups/5983724/items/G5GBNPPE"],"itemData":{"id":21839,"type":"article-journal","abstract":"RoB 2: a revised tool for assessing risk of bias in randomised trials","container-title":"BMJ (Clinical research ed.)","DOI":"10.1136/bmj.l4898","ISSN":"1756-1833","language":"en","PMID":"31462531","publisher":"BMJ","source":"pubmed.ncbi.nlm.nih.gov","title":"RoB 2: a revised tool for assessing risk of bias in randomised trials","title-short":"RoB 2","URL":"https://pubmed.ncbi.nlm.nih.gov/31462531/","volume":"366","author":[{"family":"Jac","given":"Sterne"},{"family":"J","given":"Savović"},{"family":"Mj","given":"Page"},{"family":"Rg","given":"Elbers"},{"family":"Ns","given":"Blencowe"},{"family":"I","given":"Boutron"},{"family":"Cj","given":"Cates"},{"family":"Hy","given":"Cheng"},{"family":"Ms","given":"Corbett"},{"family":"Sm","given":"Eldridge"},{"family":"Jr","given":"Emberson"},{"family":"Ma","given":"Hernán"},{"family":"S","given":"Hopewell"},{"family":"A","given":"Hróbjartsson"},{"family":"Dr","given":"Junqueira"},{"family":"P","given":"Jüni"},{"family":"Jj","given":"Kirkham"},{"family":"T","given":"Lasserson"},{"family":"T","given":"Li"},{"family":"A","given":"McAleenan"},{"family":"Bc","given":"Reeves"},{"family":"S","given":"Shepperd"},{"family":"I","given":"Shrier"},{"family":"La","given":"Stewart"},{"family":"K","given":"Tilling"},{"family":"Ir","given":"White"},{"family":"Pf","given":"Whiting"},{"family":"Jpt","given":"Higgins"}],"accessed":{"date-parts":[["2025",7,26]]},"issued":{"date-parts":[["2019",8,28]]}}}],"schema":"https://github.com/citation-style-language/schema/raw/master/csl-citation.json"} </w:instrText>
      </w:r>
      <w:r w:rsidR="00E76BCF" w:rsidRPr="4E119242">
        <w:rPr>
          <w:rFonts w:cs="Calibri"/>
          <w:b/>
          <w:bCs/>
          <w:i/>
          <w:iCs/>
          <w:color w:val="000000" w:themeColor="text1"/>
          <w:highlight w:val="yellow"/>
        </w:rPr>
        <w:fldChar w:fldCharType="separate"/>
      </w:r>
      <w:r w:rsidR="00531D12" w:rsidRPr="00531D12">
        <w:rPr>
          <w:rFonts w:cs="Arial"/>
          <w:color w:val="000000"/>
          <w:kern w:val="0"/>
          <w:vertAlign w:val="superscript"/>
        </w:rPr>
        <w:t>19</w:t>
      </w:r>
      <w:r w:rsidR="00E76BCF" w:rsidRPr="4E119242">
        <w:rPr>
          <w:rFonts w:cs="Calibri"/>
          <w:b/>
          <w:bCs/>
          <w:i/>
          <w:iCs/>
          <w:color w:val="000000" w:themeColor="text1"/>
          <w:highlight w:val="yellow"/>
        </w:rPr>
        <w:fldChar w:fldCharType="end"/>
      </w:r>
      <w:r w:rsidR="00E76BCF" w:rsidRPr="4E119242">
        <w:rPr>
          <w:rFonts w:cs="Calibri"/>
          <w:b/>
          <w:bCs/>
          <w:i/>
          <w:iCs/>
          <w:color w:val="000000" w:themeColor="text1"/>
          <w:highlight w:val="yellow"/>
        </w:rPr>
        <w:t xml:space="preserve"> and </w:t>
      </w:r>
      <w:commentRangeStart w:id="81"/>
      <w:r w:rsidR="00E76BCF" w:rsidRPr="4E119242">
        <w:rPr>
          <w:rFonts w:cs="Calibri"/>
          <w:b/>
          <w:bCs/>
          <w:i/>
          <w:iCs/>
          <w:color w:val="000000" w:themeColor="text1"/>
          <w:highlight w:val="yellow"/>
        </w:rPr>
        <w:t xml:space="preserve">GRADE </w:t>
      </w:r>
      <w:commentRangeEnd w:id="81"/>
      <w:r w:rsidR="00F52F81" w:rsidRPr="4E119242">
        <w:rPr>
          <w:rStyle w:val="CommentReference"/>
          <w:rFonts w:cs="Calibri"/>
          <w:b/>
          <w:bCs/>
          <w:i/>
          <w:iCs/>
          <w:color w:val="000000" w:themeColor="text1"/>
          <w:sz w:val="22"/>
          <w:szCs w:val="24"/>
          <w:highlight w:val="yellow"/>
        </w:rPr>
        <w:commentReference w:id="81"/>
      </w:r>
      <w:r w:rsidR="00E76BCF" w:rsidRPr="4E119242">
        <w:rPr>
          <w:rFonts w:cs="Calibri"/>
          <w:b/>
          <w:bCs/>
          <w:i/>
          <w:iCs/>
          <w:color w:val="000000" w:themeColor="text1"/>
          <w:highlight w:val="yellow"/>
        </w:rPr>
        <w:t>have examined trends in risk of bias and certainty of evidence across trials, with some suggesting improvements over time</w:t>
      </w:r>
      <w:r w:rsidR="008F4923" w:rsidRPr="4E119242">
        <w:rPr>
          <w:rFonts w:cs="Calibri"/>
          <w:b/>
          <w:bCs/>
          <w:i/>
          <w:iCs/>
          <w:color w:val="000000" w:themeColor="text1"/>
          <w:highlight w:val="yellow"/>
        </w:rPr>
        <w:fldChar w:fldCharType="begin"/>
      </w:r>
      <w:r w:rsidR="00531D12">
        <w:rPr>
          <w:rFonts w:cs="Calibri"/>
          <w:b/>
          <w:bCs/>
          <w:i/>
          <w:iCs/>
          <w:color w:val="000000" w:themeColor="text1"/>
          <w:highlight w:val="yellow"/>
        </w:rPr>
        <w:instrText xml:space="preserve"> ADDIN ZOTERO_ITEM CSL_CITATION {"citationID":"P3xYdnl5","properties":{"unsorted":false,"formattedCitation":"\\super 20,21\\nosupersub{}","plainCitation":"20,21","noteIndex":0},"citationItems":[{"id":229181,"uris":["http://zotero.org/groups/6353616/items/UFJGA4BL"],"itemData":{"id":229181,"type":"article-journal","abstract":"Objective: \n          To assess worldwide trends in volume and methodological quality of published surgical randomized controlled trials (RCTs) over the past decade.\n          Background: \n          Randomized controlled trials are essential for clinical decision making. It has repeatedly been suggested that surgical RCTs are scarce and of mediocre quality.\n          Methods: \n          We systematically searched PubMed for surgical RCTs published in 1999 and 2009. Characteristics and risks of bias were extracted. Trials where compared between study years and geographical regions. Primary outcome was “low risk of bias,” defined by all of the following: adequate allocation generation and concealment, intention-to-treat analysis, and adequate dropout handling.\n          Results: \n          The volume of published surgical RCTs increased by 50%, from 300 in 1999 to 450 in 2009. Volume increased in Europe (27% increase), Asia/Oceania (160% increase), and Africa/South America (416% increase) but decreased in North America (23% decrease), although the United States remained the country with the highest number of published RCTs. In 2009, methodological quality of surgical trials improved in terms of sample size calculation, adequate generation of randomization sequence, concealment of randomization sequence, and use of intention-to-treat analysis as compared with 1999 (P &lt; 0.001 for all). The proportion of low risk of bias trials increased from 6% to 14% (prevalence ratio 2.59; 95% confidence interval 1.55–4.32). In 2009, the highest proportion of low risk of bias trials was from Europe (23%), whereas the lowest was from Asia/Oceania (5%).\n          Conclusions: \n          Volume and quality of surgical RCTs improved although striking differences exist between continents and countries. Structured education in trial methodology, enforced adherence to existing guidelines, and improved research infrastructure may guide further improvements.","citation-key":"ahmedaliTrendsWorldwideVolume2013","container-title":"Annals of Surgery","DOI":"10.1097/SLA.0b013e31829c7795","ISSN":"0003-4932","issue":"2","language":"en-US","page":"199","source":"journals.lww.com","title":"Trends in Worldwide Volume and Methodological Quality of Surgical Randomized Controlled Trials","volume":"258","author":[{"family":"Ahmed Ali","given":"Usama"},{"family":"Sluis","given":"Pieter C.","non-dropping-particle":"van der"},{"family":"Issa","given":"Yama"},{"family":"Habaga","given":"Ibrahim Abou"},{"family":"Gooszen","given":"Hein G."},{"family":"Flum","given":"David R."},{"family":"Algra","given":"Ale"},{"family":"Besselink","given":"Marc G."}],"issued":{"date-parts":[["2013",8]]}}},{"id":229183,"uris":["http://zotero.org/groups/6353616/items/MZDALK59"],"itemData":{"id":229183,"type":"article-journal","abstract":"In this systematic review, including 1188 surgical RCTs from 3 individual years in the past two decades (1999, 2009, and 2019), the worldwide volume remained stable in the past decade, whereas the rate of RCTs with a low risk of bias increased from 14.7 to 22.1 per cent, leaving ample room for improvement. The volume of published surgical RCTs increased in Asia, remained stable in North America, and decreased in Europe.","citation-key":"pronkTwoDecadesSurgical2023","container-title":"The British Journal of Surgery","DOI":"10.1093/bjs/znad160","ISSN":"0007-1323","issue":"10","journalAbbreviation":"Br J Surg","page":"1300-1308","PMID":"37379487","PMCID":"PMC10480038","source":"PubMed Central","title":"Two decades of surgical randomized controlled trials: worldwide trends in volume and methodological quality","title-short":"Two decades of surgical randomized controlled trials","volume":"110","author":[{"family":"Pronk","given":"Aagje J M"},{"family":"Roelofs","given":"Anne"},{"family":"Flum","given":"David R"},{"family":"Bonjer","given":"H Jaap"},{"family":"Abu Hilal","given":"Mohammed"},{"family":"Dijkgraaf","given":"Marcel G W"},{"family":"Besselink","given":"Marc G"},{"family":"Ahmed Ali","given":"Usama"}],"issued":{"date-parts":[["2023",6,28]]}}}],"schema":"https://github.com/citation-style-language/schema/raw/master/csl-citation.json"} </w:instrText>
      </w:r>
      <w:r w:rsidR="008F4923" w:rsidRPr="4E119242">
        <w:rPr>
          <w:rFonts w:cs="Calibri"/>
          <w:b/>
          <w:bCs/>
          <w:i/>
          <w:iCs/>
          <w:color w:val="000000" w:themeColor="text1"/>
          <w:highlight w:val="yellow"/>
        </w:rPr>
        <w:fldChar w:fldCharType="separate"/>
      </w:r>
      <w:r w:rsidR="00531D12" w:rsidRPr="00531D12">
        <w:rPr>
          <w:rFonts w:cs="Arial"/>
          <w:color w:val="000000"/>
          <w:kern w:val="0"/>
          <w:vertAlign w:val="superscript"/>
        </w:rPr>
        <w:t>20,21</w:t>
      </w:r>
      <w:r w:rsidR="008F4923" w:rsidRPr="4E119242">
        <w:rPr>
          <w:rFonts w:cs="Calibri"/>
          <w:b/>
          <w:bCs/>
          <w:i/>
          <w:iCs/>
          <w:color w:val="000000" w:themeColor="text1"/>
          <w:highlight w:val="yellow"/>
        </w:rPr>
        <w:fldChar w:fldCharType="end"/>
      </w:r>
      <w:r w:rsidR="00E76BCF" w:rsidRPr="4E119242">
        <w:rPr>
          <w:rFonts w:cs="Calibri"/>
          <w:b/>
          <w:bCs/>
          <w:i/>
          <w:iCs/>
          <w:color w:val="000000" w:themeColor="text1"/>
          <w:highlight w:val="yellow"/>
        </w:rPr>
        <w:t>, as reported by Ahmed Ali et al.</w:t>
      </w:r>
      <w:r w:rsidR="00E76BCF" w:rsidRPr="4E119242">
        <w:rPr>
          <w:rFonts w:cs="Calibri"/>
          <w:b/>
          <w:bCs/>
          <w:i/>
          <w:iCs/>
          <w:color w:val="000000" w:themeColor="text1"/>
          <w:highlight w:val="yellow"/>
        </w:rPr>
        <w:fldChar w:fldCharType="begin"/>
      </w:r>
      <w:r w:rsidR="00531D12">
        <w:rPr>
          <w:rFonts w:cs="Calibri"/>
          <w:b/>
          <w:bCs/>
          <w:i/>
          <w:iCs/>
          <w:color w:val="000000" w:themeColor="text1"/>
          <w:highlight w:val="yellow"/>
        </w:rPr>
        <w:instrText xml:space="preserve"> ADDIN ZOTERO_ITEM CSL_CITATION {"citationID":"czKjBkKA","properties":{"unsorted":false,"formattedCitation":"\\super 20\\nosupersub{}","plainCitation":"20","noteIndex":0},"citationItems":[{"id":229181,"uris":["http://zotero.org/groups/6353616/items/UFJGA4BL"],"itemData":{"id":229181,"type":"article-journal","abstract":"Objective: \n          To assess worldwide trends in volume and methodological quality of published surgical randomized controlled trials (RCTs) over the past decade.\n          Background: \n          Randomized controlled trials are essential for clinical decision making. It has repeatedly been suggested that surgical RCTs are scarce and of mediocre quality.\n          Methods: \n          We systematically searched PubMed for surgical RCTs published in 1999 and 2009. Characteristics and risks of bias were extracted. Trials where compared between study years and geographical regions. Primary outcome was “low risk of bias,” defined by all of the following: adequate allocation generation and concealment, intention-to-treat analysis, and adequate dropout handling.\n          Results: \n          The volume of published surgical RCTs increased by 50%, from 300 in 1999 to 450 in 2009. Volume increased in Europe (27% increase), Asia/Oceania (160% increase), and Africa/South America (416% increase) but decreased in North America (23% decrease), although the United States remained the country with the highest number of published RCTs. In 2009, methodological quality of surgical trials improved in terms of sample size calculation, adequate generation of randomization sequence, concealment of randomization sequence, and use of intention-to-treat analysis as compared with 1999 (P &lt; 0.001 for all). The proportion of low risk of bias trials increased from 6% to 14% (prevalence ratio 2.59; 95% confidence interval 1.55–4.32). In 2009, the highest proportion of low risk of bias trials was from Europe (23%), whereas the lowest was from Asia/Oceania (5%).\n          Conclusions: \n          Volume and quality of surgical RCTs improved although striking differences exist between continents and countries. Structured education in trial methodology, enforced adherence to existing guidelines, and improved research infrastructure may guide further improvements.","citation-key":"ahmedaliTrendsWorldwideVolume2013","container-title":"Annals of Surgery","DOI":"10.1097/SLA.0b013e31829c7795","ISSN":"0003-4932","issue":"2","language":"en-US","page":"199","source":"journals.lww.com","title":"Trends in Worldwide Volume and Methodological Quality of Surgical Randomized Controlled Trials","volume":"258","author":[{"family":"Ahmed Ali","given":"Usama"},{"family":"Sluis","given":"Pieter C.","non-dropping-particle":"van der"},{"family":"Issa","given":"Yama"},{"family":"Habaga","given":"Ibrahim Abou"},{"family":"Gooszen","given":"Hein G."},{"family":"Flum","given":"David R."},{"family":"Algra","given":"Ale"},{"family":"Besselink","given":"Marc G."}],"issued":{"date-parts":[["2013",8]]}}}],"schema":"https://github.com/citation-style-language/schema/raw/master/csl-citation.json"} </w:instrText>
      </w:r>
      <w:r w:rsidR="00E76BCF" w:rsidRPr="4E119242">
        <w:rPr>
          <w:rFonts w:cs="Calibri"/>
          <w:b/>
          <w:bCs/>
          <w:i/>
          <w:iCs/>
          <w:color w:val="000000" w:themeColor="text1"/>
          <w:highlight w:val="yellow"/>
        </w:rPr>
        <w:fldChar w:fldCharType="separate"/>
      </w:r>
      <w:r w:rsidR="00531D12" w:rsidRPr="00531D12">
        <w:rPr>
          <w:rFonts w:cs="Arial"/>
          <w:color w:val="000000"/>
          <w:kern w:val="0"/>
          <w:vertAlign w:val="superscript"/>
        </w:rPr>
        <w:t>20</w:t>
      </w:r>
      <w:r w:rsidR="00E76BCF" w:rsidRPr="4E119242">
        <w:rPr>
          <w:rFonts w:cs="Calibri"/>
          <w:b/>
          <w:bCs/>
          <w:i/>
          <w:iCs/>
          <w:color w:val="000000" w:themeColor="text1"/>
          <w:highlight w:val="yellow"/>
        </w:rPr>
        <w:fldChar w:fldCharType="end"/>
      </w:r>
      <w:r w:rsidR="00E76BCF" w:rsidRPr="4E119242">
        <w:rPr>
          <w:rFonts w:cs="Calibri"/>
          <w:b/>
          <w:bCs/>
          <w:i/>
          <w:iCs/>
          <w:color w:val="000000" w:themeColor="text1"/>
          <w:highlight w:val="yellow"/>
        </w:rPr>
        <w:t xml:space="preserve">. </w:t>
      </w:r>
      <w:r w:rsidRPr="4E119242">
        <w:rPr>
          <w:rFonts w:cs="Calibri"/>
          <w:b/>
          <w:bCs/>
          <w:i/>
          <w:iCs/>
          <w:color w:val="000000" w:themeColor="text1"/>
          <w:highlight w:val="yellow"/>
        </w:rPr>
        <w:t>S</w:t>
      </w:r>
      <w:r w:rsidR="00E76BCF" w:rsidRPr="4E119242">
        <w:rPr>
          <w:rFonts w:cs="Calibri"/>
          <w:b/>
          <w:bCs/>
          <w:i/>
          <w:iCs/>
          <w:color w:val="000000" w:themeColor="text1"/>
          <w:highlight w:val="yellow"/>
        </w:rPr>
        <w:t>imilar</w:t>
      </w:r>
      <w:r w:rsidR="002A12E3" w:rsidRPr="4E119242">
        <w:rPr>
          <w:rFonts w:cs="Calibri"/>
          <w:b/>
          <w:bCs/>
          <w:i/>
          <w:iCs/>
          <w:color w:val="000000" w:themeColor="text1"/>
          <w:highlight w:val="yellow"/>
        </w:rPr>
        <w:t xml:space="preserve"> conclusions were shown in</w:t>
      </w:r>
      <w:r w:rsidR="00E76BCF" w:rsidRPr="4E119242">
        <w:rPr>
          <w:rFonts w:cs="Calibri"/>
          <w:b/>
          <w:bCs/>
          <w:i/>
          <w:iCs/>
          <w:color w:val="000000" w:themeColor="text1"/>
          <w:highlight w:val="yellow"/>
        </w:rPr>
        <w:t xml:space="preserve"> </w:t>
      </w:r>
      <w:r w:rsidRPr="4E119242">
        <w:rPr>
          <w:rFonts w:cs="Calibri"/>
          <w:b/>
          <w:bCs/>
          <w:i/>
          <w:iCs/>
          <w:color w:val="000000" w:themeColor="text1"/>
          <w:highlight w:val="yellow"/>
        </w:rPr>
        <w:t xml:space="preserve">studies </w:t>
      </w:r>
      <w:r w:rsidR="00E76BCF" w:rsidRPr="4E119242">
        <w:rPr>
          <w:rFonts w:cs="Calibri"/>
          <w:b/>
          <w:bCs/>
          <w:i/>
          <w:iCs/>
          <w:color w:val="000000" w:themeColor="text1"/>
          <w:highlight w:val="yellow"/>
        </w:rPr>
        <w:t>assessing</w:t>
      </w:r>
      <w:r w:rsidRPr="4E119242">
        <w:rPr>
          <w:rFonts w:cs="Calibri"/>
          <w:b/>
          <w:bCs/>
          <w:i/>
          <w:iCs/>
          <w:color w:val="000000" w:themeColor="text1"/>
          <w:highlight w:val="yellow"/>
        </w:rPr>
        <w:t xml:space="preserve"> reporting quality </w:t>
      </w:r>
      <w:r w:rsidR="00E76BCF" w:rsidRPr="4E119242">
        <w:rPr>
          <w:rFonts w:cs="Calibri"/>
          <w:b/>
          <w:bCs/>
          <w:i/>
          <w:iCs/>
          <w:color w:val="000000" w:themeColor="text1"/>
          <w:highlight w:val="yellow"/>
        </w:rPr>
        <w:t xml:space="preserve">by the adherence to </w:t>
      </w:r>
      <w:r w:rsidRPr="4E119242">
        <w:rPr>
          <w:rFonts w:cs="Calibri"/>
          <w:b/>
          <w:bCs/>
          <w:i/>
          <w:iCs/>
          <w:color w:val="000000" w:themeColor="text1"/>
          <w:highlight w:val="yellow"/>
        </w:rPr>
        <w:t>CONSOR</w:t>
      </w:r>
      <w:r w:rsidR="00E76BCF" w:rsidRPr="4E119242">
        <w:rPr>
          <w:rFonts w:cs="Calibri"/>
          <w:b/>
          <w:bCs/>
          <w:i/>
          <w:iCs/>
          <w:color w:val="000000" w:themeColor="text1"/>
          <w:highlight w:val="yellow"/>
        </w:rPr>
        <w:t>T</w:t>
      </w:r>
      <w:r w:rsidRPr="4E119242">
        <w:rPr>
          <w:rFonts w:cs="Calibri"/>
          <w:b/>
          <w:bCs/>
          <w:i/>
          <w:iCs/>
          <w:color w:val="000000" w:themeColor="text1"/>
          <w:highlight w:val="yellow"/>
        </w:rPr>
        <w:t xml:space="preserve"> </w:t>
      </w:r>
      <w:r w:rsidR="00E76BCF" w:rsidRPr="4E119242">
        <w:rPr>
          <w:rFonts w:cs="Calibri"/>
          <w:b/>
          <w:bCs/>
          <w:i/>
          <w:iCs/>
          <w:color w:val="000000" w:themeColor="text1"/>
          <w:highlight w:val="yellow"/>
        </w:rPr>
        <w:t>items</w:t>
      </w:r>
      <w:r w:rsidRPr="4E119242">
        <w:rPr>
          <w:rFonts w:cs="Calibri"/>
          <w:b/>
          <w:bCs/>
          <w:i/>
          <w:iCs/>
          <w:color w:val="000000" w:themeColor="text1"/>
          <w:highlight w:val="yellow"/>
        </w:rPr>
        <w:fldChar w:fldCharType="begin"/>
      </w:r>
      <w:r w:rsidR="00531D12">
        <w:rPr>
          <w:rFonts w:cs="Calibri"/>
          <w:b/>
          <w:bCs/>
          <w:i/>
          <w:iCs/>
          <w:color w:val="000000" w:themeColor="text1"/>
          <w:highlight w:val="yellow"/>
        </w:rPr>
        <w:instrText xml:space="preserve"> ADDIN ZOTERO_ITEM CSL_CITATION {"citationID":"VTjh73CV","properties":{"unsorted":false,"formattedCitation":"\\super 22\\uc0\\u8211{}25\\nosupersub{}","plainCitation":"22–25","noteIndex":0},"citationItems":[{"id":229168,"uris":["http://zotero.org/groups/6353616/items/P6EKDL6W"],"itemData":{"id":229168,"type":"article-journal","abstract":"Background Well designed and properly executed randomised trials are considered the most reliable evidence on the benefits of healthcare interventions. However, there is overwhelming evidence that the quality of reporting is not optimal. The CONSORT (Consolidated Standards of Reporting Trials) statement was designed to improve the quality of reporting and provides a minimum set of items to be included in a report of a randomised trial. CONSORT was first published in 1996, then updated in 2001 and 2010. Here, we present the updated CONSORT 2025 statement, which aims to account for recent methodological advancements and feedback from end users.\nMethods We conducted a scoping review of the literature and developed a project-specific database of empirical and theoretical evidence related to CONSORT, to generate a list of potential changes to the checklist. The list was enriched with recommendations provided by the lead authors of existing CONSORT extensions (Harms, Outcomes, Non-pharmacological Treatment), other related reporting guidelines (TIDieR) and recommendations from other sources (eg, personal communications). The list of potential changes to the checklist was assessed in a large, international, online, three-round Delphi survey involving 317 participants and discussed at a two-day online expert consensus meeting of 30 invited international experts.\nResults We have made substantive changes to the CONSORT checklist. We added seven new checklist items, revised three items, deleted one item, and integrated several items from key CONSORT extensions. We also restructured the CONSORT checklist, with a new section on open science. The CONSORT 2025 statement consists of a 30-item checklist of essential items that should be included when reporting the results of a randomised trial and a diagram for documenting the flow of participants through the trial. To facilitate implementation of CONSORT 2025, we have also developed an expanded version of the CONSORT 2025 checklist, with bullet points eliciting critical elements of each item.\nConclusion Authors, editors, reviewers, and other potential users should use CONSORT 2025 when writing and evaluating manuscripts of randomised trials to ensure that trial reports are clear and transparent.","citation-key":"hopewellCONSORT2025Statement2025","container-title":"BMJ","DOI":"10.1136/bmj-2024-081123","ISSN":"1756-1833","journalAbbreviation":"BMJ","language":"en","license":"©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http://creativecommons.org/licenses/by/4.0/.","page":"e081123","PMID":"40228833","publisher":"British Medical Journal Publishing Group","section":"Research Methods &amp;amp; Reporting","source":"www.bmj.com","title":"CONSORT 2025 statement: updated guideline for reporting randomised trials","title-short":"CONSORT 2025 statement","volume":"389","author":[{"family":"Hopewell","given":"Sally"},{"family":"Chan","given":"An-Wen"},{"family":"Collins","given":"Gary S."},{"family":"Hróbjartsson","given":"Asbjørn"},{"family":"Moher","given":"David"},{"family":"Schulz","given":"Kenneth F."},{"family":"Tunn","given":"Ruth"},{"family":"Aggarwal","given":"Rakesh"},{"family":"Berkwits","given":"Michael"},{"family":"Berlin","given":"Jesse A."},{"family":"Bhandari","given":"Nita"},{"family":"Butcher","given":"Nancy J."},{"family":"Campbell","given":"Marion K."},{"family":"Chidebe","given":"Runcie C. W."},{"family":"Elbourne","given":"Diana"},{"family":"Farmer","given":"Andrew"},{"family":"Fergusson","given":"Dean A."},{"family":"Golub","given":"Robert M."},{"family":"Goodman","given":"Steven N."},{"family":"Hoffmann","given":"Tammy C."},{"family":"Ioannidis","given":"John P. A."},{"family":"Kahan","given":"Brennan C."},{"family":"Knowles","given":"Rachel L."},{"family":"Lamb","given":"Sarah E."},{"family":"Lewis","given":"Steff"},{"family":"Loder","given":"Elizabeth"},{"family":"Offringa","given":"Martin"},{"family":"Ravaud","given":"Philippe"},{"family":"Richards","given":"Dawn P."},{"family":"Rockhold","given":"Frank W."},{"family":"Schriger","given":"David L."},{"family":"Siegfried","given":"Nandi L."},{"family":"Staniszewska","given":"Sophie"},{"family":"Taylor","given":"Rod S."},{"family":"Thabane","given":"Lehana"},{"family":"Torgerson","given":"David"},{"family":"Vohra","given":"Sunita"},{"family":"White","given":"Ian R."},{"family":"Boutron","given":"Isabelle"}],"issued":{"date-parts":[["2025",4,14]]}}},{"id":229189,"uris":["http://zotero.org/groups/6353616/items/ULXPNWBZ"],"itemData":{"id":229189,"type":"article-journal","abstract":"Objective To evaluate the reporting quality of randomized controlled trials (RCTs) regarding patients with COVID-19 and analyse the influence factors. Methods PubMed, Embase, Web of Science and the Cochrane Library databases were searched to collect RCTs regarding patients with COVID-19. The retrieval time was from the inception to December 1, 2020. The CONSORT 2010 statement was used to evaluate the overall reporting quality of these RCTs. Results 53 RCTs were included. The study showed that the average reporting rate for 37 items in CONSORT checklist was 53.85% with mean overall adherence score of 13.02±3.546 (ranged: 7 to 22). The multivariate linear regression analysis showed the overall adherence score to the CONSORT guideline was associated with journal impact factor (P = 0.006), and endorsement of CONSORT statement (P = 0.014). Conclusion Although many RCTs of COVID-19 have been published in different journals, the overall reporting quality of these articles was suboptimal, it can not provide valid evidence for clinical decision-making and systematic reviews. Therefore, more journals should endorse the CONSORT statement, authors should strictly follow the relevant provisions of the CONSORT guideline when reporting articles. Future RCTs should particularly focus on improvement of detailed reporting in allocation concealment, blinding and estimation of sample size.","citation-key":"yinEvaluationReportingQuality2021","container-title":"PLOS ONE","DOI":"10.1371/journal.pone.0257093","ISSN":"1932-6203","issue":"9","journalAbbreviation":"PLOS ONE","language":"en","page":"e0257093","publisher":"Public Library of Science","source":"PLoS Journals","title":"Evaluation of reporting quality of randomized controlled trials in patients with COVID-19 using the CONSORT statement","volume":"16","author":[{"family":"Yin","given":"Yuhuan"},{"family":"Shi","given":"Fugui"},{"family":"Zhang","given":"Yiyin"},{"family":"Zhang","given":"Xiaoli"},{"family":"Ye","given":"Jianying"},{"family":"Zhang","given":"Juxia"}],"issued":{"date-parts":[["2021",9,23]]}}},{"id":229192,"uris":["http://zotero.org/groups/6353616/items/U6M55MNL"],"itemData":{"id":229192,"type":"article-journal","abstract":"Background\nRandomised controlled trials (RCTs) are subject to bias if they lack methodological quality. Moreover, optimal and transparent reporting of RCT findings aids their critical appraisal and interpretation.\nObjectives\nThe aim of this study was to ascertain whether the methodological and reporting quality of RCTs in vascular and endovascular surgery is improving.\nMethods\nThe most recent 75 and oldest 75 RCTs published in leading journals over a 10-year period (2003–2012) were identified. The reporting quality and methodological quality data of the old and new RCTs were extracted and compared. The former was analysed using the Consolidated Standards of Reporting Trials (CONSORT) statement, the latter with the Scottish Intercollegiate Guidelines Network (SIGN) checklist.\nResults\nReporting quality measured by CONSORT was better in the new studies than in the old studies (0.68 [95% CI, 0.66–0.7] vs. 0.60 [95% CI, 0.58–0.62], p &lt; .001); however, both new and old studies had similar methodological quality measured by SIGN (0.9 [IQR 0.1] vs. .09 [IQR: 0.2], p = .787). Unlike clinical items, the methodological items of the CONSORT statement were not well reported in old and new RCTs. More trials in the new group were endovascular related (33.33% vs. 17.33%, p = .038) and industry sponsored (28% vs. 6.67%, p = .001).\nConclusions\nDespite some progress, there remains room for improvement in the reporting quality of RCTs in vascular and endovascular surgery. The methodological quality of recent RCTs is similar to that of trials performed &gt;10 years ago.","citation-key":"hajibandehReportingMethodologicalQuality2015a","container-title":"European Journal of Vascular and Endovascular Surgery","DOI":"10.1016/j.ejvs.2015.06.114","ISSN":"1078-5884","issue":"5","journalAbbreviation":"European Journal of Vascular and Endovascular Surgery","page":"664-670","source":"ScienceDirect","title":"Reporting and Methodological Quality of Randomised Controlled Trials in Vascular and Endovascular Surgery","volume":"50","author":[{"family":"Hajibandeh","given":"S."},{"family":"Hajibandeh","given":"S."},{"family":"Antoniou","given":"G. A."},{"family":"Green","given":"P. A."},{"family":"Maden","given":"M."},{"family":"Torella","given":"F."}],"issued":{"date-parts":[["2015",11,1]]}}},{"id":229147,"uris":["http://zotero.org/groups/6353616/items/9BZ6XGUA"],"itemData":{"id":229147,"type":"article-journal","citation-key":"antoniouVolumeMethodologicalQuality2015","container-title":"The American Journal of Surgery","DOI":"10.1016/j.amjsurg.2015.04.022","ISSN":"0002-9610, 1879-1883","issue":"5","journalAbbreviation":"The American Journal of Surgery","language":"English","page":"922-929","publisher":"Elsevier","source":"www.americanjournalofsurgery.com","title":"Volume and methodological quality of randomized controlled trials in laparoscopic surgery: assessment over a 10-year period","title-short":"Volume and methodological quality of randomized controlled trials in laparoscopic surgery","volume":"210","author":[{"family":"Antoniou","given":"Stavros A."},{"family":"Andreou","given":"Alexandros"},{"family":"Antoniou","given":"George A."},{"family":"Koch","given":"Oliver O."},{"family":"Köhler","given":"Gernot"},{"family":"Luketina","given":"Ruzica-R."},{"family":"Bertsias","given":"Antonios"},{"family":"Pointner","given":"Rudolph"},{"family":"Granderath","given":"Frank-Alexander"}],"issued":{"date-parts":[["2015",11,1]]}}}],"schema":"https://github.com/citation-style-language/schema/raw/master/csl-citation.json"} </w:instrText>
      </w:r>
      <w:r w:rsidRPr="4E119242">
        <w:rPr>
          <w:rFonts w:cs="Calibri"/>
          <w:b/>
          <w:bCs/>
          <w:i/>
          <w:iCs/>
          <w:color w:val="000000" w:themeColor="text1"/>
          <w:highlight w:val="yellow"/>
        </w:rPr>
        <w:fldChar w:fldCharType="separate"/>
      </w:r>
      <w:r w:rsidR="00531D12" w:rsidRPr="00531D12">
        <w:rPr>
          <w:rFonts w:cs="Arial"/>
          <w:color w:val="000000"/>
          <w:kern w:val="0"/>
          <w:vertAlign w:val="superscript"/>
        </w:rPr>
        <w:t>22–25</w:t>
      </w:r>
      <w:r w:rsidRPr="4E119242">
        <w:rPr>
          <w:rFonts w:cs="Calibri"/>
          <w:b/>
          <w:bCs/>
          <w:i/>
          <w:iCs/>
          <w:color w:val="000000" w:themeColor="text1"/>
          <w:highlight w:val="yellow"/>
        </w:rPr>
        <w:fldChar w:fldCharType="end"/>
      </w:r>
      <w:r w:rsidRPr="4E119242">
        <w:rPr>
          <w:rFonts w:cs="Calibri"/>
          <w:b/>
          <w:bCs/>
          <w:i/>
          <w:iCs/>
          <w:color w:val="000000" w:themeColor="text1"/>
          <w:highlight w:val="yellow"/>
        </w:rPr>
        <w:t xml:space="preserve">. </w:t>
      </w:r>
      <w:r w:rsidR="002A12E3" w:rsidRPr="4E119242">
        <w:rPr>
          <w:rFonts w:cs="Calibri"/>
          <w:b/>
          <w:bCs/>
          <w:i/>
          <w:iCs/>
          <w:color w:val="000000" w:themeColor="text1"/>
          <w:highlight w:val="yellow"/>
        </w:rPr>
        <w:t xml:space="preserve">Beyond RCTs, </w:t>
      </w:r>
      <w:r w:rsidRPr="4E119242">
        <w:rPr>
          <w:rFonts w:cs="Calibri"/>
          <w:b/>
          <w:bCs/>
          <w:i/>
          <w:iCs/>
          <w:color w:val="000000" w:themeColor="text1"/>
          <w:highlight w:val="yellow"/>
        </w:rPr>
        <w:t>Grosman et al.</w:t>
      </w:r>
      <w:r w:rsidRPr="4E119242">
        <w:rPr>
          <w:rFonts w:cs="Calibri"/>
          <w:b/>
          <w:bCs/>
          <w:i/>
          <w:iCs/>
          <w:color w:val="000000" w:themeColor="text1"/>
          <w:highlight w:val="yellow"/>
        </w:rPr>
        <w:fldChar w:fldCharType="begin"/>
      </w:r>
      <w:r w:rsidR="00233F4D">
        <w:rPr>
          <w:rFonts w:cs="Calibri"/>
          <w:b/>
          <w:bCs/>
          <w:i/>
          <w:iCs/>
          <w:color w:val="000000" w:themeColor="text1"/>
          <w:highlight w:val="yellow"/>
        </w:rPr>
        <w:instrText xml:space="preserve"> ADDIN ZOTERO_ITEM CSL_CITATION {"citationID":"gQimMD5D","properties":{"unsorted":false,"formattedCitation":"\\super 26\\nosupersub{}","plainCitation":"26","noteIndex":0},"citationItems":[{"id":187568,"uris":["http://zotero.org/users/6583603/items/9SZTY2HH"],"itemData":{"id":187568,"type":"article-journal","abstract":"This meta-epidemiological study aimed to assess methodological quality of a sample of contemporary non-randomised clinical studies of clinical interventions.","container-title":"BMC Medical Research Methodology","DOI":"10.1186/s12874-022-01797-1","ISSN":"1471-2288","issue":"1","journalAbbreviation":"BMC Med Res Methodol","language":"en","page":"313","source":"Springer Link","title":"Quality of observational studies of clinical interventions: a meta-epidemiological review","title-short":"Quality of observational studies of clinical interventions","volume":"22","author":[{"family":"Grosman","given":"Sergei"},{"family":"Scott","given":"Ian A."}],"issued":{"date-parts":[["2022",12,7]]}}}],"schema":"https://github.com/citation-style-language/schema/raw/master/csl-citation.json"} </w:instrText>
      </w:r>
      <w:r w:rsidRPr="4E119242">
        <w:rPr>
          <w:rFonts w:cs="Calibri"/>
          <w:b/>
          <w:bCs/>
          <w:i/>
          <w:iCs/>
          <w:color w:val="000000" w:themeColor="text1"/>
          <w:highlight w:val="yellow"/>
        </w:rPr>
        <w:fldChar w:fldCharType="separate"/>
      </w:r>
      <w:r w:rsidR="00233F4D" w:rsidRPr="00233F4D">
        <w:rPr>
          <w:rFonts w:cs="Arial"/>
          <w:color w:val="000000"/>
          <w:kern w:val="0"/>
          <w:vertAlign w:val="superscript"/>
        </w:rPr>
        <w:t>26</w:t>
      </w:r>
      <w:r w:rsidRPr="4E119242">
        <w:rPr>
          <w:rFonts w:cs="Calibri"/>
          <w:b/>
          <w:bCs/>
          <w:i/>
          <w:iCs/>
          <w:color w:val="000000" w:themeColor="text1"/>
          <w:highlight w:val="yellow"/>
        </w:rPr>
        <w:fldChar w:fldCharType="end"/>
      </w:r>
      <w:r w:rsidRPr="4E119242">
        <w:rPr>
          <w:rFonts w:cs="Calibri"/>
          <w:b/>
          <w:bCs/>
          <w:i/>
          <w:iCs/>
          <w:color w:val="000000" w:themeColor="text1"/>
          <w:highlight w:val="yellow"/>
        </w:rPr>
        <w:t xml:space="preserve"> </w:t>
      </w:r>
      <w:r w:rsidR="002A12E3" w:rsidRPr="4E119242">
        <w:rPr>
          <w:rFonts w:cs="Calibri"/>
          <w:b/>
          <w:bCs/>
          <w:i/>
          <w:iCs/>
          <w:color w:val="000000" w:themeColor="text1"/>
          <w:highlight w:val="yellow"/>
        </w:rPr>
        <w:t>underscored that</w:t>
      </w:r>
      <w:r w:rsidRPr="4E119242">
        <w:rPr>
          <w:rFonts w:cs="Calibri"/>
          <w:b/>
          <w:bCs/>
          <w:i/>
          <w:iCs/>
          <w:color w:val="000000" w:themeColor="text1"/>
          <w:highlight w:val="yellow"/>
        </w:rPr>
        <w:t xml:space="preserve"> most observational studies do not justify the use of their non-interventional design, equivalent </w:t>
      </w:r>
      <w:r w:rsidR="002A12E3" w:rsidRPr="4E119242">
        <w:rPr>
          <w:rFonts w:cs="Calibri"/>
          <w:b/>
          <w:bCs/>
          <w:i/>
          <w:iCs/>
          <w:color w:val="000000" w:themeColor="text1"/>
          <w:highlight w:val="yellow"/>
        </w:rPr>
        <w:t>to</w:t>
      </w:r>
      <w:r w:rsidRPr="4E119242">
        <w:rPr>
          <w:rFonts w:cs="Calibri"/>
          <w:b/>
          <w:bCs/>
          <w:i/>
          <w:iCs/>
          <w:color w:val="000000" w:themeColor="text1"/>
          <w:highlight w:val="yellow"/>
        </w:rPr>
        <w:t xml:space="preserve"> our findings </w:t>
      </w:r>
      <w:r w:rsidR="002A12E3" w:rsidRPr="4E119242">
        <w:rPr>
          <w:rFonts w:cs="Calibri"/>
          <w:b/>
          <w:bCs/>
          <w:i/>
          <w:iCs/>
          <w:color w:val="000000" w:themeColor="text1"/>
          <w:highlight w:val="yellow"/>
        </w:rPr>
        <w:t>that</w:t>
      </w:r>
      <w:r w:rsidRPr="4E119242">
        <w:rPr>
          <w:rFonts w:cs="Calibri"/>
          <w:b/>
          <w:bCs/>
          <w:i/>
          <w:iCs/>
          <w:color w:val="000000" w:themeColor="text1"/>
          <w:highlight w:val="yellow"/>
        </w:rPr>
        <w:t xml:space="preserve"> most RCTs do not incorporate core elements </w:t>
      </w:r>
      <w:r w:rsidR="002A12E3" w:rsidRPr="4E119242">
        <w:rPr>
          <w:rFonts w:cs="Calibri"/>
          <w:b/>
          <w:bCs/>
          <w:i/>
          <w:iCs/>
          <w:color w:val="000000" w:themeColor="text1"/>
          <w:highlight w:val="yellow"/>
        </w:rPr>
        <w:t>required to inform – and possibly change – clinical</w:t>
      </w:r>
      <w:r w:rsidRPr="4E119242">
        <w:rPr>
          <w:rFonts w:cs="Calibri"/>
          <w:b/>
          <w:bCs/>
          <w:i/>
          <w:iCs/>
          <w:color w:val="000000" w:themeColor="text1"/>
          <w:highlight w:val="yellow"/>
        </w:rPr>
        <w:t xml:space="preserve"> practice. However, </w:t>
      </w:r>
      <w:r w:rsidR="0D328FE3" w:rsidRPr="4E119242">
        <w:rPr>
          <w:rFonts w:cs="Calibri"/>
          <w:b/>
          <w:bCs/>
          <w:i/>
          <w:iCs/>
          <w:color w:val="000000" w:themeColor="text1"/>
          <w:highlight w:val="yellow"/>
        </w:rPr>
        <w:t>such previous research does not directly assess to what extent surgical RCTs have the potential to inform clinical practice. And even if risk of bias was low and the</w:t>
      </w:r>
      <w:r w:rsidR="593CC48A" w:rsidRPr="4E119242">
        <w:rPr>
          <w:rFonts w:cs="Calibri"/>
          <w:b/>
          <w:bCs/>
          <w:i/>
          <w:iCs/>
          <w:color w:val="000000" w:themeColor="text1"/>
          <w:highlight w:val="yellow"/>
        </w:rPr>
        <w:t xml:space="preserve"> quality of reporting high it can still be </w:t>
      </w:r>
      <w:ins w:id="82" w:author="fariba abbassi" w:date="2026-04-14T23:31:00Z" w16du:dateUtc="2026-04-14T21:31:00Z">
        <w:r w:rsidR="00F52F81">
          <w:rPr>
            <w:rFonts w:cs="Calibri"/>
            <w:b/>
            <w:bCs/>
            <w:i/>
            <w:iCs/>
            <w:color w:val="000000" w:themeColor="text1"/>
            <w:highlight w:val="yellow"/>
          </w:rPr>
          <w:t>the</w:t>
        </w:r>
      </w:ins>
      <w:ins w:id="83" w:author="fariba abbassi" w:date="2026-04-14T23:32:00Z" w16du:dateUtc="2026-04-14T21:32:00Z">
        <w:r w:rsidR="00F52F81">
          <w:rPr>
            <w:rFonts w:cs="Calibri"/>
            <w:b/>
            <w:bCs/>
            <w:i/>
            <w:iCs/>
            <w:color w:val="000000" w:themeColor="text1"/>
            <w:highlight w:val="yellow"/>
          </w:rPr>
          <w:t xml:space="preserve"> </w:t>
        </w:r>
      </w:ins>
      <w:r w:rsidR="593CC48A" w:rsidRPr="4E119242">
        <w:rPr>
          <w:rFonts w:cs="Calibri"/>
          <w:b/>
          <w:bCs/>
          <w:i/>
          <w:iCs/>
          <w:color w:val="000000" w:themeColor="text1"/>
          <w:highlight w:val="yellow"/>
        </w:rPr>
        <w:t>case that such studies do not inform clinical practice in a meaningful way.</w:t>
      </w:r>
      <w:r w:rsidR="0D328FE3" w:rsidRPr="4E119242">
        <w:rPr>
          <w:rFonts w:cs="Calibri"/>
          <w:b/>
          <w:bCs/>
          <w:i/>
          <w:iCs/>
          <w:color w:val="000000" w:themeColor="text1"/>
          <w:highlight w:val="yellow"/>
        </w:rPr>
        <w:t xml:space="preserve"> </w:t>
      </w:r>
      <w:r w:rsidR="00F77C6B" w:rsidRPr="4E119242">
        <w:rPr>
          <w:rFonts w:cs="Calibri"/>
          <w:b/>
          <w:bCs/>
          <w:i/>
          <w:iCs/>
          <w:color w:val="000000" w:themeColor="text1"/>
          <w:highlight w:val="yellow"/>
        </w:rPr>
        <w:t>Thus,</w:t>
      </w:r>
      <w:r w:rsidR="7965F864" w:rsidRPr="4E119242">
        <w:rPr>
          <w:rFonts w:cs="Calibri"/>
          <w:b/>
          <w:bCs/>
          <w:i/>
          <w:iCs/>
          <w:color w:val="000000" w:themeColor="text1"/>
          <w:highlight w:val="yellow"/>
        </w:rPr>
        <w:t xml:space="preserve"> o</w:t>
      </w:r>
      <w:r w:rsidR="0D328FE3" w:rsidRPr="4E119242">
        <w:rPr>
          <w:rFonts w:cs="Calibri"/>
          <w:b/>
          <w:bCs/>
          <w:i/>
          <w:iCs/>
          <w:color w:val="000000" w:themeColor="text1"/>
          <w:highlight w:val="yellow"/>
        </w:rPr>
        <w:t>ur novel</w:t>
      </w:r>
      <w:r w:rsidR="4A9008B6" w:rsidRPr="4E119242">
        <w:rPr>
          <w:rFonts w:cs="Calibri"/>
          <w:b/>
          <w:bCs/>
          <w:i/>
          <w:iCs/>
          <w:color w:val="000000" w:themeColor="text1"/>
          <w:highlight w:val="yellow"/>
        </w:rPr>
        <w:t xml:space="preserve"> and complimentary tool</w:t>
      </w:r>
      <w:r w:rsidR="0D328FE3" w:rsidRPr="4E119242">
        <w:rPr>
          <w:rFonts w:cs="Calibri"/>
          <w:b/>
          <w:bCs/>
          <w:i/>
          <w:iCs/>
          <w:color w:val="000000" w:themeColor="text1"/>
          <w:highlight w:val="yellow"/>
        </w:rPr>
        <w:t xml:space="preserve"> </w:t>
      </w:r>
      <w:r w:rsidR="43290ECE" w:rsidRPr="4E119242">
        <w:rPr>
          <w:rFonts w:cs="Calibri"/>
          <w:b/>
          <w:bCs/>
          <w:i/>
          <w:iCs/>
          <w:color w:val="000000" w:themeColor="text1"/>
          <w:highlight w:val="yellow"/>
        </w:rPr>
        <w:t>fills this gap by</w:t>
      </w:r>
      <w:r w:rsidRPr="4E119242">
        <w:rPr>
          <w:rFonts w:cs="Calibri"/>
          <w:b/>
          <w:bCs/>
          <w:i/>
          <w:iCs/>
          <w:color w:val="000000" w:themeColor="text1"/>
          <w:highlight w:val="yellow"/>
        </w:rPr>
        <w:t xml:space="preserve"> assess</w:t>
      </w:r>
      <w:r w:rsidR="4414A980" w:rsidRPr="4E119242">
        <w:rPr>
          <w:rFonts w:cs="Calibri"/>
          <w:b/>
          <w:bCs/>
          <w:i/>
          <w:iCs/>
          <w:color w:val="000000" w:themeColor="text1"/>
          <w:highlight w:val="yellow"/>
        </w:rPr>
        <w:t>ing</w:t>
      </w:r>
      <w:r w:rsidRPr="4E119242">
        <w:rPr>
          <w:rFonts w:cs="Calibri"/>
          <w:b/>
          <w:bCs/>
          <w:i/>
          <w:iCs/>
          <w:color w:val="000000" w:themeColor="text1"/>
          <w:highlight w:val="yellow"/>
        </w:rPr>
        <w:t xml:space="preserve"> the potential of RCTs to </w:t>
      </w:r>
      <w:r w:rsidR="008F4923" w:rsidRPr="4E119242">
        <w:rPr>
          <w:rFonts w:cs="Calibri"/>
          <w:b/>
          <w:bCs/>
          <w:i/>
          <w:iCs/>
          <w:color w:val="000000" w:themeColor="text1"/>
          <w:highlight w:val="yellow"/>
        </w:rPr>
        <w:t>inform</w:t>
      </w:r>
      <w:r w:rsidRPr="4E119242">
        <w:rPr>
          <w:rFonts w:cs="Calibri"/>
          <w:b/>
          <w:bCs/>
          <w:i/>
          <w:iCs/>
          <w:color w:val="000000" w:themeColor="text1"/>
          <w:highlight w:val="yellow"/>
        </w:rPr>
        <w:t xml:space="preserve"> clinical practice</w:t>
      </w:r>
      <w:r w:rsidRPr="4E119242">
        <w:rPr>
          <w:rFonts w:cs="Calibri"/>
          <w:b/>
          <w:bCs/>
          <w:i/>
          <w:iCs/>
          <w:color w:val="000000" w:themeColor="text1"/>
        </w:rPr>
        <w:t>.</w:t>
      </w:r>
      <w:commentRangeEnd w:id="79"/>
      <w:r w:rsidRPr="00A46706">
        <w:rPr>
          <w:rStyle w:val="CommentReference"/>
          <w:rFonts w:cs="Calibri"/>
          <w:b/>
          <w:bCs/>
          <w:i/>
          <w:iCs/>
          <w:color w:val="000000" w:themeColor="text1"/>
          <w:sz w:val="22"/>
          <w:szCs w:val="24"/>
        </w:rPr>
        <w:commentReference w:id="79"/>
      </w:r>
      <w:commentRangeEnd w:id="80"/>
      <w:r w:rsidRPr="00A46706">
        <w:rPr>
          <w:rStyle w:val="CommentReference"/>
          <w:rFonts w:cs="Calibri"/>
          <w:b/>
          <w:bCs/>
          <w:i/>
          <w:iCs/>
          <w:color w:val="000000" w:themeColor="text1"/>
          <w:sz w:val="22"/>
          <w:szCs w:val="24"/>
        </w:rPr>
        <w:commentReference w:id="80"/>
      </w:r>
    </w:p>
    <w:p w14:paraId="36BB34C4" w14:textId="77777777" w:rsidR="007775E0" w:rsidRDefault="007775E0" w:rsidP="00BB4931">
      <w:pPr>
        <w:spacing w:before="0" w:after="160" w:line="480" w:lineRule="auto"/>
        <w:rPr>
          <w:rFonts w:cs="Calibri"/>
          <w:color w:val="000000" w:themeColor="text1"/>
        </w:rPr>
      </w:pPr>
    </w:p>
    <w:p w14:paraId="6960BFEF" w14:textId="304F9731" w:rsidR="00454636" w:rsidRPr="00454636" w:rsidRDefault="00454636" w:rsidP="00454636">
      <w:pPr>
        <w:pStyle w:val="Titre21"/>
        <w:rPr>
          <w:highlight w:val="yellow"/>
        </w:rPr>
      </w:pPr>
      <w:r w:rsidRPr="00454636">
        <w:rPr>
          <w:highlight w:val="yellow"/>
        </w:rPr>
        <w:t>Strengths</w:t>
      </w:r>
    </w:p>
    <w:p w14:paraId="49806F59" w14:textId="4B567295" w:rsidR="00454636" w:rsidRPr="00D74299" w:rsidRDefault="00C522A1">
      <w:pPr>
        <w:spacing w:line="480" w:lineRule="auto"/>
        <w:rPr>
          <w:rFonts w:eastAsia="Times New Roman" w:cs="Arial"/>
          <w:b/>
          <w:bCs/>
          <w:i/>
          <w:iCs/>
          <w:color w:val="0F4761" w:themeColor="accent1" w:themeShade="BF"/>
          <w:highlight w:val="yellow"/>
        </w:rPr>
      </w:pPr>
      <w:r w:rsidRPr="4E119242">
        <w:rPr>
          <w:rFonts w:eastAsia="Times New Roman" w:cs="Arial"/>
          <w:b/>
          <w:bCs/>
          <w:i/>
          <w:iCs/>
          <w:color w:val="0F4761" w:themeColor="accent1" w:themeShade="BF"/>
          <w:highlight w:val="yellow"/>
          <w:bdr w:val="none" w:sz="0" w:space="0" w:color="auto" w:frame="1"/>
        </w:rPr>
        <w:t>First, we developed a novel</w:t>
      </w:r>
      <w:r w:rsidR="00282FE4" w:rsidRPr="4E119242">
        <w:rPr>
          <w:rFonts w:eastAsia="Times New Roman" w:cs="Arial"/>
          <w:b/>
          <w:bCs/>
          <w:i/>
          <w:iCs/>
          <w:color w:val="0F4761" w:themeColor="accent1" w:themeShade="BF"/>
          <w:highlight w:val="yellow"/>
          <w:bdr w:val="none" w:sz="0" w:space="0" w:color="auto" w:frame="1"/>
        </w:rPr>
        <w:t xml:space="preserve"> </w:t>
      </w:r>
      <w:del w:id="84" w:author="fariba abbassi" w:date="2026-04-14T23:32:00Z" w16du:dateUtc="2026-04-14T21:32:00Z">
        <w:r w:rsidRPr="4E119242" w:rsidDel="00F52F81">
          <w:rPr>
            <w:rFonts w:eastAsia="Times New Roman" w:cs="Arial"/>
            <w:b/>
            <w:bCs/>
            <w:i/>
            <w:iCs/>
            <w:color w:val="0F4761" w:themeColor="accent1" w:themeShade="BF"/>
            <w:highlight w:val="yellow"/>
            <w:bdr w:val="none" w:sz="0" w:space="0" w:color="auto" w:frame="1"/>
          </w:rPr>
          <w:delText xml:space="preserve">approach </w:delText>
        </w:r>
      </w:del>
      <w:ins w:id="85" w:author="fariba abbassi" w:date="2026-04-14T23:32:00Z" w16du:dateUtc="2026-04-14T21:32:00Z">
        <w:r w:rsidR="00F52F81">
          <w:rPr>
            <w:rFonts w:eastAsia="Times New Roman" w:cs="Arial"/>
            <w:b/>
            <w:bCs/>
            <w:i/>
            <w:iCs/>
            <w:color w:val="0F4761" w:themeColor="accent1" w:themeShade="BF"/>
            <w:highlight w:val="yellow"/>
            <w:bdr w:val="none" w:sz="0" w:space="0" w:color="auto" w:frame="1"/>
          </w:rPr>
          <w:t>tool</w:t>
        </w:r>
        <w:r w:rsidR="00F52F81" w:rsidRPr="4E119242">
          <w:rPr>
            <w:rFonts w:eastAsia="Times New Roman" w:cs="Arial"/>
            <w:b/>
            <w:bCs/>
            <w:i/>
            <w:iCs/>
            <w:color w:val="0F4761" w:themeColor="accent1" w:themeShade="BF"/>
            <w:highlight w:val="yellow"/>
            <w:bdr w:val="none" w:sz="0" w:space="0" w:color="auto" w:frame="1"/>
          </w:rPr>
          <w:t xml:space="preserve"> </w:t>
        </w:r>
      </w:ins>
      <w:r w:rsidRPr="4E119242">
        <w:rPr>
          <w:rFonts w:eastAsia="Times New Roman" w:cs="Arial"/>
          <w:b/>
          <w:bCs/>
          <w:i/>
          <w:iCs/>
          <w:color w:val="0F4761" w:themeColor="accent1" w:themeShade="BF"/>
          <w:highlight w:val="yellow"/>
          <w:bdr w:val="none" w:sz="0" w:space="0" w:color="auto" w:frame="1"/>
        </w:rPr>
        <w:t xml:space="preserve">to assess the </w:t>
      </w:r>
      <w:r w:rsidR="00282FE4" w:rsidRPr="4E119242">
        <w:rPr>
          <w:rFonts w:eastAsia="Times New Roman" w:cs="Arial"/>
          <w:b/>
          <w:bCs/>
          <w:i/>
          <w:iCs/>
          <w:color w:val="0F4761" w:themeColor="accent1" w:themeShade="BF"/>
          <w:highlight w:val="yellow"/>
          <w:bdr w:val="none" w:sz="0" w:space="0" w:color="auto" w:frame="1"/>
        </w:rPr>
        <w:t>extent to which</w:t>
      </w:r>
      <w:r w:rsidRPr="4E119242">
        <w:rPr>
          <w:rFonts w:eastAsia="Times New Roman" w:cs="Arial"/>
          <w:b/>
          <w:bCs/>
          <w:i/>
          <w:iCs/>
          <w:color w:val="0F4761" w:themeColor="accent1" w:themeShade="BF"/>
          <w:highlight w:val="yellow"/>
          <w:bdr w:val="none" w:sz="0" w:space="0" w:color="auto" w:frame="1"/>
        </w:rPr>
        <w:t xml:space="preserve"> RCTs </w:t>
      </w:r>
      <w:r w:rsidR="00282FE4" w:rsidRPr="4E119242">
        <w:rPr>
          <w:rFonts w:eastAsia="Times New Roman" w:cs="Arial"/>
          <w:b/>
          <w:bCs/>
          <w:i/>
          <w:iCs/>
          <w:color w:val="0F4761" w:themeColor="accent1" w:themeShade="BF"/>
          <w:highlight w:val="yellow"/>
          <w:bdr w:val="none" w:sz="0" w:space="0" w:color="auto" w:frame="1"/>
        </w:rPr>
        <w:t>can address</w:t>
      </w:r>
      <w:r w:rsidRPr="4E119242">
        <w:rPr>
          <w:rFonts w:eastAsia="Times New Roman" w:cs="Arial"/>
          <w:b/>
          <w:bCs/>
          <w:i/>
          <w:iCs/>
          <w:color w:val="0F4761" w:themeColor="accent1" w:themeShade="BF"/>
          <w:highlight w:val="yellow"/>
          <w:bdr w:val="none" w:sz="0" w:space="0" w:color="auto" w:frame="1"/>
        </w:rPr>
        <w:t xml:space="preserve"> clinical practice, </w:t>
      </w:r>
      <w:r w:rsidR="00282FE4" w:rsidRPr="4E119242">
        <w:rPr>
          <w:rFonts w:eastAsia="Times New Roman" w:cs="Arial"/>
          <w:b/>
          <w:bCs/>
          <w:i/>
          <w:iCs/>
          <w:color w:val="0F4761" w:themeColor="accent1" w:themeShade="BF"/>
          <w:highlight w:val="yellow"/>
          <w:bdr w:val="none" w:sz="0" w:space="0" w:color="auto" w:frame="1"/>
        </w:rPr>
        <w:t>a dimension which</w:t>
      </w:r>
      <w:r w:rsidRPr="4E119242">
        <w:rPr>
          <w:rFonts w:eastAsia="Times New Roman" w:cs="Arial"/>
          <w:b/>
          <w:bCs/>
          <w:i/>
          <w:iCs/>
          <w:color w:val="0F4761" w:themeColor="accent1" w:themeShade="BF"/>
          <w:highlight w:val="yellow"/>
          <w:bdr w:val="none" w:sz="0" w:space="0" w:color="auto" w:frame="1"/>
        </w:rPr>
        <w:t xml:space="preserve"> not currently </w:t>
      </w:r>
      <w:r w:rsidR="00282FE4" w:rsidRPr="4E119242">
        <w:rPr>
          <w:rFonts w:eastAsia="Times New Roman" w:cs="Arial"/>
          <w:b/>
          <w:bCs/>
          <w:i/>
          <w:iCs/>
          <w:color w:val="0F4761" w:themeColor="accent1" w:themeShade="BF"/>
          <w:highlight w:val="yellow"/>
          <w:bdr w:val="none" w:sz="0" w:space="0" w:color="auto" w:frame="1"/>
        </w:rPr>
        <w:t xml:space="preserve">captures by existing </w:t>
      </w:r>
      <w:r w:rsidR="38D5D8F8" w:rsidRPr="4E119242">
        <w:rPr>
          <w:rFonts w:eastAsia="Times New Roman" w:cs="Arial"/>
          <w:b/>
          <w:bCs/>
          <w:i/>
          <w:iCs/>
          <w:color w:val="0F4761" w:themeColor="accent1" w:themeShade="BF"/>
          <w:highlight w:val="yellow"/>
          <w:bdr w:val="none" w:sz="0" w:space="0" w:color="auto" w:frame="1"/>
        </w:rPr>
        <w:t>tools to assess risk of bias and quality of reporting</w:t>
      </w:r>
      <w:commentRangeStart w:id="86"/>
      <w:r w:rsidRPr="4E119242">
        <w:rPr>
          <w:rFonts w:eastAsia="Times New Roman" w:cs="Arial"/>
          <w:b/>
          <w:bCs/>
          <w:i/>
          <w:iCs/>
          <w:color w:val="0F4761" w:themeColor="accent1" w:themeShade="BF"/>
          <w:highlight w:val="yellow"/>
          <w:bdr w:val="none" w:sz="0" w:space="0" w:color="auto" w:frame="1"/>
        </w:rPr>
        <w:t>.</w:t>
      </w:r>
      <w:commentRangeEnd w:id="86"/>
      <w:r w:rsidRPr="4E119242">
        <w:rPr>
          <w:rStyle w:val="CommentReference"/>
          <w:rFonts w:eastAsia="Times New Roman" w:cs="Arial"/>
          <w:b/>
          <w:bCs/>
          <w:i/>
          <w:iCs/>
          <w:color w:val="0F4761" w:themeColor="accent1" w:themeShade="BF"/>
          <w:sz w:val="22"/>
          <w:szCs w:val="24"/>
          <w:highlight w:val="yellow"/>
          <w:bdr w:val="none" w:sz="0" w:space="0" w:color="auto" w:frame="1"/>
        </w:rPr>
        <w:commentReference w:id="86"/>
      </w:r>
      <w:r w:rsidRPr="4E119242">
        <w:rPr>
          <w:rFonts w:eastAsia="Times New Roman" w:cs="Arial"/>
          <w:b/>
          <w:bCs/>
          <w:i/>
          <w:iCs/>
          <w:color w:val="0F4761" w:themeColor="accent1" w:themeShade="BF"/>
          <w:highlight w:val="yellow"/>
          <w:bdr w:val="none" w:sz="0" w:space="0" w:color="auto" w:frame="1"/>
        </w:rPr>
        <w:t xml:space="preserve"> </w:t>
      </w:r>
      <w:r w:rsidR="00E67D2C" w:rsidRPr="4E119242">
        <w:rPr>
          <w:rFonts w:eastAsia="Times New Roman" w:cs="Arial"/>
          <w:b/>
          <w:bCs/>
          <w:i/>
          <w:iCs/>
          <w:color w:val="0F4761" w:themeColor="accent1" w:themeShade="BF"/>
          <w:highlight w:val="yellow"/>
          <w:bdr w:val="none" w:sz="0" w:space="0" w:color="auto" w:frame="1"/>
        </w:rPr>
        <w:t>O</w:t>
      </w:r>
      <w:r w:rsidR="00282FE4" w:rsidRPr="4E119242">
        <w:rPr>
          <w:rFonts w:eastAsia="Times New Roman" w:cs="Arial"/>
          <w:b/>
          <w:bCs/>
          <w:i/>
          <w:iCs/>
          <w:color w:val="0F4761" w:themeColor="accent1" w:themeShade="BF"/>
          <w:highlight w:val="yellow"/>
          <w:bdr w:val="none" w:sz="0" w:space="0" w:color="auto" w:frame="1"/>
        </w:rPr>
        <w:t>ur four-domain assessment focuses on the potential clinical applicability.</w:t>
      </w:r>
      <w:r w:rsidR="00E40192" w:rsidRPr="4E119242">
        <w:rPr>
          <w:rFonts w:eastAsia="Times New Roman" w:cs="Arial"/>
          <w:b/>
          <w:bCs/>
          <w:i/>
          <w:iCs/>
          <w:color w:val="0F4761" w:themeColor="accent1" w:themeShade="BF"/>
          <w:highlight w:val="yellow"/>
          <w:bdr w:val="none" w:sz="0" w:space="0" w:color="auto" w:frame="1"/>
        </w:rPr>
        <w:t xml:space="preserve"> </w:t>
      </w:r>
      <w:r w:rsidR="35A382F9" w:rsidRPr="4E119242">
        <w:rPr>
          <w:rFonts w:eastAsia="Times New Roman" w:cs="Arial"/>
          <w:b/>
          <w:bCs/>
          <w:i/>
          <w:iCs/>
          <w:color w:val="0F4761" w:themeColor="accent1" w:themeShade="BF"/>
          <w:highlight w:val="yellow"/>
        </w:rPr>
        <w:t xml:space="preserve">Our tool </w:t>
      </w:r>
      <w:r w:rsidR="00F77C6B" w:rsidRPr="4E119242">
        <w:rPr>
          <w:rFonts w:eastAsia="Times New Roman" w:cs="Arial"/>
          <w:b/>
          <w:bCs/>
          <w:i/>
          <w:iCs/>
          <w:color w:val="0F4761" w:themeColor="accent1" w:themeShade="BF"/>
          <w:highlight w:val="yellow"/>
        </w:rPr>
        <w:t>addresses</w:t>
      </w:r>
      <w:r w:rsidR="00E40192" w:rsidRPr="4E119242">
        <w:rPr>
          <w:rFonts w:eastAsia="Times New Roman" w:cs="Arial"/>
          <w:b/>
          <w:bCs/>
          <w:i/>
          <w:iCs/>
          <w:color w:val="0F4761" w:themeColor="accent1" w:themeShade="BF"/>
          <w:highlight w:val="yellow"/>
          <w:bdr w:val="none" w:sz="0" w:space="0" w:color="auto" w:frame="1"/>
        </w:rPr>
        <w:t xml:space="preserve"> a gap in </w:t>
      </w:r>
      <w:r w:rsidR="003868D3" w:rsidRPr="4E119242">
        <w:rPr>
          <w:rFonts w:eastAsia="Times New Roman" w:cs="Arial"/>
          <w:b/>
          <w:bCs/>
          <w:i/>
          <w:iCs/>
          <w:color w:val="0F4761" w:themeColor="accent1" w:themeShade="BF"/>
          <w:highlight w:val="yellow"/>
          <w:bdr w:val="none" w:sz="0" w:space="0" w:color="auto" w:frame="1"/>
        </w:rPr>
        <w:t xml:space="preserve">medical meta-research, where </w:t>
      </w:r>
      <w:r w:rsidR="00282FE4" w:rsidRPr="4E119242">
        <w:rPr>
          <w:rFonts w:eastAsia="Times New Roman" w:cs="Arial"/>
          <w:b/>
          <w:bCs/>
          <w:i/>
          <w:iCs/>
          <w:color w:val="0F4761" w:themeColor="accent1" w:themeShade="BF"/>
          <w:highlight w:val="yellow"/>
          <w:bdr w:val="none" w:sz="0" w:space="0" w:color="auto" w:frame="1"/>
        </w:rPr>
        <w:t>standardized assessments are</w:t>
      </w:r>
      <w:r w:rsidR="003868D3" w:rsidRPr="4E119242">
        <w:rPr>
          <w:rFonts w:eastAsia="Times New Roman" w:cs="Arial"/>
          <w:b/>
          <w:bCs/>
          <w:i/>
          <w:iCs/>
          <w:color w:val="0F4761" w:themeColor="accent1" w:themeShade="BF"/>
          <w:highlight w:val="yellow"/>
          <w:bdr w:val="none" w:sz="0" w:space="0" w:color="auto" w:frame="1"/>
        </w:rPr>
        <w:t xml:space="preserve"> currently </w:t>
      </w:r>
      <w:r w:rsidR="00282FE4" w:rsidRPr="4E119242">
        <w:rPr>
          <w:rFonts w:eastAsia="Times New Roman" w:cs="Arial"/>
          <w:b/>
          <w:bCs/>
          <w:i/>
          <w:iCs/>
          <w:color w:val="0F4761" w:themeColor="accent1" w:themeShade="BF"/>
          <w:highlight w:val="yellow"/>
          <w:bdr w:val="none" w:sz="0" w:space="0" w:color="auto" w:frame="1"/>
        </w:rPr>
        <w:t>limited to internal validity</w:t>
      </w:r>
      <w:r w:rsidR="0910F5F1" w:rsidRPr="4E119242">
        <w:rPr>
          <w:rFonts w:eastAsia="Times New Roman" w:cs="Arial"/>
          <w:b/>
          <w:bCs/>
          <w:i/>
          <w:iCs/>
          <w:color w:val="0F4761" w:themeColor="accent1" w:themeShade="BF"/>
          <w:highlight w:val="yellow"/>
          <w:bdr w:val="none" w:sz="0" w:space="0" w:color="auto" w:frame="1"/>
        </w:rPr>
        <w:t>,</w:t>
      </w:r>
      <w:r w:rsidR="00F77C6B">
        <w:rPr>
          <w:rFonts w:eastAsia="Times New Roman" w:cs="Arial"/>
          <w:b/>
          <w:bCs/>
          <w:i/>
          <w:iCs/>
          <w:color w:val="0F4761" w:themeColor="accent1" w:themeShade="BF"/>
          <w:highlight w:val="yellow"/>
          <w:bdr w:val="none" w:sz="0" w:space="0" w:color="auto" w:frame="1"/>
        </w:rPr>
        <w:t xml:space="preserve"> </w:t>
      </w:r>
      <w:r w:rsidR="003868D3" w:rsidRPr="4E119242">
        <w:rPr>
          <w:rFonts w:eastAsia="Times New Roman" w:cs="Arial"/>
          <w:b/>
          <w:bCs/>
          <w:i/>
          <w:iCs/>
          <w:color w:val="0F4761" w:themeColor="accent1" w:themeShade="BF"/>
          <w:highlight w:val="yellow"/>
          <w:bdr w:val="none" w:sz="0" w:space="0" w:color="auto" w:frame="1"/>
        </w:rPr>
        <w:t>certainty of evidence</w:t>
      </w:r>
      <w:r w:rsidR="2BCC76DA" w:rsidRPr="4E119242">
        <w:rPr>
          <w:rFonts w:eastAsia="Times New Roman" w:cs="Arial"/>
          <w:b/>
          <w:bCs/>
          <w:i/>
          <w:iCs/>
          <w:color w:val="0F4761" w:themeColor="accent1" w:themeShade="BF"/>
          <w:highlight w:val="yellow"/>
          <w:bdr w:val="none" w:sz="0" w:space="0" w:color="auto" w:frame="1"/>
        </w:rPr>
        <w:t xml:space="preserve"> and quality of reporting</w:t>
      </w:r>
      <w:r w:rsidR="00282FE4" w:rsidRPr="4E119242">
        <w:rPr>
          <w:rFonts w:eastAsia="Times New Roman" w:cs="Arial"/>
          <w:b/>
          <w:bCs/>
          <w:i/>
          <w:iCs/>
          <w:color w:val="0F4761" w:themeColor="accent1" w:themeShade="BF"/>
          <w:highlight w:val="yellow"/>
          <w:bdr w:val="none" w:sz="0" w:space="0" w:color="auto" w:frame="1"/>
        </w:rPr>
        <w:t>.</w:t>
      </w:r>
      <w:r w:rsidR="003868D3" w:rsidRPr="4E119242">
        <w:rPr>
          <w:rFonts w:eastAsia="Times New Roman" w:cs="Arial"/>
          <w:b/>
          <w:bCs/>
          <w:i/>
          <w:iCs/>
          <w:color w:val="0F4761" w:themeColor="accent1" w:themeShade="BF"/>
          <w:highlight w:val="yellow"/>
          <w:bdr w:val="none" w:sz="0" w:space="0" w:color="auto" w:frame="1"/>
        </w:rPr>
        <w:t xml:space="preserve"> </w:t>
      </w:r>
      <w:r w:rsidR="32A15166" w:rsidRPr="4E119242">
        <w:rPr>
          <w:rFonts w:eastAsia="Times New Roman" w:cs="Arial"/>
          <w:b/>
          <w:bCs/>
          <w:i/>
          <w:iCs/>
          <w:color w:val="0F4761" w:themeColor="accent1" w:themeShade="BF"/>
          <w:highlight w:val="yellow"/>
        </w:rPr>
        <w:t>Second</w:t>
      </w:r>
      <w:r w:rsidR="00E40192" w:rsidRPr="4E119242">
        <w:rPr>
          <w:rFonts w:eastAsia="Times New Roman" w:cs="Arial"/>
          <w:b/>
          <w:bCs/>
          <w:i/>
          <w:iCs/>
          <w:color w:val="0F4761" w:themeColor="accent1" w:themeShade="BF"/>
          <w:highlight w:val="yellow"/>
          <w:bdr w:val="none" w:sz="0" w:space="0" w:color="auto" w:frame="1"/>
        </w:rPr>
        <w:t xml:space="preserve">, we </w:t>
      </w:r>
      <w:r w:rsidR="00F605E6" w:rsidRPr="4E119242">
        <w:rPr>
          <w:rFonts w:eastAsia="Times New Roman" w:cs="Arial"/>
          <w:b/>
          <w:bCs/>
          <w:i/>
          <w:iCs/>
          <w:color w:val="0F4761" w:themeColor="accent1" w:themeShade="BF"/>
          <w:highlight w:val="yellow"/>
          <w:bdr w:val="none" w:sz="0" w:space="0" w:color="auto" w:frame="1"/>
        </w:rPr>
        <w:t xml:space="preserve">demonstrated the feasibility of our approach through a two-stage study. The pilot phase led to the development of </w:t>
      </w:r>
      <w:r w:rsidR="44A512DF" w:rsidRPr="4E119242">
        <w:rPr>
          <w:rFonts w:eastAsia="Times New Roman" w:cs="Arial"/>
          <w:b/>
          <w:bCs/>
          <w:i/>
          <w:iCs/>
          <w:color w:val="0F4761" w:themeColor="accent1" w:themeShade="BF"/>
          <w:highlight w:val="yellow"/>
        </w:rPr>
        <w:t>well</w:t>
      </w:r>
      <w:r w:rsidR="00E97DE2">
        <w:rPr>
          <w:rFonts w:eastAsia="Times New Roman" w:cs="Arial"/>
          <w:b/>
          <w:bCs/>
          <w:i/>
          <w:iCs/>
          <w:color w:val="0F4761" w:themeColor="accent1" w:themeShade="BF"/>
          <w:highlight w:val="yellow"/>
        </w:rPr>
        <w:t>-</w:t>
      </w:r>
      <w:r w:rsidR="44A512DF" w:rsidRPr="4E119242">
        <w:rPr>
          <w:rFonts w:eastAsia="Times New Roman" w:cs="Arial"/>
          <w:b/>
          <w:bCs/>
          <w:i/>
          <w:iCs/>
          <w:color w:val="0F4761" w:themeColor="accent1" w:themeShade="BF"/>
          <w:highlight w:val="yellow"/>
        </w:rPr>
        <w:t xml:space="preserve">defined </w:t>
      </w:r>
      <w:r w:rsidR="00E97DE2" w:rsidRPr="4E119242">
        <w:rPr>
          <w:rFonts w:eastAsia="Times New Roman" w:cs="Arial"/>
          <w:b/>
          <w:bCs/>
          <w:i/>
          <w:iCs/>
          <w:color w:val="0F4761" w:themeColor="accent1" w:themeShade="BF"/>
          <w:highlight w:val="yellow"/>
        </w:rPr>
        <w:t>criteria</w:t>
      </w:r>
      <w:r w:rsidR="00E97DE2" w:rsidRPr="4E119242">
        <w:rPr>
          <w:rFonts w:eastAsia="Times New Roman" w:cs="Arial"/>
          <w:b/>
          <w:bCs/>
          <w:i/>
          <w:iCs/>
          <w:color w:val="0F4761" w:themeColor="accent1" w:themeShade="BF"/>
          <w:highlight w:val="yellow"/>
          <w:bdr w:val="none" w:sz="0" w:space="0" w:color="auto" w:frame="1"/>
        </w:rPr>
        <w:t>, that</w:t>
      </w:r>
      <w:r w:rsidR="5F10594C" w:rsidRPr="4E119242">
        <w:rPr>
          <w:rFonts w:eastAsia="Times New Roman" w:cs="Arial"/>
          <w:b/>
          <w:bCs/>
          <w:i/>
          <w:iCs/>
          <w:color w:val="0F4761" w:themeColor="accent1" w:themeShade="BF"/>
          <w:highlight w:val="yellow"/>
        </w:rPr>
        <w:t xml:space="preserve"> we then applied in </w:t>
      </w:r>
      <w:r w:rsidR="00F605E6" w:rsidRPr="4E119242">
        <w:rPr>
          <w:rFonts w:eastAsia="Times New Roman" w:cs="Arial"/>
          <w:b/>
          <w:bCs/>
          <w:i/>
          <w:iCs/>
          <w:color w:val="0F4761" w:themeColor="accent1" w:themeShade="BF"/>
          <w:highlight w:val="yellow"/>
          <w:bdr w:val="none" w:sz="0" w:space="0" w:color="auto" w:frame="1"/>
        </w:rPr>
        <w:t xml:space="preserve">the main phase to a sample of unselected </w:t>
      </w:r>
      <w:r w:rsidR="00E40192" w:rsidRPr="4E119242">
        <w:rPr>
          <w:rFonts w:eastAsia="Times New Roman" w:cs="Arial"/>
          <w:b/>
          <w:bCs/>
          <w:i/>
          <w:iCs/>
          <w:color w:val="0F4761" w:themeColor="accent1" w:themeShade="BF"/>
          <w:highlight w:val="yellow"/>
          <w:bdr w:val="none" w:sz="0" w:space="0" w:color="auto" w:frame="1"/>
        </w:rPr>
        <w:t>RCTs</w:t>
      </w:r>
      <w:r w:rsidR="005E536A" w:rsidRPr="4E119242">
        <w:rPr>
          <w:rFonts w:eastAsia="Times New Roman" w:cs="Arial"/>
          <w:b/>
          <w:bCs/>
          <w:i/>
          <w:iCs/>
          <w:color w:val="0F4761" w:themeColor="accent1" w:themeShade="BF"/>
          <w:highlight w:val="yellow"/>
          <w:bdr w:val="none" w:sz="0" w:space="0" w:color="auto" w:frame="1"/>
        </w:rPr>
        <w:t xml:space="preserve"> </w:t>
      </w:r>
      <w:r w:rsidR="00E40192" w:rsidRPr="4E119242">
        <w:rPr>
          <w:rFonts w:eastAsia="Times New Roman" w:cs="Arial"/>
          <w:b/>
          <w:bCs/>
          <w:i/>
          <w:iCs/>
          <w:color w:val="0F4761" w:themeColor="accent1" w:themeShade="BF"/>
          <w:highlight w:val="yellow"/>
          <w:bdr w:val="none" w:sz="0" w:space="0" w:color="auto" w:frame="1"/>
        </w:rPr>
        <w:t xml:space="preserve">. </w:t>
      </w:r>
      <w:r w:rsidR="2AD96CC6" w:rsidRPr="4E119242">
        <w:rPr>
          <w:rFonts w:eastAsia="Times New Roman" w:cs="Arial"/>
          <w:b/>
          <w:bCs/>
          <w:i/>
          <w:iCs/>
          <w:color w:val="0F4761" w:themeColor="accent1" w:themeShade="BF"/>
          <w:highlight w:val="yellow"/>
        </w:rPr>
        <w:t>Third</w:t>
      </w:r>
      <w:r w:rsidR="003868D3" w:rsidRPr="4E119242">
        <w:rPr>
          <w:rFonts w:eastAsia="Times New Roman" w:cs="Arial"/>
          <w:b/>
          <w:bCs/>
          <w:i/>
          <w:iCs/>
          <w:color w:val="0F4761" w:themeColor="accent1" w:themeShade="BF"/>
          <w:highlight w:val="yellow"/>
          <w:bdr w:val="none" w:sz="0" w:space="0" w:color="auto" w:frame="1"/>
        </w:rPr>
        <w:t xml:space="preserve">, </w:t>
      </w:r>
      <w:r w:rsidR="00F605E6" w:rsidRPr="4E119242">
        <w:rPr>
          <w:rFonts w:eastAsia="Times New Roman" w:cs="Arial"/>
          <w:b/>
          <w:bCs/>
          <w:i/>
          <w:iCs/>
          <w:color w:val="0F4761" w:themeColor="accent1" w:themeShade="BF"/>
          <w:highlight w:val="yellow"/>
          <w:bdr w:val="none" w:sz="0" w:space="0" w:color="auto" w:frame="1"/>
        </w:rPr>
        <w:t xml:space="preserve">the structured </w:t>
      </w:r>
      <w:r w:rsidR="2CEE9B4D" w:rsidRPr="4E119242">
        <w:rPr>
          <w:rFonts w:eastAsia="Times New Roman" w:cs="Arial"/>
          <w:b/>
          <w:bCs/>
          <w:i/>
          <w:iCs/>
          <w:color w:val="0F4761" w:themeColor="accent1" w:themeShade="BF"/>
          <w:highlight w:val="yellow"/>
        </w:rPr>
        <w:t xml:space="preserve">approach with two independent reviewers </w:t>
      </w:r>
      <w:r w:rsidR="00F605E6" w:rsidRPr="4E119242">
        <w:rPr>
          <w:rFonts w:eastAsia="Times New Roman" w:cs="Arial"/>
          <w:b/>
          <w:bCs/>
          <w:i/>
          <w:iCs/>
          <w:color w:val="0F4761" w:themeColor="accent1" w:themeShade="BF"/>
          <w:highlight w:val="yellow"/>
          <w:bdr w:val="none" w:sz="0" w:space="0" w:color="auto" w:frame="1"/>
        </w:rPr>
        <w:t>and predefined criteria were designed to minimize</w:t>
      </w:r>
      <w:r w:rsidR="003868D3" w:rsidRPr="4E119242">
        <w:rPr>
          <w:rFonts w:eastAsia="Times New Roman" w:cs="Arial"/>
          <w:b/>
          <w:bCs/>
          <w:i/>
          <w:iCs/>
          <w:color w:val="0F4761" w:themeColor="accent1" w:themeShade="BF"/>
          <w:highlight w:val="yellow"/>
          <w:bdr w:val="none" w:sz="0" w:space="0" w:color="auto" w:frame="1"/>
        </w:rPr>
        <w:t xml:space="preserve"> </w:t>
      </w:r>
      <w:r w:rsidR="00F605E6" w:rsidRPr="4E119242">
        <w:rPr>
          <w:rFonts w:eastAsia="Times New Roman" w:cs="Arial"/>
          <w:b/>
          <w:bCs/>
          <w:i/>
          <w:iCs/>
          <w:color w:val="0F4761" w:themeColor="accent1" w:themeShade="BF"/>
          <w:highlight w:val="yellow"/>
          <w:bdr w:val="none" w:sz="0" w:space="0" w:color="auto" w:frame="1"/>
        </w:rPr>
        <w:t>subjectivity, enhancing usability, reproducibility and transparency.</w:t>
      </w:r>
      <w:r w:rsidR="003868D3" w:rsidRPr="4E119242">
        <w:rPr>
          <w:rFonts w:eastAsia="Times New Roman" w:cs="Arial"/>
          <w:b/>
          <w:bCs/>
          <w:i/>
          <w:iCs/>
          <w:color w:val="0F4761" w:themeColor="accent1" w:themeShade="BF"/>
          <w:highlight w:val="yellow"/>
          <w:bdr w:val="none" w:sz="0" w:space="0" w:color="auto" w:frame="1"/>
        </w:rPr>
        <w:t xml:space="preserve"> </w:t>
      </w:r>
      <w:r w:rsidR="00F605E6" w:rsidRPr="4E119242">
        <w:rPr>
          <w:rFonts w:eastAsia="Times New Roman" w:cs="Arial"/>
          <w:b/>
          <w:bCs/>
          <w:i/>
          <w:iCs/>
          <w:color w:val="0F4761" w:themeColor="accent1" w:themeShade="BF"/>
          <w:highlight w:val="yellow"/>
          <w:bdr w:val="none" w:sz="0" w:space="0" w:color="auto" w:frame="1"/>
        </w:rPr>
        <w:t>Finally, although developed in the surgical field, the framework is not specialty-specific and m</w:t>
      </w:r>
      <w:r w:rsidR="00545C6C" w:rsidRPr="4E119242">
        <w:rPr>
          <w:rFonts w:eastAsia="Times New Roman" w:cs="Arial"/>
          <w:b/>
          <w:bCs/>
          <w:i/>
          <w:iCs/>
          <w:color w:val="0F4761" w:themeColor="accent1" w:themeShade="BF"/>
          <w:highlight w:val="yellow"/>
          <w:bdr w:val="none" w:sz="0" w:space="0" w:color="auto" w:frame="1"/>
        </w:rPr>
        <w:t>ay</w:t>
      </w:r>
      <w:r w:rsidR="00F605E6" w:rsidRPr="4E119242">
        <w:rPr>
          <w:rFonts w:eastAsia="Times New Roman" w:cs="Arial"/>
          <w:b/>
          <w:bCs/>
          <w:i/>
          <w:iCs/>
          <w:color w:val="0F4761" w:themeColor="accent1" w:themeShade="BF"/>
          <w:highlight w:val="yellow"/>
          <w:bdr w:val="none" w:sz="0" w:space="0" w:color="auto" w:frame="1"/>
        </w:rPr>
        <w:t xml:space="preserve"> be applicable across other </w:t>
      </w:r>
      <w:r w:rsidR="003868D3" w:rsidRPr="4E119242">
        <w:rPr>
          <w:rFonts w:eastAsia="Times New Roman" w:cs="Arial"/>
          <w:b/>
          <w:bCs/>
          <w:i/>
          <w:iCs/>
          <w:color w:val="0F4761" w:themeColor="accent1" w:themeShade="BF"/>
          <w:highlight w:val="yellow"/>
          <w:bdr w:val="none" w:sz="0" w:space="0" w:color="auto" w:frame="1"/>
        </w:rPr>
        <w:t xml:space="preserve">medical </w:t>
      </w:r>
      <w:r w:rsidR="00F605E6" w:rsidRPr="4E119242">
        <w:rPr>
          <w:rFonts w:eastAsia="Times New Roman" w:cs="Arial"/>
          <w:b/>
          <w:bCs/>
          <w:i/>
          <w:iCs/>
          <w:color w:val="0F4761" w:themeColor="accent1" w:themeShade="BF"/>
          <w:highlight w:val="yellow"/>
          <w:bdr w:val="none" w:sz="0" w:space="0" w:color="auto" w:frame="1"/>
        </w:rPr>
        <w:t>disciplines</w:t>
      </w:r>
      <w:r w:rsidR="003868D3" w:rsidRPr="4E119242">
        <w:rPr>
          <w:rFonts w:eastAsia="Times New Roman" w:cs="Arial"/>
          <w:b/>
          <w:bCs/>
          <w:i/>
          <w:iCs/>
          <w:color w:val="0F4761" w:themeColor="accent1" w:themeShade="BF"/>
          <w:highlight w:val="yellow"/>
          <w:bdr w:val="none" w:sz="0" w:space="0" w:color="auto" w:frame="1"/>
        </w:rPr>
        <w:t>.</w:t>
      </w:r>
      <w:r w:rsidR="00F605E6" w:rsidRPr="4E119242">
        <w:rPr>
          <w:rFonts w:eastAsia="Times New Roman" w:cs="Arial"/>
          <w:b/>
          <w:bCs/>
          <w:i/>
          <w:iCs/>
          <w:color w:val="0F4761" w:themeColor="accent1" w:themeShade="BF"/>
          <w:highlight w:val="yellow"/>
          <w:bdr w:val="none" w:sz="0" w:space="0" w:color="auto" w:frame="1"/>
        </w:rPr>
        <w:t xml:space="preserve"> External validation and larger and more diverse cohorts will be required to further establish its </w:t>
      </w:r>
      <w:r w:rsidR="26DA9D1A" w:rsidRPr="4E119242">
        <w:rPr>
          <w:rFonts w:eastAsia="Times New Roman" w:cs="Arial"/>
          <w:b/>
          <w:bCs/>
          <w:i/>
          <w:iCs/>
          <w:color w:val="0F4761" w:themeColor="accent1" w:themeShade="BF"/>
          <w:highlight w:val="yellow"/>
        </w:rPr>
        <w:t>usability and informativeness</w:t>
      </w:r>
      <w:r w:rsidR="00F605E6" w:rsidRPr="4E119242">
        <w:rPr>
          <w:rFonts w:eastAsia="Times New Roman" w:cs="Arial"/>
          <w:b/>
          <w:bCs/>
          <w:i/>
          <w:iCs/>
          <w:color w:val="0F4761" w:themeColor="accent1" w:themeShade="BF"/>
          <w:highlight w:val="yellow"/>
          <w:bdr w:val="none" w:sz="0" w:space="0" w:color="auto" w:frame="1"/>
        </w:rPr>
        <w:t>.</w:t>
      </w:r>
    </w:p>
    <w:p w14:paraId="4D16A27E" w14:textId="0FB493D4" w:rsidR="00BA2932" w:rsidRDefault="00BA2932" w:rsidP="00BB4931">
      <w:pPr>
        <w:spacing w:before="0" w:after="160" w:line="480" w:lineRule="auto"/>
        <w:rPr>
          <w:rFonts w:cs="Calibri"/>
          <w:color w:val="000000" w:themeColor="text1"/>
        </w:rPr>
      </w:pPr>
      <w:r>
        <w:rPr>
          <w:rFonts w:cs="Calibri"/>
          <w:color w:val="000000" w:themeColor="text1"/>
        </w:rPr>
        <w:br/>
      </w:r>
      <w:r w:rsidR="00990873" w:rsidRPr="00454636">
        <w:rPr>
          <w:rStyle w:val="Titre21Char"/>
          <w:highlight w:val="yellow"/>
        </w:rPr>
        <w:t>Limitations</w:t>
      </w:r>
    </w:p>
    <w:p w14:paraId="477B2741" w14:textId="78AB651F" w:rsidR="0075466E" w:rsidRDefault="00CE1464" w:rsidP="0075466E">
      <w:pPr>
        <w:spacing w:before="0" w:after="160" w:line="480" w:lineRule="auto"/>
      </w:pPr>
      <w:r w:rsidRPr="4E119242">
        <w:rPr>
          <w:b/>
          <w:bCs/>
          <w:i/>
          <w:iCs/>
          <w:highlight w:val="yellow"/>
        </w:rPr>
        <w:t xml:space="preserve">First, this meta-research study </w:t>
      </w:r>
      <w:r w:rsidR="00525781" w:rsidRPr="4E119242">
        <w:rPr>
          <w:b/>
          <w:bCs/>
          <w:i/>
          <w:iCs/>
          <w:highlight w:val="yellow"/>
        </w:rPr>
        <w:t>has</w:t>
      </w:r>
      <w:r w:rsidRPr="4E119242">
        <w:rPr>
          <w:b/>
          <w:bCs/>
          <w:i/>
          <w:iCs/>
          <w:highlight w:val="yellow"/>
        </w:rPr>
        <w:t xml:space="preserve"> limitations </w:t>
      </w:r>
      <w:r w:rsidR="00525781" w:rsidRPr="4E119242">
        <w:rPr>
          <w:b/>
          <w:bCs/>
          <w:i/>
          <w:iCs/>
          <w:highlight w:val="yellow"/>
        </w:rPr>
        <w:t>inherent to</w:t>
      </w:r>
      <w:r w:rsidRPr="4E119242">
        <w:rPr>
          <w:b/>
          <w:bCs/>
          <w:i/>
          <w:iCs/>
          <w:highlight w:val="yellow"/>
        </w:rPr>
        <w:t xml:space="preserve"> a non-systematic review, </w:t>
      </w:r>
      <w:r w:rsidR="00525781" w:rsidRPr="4E119242">
        <w:rPr>
          <w:b/>
          <w:bCs/>
          <w:i/>
          <w:iCs/>
          <w:highlight w:val="yellow"/>
        </w:rPr>
        <w:t xml:space="preserve">as the main phase relied on a </w:t>
      </w:r>
      <w:r w:rsidR="22AEE8C0" w:rsidRPr="4E119242">
        <w:rPr>
          <w:b/>
          <w:bCs/>
          <w:i/>
          <w:iCs/>
          <w:highlight w:val="yellow"/>
        </w:rPr>
        <w:t xml:space="preserve">representative </w:t>
      </w:r>
      <w:r w:rsidR="00525781" w:rsidRPr="4E119242">
        <w:rPr>
          <w:b/>
          <w:bCs/>
          <w:i/>
          <w:iCs/>
          <w:highlight w:val="yellow"/>
        </w:rPr>
        <w:t>sample rather than an exhaustive</w:t>
      </w:r>
      <w:r w:rsidRPr="4E119242">
        <w:rPr>
          <w:b/>
          <w:bCs/>
          <w:i/>
          <w:iCs/>
          <w:highlight w:val="yellow"/>
        </w:rPr>
        <w:t xml:space="preserve"> a</w:t>
      </w:r>
      <w:r w:rsidR="00525781" w:rsidRPr="4E119242">
        <w:rPr>
          <w:b/>
          <w:bCs/>
          <w:i/>
          <w:iCs/>
          <w:highlight w:val="yellow"/>
        </w:rPr>
        <w:t xml:space="preserve">ssessment of all eligible </w:t>
      </w:r>
      <w:r w:rsidRPr="4E119242">
        <w:rPr>
          <w:b/>
          <w:bCs/>
          <w:i/>
          <w:iCs/>
          <w:highlight w:val="yellow"/>
        </w:rPr>
        <w:t>RCTs</w:t>
      </w:r>
      <w:r w:rsidR="00525781" w:rsidRPr="4E119242">
        <w:rPr>
          <w:b/>
          <w:bCs/>
          <w:i/>
          <w:iCs/>
          <w:highlight w:val="yellow"/>
        </w:rPr>
        <w:t xml:space="preserve">. </w:t>
      </w:r>
      <w:r w:rsidRPr="4E119242">
        <w:rPr>
          <w:b/>
          <w:bCs/>
          <w:i/>
          <w:iCs/>
          <w:highlight w:val="yellow"/>
        </w:rPr>
        <w:t>Second,</w:t>
      </w:r>
      <w:r w:rsidR="00525781" w:rsidRPr="4E119242">
        <w:rPr>
          <w:b/>
          <w:bCs/>
          <w:i/>
          <w:iCs/>
          <w:highlight w:val="yellow"/>
        </w:rPr>
        <w:t xml:space="preserve"> the</w:t>
      </w:r>
      <w:r w:rsidR="001E5C53" w:rsidRPr="4E119242">
        <w:rPr>
          <w:b/>
          <w:bCs/>
          <w:i/>
          <w:iCs/>
          <w:highlight w:val="yellow"/>
        </w:rPr>
        <w:t xml:space="preserve"> pilot </w:t>
      </w:r>
      <w:r w:rsidR="00525781" w:rsidRPr="4E119242">
        <w:rPr>
          <w:b/>
          <w:bCs/>
          <w:i/>
          <w:iCs/>
          <w:highlight w:val="yellow"/>
        </w:rPr>
        <w:t>phase may have introduced</w:t>
      </w:r>
      <w:r w:rsidR="001E5C53" w:rsidRPr="4E119242">
        <w:rPr>
          <w:b/>
          <w:bCs/>
          <w:i/>
          <w:iCs/>
          <w:highlight w:val="yellow"/>
        </w:rPr>
        <w:t xml:space="preserve"> </w:t>
      </w:r>
      <w:r w:rsidR="0032433D" w:rsidRPr="4E119242">
        <w:rPr>
          <w:b/>
          <w:bCs/>
          <w:i/>
          <w:iCs/>
          <w:highlight w:val="yellow"/>
        </w:rPr>
        <w:t xml:space="preserve">selection </w:t>
      </w:r>
      <w:r w:rsidR="00613B8B" w:rsidRPr="4E119242">
        <w:rPr>
          <w:b/>
          <w:bCs/>
          <w:i/>
          <w:iCs/>
          <w:highlight w:val="yellow"/>
        </w:rPr>
        <w:t>bias</w:t>
      </w:r>
      <w:r w:rsidR="00525781" w:rsidRPr="4E119242">
        <w:rPr>
          <w:b/>
          <w:bCs/>
          <w:i/>
          <w:iCs/>
          <w:highlight w:val="yellow"/>
        </w:rPr>
        <w:t xml:space="preserve"> due to the restrictive inclusion of RCTs using the CCI®; however, that phase primarily served to develop and refine the </w:t>
      </w:r>
      <w:r w:rsidR="00686341" w:rsidRPr="4E119242">
        <w:rPr>
          <w:b/>
          <w:bCs/>
          <w:i/>
          <w:iCs/>
          <w:highlight w:val="yellow"/>
        </w:rPr>
        <w:t>study procedures</w:t>
      </w:r>
      <w:r w:rsidR="00525781" w:rsidRPr="4E119242">
        <w:rPr>
          <w:b/>
          <w:bCs/>
          <w:i/>
          <w:iCs/>
          <w:highlight w:val="yellow"/>
        </w:rPr>
        <w:t>. In</w:t>
      </w:r>
      <w:r w:rsidR="00686341" w:rsidRPr="4E119242">
        <w:rPr>
          <w:b/>
          <w:bCs/>
          <w:i/>
          <w:iCs/>
          <w:highlight w:val="yellow"/>
        </w:rPr>
        <w:t xml:space="preserve"> </w:t>
      </w:r>
      <w:r w:rsidR="00525781" w:rsidRPr="4E119242">
        <w:rPr>
          <w:b/>
          <w:bCs/>
          <w:i/>
          <w:iCs/>
          <w:highlight w:val="yellow"/>
        </w:rPr>
        <w:t>contrast, the main</w:t>
      </w:r>
      <w:r w:rsidR="00686341" w:rsidRPr="4E119242">
        <w:rPr>
          <w:b/>
          <w:bCs/>
          <w:i/>
          <w:iCs/>
          <w:highlight w:val="yellow"/>
        </w:rPr>
        <w:t xml:space="preserve"> study </w:t>
      </w:r>
      <w:r w:rsidR="00525781" w:rsidRPr="4E119242">
        <w:rPr>
          <w:b/>
          <w:bCs/>
          <w:i/>
          <w:iCs/>
          <w:highlight w:val="yellow"/>
        </w:rPr>
        <w:t>included a consecutive</w:t>
      </w:r>
      <w:r w:rsidR="00686341" w:rsidRPr="4E119242">
        <w:rPr>
          <w:b/>
          <w:bCs/>
          <w:i/>
          <w:iCs/>
          <w:highlight w:val="yellow"/>
        </w:rPr>
        <w:t xml:space="preserve"> sample </w:t>
      </w:r>
      <w:r w:rsidR="00525781" w:rsidRPr="4E119242">
        <w:rPr>
          <w:b/>
          <w:bCs/>
          <w:i/>
          <w:iCs/>
          <w:highlight w:val="yellow"/>
        </w:rPr>
        <w:t>of trials over a defined</w:t>
      </w:r>
      <w:r w:rsidR="00686341" w:rsidRPr="4E119242">
        <w:rPr>
          <w:b/>
          <w:bCs/>
          <w:i/>
          <w:iCs/>
          <w:highlight w:val="yellow"/>
        </w:rPr>
        <w:t xml:space="preserve"> period without </w:t>
      </w:r>
      <w:r w:rsidR="00525781" w:rsidRPr="4E119242">
        <w:rPr>
          <w:b/>
          <w:bCs/>
          <w:i/>
          <w:iCs/>
          <w:highlight w:val="yellow"/>
        </w:rPr>
        <w:t>such restrictions</w:t>
      </w:r>
      <w:r w:rsidR="00686341" w:rsidRPr="4E119242">
        <w:rPr>
          <w:b/>
          <w:bCs/>
          <w:i/>
          <w:iCs/>
          <w:highlight w:val="yellow"/>
        </w:rPr>
        <w:t xml:space="preserve">. </w:t>
      </w:r>
      <w:r w:rsidRPr="4E119242">
        <w:rPr>
          <w:b/>
          <w:bCs/>
          <w:i/>
          <w:iCs/>
          <w:highlight w:val="yellow"/>
        </w:rPr>
        <w:t>Third</w:t>
      </w:r>
      <w:r w:rsidR="00D124E4" w:rsidRPr="4E119242">
        <w:rPr>
          <w:b/>
          <w:bCs/>
          <w:i/>
          <w:iCs/>
          <w:highlight w:val="yellow"/>
        </w:rPr>
        <w:t xml:space="preserve">, </w:t>
      </w:r>
      <w:r w:rsidR="00525781" w:rsidRPr="4E119242">
        <w:rPr>
          <w:b/>
          <w:bCs/>
          <w:i/>
          <w:iCs/>
          <w:highlight w:val="yellow"/>
        </w:rPr>
        <w:t xml:space="preserve">even </w:t>
      </w:r>
      <w:r w:rsidR="002F2A7B" w:rsidRPr="4E119242">
        <w:rPr>
          <w:b/>
          <w:bCs/>
          <w:i/>
          <w:iCs/>
          <w:highlight w:val="yellow"/>
        </w:rPr>
        <w:lastRenderedPageBreak/>
        <w:t>though</w:t>
      </w:r>
      <w:r w:rsidR="00EF6657" w:rsidRPr="4E119242">
        <w:rPr>
          <w:b/>
          <w:bCs/>
          <w:i/>
          <w:iCs/>
          <w:highlight w:val="yellow"/>
        </w:rPr>
        <w:t xml:space="preserve"> records were screened in </w:t>
      </w:r>
      <w:r w:rsidR="00B634B0" w:rsidRPr="4E119242">
        <w:rPr>
          <w:b/>
          <w:bCs/>
          <w:i/>
          <w:iCs/>
          <w:highlight w:val="yellow"/>
        </w:rPr>
        <w:t>an unsorted order</w:t>
      </w:r>
      <w:r w:rsidR="00990873" w:rsidRPr="4E119242">
        <w:rPr>
          <w:b/>
          <w:bCs/>
          <w:i/>
          <w:iCs/>
          <w:highlight w:val="yellow"/>
        </w:rPr>
        <w:t xml:space="preserve"> generated by Rayyan® and</w:t>
      </w:r>
      <w:r w:rsidR="00F879F1" w:rsidRPr="4E119242">
        <w:rPr>
          <w:b/>
          <w:bCs/>
          <w:i/>
          <w:iCs/>
          <w:highlight w:val="yellow"/>
        </w:rPr>
        <w:t xml:space="preserve"> the sample size was prespecified, the analyzed sample </w:t>
      </w:r>
      <w:r w:rsidR="00B634B0" w:rsidRPr="4E119242">
        <w:rPr>
          <w:b/>
          <w:bCs/>
          <w:i/>
          <w:iCs/>
          <w:highlight w:val="yellow"/>
        </w:rPr>
        <w:t>may not be</w:t>
      </w:r>
      <w:r w:rsidR="00722995" w:rsidRPr="4E119242">
        <w:rPr>
          <w:b/>
          <w:bCs/>
          <w:i/>
          <w:iCs/>
          <w:highlight w:val="yellow"/>
        </w:rPr>
        <w:t xml:space="preserve"> fully</w:t>
      </w:r>
      <w:r w:rsidR="00B634B0" w:rsidRPr="4E119242">
        <w:rPr>
          <w:b/>
          <w:bCs/>
          <w:i/>
          <w:iCs/>
          <w:highlight w:val="yellow"/>
        </w:rPr>
        <w:t xml:space="preserve"> representative of all </w:t>
      </w:r>
      <w:r w:rsidR="00F879F1" w:rsidRPr="4E119242">
        <w:rPr>
          <w:b/>
          <w:bCs/>
          <w:i/>
          <w:iCs/>
          <w:highlight w:val="yellow"/>
        </w:rPr>
        <w:t>RCTs</w:t>
      </w:r>
      <w:r w:rsidR="00DD3381" w:rsidRPr="4E119242">
        <w:rPr>
          <w:b/>
          <w:bCs/>
          <w:i/>
          <w:iCs/>
          <w:highlight w:val="yellow"/>
        </w:rPr>
        <w:t xml:space="preserve"> </w:t>
      </w:r>
      <w:r w:rsidR="00FB404D" w:rsidRPr="4E119242">
        <w:rPr>
          <w:b/>
          <w:bCs/>
          <w:i/>
          <w:iCs/>
          <w:highlight w:val="yellow"/>
        </w:rPr>
        <w:t>published in 2024</w:t>
      </w:r>
      <w:r w:rsidR="00BD5838" w:rsidRPr="4E119242">
        <w:rPr>
          <w:b/>
          <w:bCs/>
          <w:i/>
          <w:iCs/>
          <w:highlight w:val="yellow"/>
        </w:rPr>
        <w:t>.</w:t>
      </w:r>
      <w:r w:rsidR="00B9634F" w:rsidRPr="4E119242">
        <w:rPr>
          <w:b/>
          <w:bCs/>
          <w:i/>
          <w:iCs/>
          <w:highlight w:val="yellow"/>
        </w:rPr>
        <w:t xml:space="preserve"> </w:t>
      </w:r>
      <w:r w:rsidR="00F879F1" w:rsidRPr="4E119242">
        <w:rPr>
          <w:b/>
          <w:bCs/>
          <w:i/>
          <w:iCs/>
          <w:highlight w:val="yellow"/>
        </w:rPr>
        <w:t>Finally</w:t>
      </w:r>
      <w:r w:rsidR="005A1289" w:rsidRPr="4E119242">
        <w:rPr>
          <w:b/>
          <w:bCs/>
          <w:i/>
          <w:iCs/>
          <w:highlight w:val="yellow"/>
        </w:rPr>
        <w:t xml:space="preserve">, </w:t>
      </w:r>
      <w:r w:rsidR="00313E07" w:rsidRPr="4E119242">
        <w:rPr>
          <w:b/>
          <w:bCs/>
          <w:i/>
          <w:iCs/>
          <w:highlight w:val="yellow"/>
        </w:rPr>
        <w:t>our analysis</w:t>
      </w:r>
      <w:r w:rsidR="00893D0B" w:rsidRPr="4E119242">
        <w:rPr>
          <w:b/>
          <w:bCs/>
          <w:i/>
          <w:iCs/>
          <w:highlight w:val="yellow"/>
        </w:rPr>
        <w:t xml:space="preserve"> </w:t>
      </w:r>
      <w:r w:rsidR="00F879F1" w:rsidRPr="4E119242">
        <w:rPr>
          <w:b/>
          <w:bCs/>
          <w:i/>
          <w:iCs/>
          <w:highlight w:val="yellow"/>
        </w:rPr>
        <w:t xml:space="preserve">only </w:t>
      </w:r>
      <w:r w:rsidR="00893D0B" w:rsidRPr="4E119242">
        <w:rPr>
          <w:b/>
          <w:bCs/>
          <w:i/>
          <w:iCs/>
          <w:highlight w:val="yellow"/>
        </w:rPr>
        <w:t>captured RCTs</w:t>
      </w:r>
      <w:r w:rsidR="00F832D1" w:rsidRPr="4E119242">
        <w:rPr>
          <w:b/>
          <w:bCs/>
          <w:i/>
          <w:iCs/>
          <w:highlight w:val="yellow"/>
        </w:rPr>
        <w:t>, which represent only</w:t>
      </w:r>
      <w:r w:rsidR="00893D0B" w:rsidRPr="4E119242">
        <w:rPr>
          <w:b/>
          <w:bCs/>
          <w:i/>
          <w:iCs/>
          <w:highlight w:val="yellow"/>
        </w:rPr>
        <w:t xml:space="preserve"> a small </w:t>
      </w:r>
      <w:r w:rsidR="00F832D1" w:rsidRPr="4E119242">
        <w:rPr>
          <w:b/>
          <w:bCs/>
          <w:i/>
          <w:iCs/>
          <w:highlight w:val="yellow"/>
        </w:rPr>
        <w:t>fraction</w:t>
      </w:r>
      <w:r w:rsidR="00893D0B" w:rsidRPr="4E119242">
        <w:rPr>
          <w:b/>
          <w:bCs/>
          <w:i/>
          <w:iCs/>
          <w:highlight w:val="yellow"/>
        </w:rPr>
        <w:t xml:space="preserve"> of surgical research</w:t>
      </w:r>
      <w:r w:rsidR="00550A38" w:rsidRPr="4E119242">
        <w:rPr>
          <w:b/>
          <w:bCs/>
          <w:i/>
          <w:iCs/>
          <w:highlight w:val="yellow"/>
        </w:rPr>
        <w:t xml:space="preserve">. While </w:t>
      </w:r>
      <w:r w:rsidR="00F832D1" w:rsidRPr="4E119242">
        <w:rPr>
          <w:b/>
          <w:bCs/>
          <w:i/>
          <w:iCs/>
          <w:highlight w:val="yellow"/>
        </w:rPr>
        <w:t>RCTs</w:t>
      </w:r>
      <w:r w:rsidR="00550A38" w:rsidRPr="4E119242">
        <w:rPr>
          <w:b/>
          <w:bCs/>
          <w:i/>
          <w:iCs/>
          <w:highlight w:val="yellow"/>
        </w:rPr>
        <w:t xml:space="preserve"> </w:t>
      </w:r>
      <w:r w:rsidR="00F832D1" w:rsidRPr="4E119242">
        <w:rPr>
          <w:b/>
          <w:bCs/>
          <w:i/>
          <w:iCs/>
          <w:highlight w:val="yellow"/>
        </w:rPr>
        <w:t>are</w:t>
      </w:r>
      <w:r w:rsidR="00550A38" w:rsidRPr="4E119242">
        <w:rPr>
          <w:b/>
          <w:bCs/>
          <w:i/>
          <w:iCs/>
          <w:highlight w:val="yellow"/>
        </w:rPr>
        <w:t xml:space="preserve"> considered the </w:t>
      </w:r>
      <w:r w:rsidR="00F832D1" w:rsidRPr="4E119242">
        <w:rPr>
          <w:b/>
          <w:bCs/>
          <w:i/>
          <w:iCs/>
          <w:highlight w:val="yellow"/>
        </w:rPr>
        <w:t>least</w:t>
      </w:r>
      <w:r w:rsidR="00550A38" w:rsidRPr="4E119242">
        <w:rPr>
          <w:b/>
          <w:bCs/>
          <w:i/>
          <w:iCs/>
          <w:highlight w:val="yellow"/>
        </w:rPr>
        <w:t xml:space="preserve"> </w:t>
      </w:r>
      <w:r w:rsidR="008A4526" w:rsidRPr="4E119242">
        <w:rPr>
          <w:b/>
          <w:bCs/>
          <w:i/>
          <w:iCs/>
          <w:highlight w:val="yellow"/>
        </w:rPr>
        <w:t xml:space="preserve">biased </w:t>
      </w:r>
      <w:r w:rsidR="00F879F1" w:rsidRPr="4E119242">
        <w:rPr>
          <w:b/>
          <w:bCs/>
          <w:i/>
          <w:iCs/>
          <w:highlight w:val="yellow"/>
        </w:rPr>
        <w:t xml:space="preserve">and most robust </w:t>
      </w:r>
      <w:r w:rsidR="00F832D1" w:rsidRPr="4E119242">
        <w:rPr>
          <w:b/>
          <w:bCs/>
          <w:i/>
          <w:iCs/>
          <w:highlight w:val="yellow"/>
        </w:rPr>
        <w:t xml:space="preserve">study </w:t>
      </w:r>
      <w:r w:rsidR="00CB1F1C" w:rsidRPr="4E119242">
        <w:rPr>
          <w:b/>
          <w:bCs/>
          <w:i/>
          <w:iCs/>
          <w:highlight w:val="yellow"/>
        </w:rPr>
        <w:t xml:space="preserve">design </w:t>
      </w:r>
      <w:r w:rsidR="00F879F1" w:rsidRPr="4E119242">
        <w:rPr>
          <w:b/>
          <w:bCs/>
          <w:i/>
          <w:iCs/>
          <w:highlight w:val="yellow"/>
        </w:rPr>
        <w:t>for informing</w:t>
      </w:r>
      <w:r w:rsidR="008A4526" w:rsidRPr="4E119242">
        <w:rPr>
          <w:b/>
          <w:bCs/>
          <w:i/>
          <w:iCs/>
          <w:highlight w:val="yellow"/>
        </w:rPr>
        <w:t xml:space="preserve"> </w:t>
      </w:r>
      <w:r w:rsidR="009B5157" w:rsidRPr="4E119242">
        <w:rPr>
          <w:b/>
          <w:bCs/>
          <w:i/>
          <w:iCs/>
          <w:highlight w:val="yellow"/>
        </w:rPr>
        <w:t xml:space="preserve">clinical </w:t>
      </w:r>
      <w:r w:rsidR="008A4526" w:rsidRPr="4E119242">
        <w:rPr>
          <w:b/>
          <w:bCs/>
          <w:i/>
          <w:iCs/>
          <w:highlight w:val="yellow"/>
        </w:rPr>
        <w:t>practice</w:t>
      </w:r>
      <w:r w:rsidR="003B4887" w:rsidRPr="4E119242">
        <w:rPr>
          <w:b/>
          <w:bCs/>
          <w:i/>
          <w:iCs/>
          <w:highlight w:val="yellow"/>
        </w:rPr>
        <w:t xml:space="preserve">, </w:t>
      </w:r>
      <w:r w:rsidR="00B04C00" w:rsidRPr="4E119242">
        <w:rPr>
          <w:b/>
          <w:bCs/>
          <w:i/>
          <w:iCs/>
          <w:highlight w:val="yellow"/>
        </w:rPr>
        <w:t>clinical relevance</w:t>
      </w:r>
      <w:r w:rsidR="00073E23" w:rsidRPr="4E119242">
        <w:rPr>
          <w:b/>
          <w:bCs/>
          <w:i/>
          <w:iCs/>
          <w:highlight w:val="yellow"/>
        </w:rPr>
        <w:t xml:space="preserve"> also</w:t>
      </w:r>
      <w:r w:rsidR="009B5157" w:rsidRPr="4E119242">
        <w:rPr>
          <w:b/>
          <w:bCs/>
          <w:i/>
          <w:iCs/>
          <w:highlight w:val="yellow"/>
        </w:rPr>
        <w:t xml:space="preserve"> </w:t>
      </w:r>
      <w:r w:rsidR="004F7C81" w:rsidRPr="4E119242">
        <w:rPr>
          <w:b/>
          <w:bCs/>
          <w:i/>
          <w:iCs/>
          <w:highlight w:val="yellow"/>
        </w:rPr>
        <w:t xml:space="preserve">has </w:t>
      </w:r>
      <w:r w:rsidR="00607E2A" w:rsidRPr="4E119242">
        <w:rPr>
          <w:b/>
          <w:bCs/>
          <w:i/>
          <w:iCs/>
          <w:highlight w:val="yellow"/>
        </w:rPr>
        <w:t>a</w:t>
      </w:r>
      <w:r w:rsidR="00073E23" w:rsidRPr="4E119242">
        <w:rPr>
          <w:b/>
          <w:bCs/>
          <w:i/>
          <w:iCs/>
          <w:highlight w:val="yellow"/>
        </w:rPr>
        <w:t xml:space="preserve"> meaningful </w:t>
      </w:r>
      <w:r w:rsidR="00607E2A" w:rsidRPr="4E119242">
        <w:rPr>
          <w:b/>
          <w:bCs/>
          <w:i/>
          <w:iCs/>
          <w:highlight w:val="yellow"/>
        </w:rPr>
        <w:t xml:space="preserve">place </w:t>
      </w:r>
      <w:r w:rsidR="00B04C00" w:rsidRPr="4E119242">
        <w:rPr>
          <w:b/>
          <w:bCs/>
          <w:i/>
          <w:iCs/>
          <w:highlight w:val="yellow"/>
        </w:rPr>
        <w:t>in other study designs</w:t>
      </w:r>
      <w:r w:rsidR="00781A72" w:rsidRPr="4E119242">
        <w:rPr>
          <w:b/>
          <w:bCs/>
          <w:i/>
          <w:iCs/>
          <w:highlight w:val="yellow"/>
        </w:rPr>
        <w:t xml:space="preserve">. </w:t>
      </w:r>
      <w:r w:rsidR="00335463" w:rsidRPr="4E119242">
        <w:rPr>
          <w:b/>
          <w:bCs/>
          <w:i/>
          <w:iCs/>
          <w:highlight w:val="yellow"/>
        </w:rPr>
        <w:fldChar w:fldCharType="begin"/>
      </w:r>
      <w:r w:rsidR="00233F4D">
        <w:rPr>
          <w:b/>
          <w:bCs/>
          <w:i/>
          <w:iCs/>
          <w:highlight w:val="yellow"/>
        </w:rPr>
        <w:instrText xml:space="preserve"> ADDIN ZOTERO_ITEM CSL_CITATION {"citationID":"8xZ0bLsN","properties":{"formattedCitation":"\\super 26\\nosupersub{}","plainCitation":"26","noteIndex":0},"citationItems":[{"id":187568,"uris":["http://zotero.org/users/6583603/items/9SZTY2HH"],"itemData":{"id":187568,"type":"article-journal","abstract":"This meta-epidemiological study aimed to assess methodological quality of a sample of contemporary non-randomised clinical studies of clinical interventions.","container-title":"BMC Medical Research Methodology","DOI":"10.1186/s12874-022-01797-1","ISSN":"1471-2288","issue":"1","journalAbbreviation":"BMC Med Res Methodol","language":"en","page":"313","source":"Springer Link","title":"Quality of observational studies of clinical interventions: a meta-epidemiological review","title-short":"Quality of observational studies of clinical interventions","volume":"22","author":[{"family":"Grosman","given":"Sergei"},{"family":"Scott","given":"Ian A."}],"issued":{"date-parts":[["2022",12,7]]}}}],"schema":"https://github.com/citation-style-language/schema/raw/master/csl-citation.json"} </w:instrText>
      </w:r>
      <w:r w:rsidR="00335463" w:rsidRPr="4E119242">
        <w:rPr>
          <w:b/>
          <w:bCs/>
          <w:i/>
          <w:iCs/>
          <w:highlight w:val="yellow"/>
        </w:rPr>
        <w:fldChar w:fldCharType="separate"/>
      </w:r>
      <w:r w:rsidR="00233F4D" w:rsidRPr="00233F4D">
        <w:rPr>
          <w:rFonts w:cs="Arial"/>
          <w:kern w:val="0"/>
          <w:vertAlign w:val="superscript"/>
        </w:rPr>
        <w:t>26</w:t>
      </w:r>
      <w:r w:rsidR="00335463" w:rsidRPr="4E119242">
        <w:rPr>
          <w:b/>
          <w:bCs/>
          <w:i/>
          <w:iCs/>
          <w:highlight w:val="yellow"/>
        </w:rPr>
        <w:fldChar w:fldCharType="end"/>
      </w:r>
      <w:r w:rsidR="0075466E">
        <w:br/>
      </w:r>
      <w:r w:rsidR="002F2A7B" w:rsidRPr="002F2A7B">
        <w:rPr>
          <w:rStyle w:val="Titre21Char"/>
        </w:rPr>
        <w:t>Conclusion</w:t>
      </w:r>
    </w:p>
    <w:p w14:paraId="00073448" w14:textId="37BBD4E7" w:rsidR="00546538" w:rsidRPr="00AA067F" w:rsidRDefault="0075466E" w:rsidP="00BB4931">
      <w:pPr>
        <w:spacing w:before="0" w:after="160" w:line="480" w:lineRule="auto"/>
        <w:rPr>
          <w:rFonts w:cs="Calibri"/>
          <w:color w:val="000000" w:themeColor="text1"/>
        </w:rPr>
      </w:pPr>
      <w:r w:rsidRPr="4E119242">
        <w:rPr>
          <w:b/>
          <w:bCs/>
          <w:i/>
          <w:iCs/>
          <w:highlight w:val="yellow"/>
        </w:rPr>
        <w:t xml:space="preserve">In </w:t>
      </w:r>
      <w:r w:rsidR="006B74DC" w:rsidRPr="4E119242">
        <w:rPr>
          <w:b/>
          <w:bCs/>
          <w:i/>
          <w:iCs/>
          <w:highlight w:val="yellow"/>
        </w:rPr>
        <w:t>c</w:t>
      </w:r>
      <w:r w:rsidR="227BA698" w:rsidRPr="4E119242">
        <w:rPr>
          <w:b/>
          <w:bCs/>
          <w:i/>
          <w:iCs/>
          <w:highlight w:val="yellow"/>
        </w:rPr>
        <w:t>onclusion</w:t>
      </w:r>
      <w:r w:rsidR="006B74DC" w:rsidRPr="4E119242">
        <w:rPr>
          <w:rFonts w:cs="Calibri"/>
          <w:b/>
          <w:bCs/>
          <w:i/>
          <w:iCs/>
          <w:color w:val="000000" w:themeColor="text1"/>
          <w:highlight w:val="yellow"/>
        </w:rPr>
        <w:t xml:space="preserve">, </w:t>
      </w:r>
      <w:r w:rsidR="00D81483" w:rsidRPr="4E119242">
        <w:rPr>
          <w:rFonts w:cs="Calibri"/>
          <w:b/>
          <w:bCs/>
          <w:i/>
          <w:iCs/>
          <w:color w:val="000000" w:themeColor="text1"/>
          <w:highlight w:val="yellow"/>
        </w:rPr>
        <w:t xml:space="preserve">most </w:t>
      </w:r>
      <w:r w:rsidR="00546538" w:rsidRPr="4E119242">
        <w:rPr>
          <w:rFonts w:cs="Calibri"/>
          <w:b/>
          <w:bCs/>
          <w:i/>
          <w:iCs/>
          <w:color w:val="000000" w:themeColor="text1"/>
          <w:highlight w:val="yellow"/>
        </w:rPr>
        <w:t xml:space="preserve">surgical RCTs </w:t>
      </w:r>
      <w:r w:rsidR="00F879F1" w:rsidRPr="4E119242">
        <w:rPr>
          <w:rFonts w:cs="Calibri"/>
          <w:b/>
          <w:bCs/>
          <w:i/>
          <w:iCs/>
          <w:color w:val="000000" w:themeColor="text1"/>
          <w:highlight w:val="yellow"/>
        </w:rPr>
        <w:t xml:space="preserve">may </w:t>
      </w:r>
      <w:r w:rsidR="004032B3" w:rsidRPr="4E119242">
        <w:rPr>
          <w:rFonts w:cs="Calibri"/>
          <w:b/>
          <w:bCs/>
          <w:i/>
          <w:iCs/>
          <w:color w:val="000000" w:themeColor="text1"/>
          <w:highlight w:val="yellow"/>
        </w:rPr>
        <w:t>have</w:t>
      </w:r>
      <w:r w:rsidR="00F879F1" w:rsidRPr="4E119242">
        <w:rPr>
          <w:rFonts w:cs="Calibri"/>
          <w:b/>
          <w:bCs/>
          <w:i/>
          <w:iCs/>
          <w:color w:val="000000" w:themeColor="text1"/>
          <w:highlight w:val="yellow"/>
        </w:rPr>
        <w:t xml:space="preserve"> limited </w:t>
      </w:r>
      <w:r w:rsidR="004032B3" w:rsidRPr="4E119242">
        <w:rPr>
          <w:rFonts w:cs="Calibri"/>
          <w:b/>
          <w:bCs/>
          <w:i/>
          <w:iCs/>
          <w:color w:val="000000" w:themeColor="text1"/>
          <w:highlight w:val="yellow"/>
        </w:rPr>
        <w:t xml:space="preserve">capacity to </w:t>
      </w:r>
      <w:r w:rsidR="00546538" w:rsidRPr="4E119242">
        <w:rPr>
          <w:rFonts w:cs="Calibri"/>
          <w:b/>
          <w:bCs/>
          <w:i/>
          <w:iCs/>
          <w:color w:val="000000" w:themeColor="text1"/>
          <w:highlight w:val="yellow"/>
        </w:rPr>
        <w:t>inform patient-relevant decision-making</w:t>
      </w:r>
      <w:r w:rsidR="004032B3" w:rsidRPr="4E119242">
        <w:rPr>
          <w:rFonts w:cs="Calibri"/>
          <w:b/>
          <w:bCs/>
          <w:i/>
          <w:iCs/>
          <w:color w:val="000000" w:themeColor="text1"/>
          <w:highlight w:val="yellow"/>
        </w:rPr>
        <w:t xml:space="preserve">. </w:t>
      </w:r>
      <w:r w:rsidR="00D81483" w:rsidRPr="4E119242">
        <w:rPr>
          <w:rFonts w:cs="Calibri"/>
          <w:b/>
          <w:bCs/>
          <w:i/>
          <w:iCs/>
          <w:color w:val="000000" w:themeColor="text1"/>
          <w:highlight w:val="yellow"/>
        </w:rPr>
        <w:t>U</w:t>
      </w:r>
      <w:r w:rsidR="004032B3" w:rsidRPr="4E119242">
        <w:rPr>
          <w:rFonts w:cs="Calibri"/>
          <w:b/>
          <w:bCs/>
          <w:i/>
          <w:iCs/>
          <w:color w:val="000000" w:themeColor="text1"/>
          <w:highlight w:val="yellow"/>
        </w:rPr>
        <w:t xml:space="preserve">sing a novel, structured tool, we identified recurrent design limitations, </w:t>
      </w:r>
      <w:r w:rsidR="00D81483" w:rsidRPr="4E119242">
        <w:rPr>
          <w:rFonts w:cs="Calibri"/>
          <w:b/>
          <w:bCs/>
          <w:i/>
          <w:iCs/>
          <w:color w:val="000000" w:themeColor="text1"/>
          <w:highlight w:val="yellow"/>
        </w:rPr>
        <w:t>including</w:t>
      </w:r>
      <w:r w:rsidR="004032B3" w:rsidRPr="4E119242">
        <w:rPr>
          <w:rFonts w:cs="Calibri"/>
          <w:b/>
          <w:bCs/>
          <w:i/>
          <w:iCs/>
          <w:color w:val="000000" w:themeColor="text1"/>
          <w:highlight w:val="yellow"/>
        </w:rPr>
        <w:t xml:space="preserve"> the prioritization of superiority hypotheses where non-inferiority or equivalence would be clinically appropriate</w:t>
      </w:r>
      <w:r w:rsidR="00D81483" w:rsidRPr="4E119242">
        <w:rPr>
          <w:rFonts w:cs="Calibri"/>
          <w:b/>
          <w:bCs/>
          <w:i/>
          <w:iCs/>
          <w:color w:val="000000" w:themeColor="text1"/>
          <w:highlight w:val="yellow"/>
        </w:rPr>
        <w:t>, and insufficient use of MID for trial design and interpretation. T</w:t>
      </w:r>
      <w:r w:rsidR="004032B3" w:rsidRPr="4E119242">
        <w:rPr>
          <w:rFonts w:cs="Calibri"/>
          <w:b/>
          <w:bCs/>
          <w:i/>
          <w:iCs/>
          <w:color w:val="000000" w:themeColor="text1"/>
          <w:highlight w:val="yellow"/>
        </w:rPr>
        <w:t>hese findings highlight a misalignment between trial design and real-world decision-making</w:t>
      </w:r>
      <w:r w:rsidR="00D81483" w:rsidRPr="4E119242">
        <w:rPr>
          <w:rFonts w:cs="Calibri"/>
          <w:b/>
          <w:bCs/>
          <w:i/>
          <w:iCs/>
          <w:color w:val="000000" w:themeColor="text1"/>
          <w:highlight w:val="yellow"/>
        </w:rPr>
        <w:t xml:space="preserve">. </w:t>
      </w:r>
      <w:commentRangeStart w:id="87"/>
      <w:r w:rsidR="004032B3" w:rsidRPr="4E119242">
        <w:rPr>
          <w:rFonts w:cs="Calibri"/>
          <w:b/>
          <w:bCs/>
          <w:i/>
          <w:iCs/>
          <w:color w:val="000000" w:themeColor="text1"/>
          <w:highlight w:val="yellow"/>
        </w:rPr>
        <w:t xml:space="preserve">External validation of this tool </w:t>
      </w:r>
      <w:r w:rsidR="00D81483" w:rsidRPr="4E119242">
        <w:rPr>
          <w:rFonts w:cs="Calibri"/>
          <w:b/>
          <w:bCs/>
          <w:i/>
          <w:iCs/>
          <w:color w:val="000000" w:themeColor="text1"/>
          <w:highlight w:val="yellow"/>
        </w:rPr>
        <w:t>is</w:t>
      </w:r>
      <w:r w:rsidR="004032B3" w:rsidRPr="4E119242">
        <w:rPr>
          <w:rFonts w:cs="Calibri"/>
          <w:b/>
          <w:bCs/>
          <w:i/>
          <w:iCs/>
          <w:color w:val="000000" w:themeColor="text1"/>
          <w:highlight w:val="yellow"/>
        </w:rPr>
        <w:t xml:space="preserve"> warranted to refine its use and </w:t>
      </w:r>
      <w:r w:rsidR="00546FC2" w:rsidRPr="4E119242">
        <w:rPr>
          <w:rFonts w:cs="Calibri"/>
          <w:b/>
          <w:bCs/>
          <w:i/>
          <w:iCs/>
          <w:color w:val="000000" w:themeColor="text1"/>
          <w:highlight w:val="yellow"/>
        </w:rPr>
        <w:t>support the development of trials able to inform clinical practice, thereby contributing to research that starts with the decision to be made, defines outcomes and target effects that truly matter to patients, and designs and powers trials accordingly.</w:t>
      </w:r>
      <w:r w:rsidR="3EBCAB28" w:rsidRPr="4E119242">
        <w:rPr>
          <w:rFonts w:cs="Calibri"/>
          <w:b/>
          <w:bCs/>
          <w:i/>
          <w:iCs/>
          <w:color w:val="000000" w:themeColor="text1"/>
          <w:highlight w:val="yellow"/>
        </w:rPr>
        <w:t xml:space="preserve"> </w:t>
      </w:r>
      <w:commentRangeEnd w:id="87"/>
      <w:r w:rsidR="00F52F81" w:rsidRPr="00AA067F">
        <w:rPr>
          <w:rStyle w:val="CommentReference"/>
          <w:rFonts w:cs="Calibri"/>
          <w:color w:val="000000" w:themeColor="text1"/>
          <w:sz w:val="22"/>
          <w:szCs w:val="24"/>
        </w:rPr>
        <w:commentReference w:id="87"/>
      </w:r>
    </w:p>
    <w:p w14:paraId="1CC0A1AD" w14:textId="77777777" w:rsidR="00546538" w:rsidRPr="00AA067F" w:rsidRDefault="00546538" w:rsidP="00BB4931">
      <w:pPr>
        <w:spacing w:before="0" w:after="160" w:line="480" w:lineRule="auto"/>
        <w:rPr>
          <w:rFonts w:cs="Calibri"/>
          <w:color w:val="000000" w:themeColor="text1"/>
        </w:rPr>
      </w:pPr>
    </w:p>
    <w:p w14:paraId="1CE57A88" w14:textId="77777777" w:rsidR="00226E35" w:rsidRPr="00AA067F" w:rsidRDefault="00226E35" w:rsidP="00BB4931">
      <w:pPr>
        <w:spacing w:before="0" w:after="160" w:line="480" w:lineRule="auto"/>
        <w:rPr>
          <w:rFonts w:cs="Calibri"/>
          <w:color w:val="000000" w:themeColor="text1"/>
        </w:rPr>
      </w:pPr>
    </w:p>
    <w:p w14:paraId="1988A1BB" w14:textId="735C9726" w:rsidR="00263E84" w:rsidRPr="005C7191" w:rsidRDefault="00263E84" w:rsidP="005C7191">
      <w:pPr>
        <w:pStyle w:val="Titre11"/>
        <w:rPr>
          <w:lang w:val="en-US"/>
        </w:rPr>
        <w:sectPr w:rsidR="00263E84" w:rsidRPr="005C7191">
          <w:pgSz w:w="12240" w:h="15840"/>
          <w:pgMar w:top="1440" w:right="1440" w:bottom="1440" w:left="1440" w:header="720" w:footer="720" w:gutter="0"/>
          <w:cols w:space="720"/>
          <w:docGrid w:linePitch="360"/>
        </w:sectPr>
      </w:pPr>
    </w:p>
    <w:p w14:paraId="1B8E691D" w14:textId="744FEACB" w:rsidR="00203336" w:rsidRPr="00BB5783" w:rsidRDefault="00203336" w:rsidP="00BB5783">
      <w:pPr>
        <w:pStyle w:val="Titre11"/>
      </w:pPr>
      <w:r w:rsidRPr="005C7191">
        <w:lastRenderedPageBreak/>
        <w:t>REFERENCES</w:t>
      </w:r>
    </w:p>
    <w:p w14:paraId="1B87FDCE" w14:textId="77777777" w:rsidR="00531D12" w:rsidRPr="00531D12" w:rsidRDefault="00712F20" w:rsidP="00531D12">
      <w:pPr>
        <w:pStyle w:val="Bibliography"/>
        <w:rPr>
          <w:rFonts w:hAnsiTheme="minorHAnsi" w:cs="Arial"/>
          <w:color w:val="000000"/>
        </w:rPr>
      </w:pPr>
      <w:r w:rsidRPr="004C0D8F">
        <w:rPr>
          <w:rFonts w:asciiTheme="minorHAnsi" w:hAnsiTheme="minorHAnsi" w:cstheme="minorHAnsi"/>
          <w:color w:val="000000" w:themeColor="text1"/>
          <w:szCs w:val="22"/>
          <w:lang w:val="fr-CH"/>
        </w:rPr>
        <w:fldChar w:fldCharType="begin"/>
      </w:r>
      <w:r w:rsidR="00A33E1D">
        <w:rPr>
          <w:rFonts w:asciiTheme="minorHAnsi" w:hAnsiTheme="minorHAnsi" w:cstheme="minorHAnsi"/>
          <w:color w:val="000000" w:themeColor="text1"/>
          <w:szCs w:val="22"/>
          <w:lang w:val="it-CH"/>
        </w:rPr>
        <w:instrText xml:space="preserve"> ADDIN ZOTERO_BIBL {"uncited":[],"omitted":[],"custom":[]} CSL_BIBLIOGRAPHY </w:instrText>
      </w:r>
      <w:r w:rsidRPr="004C0D8F">
        <w:rPr>
          <w:rFonts w:asciiTheme="minorHAnsi" w:hAnsiTheme="minorHAnsi" w:cstheme="minorHAnsi"/>
          <w:color w:val="000000" w:themeColor="text1"/>
          <w:szCs w:val="22"/>
          <w:lang w:val="fr-CH"/>
        </w:rPr>
        <w:fldChar w:fldCharType="separate"/>
      </w:r>
      <w:r w:rsidR="00531D12" w:rsidRPr="00531D12">
        <w:rPr>
          <w:rFonts w:hAnsiTheme="minorHAnsi" w:cs="Arial"/>
          <w:color w:val="000000"/>
        </w:rPr>
        <w:t xml:space="preserve">1. </w:t>
      </w:r>
      <w:r w:rsidR="00531D12" w:rsidRPr="00531D12">
        <w:rPr>
          <w:rFonts w:hAnsiTheme="minorHAnsi" w:cs="Arial"/>
          <w:color w:val="000000"/>
        </w:rPr>
        <w:tab/>
        <w:t xml:space="preserve">Diallo S, Cour F, Josephson A, et al. Evaluating single-incision slings in female stress urinary incontinence: the usefulness of the CONSORT statement criteria. </w:t>
      </w:r>
      <w:r w:rsidR="00531D12" w:rsidRPr="00531D12">
        <w:rPr>
          <w:rFonts w:hAnsiTheme="minorHAnsi" w:cs="Arial"/>
          <w:i/>
          <w:iCs/>
          <w:color w:val="000000"/>
        </w:rPr>
        <w:t>Urology</w:t>
      </w:r>
      <w:r w:rsidR="00531D12" w:rsidRPr="00531D12">
        <w:rPr>
          <w:rFonts w:hAnsiTheme="minorHAnsi" w:cs="Arial"/>
          <w:color w:val="000000"/>
        </w:rPr>
        <w:t>. 2012;80:535–541.</w:t>
      </w:r>
    </w:p>
    <w:p w14:paraId="4B20794A" w14:textId="77777777" w:rsidR="00531D12" w:rsidRPr="00531D12" w:rsidRDefault="00531D12" w:rsidP="00531D12">
      <w:pPr>
        <w:pStyle w:val="Bibliography"/>
        <w:rPr>
          <w:rFonts w:hAnsiTheme="minorHAnsi" w:cs="Arial"/>
          <w:color w:val="000000"/>
        </w:rPr>
      </w:pPr>
      <w:r w:rsidRPr="00531D12">
        <w:rPr>
          <w:rFonts w:hAnsiTheme="minorHAnsi" w:cs="Arial"/>
          <w:color w:val="000000"/>
        </w:rPr>
        <w:t xml:space="preserve">2. </w:t>
      </w:r>
      <w:r w:rsidRPr="00531D12">
        <w:rPr>
          <w:rFonts w:hAnsiTheme="minorHAnsi" w:cs="Arial"/>
          <w:color w:val="000000"/>
        </w:rPr>
        <w:tab/>
        <w:t xml:space="preserve">Balasubramanian SP, Wiener M, Alshameeri Z, et al. Standards of reporting of randomized controlled trials in general surgery: can we do better? </w:t>
      </w:r>
      <w:r w:rsidRPr="00531D12">
        <w:rPr>
          <w:rFonts w:hAnsiTheme="minorHAnsi" w:cs="Arial"/>
          <w:i/>
          <w:iCs/>
          <w:color w:val="000000"/>
        </w:rPr>
        <w:t>Ann Surg</w:t>
      </w:r>
      <w:r w:rsidRPr="00531D12">
        <w:rPr>
          <w:rFonts w:hAnsiTheme="minorHAnsi" w:cs="Arial"/>
          <w:color w:val="000000"/>
        </w:rPr>
        <w:t>. 2006;244:663–667.</w:t>
      </w:r>
    </w:p>
    <w:p w14:paraId="37D9E13A" w14:textId="77777777" w:rsidR="00531D12" w:rsidRPr="00531D12" w:rsidRDefault="00531D12" w:rsidP="00531D12">
      <w:pPr>
        <w:pStyle w:val="Bibliography"/>
        <w:rPr>
          <w:rFonts w:hAnsiTheme="minorHAnsi" w:cs="Arial"/>
          <w:color w:val="000000"/>
        </w:rPr>
      </w:pPr>
      <w:r w:rsidRPr="00531D12">
        <w:rPr>
          <w:rFonts w:hAnsiTheme="minorHAnsi" w:cs="Arial"/>
          <w:color w:val="000000"/>
        </w:rPr>
        <w:t xml:space="preserve">3. </w:t>
      </w:r>
      <w:r w:rsidRPr="00531D12">
        <w:rPr>
          <w:rFonts w:hAnsiTheme="minorHAnsi" w:cs="Arial"/>
          <w:color w:val="000000"/>
        </w:rPr>
        <w:tab/>
        <w:t xml:space="preserve">Lee S-Y, Teoh PJ, Camm CF, et al. Compliance of randomized controlled trials in trauma surgery with the CONSORT statement. </w:t>
      </w:r>
      <w:r w:rsidRPr="00531D12">
        <w:rPr>
          <w:rFonts w:hAnsiTheme="minorHAnsi" w:cs="Arial"/>
          <w:i/>
          <w:iCs/>
          <w:color w:val="000000"/>
        </w:rPr>
        <w:t>J Trauma Acute Care Surg</w:t>
      </w:r>
      <w:r w:rsidRPr="00531D12">
        <w:rPr>
          <w:rFonts w:hAnsiTheme="minorHAnsi" w:cs="Arial"/>
          <w:color w:val="000000"/>
        </w:rPr>
        <w:t>. 2013;75:562–572.</w:t>
      </w:r>
    </w:p>
    <w:p w14:paraId="3CA243A4" w14:textId="77777777" w:rsidR="00531D12" w:rsidRPr="00531D12" w:rsidRDefault="00531D12" w:rsidP="00531D12">
      <w:pPr>
        <w:pStyle w:val="Bibliography"/>
        <w:rPr>
          <w:rFonts w:hAnsiTheme="minorHAnsi" w:cs="Arial"/>
          <w:color w:val="000000"/>
        </w:rPr>
      </w:pPr>
      <w:r w:rsidRPr="00531D12">
        <w:rPr>
          <w:rFonts w:hAnsiTheme="minorHAnsi" w:cs="Arial"/>
          <w:color w:val="000000"/>
        </w:rPr>
        <w:t xml:space="preserve">4. </w:t>
      </w:r>
      <w:r w:rsidRPr="00531D12">
        <w:rPr>
          <w:rFonts w:hAnsiTheme="minorHAnsi" w:cs="Arial"/>
          <w:color w:val="000000"/>
        </w:rPr>
        <w:tab/>
        <w:t xml:space="preserve">Voineskos SH, Coroneos CJ, Ziolkowski NI, et al. A Systematic Review of Surgical Randomized Controlled Trials: Part I. Risk of Bias and Outcomes: Common Pitfalls Plastic Surgeons Can Overcome. </w:t>
      </w:r>
      <w:r w:rsidRPr="00531D12">
        <w:rPr>
          <w:rFonts w:hAnsiTheme="minorHAnsi" w:cs="Arial"/>
          <w:i/>
          <w:iCs/>
          <w:color w:val="000000"/>
        </w:rPr>
        <w:t>Plast Reconstr Surg</w:t>
      </w:r>
      <w:r w:rsidRPr="00531D12">
        <w:rPr>
          <w:rFonts w:hAnsiTheme="minorHAnsi" w:cs="Arial"/>
          <w:color w:val="000000"/>
        </w:rPr>
        <w:t>. 2016;137:696–706.</w:t>
      </w:r>
    </w:p>
    <w:p w14:paraId="3809AEB0" w14:textId="77777777" w:rsidR="00531D12" w:rsidRPr="00531D12" w:rsidRDefault="00531D12" w:rsidP="00531D12">
      <w:pPr>
        <w:pStyle w:val="Bibliography"/>
        <w:rPr>
          <w:rFonts w:hAnsiTheme="minorHAnsi" w:cs="Arial"/>
          <w:color w:val="000000"/>
        </w:rPr>
      </w:pPr>
      <w:r w:rsidRPr="00531D12">
        <w:rPr>
          <w:rFonts w:hAnsiTheme="minorHAnsi" w:cs="Arial"/>
          <w:color w:val="000000"/>
        </w:rPr>
        <w:t xml:space="preserve">5. </w:t>
      </w:r>
      <w:r w:rsidRPr="00531D12">
        <w:rPr>
          <w:rFonts w:hAnsiTheme="minorHAnsi" w:cs="Arial"/>
          <w:color w:val="000000"/>
        </w:rPr>
        <w:tab/>
        <w:t xml:space="preserve">Zhai X, Cui J, Wang Y, et al. Quality of Reporting Randomized Controlled Trials in Five Leading Neurology Journals in 2008 and 2013 Using the Modified “Risk of Bias” Tool. </w:t>
      </w:r>
      <w:r w:rsidRPr="00531D12">
        <w:rPr>
          <w:rFonts w:hAnsiTheme="minorHAnsi" w:cs="Arial"/>
          <w:i/>
          <w:iCs/>
          <w:color w:val="000000"/>
        </w:rPr>
        <w:t>World Neurosurg</w:t>
      </w:r>
      <w:r w:rsidRPr="00531D12">
        <w:rPr>
          <w:rFonts w:hAnsiTheme="minorHAnsi" w:cs="Arial"/>
          <w:color w:val="000000"/>
        </w:rPr>
        <w:t>. 2017;99:687-694.e7.</w:t>
      </w:r>
    </w:p>
    <w:p w14:paraId="667F740C" w14:textId="77777777" w:rsidR="00531D12" w:rsidRPr="00531D12" w:rsidRDefault="00531D12" w:rsidP="00531D12">
      <w:pPr>
        <w:pStyle w:val="Bibliography"/>
        <w:rPr>
          <w:rFonts w:hAnsiTheme="minorHAnsi" w:cs="Arial"/>
          <w:color w:val="000000"/>
        </w:rPr>
      </w:pPr>
      <w:r w:rsidRPr="00531D12">
        <w:rPr>
          <w:rFonts w:hAnsiTheme="minorHAnsi" w:cs="Arial"/>
          <w:color w:val="000000"/>
        </w:rPr>
        <w:t xml:space="preserve">6. </w:t>
      </w:r>
      <w:r w:rsidRPr="00531D12">
        <w:rPr>
          <w:rFonts w:hAnsiTheme="minorHAnsi" w:cs="Arial"/>
          <w:color w:val="000000"/>
        </w:rPr>
        <w:tab/>
        <w:t xml:space="preserve">Jaeschke R, Singer J, Guyatt GH. Measurement of health status. Ascertaining the minimal clinically important difference. </w:t>
      </w:r>
      <w:r w:rsidRPr="00531D12">
        <w:rPr>
          <w:rFonts w:hAnsiTheme="minorHAnsi" w:cs="Arial"/>
          <w:i/>
          <w:iCs/>
          <w:color w:val="000000"/>
        </w:rPr>
        <w:t>Control Clin Trials</w:t>
      </w:r>
      <w:r w:rsidRPr="00531D12">
        <w:rPr>
          <w:rFonts w:hAnsiTheme="minorHAnsi" w:cs="Arial"/>
          <w:color w:val="000000"/>
        </w:rPr>
        <w:t>. 1989;10:407–415.</w:t>
      </w:r>
    </w:p>
    <w:p w14:paraId="4293CF98" w14:textId="77777777" w:rsidR="00531D12" w:rsidRPr="00531D12" w:rsidRDefault="00531D12" w:rsidP="00531D12">
      <w:pPr>
        <w:pStyle w:val="Bibliography"/>
        <w:rPr>
          <w:rFonts w:hAnsiTheme="minorHAnsi" w:cs="Arial"/>
          <w:color w:val="000000"/>
        </w:rPr>
      </w:pPr>
      <w:r w:rsidRPr="00531D12">
        <w:rPr>
          <w:rFonts w:hAnsiTheme="minorHAnsi" w:cs="Arial"/>
          <w:color w:val="000000"/>
        </w:rPr>
        <w:t xml:space="preserve">7. </w:t>
      </w:r>
      <w:r w:rsidRPr="00531D12">
        <w:rPr>
          <w:rFonts w:hAnsiTheme="minorHAnsi" w:cs="Arial"/>
          <w:color w:val="000000"/>
        </w:rPr>
        <w:tab/>
        <w:t xml:space="preserve">Slankamenac K, Graf R, Barkun J, et al. The Comprehensive Complication Index: A Novel Continuous Scale to Measure Surgical Morbidity. </w:t>
      </w:r>
      <w:r w:rsidRPr="00531D12">
        <w:rPr>
          <w:rFonts w:hAnsiTheme="minorHAnsi" w:cs="Arial"/>
          <w:i/>
          <w:iCs/>
          <w:color w:val="000000"/>
        </w:rPr>
        <w:t>Annals of Surgery</w:t>
      </w:r>
      <w:r w:rsidRPr="00531D12">
        <w:rPr>
          <w:rFonts w:hAnsiTheme="minorHAnsi" w:cs="Arial"/>
          <w:color w:val="000000"/>
        </w:rPr>
        <w:t>. 2013;258:1.</w:t>
      </w:r>
    </w:p>
    <w:p w14:paraId="3B8FCEE3" w14:textId="77777777" w:rsidR="00531D12" w:rsidRPr="00531D12" w:rsidRDefault="00531D12" w:rsidP="00531D12">
      <w:pPr>
        <w:pStyle w:val="Bibliography"/>
        <w:rPr>
          <w:rFonts w:hAnsiTheme="minorHAnsi" w:cs="Arial"/>
          <w:color w:val="000000"/>
        </w:rPr>
      </w:pPr>
      <w:r w:rsidRPr="00531D12">
        <w:rPr>
          <w:rFonts w:hAnsiTheme="minorHAnsi" w:cs="Arial"/>
          <w:color w:val="000000"/>
        </w:rPr>
        <w:t xml:space="preserve">8. </w:t>
      </w:r>
      <w:r w:rsidRPr="00531D12">
        <w:rPr>
          <w:rFonts w:hAnsiTheme="minorHAnsi" w:cs="Arial"/>
          <w:color w:val="000000"/>
        </w:rPr>
        <w:tab/>
        <w:t xml:space="preserve">Kohl C, McIntosh EJ, Unger S, et al. Online tools supporting the conduct and reporting of systematic reviews and systematic maps: a case study on CADIMA. </w:t>
      </w:r>
      <w:r w:rsidRPr="00531D12">
        <w:rPr>
          <w:rFonts w:hAnsiTheme="minorHAnsi" w:cs="Arial"/>
          <w:i/>
          <w:iCs/>
          <w:color w:val="000000"/>
        </w:rPr>
        <w:t>Environmental Evidence</w:t>
      </w:r>
      <w:r w:rsidRPr="00531D12">
        <w:rPr>
          <w:rFonts w:hAnsiTheme="minorHAnsi" w:cs="Arial"/>
          <w:color w:val="000000"/>
        </w:rPr>
        <w:t>. 2018;7:8.</w:t>
      </w:r>
    </w:p>
    <w:p w14:paraId="1700BE0C" w14:textId="77777777" w:rsidR="00531D12" w:rsidRPr="00531D12" w:rsidRDefault="00531D12" w:rsidP="00531D12">
      <w:pPr>
        <w:pStyle w:val="Bibliography"/>
        <w:rPr>
          <w:rFonts w:hAnsiTheme="minorHAnsi" w:cs="Arial"/>
          <w:color w:val="000000"/>
        </w:rPr>
      </w:pPr>
      <w:r w:rsidRPr="00531D12">
        <w:rPr>
          <w:rFonts w:hAnsiTheme="minorHAnsi" w:cs="Arial"/>
          <w:color w:val="000000"/>
        </w:rPr>
        <w:t xml:space="preserve">9. </w:t>
      </w:r>
      <w:r w:rsidRPr="00531D12">
        <w:rPr>
          <w:rFonts w:hAnsiTheme="minorHAnsi" w:cs="Arial"/>
          <w:color w:val="000000"/>
        </w:rPr>
        <w:tab/>
        <w:t>Rodrigues Ribeiro J, Puhan M, Abbassi F, et al. Clinical Relevance of Surgical Trials – an analysis of planning, reporting and interpretation of surgical trials Available from: https://osf.io/xqs3t/overview. 2025. Accessed March 31, 2026.</w:t>
      </w:r>
    </w:p>
    <w:p w14:paraId="12879533" w14:textId="77777777" w:rsidR="00531D12" w:rsidRPr="00531D12" w:rsidRDefault="00531D12" w:rsidP="00531D12">
      <w:pPr>
        <w:pStyle w:val="Bibliography"/>
        <w:rPr>
          <w:rFonts w:hAnsiTheme="minorHAnsi" w:cs="Arial"/>
          <w:color w:val="000000"/>
        </w:rPr>
      </w:pPr>
      <w:r w:rsidRPr="00531D12">
        <w:rPr>
          <w:rFonts w:hAnsiTheme="minorHAnsi" w:cs="Arial"/>
          <w:color w:val="000000"/>
        </w:rPr>
        <w:t xml:space="preserve">10. </w:t>
      </w:r>
      <w:r w:rsidRPr="00531D12">
        <w:rPr>
          <w:rFonts w:hAnsiTheme="minorHAnsi" w:cs="Arial"/>
          <w:color w:val="000000"/>
        </w:rPr>
        <w:tab/>
        <w:t>Ouzzani M, Hammady H, Fedorowicz Z, et al. Rayyan: A web and mobile app for systematic reviews. 2016;5:210.</w:t>
      </w:r>
    </w:p>
    <w:p w14:paraId="767379E6" w14:textId="77777777" w:rsidR="00531D12" w:rsidRPr="00531D12" w:rsidRDefault="00531D12" w:rsidP="00531D12">
      <w:pPr>
        <w:pStyle w:val="Bibliography"/>
        <w:rPr>
          <w:rFonts w:hAnsiTheme="minorHAnsi" w:cs="Arial"/>
          <w:color w:val="000000"/>
        </w:rPr>
      </w:pPr>
      <w:r w:rsidRPr="00531D12">
        <w:rPr>
          <w:rFonts w:hAnsiTheme="minorHAnsi" w:cs="Arial"/>
          <w:color w:val="000000"/>
        </w:rPr>
        <w:t xml:space="preserve">11. </w:t>
      </w:r>
      <w:r w:rsidRPr="00531D12">
        <w:rPr>
          <w:rFonts w:hAnsiTheme="minorHAnsi" w:cs="Arial"/>
          <w:color w:val="000000"/>
        </w:rPr>
        <w:tab/>
        <w:t xml:space="preserve">Guyatt GH, Osoba D, Wu AW, et al. Methods to Explain the Clinical Significance of Health Status Measures. </w:t>
      </w:r>
      <w:r w:rsidRPr="00531D12">
        <w:rPr>
          <w:rFonts w:hAnsiTheme="minorHAnsi" w:cs="Arial"/>
          <w:i/>
          <w:iCs/>
          <w:color w:val="000000"/>
        </w:rPr>
        <w:t>Mayo Clinic Proceedings</w:t>
      </w:r>
      <w:r w:rsidRPr="00531D12">
        <w:rPr>
          <w:rFonts w:hAnsiTheme="minorHAnsi" w:cs="Arial"/>
          <w:color w:val="000000"/>
        </w:rPr>
        <w:t>. 2002;77:371–383.</w:t>
      </w:r>
    </w:p>
    <w:p w14:paraId="47186B7C" w14:textId="77777777" w:rsidR="00531D12" w:rsidRPr="00531D12" w:rsidRDefault="00531D12" w:rsidP="00531D12">
      <w:pPr>
        <w:pStyle w:val="Bibliography"/>
        <w:rPr>
          <w:rFonts w:hAnsiTheme="minorHAnsi" w:cs="Arial"/>
          <w:color w:val="000000"/>
        </w:rPr>
      </w:pPr>
      <w:r w:rsidRPr="00531D12">
        <w:rPr>
          <w:rFonts w:hAnsiTheme="minorHAnsi" w:cs="Arial"/>
          <w:color w:val="000000"/>
        </w:rPr>
        <w:t xml:space="preserve">12. </w:t>
      </w:r>
      <w:r w:rsidRPr="00531D12">
        <w:rPr>
          <w:rFonts w:hAnsiTheme="minorHAnsi" w:cs="Arial"/>
          <w:color w:val="000000"/>
        </w:rPr>
        <w:tab/>
        <w:t xml:space="preserve">Lydick E, Epstein RS. Interpretation of quality of life changes. </w:t>
      </w:r>
      <w:r w:rsidRPr="00531D12">
        <w:rPr>
          <w:rFonts w:hAnsiTheme="minorHAnsi" w:cs="Arial"/>
          <w:i/>
          <w:iCs/>
          <w:color w:val="000000"/>
        </w:rPr>
        <w:t>Qual Life Res</w:t>
      </w:r>
      <w:r w:rsidRPr="00531D12">
        <w:rPr>
          <w:rFonts w:hAnsiTheme="minorHAnsi" w:cs="Arial"/>
          <w:color w:val="000000"/>
        </w:rPr>
        <w:t>. 1993;2:221–226.</w:t>
      </w:r>
    </w:p>
    <w:p w14:paraId="0EE0425A" w14:textId="77777777" w:rsidR="00531D12" w:rsidRPr="00531D12" w:rsidRDefault="00531D12" w:rsidP="00531D12">
      <w:pPr>
        <w:pStyle w:val="Bibliography"/>
        <w:rPr>
          <w:rFonts w:hAnsiTheme="minorHAnsi" w:cs="Arial"/>
          <w:color w:val="000000"/>
        </w:rPr>
      </w:pPr>
      <w:r w:rsidRPr="00531D12">
        <w:rPr>
          <w:rFonts w:hAnsiTheme="minorHAnsi" w:cs="Arial"/>
          <w:color w:val="000000"/>
        </w:rPr>
        <w:t xml:space="preserve">13. </w:t>
      </w:r>
      <w:r w:rsidRPr="00531D12">
        <w:rPr>
          <w:rFonts w:hAnsiTheme="minorHAnsi" w:cs="Arial"/>
          <w:color w:val="000000"/>
        </w:rPr>
        <w:tab/>
        <w:t xml:space="preserve">Black N, Murphy M, Lamping D, et al. Consensus Development Methods: A Review of Best Practice in Creating Clinical Guidelines. </w:t>
      </w:r>
      <w:r w:rsidRPr="00531D12">
        <w:rPr>
          <w:rFonts w:hAnsiTheme="minorHAnsi" w:cs="Arial"/>
          <w:i/>
          <w:iCs/>
          <w:color w:val="000000"/>
        </w:rPr>
        <w:t>J Health Serv Res Policy</w:t>
      </w:r>
      <w:r w:rsidRPr="00531D12">
        <w:rPr>
          <w:rFonts w:hAnsiTheme="minorHAnsi" w:cs="Arial"/>
          <w:color w:val="000000"/>
        </w:rPr>
        <w:t>. 1999;4:236–248.</w:t>
      </w:r>
    </w:p>
    <w:p w14:paraId="4C5E230D" w14:textId="77777777" w:rsidR="00531D12" w:rsidRPr="00531D12" w:rsidRDefault="00531D12" w:rsidP="00531D12">
      <w:pPr>
        <w:pStyle w:val="Bibliography"/>
        <w:rPr>
          <w:rFonts w:hAnsiTheme="minorHAnsi" w:cs="Arial"/>
          <w:color w:val="000000"/>
        </w:rPr>
      </w:pPr>
      <w:r w:rsidRPr="00531D12">
        <w:rPr>
          <w:rFonts w:hAnsiTheme="minorHAnsi" w:cs="Arial"/>
          <w:color w:val="000000"/>
        </w:rPr>
        <w:t xml:space="preserve">14. </w:t>
      </w:r>
      <w:r w:rsidRPr="00531D12">
        <w:rPr>
          <w:rFonts w:hAnsiTheme="minorHAnsi" w:cs="Arial"/>
          <w:color w:val="000000"/>
        </w:rPr>
        <w:tab/>
        <w:t xml:space="preserve">Levene T, Livingston G, Banerjee S, et al. Minimum clinically important difference of the Social Functioning in Dementia Scale (SF-DEM): cross-sectional study and Delphi survey. </w:t>
      </w:r>
      <w:r w:rsidRPr="00531D12">
        <w:rPr>
          <w:rFonts w:hAnsiTheme="minorHAnsi" w:cs="Arial"/>
          <w:i/>
          <w:iCs/>
          <w:color w:val="000000"/>
        </w:rPr>
        <w:t>BMJ Open</w:t>
      </w:r>
      <w:r w:rsidRPr="00531D12">
        <w:rPr>
          <w:rFonts w:hAnsiTheme="minorHAnsi" w:cs="Arial"/>
          <w:color w:val="000000"/>
        </w:rPr>
        <w:t>. 2022;12:e058252.</w:t>
      </w:r>
    </w:p>
    <w:p w14:paraId="527397F1" w14:textId="77777777" w:rsidR="00531D12" w:rsidRPr="00531D12" w:rsidRDefault="00531D12" w:rsidP="00531D12">
      <w:pPr>
        <w:pStyle w:val="Bibliography"/>
        <w:rPr>
          <w:rFonts w:hAnsiTheme="minorHAnsi" w:cs="Arial"/>
          <w:color w:val="000000"/>
        </w:rPr>
      </w:pPr>
      <w:r w:rsidRPr="00531D12">
        <w:rPr>
          <w:rFonts w:hAnsiTheme="minorHAnsi" w:cs="Arial"/>
          <w:color w:val="000000"/>
        </w:rPr>
        <w:lastRenderedPageBreak/>
        <w:t xml:space="preserve">15. </w:t>
      </w:r>
      <w:r w:rsidRPr="00531D12">
        <w:rPr>
          <w:rFonts w:hAnsiTheme="minorHAnsi" w:cs="Arial"/>
          <w:color w:val="000000"/>
        </w:rPr>
        <w:tab/>
        <w:t xml:space="preserve">McKenna HP. The Delphi technique: a worthwhile research approach for nursing? </w:t>
      </w:r>
      <w:r w:rsidRPr="00531D12">
        <w:rPr>
          <w:rFonts w:hAnsiTheme="minorHAnsi" w:cs="Arial"/>
          <w:i/>
          <w:iCs/>
          <w:color w:val="000000"/>
        </w:rPr>
        <w:t>J Adv Nurs</w:t>
      </w:r>
      <w:r w:rsidRPr="00531D12">
        <w:rPr>
          <w:rFonts w:hAnsiTheme="minorHAnsi" w:cs="Arial"/>
          <w:color w:val="000000"/>
        </w:rPr>
        <w:t>. 1994;19:1221–1225.</w:t>
      </w:r>
    </w:p>
    <w:p w14:paraId="3798D9CF" w14:textId="77777777" w:rsidR="00531D12" w:rsidRPr="00531D12" w:rsidRDefault="00531D12" w:rsidP="00531D12">
      <w:pPr>
        <w:pStyle w:val="Bibliography"/>
        <w:rPr>
          <w:rFonts w:hAnsiTheme="minorHAnsi" w:cs="Arial"/>
          <w:color w:val="000000"/>
        </w:rPr>
      </w:pPr>
      <w:r w:rsidRPr="00531D12">
        <w:rPr>
          <w:rFonts w:hAnsiTheme="minorHAnsi" w:cs="Arial"/>
          <w:color w:val="000000"/>
        </w:rPr>
        <w:t xml:space="preserve">16. </w:t>
      </w:r>
      <w:r w:rsidRPr="00531D12">
        <w:rPr>
          <w:rFonts w:hAnsiTheme="minorHAnsi" w:cs="Arial"/>
          <w:color w:val="000000"/>
        </w:rPr>
        <w:tab/>
        <w:t>Jaeschke A, Haller B, Egger M. presize: Sample size and precision for clinical trials (R package) Available from: https://ctu-bern.r-universe.dev/presize. 2025.</w:t>
      </w:r>
    </w:p>
    <w:p w14:paraId="7DE8AB31" w14:textId="77777777" w:rsidR="00531D12" w:rsidRPr="00531D12" w:rsidRDefault="00531D12" w:rsidP="00531D12">
      <w:pPr>
        <w:pStyle w:val="Bibliography"/>
        <w:rPr>
          <w:rFonts w:hAnsiTheme="minorHAnsi" w:cs="Arial"/>
          <w:color w:val="000000"/>
        </w:rPr>
      </w:pPr>
      <w:r w:rsidRPr="00531D12">
        <w:rPr>
          <w:rFonts w:hAnsiTheme="minorHAnsi" w:cs="Arial"/>
          <w:color w:val="000000"/>
        </w:rPr>
        <w:t xml:space="preserve">17. </w:t>
      </w:r>
      <w:r w:rsidRPr="00531D12">
        <w:rPr>
          <w:rFonts w:hAnsiTheme="minorHAnsi" w:cs="Arial"/>
          <w:color w:val="000000"/>
        </w:rPr>
        <w:tab/>
        <w:t>RStudio Team. RStudio. 2026 Available from: https://www.rstudio.com/. 2026.</w:t>
      </w:r>
    </w:p>
    <w:p w14:paraId="61FC8490" w14:textId="77777777" w:rsidR="00531D12" w:rsidRPr="00531D12" w:rsidRDefault="00531D12" w:rsidP="00531D12">
      <w:pPr>
        <w:pStyle w:val="Bibliography"/>
        <w:rPr>
          <w:rFonts w:hAnsiTheme="minorHAnsi" w:cs="Arial"/>
          <w:color w:val="000000"/>
        </w:rPr>
      </w:pPr>
      <w:r w:rsidRPr="00531D12">
        <w:rPr>
          <w:rFonts w:hAnsiTheme="minorHAnsi" w:cs="Arial"/>
          <w:color w:val="000000"/>
        </w:rPr>
        <w:t xml:space="preserve">18. </w:t>
      </w:r>
      <w:r w:rsidRPr="00531D12">
        <w:rPr>
          <w:rFonts w:hAnsiTheme="minorHAnsi" w:cs="Arial"/>
          <w:color w:val="000000"/>
        </w:rPr>
        <w:tab/>
        <w:t xml:space="preserve">Abbassi F, Pfister M, Braun J, et al. Beyond P Values : Novel Minimal Important Difference of the Comprehensive Complication Index That Reflects a Meaningful Outcome for Patients Undergoing Major Abdominal Surgery. </w:t>
      </w:r>
      <w:r w:rsidRPr="00531D12">
        <w:rPr>
          <w:rFonts w:hAnsiTheme="minorHAnsi" w:cs="Arial"/>
          <w:i/>
          <w:iCs/>
          <w:color w:val="000000"/>
        </w:rPr>
        <w:t>Ann Surg</w:t>
      </w:r>
      <w:r w:rsidRPr="00531D12">
        <w:rPr>
          <w:rFonts w:hAnsiTheme="minorHAnsi" w:cs="Arial"/>
          <w:color w:val="000000"/>
        </w:rPr>
        <w:t>. 2025;282:670–677.</w:t>
      </w:r>
    </w:p>
    <w:p w14:paraId="2F767BA1" w14:textId="77777777" w:rsidR="00531D12" w:rsidRPr="00531D12" w:rsidRDefault="00531D12" w:rsidP="00531D12">
      <w:pPr>
        <w:pStyle w:val="Bibliography"/>
        <w:rPr>
          <w:rFonts w:hAnsiTheme="minorHAnsi" w:cs="Arial"/>
          <w:color w:val="000000"/>
        </w:rPr>
      </w:pPr>
      <w:r w:rsidRPr="00531D12">
        <w:rPr>
          <w:rFonts w:hAnsiTheme="minorHAnsi" w:cs="Arial"/>
          <w:color w:val="000000"/>
        </w:rPr>
        <w:t xml:space="preserve">19. </w:t>
      </w:r>
      <w:r w:rsidRPr="00531D12">
        <w:rPr>
          <w:rFonts w:hAnsiTheme="minorHAnsi" w:cs="Arial"/>
          <w:color w:val="000000"/>
        </w:rPr>
        <w:tab/>
        <w:t xml:space="preserve">Jac S, J S, Mj P, et al. RoB 2: a revised tool for assessing risk of bias in randomised trials. </w:t>
      </w:r>
      <w:r w:rsidRPr="00531D12">
        <w:rPr>
          <w:rFonts w:hAnsiTheme="minorHAnsi" w:cs="Arial"/>
          <w:i/>
          <w:iCs/>
          <w:color w:val="000000"/>
        </w:rPr>
        <w:t>BMJ (Clinical research ed)</w:t>
      </w:r>
      <w:r w:rsidRPr="00531D12">
        <w:rPr>
          <w:rFonts w:hAnsiTheme="minorHAnsi" w:cs="Arial"/>
          <w:color w:val="000000"/>
        </w:rPr>
        <w:t>.;366 . Epub ahead of print August 28, 2019. DOI: 10.1136/bmj.l4898.</w:t>
      </w:r>
    </w:p>
    <w:p w14:paraId="6F7197DE" w14:textId="77777777" w:rsidR="00531D12" w:rsidRPr="00531D12" w:rsidRDefault="00531D12" w:rsidP="00531D12">
      <w:pPr>
        <w:pStyle w:val="Bibliography"/>
        <w:rPr>
          <w:rFonts w:hAnsiTheme="minorHAnsi" w:cs="Arial"/>
          <w:color w:val="000000"/>
        </w:rPr>
      </w:pPr>
      <w:r w:rsidRPr="00531D12">
        <w:rPr>
          <w:rFonts w:hAnsiTheme="minorHAnsi" w:cs="Arial"/>
          <w:color w:val="000000"/>
        </w:rPr>
        <w:t xml:space="preserve">20. </w:t>
      </w:r>
      <w:r w:rsidRPr="00531D12">
        <w:rPr>
          <w:rFonts w:hAnsiTheme="minorHAnsi" w:cs="Arial"/>
          <w:color w:val="000000"/>
        </w:rPr>
        <w:tab/>
        <w:t xml:space="preserve">Ahmed Ali U, van der Sluis PC, Issa Y, et al. Trends in Worldwide Volume and Methodological Quality of Surgical Randomized Controlled Trials. </w:t>
      </w:r>
      <w:r w:rsidRPr="00531D12">
        <w:rPr>
          <w:rFonts w:hAnsiTheme="minorHAnsi" w:cs="Arial"/>
          <w:i/>
          <w:iCs/>
          <w:color w:val="000000"/>
        </w:rPr>
        <w:t>Annals of Surgery</w:t>
      </w:r>
      <w:r w:rsidRPr="00531D12">
        <w:rPr>
          <w:rFonts w:hAnsiTheme="minorHAnsi" w:cs="Arial"/>
          <w:color w:val="000000"/>
        </w:rPr>
        <w:t>. 2013;258:199.</w:t>
      </w:r>
    </w:p>
    <w:p w14:paraId="73DC0B51" w14:textId="77777777" w:rsidR="00531D12" w:rsidRPr="00531D12" w:rsidRDefault="00531D12" w:rsidP="00531D12">
      <w:pPr>
        <w:pStyle w:val="Bibliography"/>
        <w:rPr>
          <w:rFonts w:hAnsiTheme="minorHAnsi" w:cs="Arial"/>
          <w:color w:val="000000"/>
        </w:rPr>
      </w:pPr>
      <w:r w:rsidRPr="00531D12">
        <w:rPr>
          <w:rFonts w:hAnsiTheme="minorHAnsi" w:cs="Arial"/>
          <w:color w:val="000000"/>
        </w:rPr>
        <w:t xml:space="preserve">21. </w:t>
      </w:r>
      <w:r w:rsidRPr="00531D12">
        <w:rPr>
          <w:rFonts w:hAnsiTheme="minorHAnsi" w:cs="Arial"/>
          <w:color w:val="000000"/>
        </w:rPr>
        <w:tab/>
        <w:t xml:space="preserve">Pronk AJM, Roelofs A, Flum DR, et al. Two decades of surgical randomized controlled trials: worldwide trends in volume and methodological quality. </w:t>
      </w:r>
      <w:r w:rsidRPr="00531D12">
        <w:rPr>
          <w:rFonts w:hAnsiTheme="minorHAnsi" w:cs="Arial"/>
          <w:i/>
          <w:iCs/>
          <w:color w:val="000000"/>
        </w:rPr>
        <w:t>Br J Surg</w:t>
      </w:r>
      <w:r w:rsidRPr="00531D12">
        <w:rPr>
          <w:rFonts w:hAnsiTheme="minorHAnsi" w:cs="Arial"/>
          <w:color w:val="000000"/>
        </w:rPr>
        <w:t>. 2023;110:1300–1308.</w:t>
      </w:r>
    </w:p>
    <w:p w14:paraId="5BAB2360" w14:textId="77777777" w:rsidR="00531D12" w:rsidRPr="00531D12" w:rsidRDefault="00531D12" w:rsidP="00531D12">
      <w:pPr>
        <w:pStyle w:val="Bibliography"/>
        <w:rPr>
          <w:rFonts w:hAnsiTheme="minorHAnsi" w:cs="Arial"/>
          <w:color w:val="000000"/>
        </w:rPr>
      </w:pPr>
      <w:r w:rsidRPr="00531D12">
        <w:rPr>
          <w:rFonts w:hAnsiTheme="minorHAnsi" w:cs="Arial"/>
          <w:color w:val="000000"/>
        </w:rPr>
        <w:t xml:space="preserve">22. </w:t>
      </w:r>
      <w:r w:rsidRPr="00531D12">
        <w:rPr>
          <w:rFonts w:hAnsiTheme="minorHAnsi" w:cs="Arial"/>
          <w:color w:val="000000"/>
        </w:rPr>
        <w:tab/>
        <w:t xml:space="preserve">Hajibandeh S, Hajibandeh S, Antoniou GA, et al. Reporting and Methodological Quality of Randomised Controlled Trials in Vascular and Endovascular Surgery. </w:t>
      </w:r>
      <w:r w:rsidRPr="00531D12">
        <w:rPr>
          <w:rFonts w:hAnsiTheme="minorHAnsi" w:cs="Arial"/>
          <w:i/>
          <w:iCs/>
          <w:color w:val="000000"/>
        </w:rPr>
        <w:t>European Journal of Vascular and Endovascular Surgery</w:t>
      </w:r>
      <w:r w:rsidRPr="00531D12">
        <w:rPr>
          <w:rFonts w:hAnsiTheme="minorHAnsi" w:cs="Arial"/>
          <w:color w:val="000000"/>
        </w:rPr>
        <w:t>. 2015;50:664–670.</w:t>
      </w:r>
    </w:p>
    <w:p w14:paraId="4F790AF1" w14:textId="77777777" w:rsidR="00531D12" w:rsidRPr="00531D12" w:rsidRDefault="00531D12" w:rsidP="00531D12">
      <w:pPr>
        <w:pStyle w:val="Bibliography"/>
        <w:rPr>
          <w:rFonts w:hAnsiTheme="minorHAnsi" w:cs="Arial"/>
          <w:color w:val="000000"/>
        </w:rPr>
      </w:pPr>
      <w:r w:rsidRPr="00531D12">
        <w:rPr>
          <w:rFonts w:hAnsiTheme="minorHAnsi" w:cs="Arial"/>
          <w:color w:val="000000"/>
        </w:rPr>
        <w:t xml:space="preserve">23. </w:t>
      </w:r>
      <w:r w:rsidRPr="00531D12">
        <w:rPr>
          <w:rFonts w:hAnsiTheme="minorHAnsi" w:cs="Arial"/>
          <w:color w:val="000000"/>
        </w:rPr>
        <w:tab/>
        <w:t xml:space="preserve">Hopewell S, Chan A-W, Collins GS, et al. CONSORT 2025 statement: updated guideline for reporting randomised trials. </w:t>
      </w:r>
      <w:r w:rsidRPr="00531D12">
        <w:rPr>
          <w:rFonts w:hAnsiTheme="minorHAnsi" w:cs="Arial"/>
          <w:i/>
          <w:iCs/>
          <w:color w:val="000000"/>
        </w:rPr>
        <w:t>BMJ</w:t>
      </w:r>
      <w:r w:rsidRPr="00531D12">
        <w:rPr>
          <w:rFonts w:hAnsiTheme="minorHAnsi" w:cs="Arial"/>
          <w:color w:val="000000"/>
        </w:rPr>
        <w:t>. 2025;389:e081123.</w:t>
      </w:r>
    </w:p>
    <w:p w14:paraId="71A59D0F" w14:textId="77777777" w:rsidR="00531D12" w:rsidRPr="00531D12" w:rsidRDefault="00531D12" w:rsidP="00531D12">
      <w:pPr>
        <w:pStyle w:val="Bibliography"/>
        <w:rPr>
          <w:rFonts w:hAnsiTheme="minorHAnsi" w:cs="Arial"/>
          <w:color w:val="000000"/>
        </w:rPr>
      </w:pPr>
      <w:r w:rsidRPr="00531D12">
        <w:rPr>
          <w:rFonts w:hAnsiTheme="minorHAnsi" w:cs="Arial"/>
          <w:color w:val="000000"/>
        </w:rPr>
        <w:t xml:space="preserve">24. </w:t>
      </w:r>
      <w:r w:rsidRPr="00531D12">
        <w:rPr>
          <w:rFonts w:hAnsiTheme="minorHAnsi" w:cs="Arial"/>
          <w:color w:val="000000"/>
        </w:rPr>
        <w:tab/>
        <w:t xml:space="preserve">Yin Y, Shi F, Zhang Y, et al. Evaluation of reporting quality of randomized controlled trials in patients with COVID-19 using the CONSORT statement. </w:t>
      </w:r>
      <w:r w:rsidRPr="00531D12">
        <w:rPr>
          <w:rFonts w:hAnsiTheme="minorHAnsi" w:cs="Arial"/>
          <w:i/>
          <w:iCs/>
          <w:color w:val="000000"/>
        </w:rPr>
        <w:t>PLOS ONE</w:t>
      </w:r>
      <w:r w:rsidRPr="00531D12">
        <w:rPr>
          <w:rFonts w:hAnsiTheme="minorHAnsi" w:cs="Arial"/>
          <w:color w:val="000000"/>
        </w:rPr>
        <w:t>. 2021;16:e0257093.</w:t>
      </w:r>
    </w:p>
    <w:p w14:paraId="79873CA9" w14:textId="77777777" w:rsidR="00531D12" w:rsidRPr="00531D12" w:rsidRDefault="00531D12" w:rsidP="00531D12">
      <w:pPr>
        <w:pStyle w:val="Bibliography"/>
        <w:rPr>
          <w:rFonts w:hAnsiTheme="minorHAnsi" w:cs="Arial"/>
          <w:color w:val="000000"/>
        </w:rPr>
      </w:pPr>
      <w:r w:rsidRPr="00531D12">
        <w:rPr>
          <w:rFonts w:hAnsiTheme="minorHAnsi" w:cs="Arial"/>
          <w:color w:val="000000"/>
        </w:rPr>
        <w:t xml:space="preserve">25. </w:t>
      </w:r>
      <w:r w:rsidRPr="00531D12">
        <w:rPr>
          <w:rFonts w:hAnsiTheme="minorHAnsi" w:cs="Arial"/>
          <w:color w:val="000000"/>
        </w:rPr>
        <w:tab/>
        <w:t xml:space="preserve">Antoniou SA, Andreou A, Antoniou GA, et al. Volume and methodological quality of randomized controlled trials in laparoscopic surgery: assessment over a 10-year period. </w:t>
      </w:r>
      <w:r w:rsidRPr="00531D12">
        <w:rPr>
          <w:rFonts w:hAnsiTheme="minorHAnsi" w:cs="Arial"/>
          <w:i/>
          <w:iCs/>
          <w:color w:val="000000"/>
        </w:rPr>
        <w:t>The American Journal of Surgery</w:t>
      </w:r>
      <w:r w:rsidRPr="00531D12">
        <w:rPr>
          <w:rFonts w:hAnsiTheme="minorHAnsi" w:cs="Arial"/>
          <w:color w:val="000000"/>
        </w:rPr>
        <w:t>. 2015;210:922–929.</w:t>
      </w:r>
    </w:p>
    <w:p w14:paraId="542F151B" w14:textId="77777777" w:rsidR="00531D12" w:rsidRPr="00531D12" w:rsidRDefault="00531D12" w:rsidP="00531D12">
      <w:pPr>
        <w:pStyle w:val="Bibliography"/>
        <w:rPr>
          <w:rFonts w:hAnsiTheme="minorHAnsi" w:cs="Arial"/>
          <w:color w:val="000000"/>
        </w:rPr>
      </w:pPr>
      <w:r w:rsidRPr="00531D12">
        <w:rPr>
          <w:rFonts w:hAnsiTheme="minorHAnsi" w:cs="Arial"/>
          <w:color w:val="000000"/>
        </w:rPr>
        <w:t xml:space="preserve">26. </w:t>
      </w:r>
      <w:r w:rsidRPr="00531D12">
        <w:rPr>
          <w:rFonts w:hAnsiTheme="minorHAnsi" w:cs="Arial"/>
          <w:color w:val="000000"/>
        </w:rPr>
        <w:tab/>
        <w:t xml:space="preserve">Grosman S, Scott IA. Quality of observational studies of clinical interventions: a meta-epidemiological review. </w:t>
      </w:r>
      <w:r w:rsidRPr="00531D12">
        <w:rPr>
          <w:rFonts w:hAnsiTheme="minorHAnsi" w:cs="Arial"/>
          <w:i/>
          <w:iCs/>
          <w:color w:val="000000"/>
        </w:rPr>
        <w:t>BMC Med Res Methodol</w:t>
      </w:r>
      <w:r w:rsidRPr="00531D12">
        <w:rPr>
          <w:rFonts w:hAnsiTheme="minorHAnsi" w:cs="Arial"/>
          <w:color w:val="000000"/>
        </w:rPr>
        <w:t>. 2022;22:313.</w:t>
      </w:r>
    </w:p>
    <w:p w14:paraId="242DD665" w14:textId="2D499470" w:rsidR="00B5205F" w:rsidRPr="004C0D8F" w:rsidRDefault="00712F20" w:rsidP="00531D12">
      <w:pPr>
        <w:pStyle w:val="Bibliography"/>
        <w:rPr>
          <w:rFonts w:asciiTheme="minorHAnsi" w:hAnsiTheme="minorHAnsi" w:cstheme="minorHAnsi"/>
          <w:color w:val="000000" w:themeColor="text1"/>
          <w:szCs w:val="22"/>
        </w:rPr>
        <w:sectPr w:rsidR="00B5205F" w:rsidRPr="004C0D8F">
          <w:pgSz w:w="12240" w:h="15840"/>
          <w:pgMar w:top="1440" w:right="1440" w:bottom="1440" w:left="1440" w:header="720" w:footer="720" w:gutter="0"/>
          <w:cols w:space="720"/>
          <w:docGrid w:linePitch="360"/>
        </w:sectPr>
      </w:pPr>
      <w:r w:rsidRPr="004C0D8F">
        <w:rPr>
          <w:rFonts w:asciiTheme="minorHAnsi" w:hAnsiTheme="minorHAnsi" w:cstheme="minorHAnsi"/>
          <w:color w:val="000000" w:themeColor="text1"/>
          <w:szCs w:val="22"/>
          <w:lang w:val="fr-CH"/>
        </w:rPr>
        <w:fldChar w:fldCharType="end"/>
      </w:r>
    </w:p>
    <w:p w14:paraId="3C621983" w14:textId="44C35040" w:rsidR="00B602F3" w:rsidRPr="003E5B95" w:rsidRDefault="00B602F3" w:rsidP="00E360AA">
      <w:pPr>
        <w:tabs>
          <w:tab w:val="left" w:pos="960"/>
        </w:tabs>
        <w:spacing w:before="0" w:after="160" w:line="480" w:lineRule="auto"/>
        <w:rPr>
          <w:lang w:val="fr-CH"/>
        </w:rPr>
      </w:pPr>
    </w:p>
    <w:sectPr w:rsidR="00B602F3" w:rsidRPr="003E5B9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 w:author="fariba abbassi" w:date="2026-04-14T22:53:00Z" w:initials="fa">
    <w:p w14:paraId="7C4C6BBE" w14:textId="77777777" w:rsidR="009C7A04" w:rsidRDefault="009C7A04" w:rsidP="009C7A04">
      <w:r>
        <w:rPr>
          <w:rStyle w:val="CommentReference"/>
        </w:rPr>
        <w:annotationRef/>
      </w:r>
      <w:r>
        <w:rPr>
          <w:sz w:val="20"/>
          <w:szCs w:val="20"/>
        </w:rPr>
        <w:t>Does this word need to be included? To me, it somehow has a negative connotation.</w:t>
      </w:r>
    </w:p>
  </w:comment>
  <w:comment w:id="8" w:author="Joana Rodrigues Ribeiro" w:date="2026-04-14T13:31:00Z" w:initials="JRR">
    <w:p w14:paraId="0AFF284F" w14:textId="77777777" w:rsidR="00C71A34" w:rsidRDefault="00C71A34" w:rsidP="00C71A34">
      <w:r>
        <w:rPr>
          <w:rStyle w:val="CommentReference"/>
        </w:rPr>
        <w:annotationRef/>
      </w:r>
      <w:r>
        <w:rPr>
          <w:sz w:val="20"/>
          <w:szCs w:val="20"/>
        </w:rPr>
        <w:t>I cut a few words to make it a 256-word abstract (guidelines state "about 250 words")</w:t>
      </w:r>
    </w:p>
  </w:comment>
  <w:comment w:id="61" w:author="fariba abbassi" w:date="2026-04-14T23:40:00Z" w:initials="fa">
    <w:p w14:paraId="065C717A" w14:textId="77777777" w:rsidR="0056089C" w:rsidRDefault="0056089C" w:rsidP="0056089C">
      <w:r>
        <w:rPr>
          <w:rStyle w:val="CommentReference"/>
        </w:rPr>
        <w:annotationRef/>
      </w:r>
      <w:r>
        <w:rPr>
          <w:sz w:val="20"/>
          <w:szCs w:val="20"/>
        </w:rPr>
        <w:t>Please include here my study: tragic opera doi: 10.1097/SLA.0000000000006226. and also the study from martin doi: 10.1097/00000658-200206000-00007.</w:t>
      </w:r>
    </w:p>
  </w:comment>
  <w:comment w:id="69" w:author="Joana Rodrigues Ribeiro" w:date="2026-04-04T09:21:00Z" w:initials="JRR">
    <w:p w14:paraId="2D9DA4C6" w14:textId="77777777" w:rsidR="00D45128" w:rsidRDefault="00D45128" w:rsidP="00D45128">
      <w:r>
        <w:rPr>
          <w:rStyle w:val="CommentReference"/>
        </w:rPr>
        <w:annotationRef/>
      </w:r>
      <w:r>
        <w:rPr>
          <w:sz w:val="20"/>
          <w:szCs w:val="20"/>
        </w:rPr>
        <w:t>actually we had attributed the point if reported hypothesis and hypothesis guessed from tiral design  matched... so we were + restrictive. and did consider "not available" for criterium 2 the trials which did noterport. if we incorporate them it would be 5 out of 167.</w:t>
      </w:r>
    </w:p>
  </w:comment>
  <w:comment w:id="72" w:author="fariba abbassi" w:date="2026-04-14T23:18:00Z" w:initials="fa">
    <w:p w14:paraId="6D9A73DF" w14:textId="77777777" w:rsidR="00714668" w:rsidRDefault="00714668" w:rsidP="00714668">
      <w:r>
        <w:rPr>
          <w:rStyle w:val="CommentReference"/>
        </w:rPr>
        <w:annotationRef/>
      </w:r>
      <w:r>
        <w:rPr>
          <w:sz w:val="20"/>
          <w:szCs w:val="20"/>
        </w:rPr>
        <w:t>what do you mean by this?</w:t>
      </w:r>
    </w:p>
  </w:comment>
  <w:comment w:id="73" w:author="fariba abbassi" w:date="2026-04-14T23:20:00Z" w:initials="fa">
    <w:p w14:paraId="06729051" w14:textId="77777777" w:rsidR="000175A5" w:rsidRDefault="000175A5" w:rsidP="000175A5">
      <w:r>
        <w:rPr>
          <w:rStyle w:val="CommentReference"/>
        </w:rPr>
        <w:annotationRef/>
      </w:r>
      <w:r>
        <w:rPr>
          <w:sz w:val="20"/>
          <w:szCs w:val="20"/>
        </w:rPr>
        <w:t xml:space="preserve">you need to specify which table/figure etc. od SDC1. Because below you mention again SDC1. </w:t>
      </w:r>
    </w:p>
  </w:comment>
  <w:comment w:id="75" w:author="fariba abbassi" w:date="2026-04-14T23:23:00Z" w:initials="fa">
    <w:p w14:paraId="04F97505" w14:textId="77777777" w:rsidR="000175A5" w:rsidRDefault="000175A5" w:rsidP="000175A5">
      <w:r>
        <w:rPr>
          <w:rStyle w:val="CommentReference"/>
        </w:rPr>
        <w:annotationRef/>
      </w:r>
      <w:r>
        <w:rPr>
          <w:sz w:val="20"/>
          <w:szCs w:val="20"/>
        </w:rPr>
        <w:t>Please use a consistent style for SDC throughout. Annals of Surgery typically prefers the designation: “Supplemental Digital Content, Figure X” or “Table X.”</w:t>
      </w:r>
    </w:p>
  </w:comment>
  <w:comment w:id="81" w:author="fariba abbassi" w:date="2026-04-14T23:29:00Z" w:initials="fa">
    <w:p w14:paraId="18F206A7" w14:textId="77777777" w:rsidR="00F52F81" w:rsidRDefault="00F52F81" w:rsidP="00F52F81">
      <w:r>
        <w:rPr>
          <w:rStyle w:val="CommentReference"/>
        </w:rPr>
        <w:annotationRef/>
      </w:r>
      <w:r>
        <w:rPr>
          <w:sz w:val="20"/>
          <w:szCs w:val="20"/>
        </w:rPr>
        <w:t>RoB2, GRADE and CONSORT are abbreviations. Please write fulltext</w:t>
      </w:r>
    </w:p>
  </w:comment>
  <w:comment w:id="79" w:author="fariba abbassi" w:date="2026-04-09T06:17:00Z" w:initials="fa">
    <w:p w14:paraId="0E4FA805" w14:textId="77777777" w:rsidR="007775E0" w:rsidRDefault="007775E0" w:rsidP="00E67D2C">
      <w:r>
        <w:rPr>
          <w:rStyle w:val="CommentReference"/>
        </w:rPr>
        <w:annotationRef/>
      </w:r>
      <w:r>
        <w:rPr>
          <w:sz w:val="20"/>
          <w:szCs w:val="20"/>
        </w:rPr>
        <w:t>Overall, this is a strong paragraph. However, I would suggest shortening it slightly and placing it later in the discussion. It may be more effective to first highlight the key findings of our study.</w:t>
      </w:r>
    </w:p>
  </w:comment>
  <w:comment w:id="80" w:author="Joana Rodrigues Ribeiro" w:date="2026-04-09T22:30:00Z" w:initials="JRR">
    <w:p w14:paraId="510D653B" w14:textId="77777777" w:rsidR="008F4923" w:rsidRDefault="008F4923" w:rsidP="008F4923">
      <w:r>
        <w:rPr>
          <w:rStyle w:val="CommentReference"/>
        </w:rPr>
        <w:annotationRef/>
      </w:r>
      <w:r>
        <w:rPr>
          <w:sz w:val="20"/>
          <w:szCs w:val="20"/>
        </w:rPr>
        <w:t>thank you for your comment! :) I agree it was too long.</w:t>
      </w:r>
    </w:p>
  </w:comment>
  <w:comment w:id="86" w:author="Milo Alan Puhan" w:date="2026-04-12T11:25:00Z" w:initials="MP">
    <w:p w14:paraId="6F172311" w14:textId="0227A15D" w:rsidR="0040107E" w:rsidRDefault="00000000">
      <w:pPr>
        <w:pStyle w:val="CommentText"/>
      </w:pPr>
      <w:r>
        <w:rPr>
          <w:rStyle w:val="CommentReference"/>
        </w:rPr>
        <w:annotationRef/>
      </w:r>
      <w:r w:rsidRPr="01917F24">
        <w:t>thse are not frameworks, try to alyway be as specific as possible</w:t>
      </w:r>
    </w:p>
  </w:comment>
  <w:comment w:id="87" w:author="fariba abbassi" w:date="2026-04-14T23:38:00Z" w:initials="fa">
    <w:p w14:paraId="716CAE23" w14:textId="77777777" w:rsidR="00F52F81" w:rsidRDefault="00F52F81" w:rsidP="00F52F81">
      <w:r>
        <w:rPr>
          <w:rStyle w:val="CommentReference"/>
        </w:rPr>
        <w:annotationRef/>
      </w:r>
      <w:r>
        <w:rPr>
          <w:sz w:val="20"/>
          <w:szCs w:val="20"/>
        </w:rPr>
        <w:t>Conclusion is too long. I would shorten the last sentence. I would rather phrase it along the lines of: “Application of our criteria (or tool)  would contribute to research that truly matters to patients." something like that.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4C6BBE" w15:done="0"/>
  <w15:commentEx w15:paraId="0AFF284F" w15:done="0"/>
  <w15:commentEx w15:paraId="065C717A" w15:done="0"/>
  <w15:commentEx w15:paraId="2D9DA4C6" w15:done="0"/>
  <w15:commentEx w15:paraId="6D9A73DF" w15:done="0"/>
  <w15:commentEx w15:paraId="06729051" w15:done="0"/>
  <w15:commentEx w15:paraId="04F97505" w15:done="0"/>
  <w15:commentEx w15:paraId="18F206A7" w15:done="0"/>
  <w15:commentEx w15:paraId="0E4FA805" w15:done="1"/>
  <w15:commentEx w15:paraId="510D653B" w15:paraIdParent="0E4FA805" w15:done="1"/>
  <w15:commentEx w15:paraId="6F172311" w15:done="1"/>
  <w15:commentEx w15:paraId="716CAE2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A84427" w16cex:dateUtc="2026-04-14T20:53:00Z"/>
  <w16cex:commentExtensible w16cex:durableId="05550CCA" w16cex:dateUtc="2026-04-14T11:31:00Z"/>
  <w16cex:commentExtensible w16cex:durableId="4F93F785" w16cex:dateUtc="2026-04-14T21:40:00Z"/>
  <w16cex:commentExtensible w16cex:durableId="59728E17" w16cex:dateUtc="2026-04-04T07:21:00Z"/>
  <w16cex:commentExtensible w16cex:durableId="327343C6" w16cex:dateUtc="2026-04-14T21:18:00Z"/>
  <w16cex:commentExtensible w16cex:durableId="143DB536" w16cex:dateUtc="2026-04-14T21:20:00Z"/>
  <w16cex:commentExtensible w16cex:durableId="7B960F14" w16cex:dateUtc="2026-04-14T21:23:00Z"/>
  <w16cex:commentExtensible w16cex:durableId="3514D90B" w16cex:dateUtc="2026-04-14T21:29:00Z"/>
  <w16cex:commentExtensible w16cex:durableId="65A8E619" w16cex:dateUtc="2026-04-09T04:17:00Z">
    <w16cex:extLst>
      <w16:ext w16:uri="{CE6994B0-6A32-4C9F-8C6B-6E91EDA988CE}">
        <cr:reactions xmlns:cr="http://schemas.microsoft.com/office/comments/2020/reactions">
          <cr:reaction reactionType="1">
            <cr:reactionInfo dateUtc="2026-04-10T04:30:57Z">
              <cr:user userId="S::joana.rodriguesribeiro@uzh.ch::499380a5-f773-4f1f-a8cf-83b4ebcd6ac4" userProvider="AD" userName="Joana Rodrigues Ribeiro"/>
            </cr:reactionInfo>
          </cr:reaction>
        </cr:reactions>
      </w16:ext>
    </w16cex:extLst>
  </w16cex:commentExtensible>
  <w16cex:commentExtensible w16cex:durableId="7E4B32DE" w16cex:dateUtc="2026-04-10T04:30:00Z"/>
  <w16cex:commentExtensible w16cex:durableId="5A8B8966" w16cex:dateUtc="2026-04-12T09:25:00Z">
    <w16cex:extLst>
      <w16:ext w16:uri="{CE6994B0-6A32-4C9F-8C6B-6E91EDA988CE}">
        <cr:reactions xmlns:cr="http://schemas.microsoft.com/office/comments/2020/reactions">
          <cr:reaction reactionType="1">
            <cr:reactionInfo dateUtc="2026-04-14T10:54:48Z">
              <cr:user userId="S::joana.rodriguesribeiro@uzh.ch::499380a5-f773-4f1f-a8cf-83b4ebcd6ac4" userProvider="AD" userName="Joana Rodrigues Ribeiro"/>
            </cr:reactionInfo>
          </cr:reaction>
        </cr:reactions>
      </w16:ext>
    </w16cex:extLst>
  </w16cex:commentExtensible>
  <w16cex:commentExtensible w16cex:durableId="3E749B87" w16cex:dateUtc="2026-04-14T21: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4C6BBE" w16cid:durableId="51A84427"/>
  <w16cid:commentId w16cid:paraId="0AFF284F" w16cid:durableId="05550CCA"/>
  <w16cid:commentId w16cid:paraId="065C717A" w16cid:durableId="4F93F785"/>
  <w16cid:commentId w16cid:paraId="2D9DA4C6" w16cid:durableId="59728E17"/>
  <w16cid:commentId w16cid:paraId="6D9A73DF" w16cid:durableId="327343C6"/>
  <w16cid:commentId w16cid:paraId="06729051" w16cid:durableId="143DB536"/>
  <w16cid:commentId w16cid:paraId="04F97505" w16cid:durableId="7B960F14"/>
  <w16cid:commentId w16cid:paraId="18F206A7" w16cid:durableId="3514D90B"/>
  <w16cid:commentId w16cid:paraId="0E4FA805" w16cid:durableId="65A8E619"/>
  <w16cid:commentId w16cid:paraId="510D653B" w16cid:durableId="7E4B32DE"/>
  <w16cid:commentId w16cid:paraId="6F172311" w16cid:durableId="5A8B8966"/>
  <w16cid:commentId w16cid:paraId="716CAE23" w16cid:durableId="3E749B8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4088B" w14:textId="77777777" w:rsidR="00987ABE" w:rsidRDefault="00987ABE" w:rsidP="001C4DED">
      <w:pPr>
        <w:spacing w:before="0" w:after="0" w:line="240" w:lineRule="auto"/>
      </w:pPr>
      <w:r>
        <w:separator/>
      </w:r>
    </w:p>
  </w:endnote>
  <w:endnote w:type="continuationSeparator" w:id="0">
    <w:p w14:paraId="5F6B108C" w14:textId="77777777" w:rsidR="00987ABE" w:rsidRDefault="00987ABE" w:rsidP="001C4DE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32770407"/>
      <w:docPartObj>
        <w:docPartGallery w:val="Page Numbers (Bottom of Page)"/>
        <w:docPartUnique/>
      </w:docPartObj>
    </w:sdtPr>
    <w:sdtContent>
      <w:p w14:paraId="3B169099" w14:textId="451D4B5A" w:rsidR="0076522E" w:rsidRDefault="0076522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D3D7DF8" w14:textId="77777777" w:rsidR="0076522E" w:rsidRDefault="0076522E" w:rsidP="0076522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0933189"/>
      <w:docPartObj>
        <w:docPartGallery w:val="Page Numbers (Bottom of Page)"/>
        <w:docPartUnique/>
      </w:docPartObj>
    </w:sdtPr>
    <w:sdtContent>
      <w:p w14:paraId="691F2590" w14:textId="61398C76" w:rsidR="0076522E" w:rsidRDefault="0076522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58AC6803" w14:textId="77777777" w:rsidR="0076522E" w:rsidRDefault="0076522E" w:rsidP="0076522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6EC5F" w14:textId="77777777" w:rsidR="00987ABE" w:rsidRDefault="00987ABE" w:rsidP="001C4DED">
      <w:pPr>
        <w:spacing w:before="0" w:after="0" w:line="240" w:lineRule="auto"/>
      </w:pPr>
      <w:r>
        <w:separator/>
      </w:r>
    </w:p>
  </w:footnote>
  <w:footnote w:type="continuationSeparator" w:id="0">
    <w:p w14:paraId="18DBAC07" w14:textId="77777777" w:rsidR="00987ABE" w:rsidRDefault="00987ABE" w:rsidP="001C4DED">
      <w:pPr>
        <w:spacing w:before="0" w:after="0" w:line="240" w:lineRule="auto"/>
      </w:pPr>
      <w:r>
        <w:continuationSeparator/>
      </w:r>
    </w:p>
  </w:footnote>
  <w:footnote w:id="1">
    <w:p w14:paraId="468A5DCF" w14:textId="36CB34F6" w:rsidR="00C2377A" w:rsidRPr="00C2377A" w:rsidRDefault="00C2377A">
      <w:pPr>
        <w:pStyle w:val="FootnoteText"/>
        <w:rPr>
          <w:lang w:val="fr-CH"/>
        </w:rPr>
      </w:pPr>
      <w:r>
        <w:rPr>
          <w:rStyle w:val="FootnoteReference"/>
        </w:rPr>
        <w:footnoteRef/>
      </w:r>
      <w:r>
        <w:t xml:space="preserve"> The current affiliation of Dr. Matthias Pfister is </w:t>
      </w:r>
      <w:r w:rsidRPr="00C259BF">
        <w:rPr>
          <w:rFonts w:eastAsia="Times New Roman" w:cs="Calibri"/>
          <w:color w:val="000000" w:themeColor="text1"/>
        </w:rPr>
        <w:t>Department of Surgery, Spital Thurgau, Frauenfeld, Switzerland</w:t>
      </w:r>
      <w:r>
        <w:rPr>
          <w:rFonts w:eastAsia="Times New Roman" w:cs="Calibri"/>
          <w:color w:val="000000" w:themeColor="text1"/>
        </w:rPr>
        <w:t>.</w:t>
      </w:r>
      <w:r>
        <w:rPr>
          <w:lang w:val="fr-CH"/>
        </w:rPr>
        <w:t xml:space="preserve"> The </w:t>
      </w:r>
      <w:r w:rsidRPr="00C2377A">
        <w:t>current affiliation</w:t>
      </w:r>
      <w:r>
        <w:rPr>
          <w:lang w:val="fr-CH"/>
        </w:rPr>
        <w:t xml:space="preserve"> of </w:t>
      </w:r>
      <w:r>
        <w:t xml:space="preserve">Dr. Fariba Abbassi is </w:t>
      </w:r>
      <w:r w:rsidRPr="00C2377A">
        <w:t>Department of Visceral and Thoracic Surgery, Cantonal Hospital Winterthur, Switzerland</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536979988" o:spid="_x0000_i1025" type="#_x0000_t75" style="width:27.4pt;height:27.4pt;visibility:visible" o:bullet="t">
        <v:imagedata r:id="rId1" o:title=""/>
      </v:shape>
    </w:pict>
  </w:numPicBullet>
  <w:abstractNum w:abstractNumId="0" w15:restartNumberingAfterBreak="0">
    <w:nsid w:val="0FDA5073"/>
    <w:multiLevelType w:val="hybridMultilevel"/>
    <w:tmpl w:val="27A0A252"/>
    <w:lvl w:ilvl="0" w:tplc="994A389E">
      <w:start w:val="1"/>
      <w:numFmt w:val="bullet"/>
      <w:lvlText w:val=""/>
      <w:lvlPicBulletId w:val="0"/>
      <w:lvlJc w:val="left"/>
      <w:pPr>
        <w:tabs>
          <w:tab w:val="num" w:pos="720"/>
        </w:tabs>
        <w:ind w:left="720" w:hanging="360"/>
      </w:pPr>
      <w:rPr>
        <w:rFonts w:ascii="Symbol" w:hAnsi="Symbol" w:hint="default"/>
      </w:rPr>
    </w:lvl>
    <w:lvl w:ilvl="1" w:tplc="555ACAF8" w:tentative="1">
      <w:start w:val="1"/>
      <w:numFmt w:val="bullet"/>
      <w:lvlText w:val=""/>
      <w:lvlJc w:val="left"/>
      <w:pPr>
        <w:tabs>
          <w:tab w:val="num" w:pos="1440"/>
        </w:tabs>
        <w:ind w:left="1440" w:hanging="360"/>
      </w:pPr>
      <w:rPr>
        <w:rFonts w:ascii="Symbol" w:hAnsi="Symbol" w:hint="default"/>
      </w:rPr>
    </w:lvl>
    <w:lvl w:ilvl="2" w:tplc="09661356" w:tentative="1">
      <w:start w:val="1"/>
      <w:numFmt w:val="bullet"/>
      <w:lvlText w:val=""/>
      <w:lvlJc w:val="left"/>
      <w:pPr>
        <w:tabs>
          <w:tab w:val="num" w:pos="2160"/>
        </w:tabs>
        <w:ind w:left="2160" w:hanging="360"/>
      </w:pPr>
      <w:rPr>
        <w:rFonts w:ascii="Symbol" w:hAnsi="Symbol" w:hint="default"/>
      </w:rPr>
    </w:lvl>
    <w:lvl w:ilvl="3" w:tplc="38C0AAA4" w:tentative="1">
      <w:start w:val="1"/>
      <w:numFmt w:val="bullet"/>
      <w:lvlText w:val=""/>
      <w:lvlJc w:val="left"/>
      <w:pPr>
        <w:tabs>
          <w:tab w:val="num" w:pos="2880"/>
        </w:tabs>
        <w:ind w:left="2880" w:hanging="360"/>
      </w:pPr>
      <w:rPr>
        <w:rFonts w:ascii="Symbol" w:hAnsi="Symbol" w:hint="default"/>
      </w:rPr>
    </w:lvl>
    <w:lvl w:ilvl="4" w:tplc="F32EE46A" w:tentative="1">
      <w:start w:val="1"/>
      <w:numFmt w:val="bullet"/>
      <w:lvlText w:val=""/>
      <w:lvlJc w:val="left"/>
      <w:pPr>
        <w:tabs>
          <w:tab w:val="num" w:pos="3600"/>
        </w:tabs>
        <w:ind w:left="3600" w:hanging="360"/>
      </w:pPr>
      <w:rPr>
        <w:rFonts w:ascii="Symbol" w:hAnsi="Symbol" w:hint="default"/>
      </w:rPr>
    </w:lvl>
    <w:lvl w:ilvl="5" w:tplc="77C2E4F0" w:tentative="1">
      <w:start w:val="1"/>
      <w:numFmt w:val="bullet"/>
      <w:lvlText w:val=""/>
      <w:lvlJc w:val="left"/>
      <w:pPr>
        <w:tabs>
          <w:tab w:val="num" w:pos="4320"/>
        </w:tabs>
        <w:ind w:left="4320" w:hanging="360"/>
      </w:pPr>
      <w:rPr>
        <w:rFonts w:ascii="Symbol" w:hAnsi="Symbol" w:hint="default"/>
      </w:rPr>
    </w:lvl>
    <w:lvl w:ilvl="6" w:tplc="721636A4" w:tentative="1">
      <w:start w:val="1"/>
      <w:numFmt w:val="bullet"/>
      <w:lvlText w:val=""/>
      <w:lvlJc w:val="left"/>
      <w:pPr>
        <w:tabs>
          <w:tab w:val="num" w:pos="5040"/>
        </w:tabs>
        <w:ind w:left="5040" w:hanging="360"/>
      </w:pPr>
      <w:rPr>
        <w:rFonts w:ascii="Symbol" w:hAnsi="Symbol" w:hint="default"/>
      </w:rPr>
    </w:lvl>
    <w:lvl w:ilvl="7" w:tplc="ABFC959C" w:tentative="1">
      <w:start w:val="1"/>
      <w:numFmt w:val="bullet"/>
      <w:lvlText w:val=""/>
      <w:lvlJc w:val="left"/>
      <w:pPr>
        <w:tabs>
          <w:tab w:val="num" w:pos="5760"/>
        </w:tabs>
        <w:ind w:left="5760" w:hanging="360"/>
      </w:pPr>
      <w:rPr>
        <w:rFonts w:ascii="Symbol" w:hAnsi="Symbol" w:hint="default"/>
      </w:rPr>
    </w:lvl>
    <w:lvl w:ilvl="8" w:tplc="084EE216"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7E5F64D5"/>
    <w:multiLevelType w:val="multilevel"/>
    <w:tmpl w:val="14FA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364971">
    <w:abstractNumId w:val="1"/>
  </w:num>
  <w:num w:numId="2" w16cid:durableId="194395379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riba abbassi">
    <w15:presenceInfo w15:providerId="Windows Live" w15:userId="343280d3660d6dc6"/>
  </w15:person>
  <w15:person w15:author="Joana Rodrigues Ribeiro">
    <w15:presenceInfo w15:providerId="AD" w15:userId="S::joana.rodriguesribeiro@uzh.ch::499380a5-f773-4f1f-a8cf-83b4ebcd6ac4"/>
  </w15:person>
  <w15:person w15:author="Milo Alan Puhan">
    <w15:presenceInfo w15:providerId="AD" w15:userId="S::miloalan.puhan@uzh.ch::f7c67eeb-100a-4a00-a77c-7e2ae2a8c1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nnals of Oncology&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w9fd0w9sdz5r9evrzivdtfx5eef2fxv0590&quot;&gt;My EndNote Library&lt;record-ids&gt;&lt;item&gt;39907&lt;/item&gt;&lt;item&gt;40282&lt;/item&gt;&lt;item&gt;40383&lt;/item&gt;&lt;/record-ids&gt;&lt;/item&gt;&lt;/Libraries&gt;"/>
  </w:docVars>
  <w:rsids>
    <w:rsidRoot w:val="00203336"/>
    <w:rsid w:val="00001AA6"/>
    <w:rsid w:val="00001FE7"/>
    <w:rsid w:val="00005932"/>
    <w:rsid w:val="00010E1F"/>
    <w:rsid w:val="00012E95"/>
    <w:rsid w:val="000175A5"/>
    <w:rsid w:val="0001760E"/>
    <w:rsid w:val="00025D81"/>
    <w:rsid w:val="00026620"/>
    <w:rsid w:val="000302BF"/>
    <w:rsid w:val="00033889"/>
    <w:rsid w:val="00043CC9"/>
    <w:rsid w:val="0004515C"/>
    <w:rsid w:val="0004521A"/>
    <w:rsid w:val="00045C1E"/>
    <w:rsid w:val="0004C030"/>
    <w:rsid w:val="000552ED"/>
    <w:rsid w:val="00055CBB"/>
    <w:rsid w:val="00056422"/>
    <w:rsid w:val="00061814"/>
    <w:rsid w:val="00062D0C"/>
    <w:rsid w:val="00064672"/>
    <w:rsid w:val="00071BFD"/>
    <w:rsid w:val="00073C82"/>
    <w:rsid w:val="00073C8E"/>
    <w:rsid w:val="00073E23"/>
    <w:rsid w:val="0007620C"/>
    <w:rsid w:val="00083604"/>
    <w:rsid w:val="000900E4"/>
    <w:rsid w:val="000969D6"/>
    <w:rsid w:val="00097799"/>
    <w:rsid w:val="000A447F"/>
    <w:rsid w:val="000A5944"/>
    <w:rsid w:val="000A6AC8"/>
    <w:rsid w:val="000A7F7F"/>
    <w:rsid w:val="000B3C56"/>
    <w:rsid w:val="000C2847"/>
    <w:rsid w:val="000D009A"/>
    <w:rsid w:val="000D1932"/>
    <w:rsid w:val="000D250A"/>
    <w:rsid w:val="000D27EE"/>
    <w:rsid w:val="000D408F"/>
    <w:rsid w:val="000F13EA"/>
    <w:rsid w:val="001015E2"/>
    <w:rsid w:val="0010202D"/>
    <w:rsid w:val="00104768"/>
    <w:rsid w:val="001060B0"/>
    <w:rsid w:val="0010610F"/>
    <w:rsid w:val="00107AD8"/>
    <w:rsid w:val="00111936"/>
    <w:rsid w:val="00112717"/>
    <w:rsid w:val="00112AC3"/>
    <w:rsid w:val="00115DA9"/>
    <w:rsid w:val="00120E3F"/>
    <w:rsid w:val="00122E59"/>
    <w:rsid w:val="001238E2"/>
    <w:rsid w:val="001239AF"/>
    <w:rsid w:val="0012510D"/>
    <w:rsid w:val="00126106"/>
    <w:rsid w:val="0013071D"/>
    <w:rsid w:val="00131630"/>
    <w:rsid w:val="00131D95"/>
    <w:rsid w:val="001337CB"/>
    <w:rsid w:val="001362E5"/>
    <w:rsid w:val="0013683F"/>
    <w:rsid w:val="001478CC"/>
    <w:rsid w:val="00152696"/>
    <w:rsid w:val="001537F4"/>
    <w:rsid w:val="001538F0"/>
    <w:rsid w:val="00154637"/>
    <w:rsid w:val="001647B5"/>
    <w:rsid w:val="00171BCC"/>
    <w:rsid w:val="00172813"/>
    <w:rsid w:val="00181D18"/>
    <w:rsid w:val="00185175"/>
    <w:rsid w:val="00190301"/>
    <w:rsid w:val="0019070C"/>
    <w:rsid w:val="0019139A"/>
    <w:rsid w:val="00191A6E"/>
    <w:rsid w:val="0019319E"/>
    <w:rsid w:val="001944E1"/>
    <w:rsid w:val="0019617F"/>
    <w:rsid w:val="001A079C"/>
    <w:rsid w:val="001A1612"/>
    <w:rsid w:val="001A65A2"/>
    <w:rsid w:val="001A67F1"/>
    <w:rsid w:val="001B0DA3"/>
    <w:rsid w:val="001B2B67"/>
    <w:rsid w:val="001B53D1"/>
    <w:rsid w:val="001C46CE"/>
    <w:rsid w:val="001C4DED"/>
    <w:rsid w:val="001C535D"/>
    <w:rsid w:val="001D046B"/>
    <w:rsid w:val="001D55C5"/>
    <w:rsid w:val="001D67A5"/>
    <w:rsid w:val="001E5C53"/>
    <w:rsid w:val="001F0296"/>
    <w:rsid w:val="001F1AC4"/>
    <w:rsid w:val="001F3FCE"/>
    <w:rsid w:val="001F415F"/>
    <w:rsid w:val="001F61C0"/>
    <w:rsid w:val="002010B2"/>
    <w:rsid w:val="00203336"/>
    <w:rsid w:val="00211B95"/>
    <w:rsid w:val="00214BAE"/>
    <w:rsid w:val="002158E3"/>
    <w:rsid w:val="00221E8A"/>
    <w:rsid w:val="00225F17"/>
    <w:rsid w:val="00226E35"/>
    <w:rsid w:val="00233F4B"/>
    <w:rsid w:val="00233F4D"/>
    <w:rsid w:val="00240F52"/>
    <w:rsid w:val="00244FBB"/>
    <w:rsid w:val="00246DDD"/>
    <w:rsid w:val="00263E84"/>
    <w:rsid w:val="00271332"/>
    <w:rsid w:val="00273C22"/>
    <w:rsid w:val="002748B7"/>
    <w:rsid w:val="00280DCB"/>
    <w:rsid w:val="00282C73"/>
    <w:rsid w:val="00282FE4"/>
    <w:rsid w:val="00287B93"/>
    <w:rsid w:val="00294EC7"/>
    <w:rsid w:val="00297634"/>
    <w:rsid w:val="002A12E3"/>
    <w:rsid w:val="002A2ACB"/>
    <w:rsid w:val="002A4317"/>
    <w:rsid w:val="002A61FC"/>
    <w:rsid w:val="002A7CD3"/>
    <w:rsid w:val="002B1355"/>
    <w:rsid w:val="002B2BFC"/>
    <w:rsid w:val="002B4D60"/>
    <w:rsid w:val="002C16D8"/>
    <w:rsid w:val="002C1ABE"/>
    <w:rsid w:val="002C2854"/>
    <w:rsid w:val="002C75BE"/>
    <w:rsid w:val="002D0DD7"/>
    <w:rsid w:val="002D23DC"/>
    <w:rsid w:val="002D5E8F"/>
    <w:rsid w:val="002E1CE1"/>
    <w:rsid w:val="002F2A7B"/>
    <w:rsid w:val="002F5F59"/>
    <w:rsid w:val="002F793B"/>
    <w:rsid w:val="0030313C"/>
    <w:rsid w:val="0030480C"/>
    <w:rsid w:val="00307D8F"/>
    <w:rsid w:val="00312822"/>
    <w:rsid w:val="00313E07"/>
    <w:rsid w:val="00314BAE"/>
    <w:rsid w:val="00316677"/>
    <w:rsid w:val="00316F2B"/>
    <w:rsid w:val="00323F60"/>
    <w:rsid w:val="0032433D"/>
    <w:rsid w:val="00324894"/>
    <w:rsid w:val="00324C75"/>
    <w:rsid w:val="00324CD1"/>
    <w:rsid w:val="0033143D"/>
    <w:rsid w:val="00335463"/>
    <w:rsid w:val="00344317"/>
    <w:rsid w:val="00345A75"/>
    <w:rsid w:val="003475AE"/>
    <w:rsid w:val="003545D0"/>
    <w:rsid w:val="00356BF7"/>
    <w:rsid w:val="0036360A"/>
    <w:rsid w:val="003638CC"/>
    <w:rsid w:val="0036564B"/>
    <w:rsid w:val="00365E5C"/>
    <w:rsid w:val="003732B0"/>
    <w:rsid w:val="00373E7F"/>
    <w:rsid w:val="003751DE"/>
    <w:rsid w:val="003800A1"/>
    <w:rsid w:val="00381D55"/>
    <w:rsid w:val="003831FB"/>
    <w:rsid w:val="00383716"/>
    <w:rsid w:val="00384EA0"/>
    <w:rsid w:val="00385BBA"/>
    <w:rsid w:val="003868D3"/>
    <w:rsid w:val="0039098D"/>
    <w:rsid w:val="00391186"/>
    <w:rsid w:val="0039580A"/>
    <w:rsid w:val="003A24D1"/>
    <w:rsid w:val="003A7760"/>
    <w:rsid w:val="003B12E2"/>
    <w:rsid w:val="003B4729"/>
    <w:rsid w:val="003B4887"/>
    <w:rsid w:val="003B7042"/>
    <w:rsid w:val="003C1EA3"/>
    <w:rsid w:val="003C6355"/>
    <w:rsid w:val="003D4F5B"/>
    <w:rsid w:val="003D6DA8"/>
    <w:rsid w:val="003E1829"/>
    <w:rsid w:val="003E5898"/>
    <w:rsid w:val="003E5B95"/>
    <w:rsid w:val="003E68BC"/>
    <w:rsid w:val="003F077F"/>
    <w:rsid w:val="003F5322"/>
    <w:rsid w:val="003F56D2"/>
    <w:rsid w:val="0040107E"/>
    <w:rsid w:val="004032B3"/>
    <w:rsid w:val="004057AA"/>
    <w:rsid w:val="00411C3B"/>
    <w:rsid w:val="00417956"/>
    <w:rsid w:val="00420C80"/>
    <w:rsid w:val="004226D6"/>
    <w:rsid w:val="00424702"/>
    <w:rsid w:val="00425A80"/>
    <w:rsid w:val="00425AA2"/>
    <w:rsid w:val="004276B9"/>
    <w:rsid w:val="00432805"/>
    <w:rsid w:val="00434A01"/>
    <w:rsid w:val="00440FE2"/>
    <w:rsid w:val="00441C16"/>
    <w:rsid w:val="00442A2F"/>
    <w:rsid w:val="004439BE"/>
    <w:rsid w:val="0044498E"/>
    <w:rsid w:val="00454636"/>
    <w:rsid w:val="004572E0"/>
    <w:rsid w:val="00464261"/>
    <w:rsid w:val="004669C8"/>
    <w:rsid w:val="00467EC6"/>
    <w:rsid w:val="004753FE"/>
    <w:rsid w:val="004772DF"/>
    <w:rsid w:val="0048199A"/>
    <w:rsid w:val="004824DF"/>
    <w:rsid w:val="00486AC9"/>
    <w:rsid w:val="00490B65"/>
    <w:rsid w:val="004916A7"/>
    <w:rsid w:val="004924DD"/>
    <w:rsid w:val="004931FE"/>
    <w:rsid w:val="0049561B"/>
    <w:rsid w:val="004966D9"/>
    <w:rsid w:val="004A1850"/>
    <w:rsid w:val="004A585D"/>
    <w:rsid w:val="004B0752"/>
    <w:rsid w:val="004B1C6A"/>
    <w:rsid w:val="004B5C5B"/>
    <w:rsid w:val="004B7C70"/>
    <w:rsid w:val="004C0351"/>
    <w:rsid w:val="004C0AD2"/>
    <w:rsid w:val="004C0D8F"/>
    <w:rsid w:val="004C2E3C"/>
    <w:rsid w:val="004C4A9E"/>
    <w:rsid w:val="004D0206"/>
    <w:rsid w:val="004D2DEA"/>
    <w:rsid w:val="004E6963"/>
    <w:rsid w:val="004F7C81"/>
    <w:rsid w:val="00500826"/>
    <w:rsid w:val="00500F53"/>
    <w:rsid w:val="00501739"/>
    <w:rsid w:val="005061D0"/>
    <w:rsid w:val="005066CE"/>
    <w:rsid w:val="005149CC"/>
    <w:rsid w:val="00523CC2"/>
    <w:rsid w:val="00525781"/>
    <w:rsid w:val="00527690"/>
    <w:rsid w:val="00531D12"/>
    <w:rsid w:val="00533803"/>
    <w:rsid w:val="005345F2"/>
    <w:rsid w:val="0054031B"/>
    <w:rsid w:val="005429EE"/>
    <w:rsid w:val="00543B6F"/>
    <w:rsid w:val="0054525C"/>
    <w:rsid w:val="00545C6C"/>
    <w:rsid w:val="00546538"/>
    <w:rsid w:val="00546FC2"/>
    <w:rsid w:val="00550A38"/>
    <w:rsid w:val="005523A3"/>
    <w:rsid w:val="00552961"/>
    <w:rsid w:val="00553D12"/>
    <w:rsid w:val="005557B2"/>
    <w:rsid w:val="005561D3"/>
    <w:rsid w:val="0055799A"/>
    <w:rsid w:val="00557D54"/>
    <w:rsid w:val="0056089C"/>
    <w:rsid w:val="005608E3"/>
    <w:rsid w:val="00560CC7"/>
    <w:rsid w:val="00562125"/>
    <w:rsid w:val="005645D1"/>
    <w:rsid w:val="00564BF5"/>
    <w:rsid w:val="00565DA1"/>
    <w:rsid w:val="005660E4"/>
    <w:rsid w:val="005720E9"/>
    <w:rsid w:val="00572928"/>
    <w:rsid w:val="005862C5"/>
    <w:rsid w:val="0059269F"/>
    <w:rsid w:val="005940AB"/>
    <w:rsid w:val="00594666"/>
    <w:rsid w:val="00594988"/>
    <w:rsid w:val="00594E36"/>
    <w:rsid w:val="005A035A"/>
    <w:rsid w:val="005A1289"/>
    <w:rsid w:val="005A2057"/>
    <w:rsid w:val="005B58AA"/>
    <w:rsid w:val="005C2BAF"/>
    <w:rsid w:val="005C7191"/>
    <w:rsid w:val="005C7AD6"/>
    <w:rsid w:val="005D1023"/>
    <w:rsid w:val="005D2D43"/>
    <w:rsid w:val="005D7846"/>
    <w:rsid w:val="005E27B0"/>
    <w:rsid w:val="005E2A65"/>
    <w:rsid w:val="005E3089"/>
    <w:rsid w:val="005E536A"/>
    <w:rsid w:val="005E6D3E"/>
    <w:rsid w:val="005F2E34"/>
    <w:rsid w:val="006000D6"/>
    <w:rsid w:val="006012AD"/>
    <w:rsid w:val="00602321"/>
    <w:rsid w:val="0060381F"/>
    <w:rsid w:val="0060466C"/>
    <w:rsid w:val="00607E2A"/>
    <w:rsid w:val="006114B5"/>
    <w:rsid w:val="00613484"/>
    <w:rsid w:val="006134BF"/>
    <w:rsid w:val="00613906"/>
    <w:rsid w:val="00613B8B"/>
    <w:rsid w:val="0061440D"/>
    <w:rsid w:val="006218A2"/>
    <w:rsid w:val="00623CE5"/>
    <w:rsid w:val="00626B31"/>
    <w:rsid w:val="00626B74"/>
    <w:rsid w:val="00627359"/>
    <w:rsid w:val="00634C6C"/>
    <w:rsid w:val="00640E65"/>
    <w:rsid w:val="0065052B"/>
    <w:rsid w:val="00651640"/>
    <w:rsid w:val="00651C9B"/>
    <w:rsid w:val="00654D4C"/>
    <w:rsid w:val="00665276"/>
    <w:rsid w:val="00666109"/>
    <w:rsid w:val="006746E2"/>
    <w:rsid w:val="0067610B"/>
    <w:rsid w:val="006813FF"/>
    <w:rsid w:val="0068378D"/>
    <w:rsid w:val="0068394B"/>
    <w:rsid w:val="006856D2"/>
    <w:rsid w:val="00686341"/>
    <w:rsid w:val="006A31B0"/>
    <w:rsid w:val="006B0DDB"/>
    <w:rsid w:val="006B273A"/>
    <w:rsid w:val="006B6BBC"/>
    <w:rsid w:val="006B74DC"/>
    <w:rsid w:val="006B775D"/>
    <w:rsid w:val="006C0172"/>
    <w:rsid w:val="006C0A60"/>
    <w:rsid w:val="006C2BAA"/>
    <w:rsid w:val="006C2DE8"/>
    <w:rsid w:val="006C2E1A"/>
    <w:rsid w:val="006C55D8"/>
    <w:rsid w:val="006C7F02"/>
    <w:rsid w:val="006D0B2B"/>
    <w:rsid w:val="006D3C03"/>
    <w:rsid w:val="006D7A87"/>
    <w:rsid w:val="006E5629"/>
    <w:rsid w:val="006E5D89"/>
    <w:rsid w:val="006F041B"/>
    <w:rsid w:val="006F6E6E"/>
    <w:rsid w:val="006F75E3"/>
    <w:rsid w:val="0070162C"/>
    <w:rsid w:val="00701AEC"/>
    <w:rsid w:val="00702DBB"/>
    <w:rsid w:val="007111E4"/>
    <w:rsid w:val="00712F20"/>
    <w:rsid w:val="00714668"/>
    <w:rsid w:val="00720681"/>
    <w:rsid w:val="00722096"/>
    <w:rsid w:val="00722995"/>
    <w:rsid w:val="0072459B"/>
    <w:rsid w:val="00726948"/>
    <w:rsid w:val="007276AC"/>
    <w:rsid w:val="00730218"/>
    <w:rsid w:val="00732E44"/>
    <w:rsid w:val="00733990"/>
    <w:rsid w:val="00750BCE"/>
    <w:rsid w:val="00751020"/>
    <w:rsid w:val="007511FC"/>
    <w:rsid w:val="007512C9"/>
    <w:rsid w:val="00752D0F"/>
    <w:rsid w:val="0075466E"/>
    <w:rsid w:val="00755AE1"/>
    <w:rsid w:val="00755BC4"/>
    <w:rsid w:val="00760A12"/>
    <w:rsid w:val="00761B86"/>
    <w:rsid w:val="0076522E"/>
    <w:rsid w:val="00766FBE"/>
    <w:rsid w:val="0077592A"/>
    <w:rsid w:val="00776CD6"/>
    <w:rsid w:val="007775E0"/>
    <w:rsid w:val="00777EB4"/>
    <w:rsid w:val="00781A72"/>
    <w:rsid w:val="00784DE1"/>
    <w:rsid w:val="007875CE"/>
    <w:rsid w:val="00791803"/>
    <w:rsid w:val="00792A5B"/>
    <w:rsid w:val="007952A6"/>
    <w:rsid w:val="007A02DB"/>
    <w:rsid w:val="007A090A"/>
    <w:rsid w:val="007A0E8E"/>
    <w:rsid w:val="007A490E"/>
    <w:rsid w:val="007A6108"/>
    <w:rsid w:val="007A68E3"/>
    <w:rsid w:val="007B0172"/>
    <w:rsid w:val="007B31FF"/>
    <w:rsid w:val="007B34AD"/>
    <w:rsid w:val="007B47E3"/>
    <w:rsid w:val="007B6215"/>
    <w:rsid w:val="007B675B"/>
    <w:rsid w:val="007B7B7C"/>
    <w:rsid w:val="007C3051"/>
    <w:rsid w:val="007C38C7"/>
    <w:rsid w:val="007C754C"/>
    <w:rsid w:val="007D1D8A"/>
    <w:rsid w:val="007D57AA"/>
    <w:rsid w:val="007D7AC6"/>
    <w:rsid w:val="007DFFFA"/>
    <w:rsid w:val="007E66FC"/>
    <w:rsid w:val="007E7499"/>
    <w:rsid w:val="007F488B"/>
    <w:rsid w:val="007F5626"/>
    <w:rsid w:val="007F73F1"/>
    <w:rsid w:val="007F7F6E"/>
    <w:rsid w:val="00804C40"/>
    <w:rsid w:val="00804D5D"/>
    <w:rsid w:val="00812140"/>
    <w:rsid w:val="00821656"/>
    <w:rsid w:val="0082578F"/>
    <w:rsid w:val="00827E29"/>
    <w:rsid w:val="00834A06"/>
    <w:rsid w:val="008367E1"/>
    <w:rsid w:val="008371A9"/>
    <w:rsid w:val="0084194C"/>
    <w:rsid w:val="00845299"/>
    <w:rsid w:val="0084758F"/>
    <w:rsid w:val="00847B64"/>
    <w:rsid w:val="00852040"/>
    <w:rsid w:val="00862FBB"/>
    <w:rsid w:val="008712BA"/>
    <w:rsid w:val="00875787"/>
    <w:rsid w:val="008806AE"/>
    <w:rsid w:val="00880900"/>
    <w:rsid w:val="00880B45"/>
    <w:rsid w:val="00881B28"/>
    <w:rsid w:val="00893D0B"/>
    <w:rsid w:val="00896A19"/>
    <w:rsid w:val="00897E0D"/>
    <w:rsid w:val="008A4526"/>
    <w:rsid w:val="008A6C15"/>
    <w:rsid w:val="008A74C3"/>
    <w:rsid w:val="008A7D34"/>
    <w:rsid w:val="008A7E7F"/>
    <w:rsid w:val="008B6FB2"/>
    <w:rsid w:val="008C3FE1"/>
    <w:rsid w:val="008D11A3"/>
    <w:rsid w:val="008D42CD"/>
    <w:rsid w:val="008E6CCC"/>
    <w:rsid w:val="008F4923"/>
    <w:rsid w:val="008F6184"/>
    <w:rsid w:val="008F7DE5"/>
    <w:rsid w:val="009001F9"/>
    <w:rsid w:val="00901507"/>
    <w:rsid w:val="00903D52"/>
    <w:rsid w:val="00906A04"/>
    <w:rsid w:val="009106AB"/>
    <w:rsid w:val="00916E8F"/>
    <w:rsid w:val="0091770A"/>
    <w:rsid w:val="009236F0"/>
    <w:rsid w:val="0093129F"/>
    <w:rsid w:val="00932EC6"/>
    <w:rsid w:val="0094154C"/>
    <w:rsid w:val="00953890"/>
    <w:rsid w:val="00953E12"/>
    <w:rsid w:val="0095600D"/>
    <w:rsid w:val="009561FF"/>
    <w:rsid w:val="009605EF"/>
    <w:rsid w:val="009613D6"/>
    <w:rsid w:val="00965D16"/>
    <w:rsid w:val="00970AA3"/>
    <w:rsid w:val="00975452"/>
    <w:rsid w:val="00975741"/>
    <w:rsid w:val="009777E0"/>
    <w:rsid w:val="00980D88"/>
    <w:rsid w:val="00982CFC"/>
    <w:rsid w:val="00987ABE"/>
    <w:rsid w:val="00990873"/>
    <w:rsid w:val="009959C9"/>
    <w:rsid w:val="00996943"/>
    <w:rsid w:val="00997D9D"/>
    <w:rsid w:val="009A1DA5"/>
    <w:rsid w:val="009A342D"/>
    <w:rsid w:val="009A58DB"/>
    <w:rsid w:val="009B5157"/>
    <w:rsid w:val="009B6DF1"/>
    <w:rsid w:val="009C43A0"/>
    <w:rsid w:val="009C4A8E"/>
    <w:rsid w:val="009C7A04"/>
    <w:rsid w:val="009D17CA"/>
    <w:rsid w:val="009D2AF4"/>
    <w:rsid w:val="009D65BE"/>
    <w:rsid w:val="009D7247"/>
    <w:rsid w:val="009D797B"/>
    <w:rsid w:val="009D7A71"/>
    <w:rsid w:val="009E063E"/>
    <w:rsid w:val="009E11B6"/>
    <w:rsid w:val="009E1588"/>
    <w:rsid w:val="009E184A"/>
    <w:rsid w:val="009E645C"/>
    <w:rsid w:val="009F0B7C"/>
    <w:rsid w:val="00A018A0"/>
    <w:rsid w:val="00A05D32"/>
    <w:rsid w:val="00A06C86"/>
    <w:rsid w:val="00A06D9B"/>
    <w:rsid w:val="00A114B0"/>
    <w:rsid w:val="00A11ABE"/>
    <w:rsid w:val="00A141C4"/>
    <w:rsid w:val="00A16B3D"/>
    <w:rsid w:val="00A2749C"/>
    <w:rsid w:val="00A33E1D"/>
    <w:rsid w:val="00A362C5"/>
    <w:rsid w:val="00A44D38"/>
    <w:rsid w:val="00A46706"/>
    <w:rsid w:val="00A55543"/>
    <w:rsid w:val="00A56960"/>
    <w:rsid w:val="00A57629"/>
    <w:rsid w:val="00A602EE"/>
    <w:rsid w:val="00A63E05"/>
    <w:rsid w:val="00A65351"/>
    <w:rsid w:val="00A65E05"/>
    <w:rsid w:val="00A65F5F"/>
    <w:rsid w:val="00A70EA3"/>
    <w:rsid w:val="00A741E4"/>
    <w:rsid w:val="00A772E9"/>
    <w:rsid w:val="00A779DF"/>
    <w:rsid w:val="00A85A09"/>
    <w:rsid w:val="00A90D14"/>
    <w:rsid w:val="00A92ED2"/>
    <w:rsid w:val="00A937DD"/>
    <w:rsid w:val="00AA030C"/>
    <w:rsid w:val="00AA067F"/>
    <w:rsid w:val="00AA0CE4"/>
    <w:rsid w:val="00AA12CF"/>
    <w:rsid w:val="00AA532E"/>
    <w:rsid w:val="00AB2974"/>
    <w:rsid w:val="00AB5053"/>
    <w:rsid w:val="00AC36FC"/>
    <w:rsid w:val="00AC582E"/>
    <w:rsid w:val="00AC6BBE"/>
    <w:rsid w:val="00AE03F0"/>
    <w:rsid w:val="00AE41D0"/>
    <w:rsid w:val="00AE42A4"/>
    <w:rsid w:val="00AE5A1A"/>
    <w:rsid w:val="00AE5B6A"/>
    <w:rsid w:val="00AE7AA1"/>
    <w:rsid w:val="00AF2BBF"/>
    <w:rsid w:val="00AF5E6A"/>
    <w:rsid w:val="00B01AC2"/>
    <w:rsid w:val="00B03578"/>
    <w:rsid w:val="00B04C00"/>
    <w:rsid w:val="00B05CA3"/>
    <w:rsid w:val="00B10DAF"/>
    <w:rsid w:val="00B11661"/>
    <w:rsid w:val="00B12F4D"/>
    <w:rsid w:val="00B153B9"/>
    <w:rsid w:val="00B175C6"/>
    <w:rsid w:val="00B2033B"/>
    <w:rsid w:val="00B20580"/>
    <w:rsid w:val="00B225F3"/>
    <w:rsid w:val="00B4104A"/>
    <w:rsid w:val="00B418A8"/>
    <w:rsid w:val="00B423B4"/>
    <w:rsid w:val="00B44F35"/>
    <w:rsid w:val="00B454C0"/>
    <w:rsid w:val="00B45BD8"/>
    <w:rsid w:val="00B46ABC"/>
    <w:rsid w:val="00B50B61"/>
    <w:rsid w:val="00B5184D"/>
    <w:rsid w:val="00B5185F"/>
    <w:rsid w:val="00B5205F"/>
    <w:rsid w:val="00B52198"/>
    <w:rsid w:val="00B602F3"/>
    <w:rsid w:val="00B634B0"/>
    <w:rsid w:val="00B657E8"/>
    <w:rsid w:val="00B667A4"/>
    <w:rsid w:val="00B67CAF"/>
    <w:rsid w:val="00B67D67"/>
    <w:rsid w:val="00B711BE"/>
    <w:rsid w:val="00B74790"/>
    <w:rsid w:val="00B773CF"/>
    <w:rsid w:val="00B77D1E"/>
    <w:rsid w:val="00B82B3E"/>
    <w:rsid w:val="00B9634F"/>
    <w:rsid w:val="00BA2932"/>
    <w:rsid w:val="00BA2E70"/>
    <w:rsid w:val="00BA3C72"/>
    <w:rsid w:val="00BAA207"/>
    <w:rsid w:val="00BB036E"/>
    <w:rsid w:val="00BB094E"/>
    <w:rsid w:val="00BB295E"/>
    <w:rsid w:val="00BB2B93"/>
    <w:rsid w:val="00BB4931"/>
    <w:rsid w:val="00BB5783"/>
    <w:rsid w:val="00BB5B1F"/>
    <w:rsid w:val="00BB6330"/>
    <w:rsid w:val="00BC19C1"/>
    <w:rsid w:val="00BC6006"/>
    <w:rsid w:val="00BC67C7"/>
    <w:rsid w:val="00BD164A"/>
    <w:rsid w:val="00BD5838"/>
    <w:rsid w:val="00BD770C"/>
    <w:rsid w:val="00BD772A"/>
    <w:rsid w:val="00BD7E89"/>
    <w:rsid w:val="00BE3BD9"/>
    <w:rsid w:val="00BE4CC0"/>
    <w:rsid w:val="00BF1B86"/>
    <w:rsid w:val="00BF2831"/>
    <w:rsid w:val="00BF406A"/>
    <w:rsid w:val="00BF4E7B"/>
    <w:rsid w:val="00C07DEB"/>
    <w:rsid w:val="00C12617"/>
    <w:rsid w:val="00C12E18"/>
    <w:rsid w:val="00C1789F"/>
    <w:rsid w:val="00C17E3D"/>
    <w:rsid w:val="00C22F26"/>
    <w:rsid w:val="00C2377A"/>
    <w:rsid w:val="00C2518D"/>
    <w:rsid w:val="00C259BF"/>
    <w:rsid w:val="00C331C0"/>
    <w:rsid w:val="00C3664A"/>
    <w:rsid w:val="00C37F2F"/>
    <w:rsid w:val="00C4163A"/>
    <w:rsid w:val="00C4214B"/>
    <w:rsid w:val="00C42207"/>
    <w:rsid w:val="00C43EB2"/>
    <w:rsid w:val="00C463AB"/>
    <w:rsid w:val="00C522A1"/>
    <w:rsid w:val="00C5245F"/>
    <w:rsid w:val="00C5252B"/>
    <w:rsid w:val="00C6071E"/>
    <w:rsid w:val="00C61C1A"/>
    <w:rsid w:val="00C61E9A"/>
    <w:rsid w:val="00C6509D"/>
    <w:rsid w:val="00C6791A"/>
    <w:rsid w:val="00C71A34"/>
    <w:rsid w:val="00C800E0"/>
    <w:rsid w:val="00C8388E"/>
    <w:rsid w:val="00C85516"/>
    <w:rsid w:val="00C85DE0"/>
    <w:rsid w:val="00C867C9"/>
    <w:rsid w:val="00C879EE"/>
    <w:rsid w:val="00C904DB"/>
    <w:rsid w:val="00C9165C"/>
    <w:rsid w:val="00CA1C1D"/>
    <w:rsid w:val="00CA20BF"/>
    <w:rsid w:val="00CA68EF"/>
    <w:rsid w:val="00CA6A36"/>
    <w:rsid w:val="00CA78D5"/>
    <w:rsid w:val="00CB19BC"/>
    <w:rsid w:val="00CB1F1C"/>
    <w:rsid w:val="00CB3F9B"/>
    <w:rsid w:val="00CB5606"/>
    <w:rsid w:val="00CB751D"/>
    <w:rsid w:val="00CC1F4A"/>
    <w:rsid w:val="00CC497F"/>
    <w:rsid w:val="00CC4C14"/>
    <w:rsid w:val="00CC7087"/>
    <w:rsid w:val="00CC816E"/>
    <w:rsid w:val="00CD4293"/>
    <w:rsid w:val="00CE0EBB"/>
    <w:rsid w:val="00CE1464"/>
    <w:rsid w:val="00CE4CC0"/>
    <w:rsid w:val="00CF0F3A"/>
    <w:rsid w:val="00CF3DA9"/>
    <w:rsid w:val="00CF6274"/>
    <w:rsid w:val="00D00040"/>
    <w:rsid w:val="00D012C9"/>
    <w:rsid w:val="00D03976"/>
    <w:rsid w:val="00D05B6F"/>
    <w:rsid w:val="00D05C0B"/>
    <w:rsid w:val="00D10ADE"/>
    <w:rsid w:val="00D115DB"/>
    <w:rsid w:val="00D124E4"/>
    <w:rsid w:val="00D15220"/>
    <w:rsid w:val="00D21661"/>
    <w:rsid w:val="00D21EB0"/>
    <w:rsid w:val="00D26158"/>
    <w:rsid w:val="00D31DF3"/>
    <w:rsid w:val="00D34704"/>
    <w:rsid w:val="00D4284B"/>
    <w:rsid w:val="00D42FB5"/>
    <w:rsid w:val="00D43C9F"/>
    <w:rsid w:val="00D45128"/>
    <w:rsid w:val="00D45DAB"/>
    <w:rsid w:val="00D51F46"/>
    <w:rsid w:val="00D524B9"/>
    <w:rsid w:val="00D52684"/>
    <w:rsid w:val="00D55840"/>
    <w:rsid w:val="00D55F29"/>
    <w:rsid w:val="00D568B5"/>
    <w:rsid w:val="00D647FD"/>
    <w:rsid w:val="00D64B61"/>
    <w:rsid w:val="00D7190A"/>
    <w:rsid w:val="00D72D25"/>
    <w:rsid w:val="00D74299"/>
    <w:rsid w:val="00D742C4"/>
    <w:rsid w:val="00D80983"/>
    <w:rsid w:val="00D81483"/>
    <w:rsid w:val="00D81AB4"/>
    <w:rsid w:val="00D81DB1"/>
    <w:rsid w:val="00D93D28"/>
    <w:rsid w:val="00D942A6"/>
    <w:rsid w:val="00D96158"/>
    <w:rsid w:val="00D96EE4"/>
    <w:rsid w:val="00D97661"/>
    <w:rsid w:val="00DA0D49"/>
    <w:rsid w:val="00DA4296"/>
    <w:rsid w:val="00DA5579"/>
    <w:rsid w:val="00DA5765"/>
    <w:rsid w:val="00DA5E9E"/>
    <w:rsid w:val="00DA60B8"/>
    <w:rsid w:val="00DB0AA6"/>
    <w:rsid w:val="00DB3E2D"/>
    <w:rsid w:val="00DB61F8"/>
    <w:rsid w:val="00DB676A"/>
    <w:rsid w:val="00DC0580"/>
    <w:rsid w:val="00DC0638"/>
    <w:rsid w:val="00DC4B0F"/>
    <w:rsid w:val="00DC7A4A"/>
    <w:rsid w:val="00DD3381"/>
    <w:rsid w:val="00DD468E"/>
    <w:rsid w:val="00DE0112"/>
    <w:rsid w:val="00DE3637"/>
    <w:rsid w:val="00DE737F"/>
    <w:rsid w:val="00DF032D"/>
    <w:rsid w:val="00DF15B0"/>
    <w:rsid w:val="00DF1F2D"/>
    <w:rsid w:val="00DF4721"/>
    <w:rsid w:val="00DF50BB"/>
    <w:rsid w:val="00E01778"/>
    <w:rsid w:val="00E0247E"/>
    <w:rsid w:val="00E04B22"/>
    <w:rsid w:val="00E1446F"/>
    <w:rsid w:val="00E24926"/>
    <w:rsid w:val="00E27369"/>
    <w:rsid w:val="00E30259"/>
    <w:rsid w:val="00E30B09"/>
    <w:rsid w:val="00E32C18"/>
    <w:rsid w:val="00E335F1"/>
    <w:rsid w:val="00E342CC"/>
    <w:rsid w:val="00E360AA"/>
    <w:rsid w:val="00E3613B"/>
    <w:rsid w:val="00E40192"/>
    <w:rsid w:val="00E40D47"/>
    <w:rsid w:val="00E424A0"/>
    <w:rsid w:val="00E42CA8"/>
    <w:rsid w:val="00E43646"/>
    <w:rsid w:val="00E459DE"/>
    <w:rsid w:val="00E54142"/>
    <w:rsid w:val="00E542A4"/>
    <w:rsid w:val="00E61740"/>
    <w:rsid w:val="00E6286A"/>
    <w:rsid w:val="00E639B9"/>
    <w:rsid w:val="00E67268"/>
    <w:rsid w:val="00E6746E"/>
    <w:rsid w:val="00E67D2C"/>
    <w:rsid w:val="00E73DC7"/>
    <w:rsid w:val="00E76BCF"/>
    <w:rsid w:val="00E8037C"/>
    <w:rsid w:val="00E807D3"/>
    <w:rsid w:val="00E80A2B"/>
    <w:rsid w:val="00E81B23"/>
    <w:rsid w:val="00E82FA6"/>
    <w:rsid w:val="00E839E4"/>
    <w:rsid w:val="00E86C94"/>
    <w:rsid w:val="00E91312"/>
    <w:rsid w:val="00E9131F"/>
    <w:rsid w:val="00E92A9D"/>
    <w:rsid w:val="00E97DE2"/>
    <w:rsid w:val="00EA30F9"/>
    <w:rsid w:val="00EA7192"/>
    <w:rsid w:val="00EA7658"/>
    <w:rsid w:val="00EB62DB"/>
    <w:rsid w:val="00EB64AC"/>
    <w:rsid w:val="00EC09C0"/>
    <w:rsid w:val="00ED102B"/>
    <w:rsid w:val="00EE3A02"/>
    <w:rsid w:val="00EE5A44"/>
    <w:rsid w:val="00EE7A12"/>
    <w:rsid w:val="00EF2C22"/>
    <w:rsid w:val="00EF3E03"/>
    <w:rsid w:val="00EF5629"/>
    <w:rsid w:val="00EF6657"/>
    <w:rsid w:val="00EF7F01"/>
    <w:rsid w:val="00F01047"/>
    <w:rsid w:val="00F011A5"/>
    <w:rsid w:val="00F02028"/>
    <w:rsid w:val="00F024AB"/>
    <w:rsid w:val="00F101C6"/>
    <w:rsid w:val="00F11C02"/>
    <w:rsid w:val="00F132E2"/>
    <w:rsid w:val="00F206B3"/>
    <w:rsid w:val="00F262CF"/>
    <w:rsid w:val="00F26E51"/>
    <w:rsid w:val="00F3169C"/>
    <w:rsid w:val="00F31996"/>
    <w:rsid w:val="00F32460"/>
    <w:rsid w:val="00F4473A"/>
    <w:rsid w:val="00F52F81"/>
    <w:rsid w:val="00F57236"/>
    <w:rsid w:val="00F602F4"/>
    <w:rsid w:val="00F605E6"/>
    <w:rsid w:val="00F6161E"/>
    <w:rsid w:val="00F65977"/>
    <w:rsid w:val="00F65F97"/>
    <w:rsid w:val="00F66FD2"/>
    <w:rsid w:val="00F709D4"/>
    <w:rsid w:val="00F71BA6"/>
    <w:rsid w:val="00F725D8"/>
    <w:rsid w:val="00F7454C"/>
    <w:rsid w:val="00F76B4A"/>
    <w:rsid w:val="00F77C6B"/>
    <w:rsid w:val="00F805E0"/>
    <w:rsid w:val="00F8066E"/>
    <w:rsid w:val="00F815DC"/>
    <w:rsid w:val="00F822F3"/>
    <w:rsid w:val="00F832D1"/>
    <w:rsid w:val="00F854F9"/>
    <w:rsid w:val="00F879F1"/>
    <w:rsid w:val="00F8FD45"/>
    <w:rsid w:val="00F9275A"/>
    <w:rsid w:val="00FA1AC0"/>
    <w:rsid w:val="00FA1AD8"/>
    <w:rsid w:val="00FA1D97"/>
    <w:rsid w:val="00FA1F21"/>
    <w:rsid w:val="00FA2D6C"/>
    <w:rsid w:val="00FA7748"/>
    <w:rsid w:val="00FB0296"/>
    <w:rsid w:val="00FB404D"/>
    <w:rsid w:val="00FB711C"/>
    <w:rsid w:val="00FC689E"/>
    <w:rsid w:val="00FD6430"/>
    <w:rsid w:val="00FE0562"/>
    <w:rsid w:val="00FE14F0"/>
    <w:rsid w:val="00FE43CF"/>
    <w:rsid w:val="00FE4AC4"/>
    <w:rsid w:val="00FE58D2"/>
    <w:rsid w:val="00FE6B7C"/>
    <w:rsid w:val="00FF1A8B"/>
    <w:rsid w:val="00FF1FCC"/>
    <w:rsid w:val="00FF39AB"/>
    <w:rsid w:val="00FF615A"/>
    <w:rsid w:val="00FF6344"/>
    <w:rsid w:val="010C3277"/>
    <w:rsid w:val="0151B829"/>
    <w:rsid w:val="0170C8AD"/>
    <w:rsid w:val="019C1EFE"/>
    <w:rsid w:val="01C3DD39"/>
    <w:rsid w:val="0273D64E"/>
    <w:rsid w:val="029F3FD8"/>
    <w:rsid w:val="02B7A99D"/>
    <w:rsid w:val="030C1538"/>
    <w:rsid w:val="0313D9B6"/>
    <w:rsid w:val="03577C50"/>
    <w:rsid w:val="0389B097"/>
    <w:rsid w:val="03E76E11"/>
    <w:rsid w:val="042ECABD"/>
    <w:rsid w:val="04485B4F"/>
    <w:rsid w:val="04709E0C"/>
    <w:rsid w:val="04AA2DA7"/>
    <w:rsid w:val="04C40E05"/>
    <w:rsid w:val="0539AD8D"/>
    <w:rsid w:val="0574E7A9"/>
    <w:rsid w:val="059029D5"/>
    <w:rsid w:val="05B1A6D3"/>
    <w:rsid w:val="06125415"/>
    <w:rsid w:val="06478B70"/>
    <w:rsid w:val="066FAD22"/>
    <w:rsid w:val="06B7AA8A"/>
    <w:rsid w:val="070A1448"/>
    <w:rsid w:val="073F1BBC"/>
    <w:rsid w:val="0742D27B"/>
    <w:rsid w:val="07523553"/>
    <w:rsid w:val="077A6C9E"/>
    <w:rsid w:val="077BD27D"/>
    <w:rsid w:val="08CE98C3"/>
    <w:rsid w:val="0910F5F1"/>
    <w:rsid w:val="092F751E"/>
    <w:rsid w:val="093368E3"/>
    <w:rsid w:val="0989EB38"/>
    <w:rsid w:val="09992497"/>
    <w:rsid w:val="099B28DA"/>
    <w:rsid w:val="09B0B923"/>
    <w:rsid w:val="0A171A1B"/>
    <w:rsid w:val="0A1F58EA"/>
    <w:rsid w:val="0A47C263"/>
    <w:rsid w:val="0A9F52AD"/>
    <w:rsid w:val="0AAB022A"/>
    <w:rsid w:val="0B0EB305"/>
    <w:rsid w:val="0B374137"/>
    <w:rsid w:val="0B8D4EE4"/>
    <w:rsid w:val="0B99BCDC"/>
    <w:rsid w:val="0BD470CA"/>
    <w:rsid w:val="0BDB3459"/>
    <w:rsid w:val="0BE6755B"/>
    <w:rsid w:val="0BF8D7BD"/>
    <w:rsid w:val="0C5CFF3C"/>
    <w:rsid w:val="0C71C7CD"/>
    <w:rsid w:val="0C8A7CBB"/>
    <w:rsid w:val="0D328FE3"/>
    <w:rsid w:val="0D6EAE11"/>
    <w:rsid w:val="0D7BA2DF"/>
    <w:rsid w:val="0DDAEE25"/>
    <w:rsid w:val="0DDBC9D0"/>
    <w:rsid w:val="0DEDF809"/>
    <w:rsid w:val="0E040063"/>
    <w:rsid w:val="0E09CB63"/>
    <w:rsid w:val="0E8AA991"/>
    <w:rsid w:val="0E92B965"/>
    <w:rsid w:val="0E98E01A"/>
    <w:rsid w:val="0F099A88"/>
    <w:rsid w:val="0F15E106"/>
    <w:rsid w:val="0F4C06D7"/>
    <w:rsid w:val="10171952"/>
    <w:rsid w:val="10409A46"/>
    <w:rsid w:val="105F410D"/>
    <w:rsid w:val="10B26236"/>
    <w:rsid w:val="10F4398D"/>
    <w:rsid w:val="11086F50"/>
    <w:rsid w:val="110B09B3"/>
    <w:rsid w:val="114048A8"/>
    <w:rsid w:val="119AA80D"/>
    <w:rsid w:val="11F201F5"/>
    <w:rsid w:val="11F93587"/>
    <w:rsid w:val="11FB26E9"/>
    <w:rsid w:val="12588DAE"/>
    <w:rsid w:val="12768C06"/>
    <w:rsid w:val="12A84B9E"/>
    <w:rsid w:val="12AAA7EE"/>
    <w:rsid w:val="12D3B298"/>
    <w:rsid w:val="13119238"/>
    <w:rsid w:val="13358A59"/>
    <w:rsid w:val="135FBE10"/>
    <w:rsid w:val="13874E34"/>
    <w:rsid w:val="138A21D5"/>
    <w:rsid w:val="138B1DD8"/>
    <w:rsid w:val="1471DE38"/>
    <w:rsid w:val="14913880"/>
    <w:rsid w:val="149846D5"/>
    <w:rsid w:val="14ADB30B"/>
    <w:rsid w:val="1520BE02"/>
    <w:rsid w:val="1586F7DA"/>
    <w:rsid w:val="15E79C5C"/>
    <w:rsid w:val="15F68BEC"/>
    <w:rsid w:val="162821C3"/>
    <w:rsid w:val="1634A160"/>
    <w:rsid w:val="16A06679"/>
    <w:rsid w:val="16BBCA01"/>
    <w:rsid w:val="16CBE48E"/>
    <w:rsid w:val="1700842C"/>
    <w:rsid w:val="1740E19E"/>
    <w:rsid w:val="17482AF0"/>
    <w:rsid w:val="17552478"/>
    <w:rsid w:val="17601CCD"/>
    <w:rsid w:val="178FD0C4"/>
    <w:rsid w:val="179B5F7A"/>
    <w:rsid w:val="17A384B5"/>
    <w:rsid w:val="17A98E3C"/>
    <w:rsid w:val="17DE9F26"/>
    <w:rsid w:val="18505DD7"/>
    <w:rsid w:val="185E5B85"/>
    <w:rsid w:val="18B743BE"/>
    <w:rsid w:val="18D2C52C"/>
    <w:rsid w:val="18E29988"/>
    <w:rsid w:val="18E65F44"/>
    <w:rsid w:val="190B10F3"/>
    <w:rsid w:val="190F0939"/>
    <w:rsid w:val="1912E8C9"/>
    <w:rsid w:val="192A0F9F"/>
    <w:rsid w:val="1963384B"/>
    <w:rsid w:val="19692D08"/>
    <w:rsid w:val="19974A4E"/>
    <w:rsid w:val="19AA9695"/>
    <w:rsid w:val="1A2F9B60"/>
    <w:rsid w:val="1A5BCD2E"/>
    <w:rsid w:val="1A83FDDF"/>
    <w:rsid w:val="1AEAADD4"/>
    <w:rsid w:val="1B534296"/>
    <w:rsid w:val="1B556DA8"/>
    <w:rsid w:val="1B5636E3"/>
    <w:rsid w:val="1B5E8370"/>
    <w:rsid w:val="1B931099"/>
    <w:rsid w:val="1C492332"/>
    <w:rsid w:val="1C5AA905"/>
    <w:rsid w:val="1C88C469"/>
    <w:rsid w:val="1CA4B63F"/>
    <w:rsid w:val="1CF5ACB6"/>
    <w:rsid w:val="1D21E868"/>
    <w:rsid w:val="1D62F56E"/>
    <w:rsid w:val="1DC9499A"/>
    <w:rsid w:val="1DF1885C"/>
    <w:rsid w:val="1E1CA343"/>
    <w:rsid w:val="1E5038DF"/>
    <w:rsid w:val="1E516861"/>
    <w:rsid w:val="1E78E630"/>
    <w:rsid w:val="1EA37788"/>
    <w:rsid w:val="1EB1C70B"/>
    <w:rsid w:val="1EB63587"/>
    <w:rsid w:val="1F5008C9"/>
    <w:rsid w:val="1F954F77"/>
    <w:rsid w:val="1FAA0995"/>
    <w:rsid w:val="1FAFF747"/>
    <w:rsid w:val="1FE5A463"/>
    <w:rsid w:val="1FEABC86"/>
    <w:rsid w:val="1FFBE620"/>
    <w:rsid w:val="204B8587"/>
    <w:rsid w:val="204C1029"/>
    <w:rsid w:val="206E8CA2"/>
    <w:rsid w:val="20A17677"/>
    <w:rsid w:val="20A696BA"/>
    <w:rsid w:val="20C7521F"/>
    <w:rsid w:val="20F5015E"/>
    <w:rsid w:val="21F75016"/>
    <w:rsid w:val="21FCCD3B"/>
    <w:rsid w:val="2243CD18"/>
    <w:rsid w:val="2243FBCA"/>
    <w:rsid w:val="227BA698"/>
    <w:rsid w:val="2283B50A"/>
    <w:rsid w:val="22AEE8C0"/>
    <w:rsid w:val="2310DD14"/>
    <w:rsid w:val="231E7392"/>
    <w:rsid w:val="23245179"/>
    <w:rsid w:val="233F92E6"/>
    <w:rsid w:val="2375B1A7"/>
    <w:rsid w:val="23A32362"/>
    <w:rsid w:val="23C24192"/>
    <w:rsid w:val="23EF008D"/>
    <w:rsid w:val="241945C3"/>
    <w:rsid w:val="243235A8"/>
    <w:rsid w:val="246A0FBD"/>
    <w:rsid w:val="246DF81F"/>
    <w:rsid w:val="247A5B15"/>
    <w:rsid w:val="2497D357"/>
    <w:rsid w:val="249DCB72"/>
    <w:rsid w:val="24FBFF00"/>
    <w:rsid w:val="25047D32"/>
    <w:rsid w:val="2536A2A0"/>
    <w:rsid w:val="256314A2"/>
    <w:rsid w:val="25D98C32"/>
    <w:rsid w:val="260D18F8"/>
    <w:rsid w:val="2627AB21"/>
    <w:rsid w:val="267C1C3A"/>
    <w:rsid w:val="26901CC5"/>
    <w:rsid w:val="26B24B89"/>
    <w:rsid w:val="26D54D4D"/>
    <w:rsid w:val="26DA9D1A"/>
    <w:rsid w:val="27742C18"/>
    <w:rsid w:val="2818E6F2"/>
    <w:rsid w:val="281C8DCA"/>
    <w:rsid w:val="28656429"/>
    <w:rsid w:val="28D7B486"/>
    <w:rsid w:val="28DFA99F"/>
    <w:rsid w:val="28E490B3"/>
    <w:rsid w:val="293AECCB"/>
    <w:rsid w:val="2969EE35"/>
    <w:rsid w:val="29947D80"/>
    <w:rsid w:val="29AA7134"/>
    <w:rsid w:val="2A2776A7"/>
    <w:rsid w:val="2A53FDD4"/>
    <w:rsid w:val="2AD96CC6"/>
    <w:rsid w:val="2AE4E2AB"/>
    <w:rsid w:val="2AE90DCE"/>
    <w:rsid w:val="2B0DF0C3"/>
    <w:rsid w:val="2B5BFA7D"/>
    <w:rsid w:val="2B7FEF94"/>
    <w:rsid w:val="2BCC76DA"/>
    <w:rsid w:val="2BD0A39D"/>
    <w:rsid w:val="2BE552F0"/>
    <w:rsid w:val="2BE83723"/>
    <w:rsid w:val="2C802323"/>
    <w:rsid w:val="2C91BCFF"/>
    <w:rsid w:val="2C9FC03C"/>
    <w:rsid w:val="2CEE9B4D"/>
    <w:rsid w:val="2D15B90E"/>
    <w:rsid w:val="2D35122C"/>
    <w:rsid w:val="2D637F96"/>
    <w:rsid w:val="2D76FCF2"/>
    <w:rsid w:val="2D9021FF"/>
    <w:rsid w:val="2DE29DF3"/>
    <w:rsid w:val="2E25148E"/>
    <w:rsid w:val="2E3ADD84"/>
    <w:rsid w:val="2E736DB3"/>
    <w:rsid w:val="2F0820E3"/>
    <w:rsid w:val="2F0A6FD0"/>
    <w:rsid w:val="2F189023"/>
    <w:rsid w:val="2F284B82"/>
    <w:rsid w:val="2F579253"/>
    <w:rsid w:val="2F7D4A27"/>
    <w:rsid w:val="2FA35F86"/>
    <w:rsid w:val="2FDC6AF9"/>
    <w:rsid w:val="300967C2"/>
    <w:rsid w:val="304A075E"/>
    <w:rsid w:val="3068084E"/>
    <w:rsid w:val="306DDA9D"/>
    <w:rsid w:val="30D86EB4"/>
    <w:rsid w:val="30F753B5"/>
    <w:rsid w:val="310C5CB9"/>
    <w:rsid w:val="312E1C96"/>
    <w:rsid w:val="315A2FFA"/>
    <w:rsid w:val="3168FE67"/>
    <w:rsid w:val="31E85077"/>
    <w:rsid w:val="31FCBA72"/>
    <w:rsid w:val="325A5A50"/>
    <w:rsid w:val="325D9D9E"/>
    <w:rsid w:val="32A15166"/>
    <w:rsid w:val="32D348A5"/>
    <w:rsid w:val="331EFA67"/>
    <w:rsid w:val="3343C154"/>
    <w:rsid w:val="33729213"/>
    <w:rsid w:val="3398831B"/>
    <w:rsid w:val="339FBD65"/>
    <w:rsid w:val="33EEB515"/>
    <w:rsid w:val="33FC07A3"/>
    <w:rsid w:val="34229605"/>
    <w:rsid w:val="34239B1F"/>
    <w:rsid w:val="34838331"/>
    <w:rsid w:val="34DBDDFB"/>
    <w:rsid w:val="34E75B14"/>
    <w:rsid w:val="350292EE"/>
    <w:rsid w:val="3552DF34"/>
    <w:rsid w:val="35600492"/>
    <w:rsid w:val="358B9A76"/>
    <w:rsid w:val="359D179A"/>
    <w:rsid w:val="35A382F9"/>
    <w:rsid w:val="35A45641"/>
    <w:rsid w:val="35B3C225"/>
    <w:rsid w:val="35B8DE87"/>
    <w:rsid w:val="35D6BD62"/>
    <w:rsid w:val="35E4C5D5"/>
    <w:rsid w:val="361C3015"/>
    <w:rsid w:val="3658D4AA"/>
    <w:rsid w:val="36672182"/>
    <w:rsid w:val="36825BE9"/>
    <w:rsid w:val="36F40DCD"/>
    <w:rsid w:val="3707822D"/>
    <w:rsid w:val="372930E8"/>
    <w:rsid w:val="37377673"/>
    <w:rsid w:val="38027C36"/>
    <w:rsid w:val="38475B20"/>
    <w:rsid w:val="38BCED39"/>
    <w:rsid w:val="38D5D8F8"/>
    <w:rsid w:val="38D91006"/>
    <w:rsid w:val="38E9E0B8"/>
    <w:rsid w:val="3910A9F0"/>
    <w:rsid w:val="39606343"/>
    <w:rsid w:val="39C024FB"/>
    <w:rsid w:val="39C09665"/>
    <w:rsid w:val="39D6B2C8"/>
    <w:rsid w:val="3A10B92B"/>
    <w:rsid w:val="3A6FAC5B"/>
    <w:rsid w:val="3A7244F5"/>
    <w:rsid w:val="3A81EB40"/>
    <w:rsid w:val="3ABC56E9"/>
    <w:rsid w:val="3ABD2466"/>
    <w:rsid w:val="3AC019B1"/>
    <w:rsid w:val="3B644A2A"/>
    <w:rsid w:val="3B9A1DFC"/>
    <w:rsid w:val="3BD12C53"/>
    <w:rsid w:val="3BFA77F2"/>
    <w:rsid w:val="3C0999D7"/>
    <w:rsid w:val="3C27BBA1"/>
    <w:rsid w:val="3C2A7706"/>
    <w:rsid w:val="3C2D90A7"/>
    <w:rsid w:val="3C44974F"/>
    <w:rsid w:val="3C5CFB20"/>
    <w:rsid w:val="3CB976F6"/>
    <w:rsid w:val="3CC76E3B"/>
    <w:rsid w:val="3CF6D954"/>
    <w:rsid w:val="3D2EA0AC"/>
    <w:rsid w:val="3D80B685"/>
    <w:rsid w:val="3D9512EE"/>
    <w:rsid w:val="3DC26BE1"/>
    <w:rsid w:val="3DD37A9E"/>
    <w:rsid w:val="3DDE24CD"/>
    <w:rsid w:val="3DE1906F"/>
    <w:rsid w:val="3E382273"/>
    <w:rsid w:val="3E5FB6C1"/>
    <w:rsid w:val="3E793533"/>
    <w:rsid w:val="3E7B17A8"/>
    <w:rsid w:val="3E81655E"/>
    <w:rsid w:val="3EADFC05"/>
    <w:rsid w:val="3EBCAB28"/>
    <w:rsid w:val="3F35344E"/>
    <w:rsid w:val="3F3B5C9B"/>
    <w:rsid w:val="3FD81BD7"/>
    <w:rsid w:val="4038D33C"/>
    <w:rsid w:val="40555E56"/>
    <w:rsid w:val="40766C32"/>
    <w:rsid w:val="4092050C"/>
    <w:rsid w:val="409F8ACC"/>
    <w:rsid w:val="40C44259"/>
    <w:rsid w:val="410C5DDD"/>
    <w:rsid w:val="41388C89"/>
    <w:rsid w:val="41B83F35"/>
    <w:rsid w:val="423672EF"/>
    <w:rsid w:val="42432A57"/>
    <w:rsid w:val="4244FA87"/>
    <w:rsid w:val="4283E4B1"/>
    <w:rsid w:val="42980B46"/>
    <w:rsid w:val="43253A99"/>
    <w:rsid w:val="43290ECE"/>
    <w:rsid w:val="43291E89"/>
    <w:rsid w:val="43418F62"/>
    <w:rsid w:val="436EFB0D"/>
    <w:rsid w:val="43A0634D"/>
    <w:rsid w:val="43B573F6"/>
    <w:rsid w:val="43CB9377"/>
    <w:rsid w:val="4414A980"/>
    <w:rsid w:val="4434895D"/>
    <w:rsid w:val="443A9C81"/>
    <w:rsid w:val="445196D6"/>
    <w:rsid w:val="44A512DF"/>
    <w:rsid w:val="44E445A5"/>
    <w:rsid w:val="44E943AE"/>
    <w:rsid w:val="45320254"/>
    <w:rsid w:val="45461562"/>
    <w:rsid w:val="4548ABD3"/>
    <w:rsid w:val="457844B4"/>
    <w:rsid w:val="4597E8AB"/>
    <w:rsid w:val="462FE652"/>
    <w:rsid w:val="464438A6"/>
    <w:rsid w:val="46939892"/>
    <w:rsid w:val="46A079B4"/>
    <w:rsid w:val="46A6061A"/>
    <w:rsid w:val="46DF4A7C"/>
    <w:rsid w:val="46E2431E"/>
    <w:rsid w:val="47D9843C"/>
    <w:rsid w:val="47E12D68"/>
    <w:rsid w:val="47FB1003"/>
    <w:rsid w:val="4854A210"/>
    <w:rsid w:val="4873347B"/>
    <w:rsid w:val="48A39C9D"/>
    <w:rsid w:val="48DA8CAC"/>
    <w:rsid w:val="493C5A21"/>
    <w:rsid w:val="49ED0B72"/>
    <w:rsid w:val="4A0D2B77"/>
    <w:rsid w:val="4A16F015"/>
    <w:rsid w:val="4A19175E"/>
    <w:rsid w:val="4A347038"/>
    <w:rsid w:val="4A6E48BC"/>
    <w:rsid w:val="4A8E3AB2"/>
    <w:rsid w:val="4A9008B6"/>
    <w:rsid w:val="4AE3C9D6"/>
    <w:rsid w:val="4B26F655"/>
    <w:rsid w:val="4B47007C"/>
    <w:rsid w:val="4B7583BB"/>
    <w:rsid w:val="4B77A4C4"/>
    <w:rsid w:val="4BE3D8DD"/>
    <w:rsid w:val="4C16B010"/>
    <w:rsid w:val="4C171B15"/>
    <w:rsid w:val="4CBE3C0C"/>
    <w:rsid w:val="4CF188F7"/>
    <w:rsid w:val="4D7D0EC8"/>
    <w:rsid w:val="4D83802C"/>
    <w:rsid w:val="4DC1EA10"/>
    <w:rsid w:val="4DC9BB8A"/>
    <w:rsid w:val="4DE53C72"/>
    <w:rsid w:val="4E119242"/>
    <w:rsid w:val="4E6254D3"/>
    <w:rsid w:val="4EAC1EEF"/>
    <w:rsid w:val="4EAD6BAD"/>
    <w:rsid w:val="4FB1471A"/>
    <w:rsid w:val="4FB63BDE"/>
    <w:rsid w:val="4FD448EC"/>
    <w:rsid w:val="4FDD3CD9"/>
    <w:rsid w:val="501B8BBE"/>
    <w:rsid w:val="5047EC9F"/>
    <w:rsid w:val="50BC6D52"/>
    <w:rsid w:val="50F3A37D"/>
    <w:rsid w:val="50FBC795"/>
    <w:rsid w:val="5164575A"/>
    <w:rsid w:val="519E967D"/>
    <w:rsid w:val="51C0EB4B"/>
    <w:rsid w:val="52347269"/>
    <w:rsid w:val="5237E647"/>
    <w:rsid w:val="52B8059C"/>
    <w:rsid w:val="52DE339B"/>
    <w:rsid w:val="52E9DA4B"/>
    <w:rsid w:val="52EEC8BF"/>
    <w:rsid w:val="5321695B"/>
    <w:rsid w:val="532B7A45"/>
    <w:rsid w:val="53369E12"/>
    <w:rsid w:val="5340D584"/>
    <w:rsid w:val="535E1AF7"/>
    <w:rsid w:val="537AA3D3"/>
    <w:rsid w:val="538291EC"/>
    <w:rsid w:val="547525D4"/>
    <w:rsid w:val="5498F946"/>
    <w:rsid w:val="549CC17B"/>
    <w:rsid w:val="54AE42F8"/>
    <w:rsid w:val="54C48071"/>
    <w:rsid w:val="54EF8E10"/>
    <w:rsid w:val="55A4AE01"/>
    <w:rsid w:val="55D73DAC"/>
    <w:rsid w:val="562D5691"/>
    <w:rsid w:val="565EDCEE"/>
    <w:rsid w:val="56AECC8B"/>
    <w:rsid w:val="56C76170"/>
    <w:rsid w:val="56CED6E2"/>
    <w:rsid w:val="56D2327F"/>
    <w:rsid w:val="58627E92"/>
    <w:rsid w:val="58855758"/>
    <w:rsid w:val="5888DFB7"/>
    <w:rsid w:val="59074DB5"/>
    <w:rsid w:val="59227EF7"/>
    <w:rsid w:val="593CC48A"/>
    <w:rsid w:val="594CB244"/>
    <w:rsid w:val="5A67A993"/>
    <w:rsid w:val="5A951BE3"/>
    <w:rsid w:val="5AB2E3A8"/>
    <w:rsid w:val="5AB84872"/>
    <w:rsid w:val="5AF184C6"/>
    <w:rsid w:val="5B9C50BC"/>
    <w:rsid w:val="5BEB7085"/>
    <w:rsid w:val="5BFAE33F"/>
    <w:rsid w:val="5C7E6FD8"/>
    <w:rsid w:val="5C8436C5"/>
    <w:rsid w:val="5CB40FE2"/>
    <w:rsid w:val="5CFF576C"/>
    <w:rsid w:val="5D4D95AE"/>
    <w:rsid w:val="5D9FFE34"/>
    <w:rsid w:val="5DA74639"/>
    <w:rsid w:val="5E1912A0"/>
    <w:rsid w:val="5E20A9BA"/>
    <w:rsid w:val="5E67C2B6"/>
    <w:rsid w:val="5ECE074F"/>
    <w:rsid w:val="5EF41A15"/>
    <w:rsid w:val="5F0D95EA"/>
    <w:rsid w:val="5F10594C"/>
    <w:rsid w:val="5F3B76AF"/>
    <w:rsid w:val="5F5E9420"/>
    <w:rsid w:val="603A10C5"/>
    <w:rsid w:val="6063E1A2"/>
    <w:rsid w:val="608FFE28"/>
    <w:rsid w:val="609C2432"/>
    <w:rsid w:val="60E072A9"/>
    <w:rsid w:val="61000F69"/>
    <w:rsid w:val="6128FC8C"/>
    <w:rsid w:val="6131FB18"/>
    <w:rsid w:val="61491DF8"/>
    <w:rsid w:val="618AF1F8"/>
    <w:rsid w:val="619081F8"/>
    <w:rsid w:val="61DBDC44"/>
    <w:rsid w:val="61FEBE39"/>
    <w:rsid w:val="62408DAC"/>
    <w:rsid w:val="625A42EE"/>
    <w:rsid w:val="62AB197F"/>
    <w:rsid w:val="62CBD493"/>
    <w:rsid w:val="62DA6114"/>
    <w:rsid w:val="63346B84"/>
    <w:rsid w:val="637D67B4"/>
    <w:rsid w:val="637ECC84"/>
    <w:rsid w:val="638F26DE"/>
    <w:rsid w:val="63B5A265"/>
    <w:rsid w:val="63BADE90"/>
    <w:rsid w:val="63D347B8"/>
    <w:rsid w:val="64168AE5"/>
    <w:rsid w:val="64978117"/>
    <w:rsid w:val="64C463B2"/>
    <w:rsid w:val="64D250CD"/>
    <w:rsid w:val="65010F14"/>
    <w:rsid w:val="6518F81A"/>
    <w:rsid w:val="654A76D3"/>
    <w:rsid w:val="666BD345"/>
    <w:rsid w:val="666EC432"/>
    <w:rsid w:val="669CEF20"/>
    <w:rsid w:val="66A633E4"/>
    <w:rsid w:val="67DFA3BA"/>
    <w:rsid w:val="67F0C6D2"/>
    <w:rsid w:val="680DAF23"/>
    <w:rsid w:val="68614D6E"/>
    <w:rsid w:val="68808865"/>
    <w:rsid w:val="68808D58"/>
    <w:rsid w:val="6893228E"/>
    <w:rsid w:val="692FB6B1"/>
    <w:rsid w:val="6A133047"/>
    <w:rsid w:val="6A6DFE81"/>
    <w:rsid w:val="6AD6AB17"/>
    <w:rsid w:val="6B3E06C9"/>
    <w:rsid w:val="6B3EC1E0"/>
    <w:rsid w:val="6B504DE3"/>
    <w:rsid w:val="6BB6C489"/>
    <w:rsid w:val="6BD70F4E"/>
    <w:rsid w:val="6C1C72D2"/>
    <w:rsid w:val="6C3B4A56"/>
    <w:rsid w:val="6C44074E"/>
    <w:rsid w:val="6C462CED"/>
    <w:rsid w:val="6C7FF9C6"/>
    <w:rsid w:val="6CEE8AE9"/>
    <w:rsid w:val="6D0B1E81"/>
    <w:rsid w:val="6D1E69D9"/>
    <w:rsid w:val="6D3B0915"/>
    <w:rsid w:val="6D6A45DD"/>
    <w:rsid w:val="6D98592F"/>
    <w:rsid w:val="6E8CBDFD"/>
    <w:rsid w:val="6EA3B9FB"/>
    <w:rsid w:val="6EC6B4C2"/>
    <w:rsid w:val="6F52FF34"/>
    <w:rsid w:val="702E5F4E"/>
    <w:rsid w:val="7043E31C"/>
    <w:rsid w:val="704E9D18"/>
    <w:rsid w:val="7052A300"/>
    <w:rsid w:val="70767A52"/>
    <w:rsid w:val="7076DFFA"/>
    <w:rsid w:val="70848FBE"/>
    <w:rsid w:val="70E5F1C7"/>
    <w:rsid w:val="70F5DE0E"/>
    <w:rsid w:val="712115CE"/>
    <w:rsid w:val="7135887A"/>
    <w:rsid w:val="71681167"/>
    <w:rsid w:val="717BA71E"/>
    <w:rsid w:val="718EF4DA"/>
    <w:rsid w:val="71BF769E"/>
    <w:rsid w:val="71EDBA8A"/>
    <w:rsid w:val="7230F2AB"/>
    <w:rsid w:val="72382631"/>
    <w:rsid w:val="725BF6BA"/>
    <w:rsid w:val="72A3DC6E"/>
    <w:rsid w:val="73C31262"/>
    <w:rsid w:val="7423C7FB"/>
    <w:rsid w:val="74488AFE"/>
    <w:rsid w:val="745988AC"/>
    <w:rsid w:val="74B2512B"/>
    <w:rsid w:val="754028FC"/>
    <w:rsid w:val="759DF700"/>
    <w:rsid w:val="7629698B"/>
    <w:rsid w:val="7651762B"/>
    <w:rsid w:val="7698F304"/>
    <w:rsid w:val="769B55B3"/>
    <w:rsid w:val="770362C5"/>
    <w:rsid w:val="77350782"/>
    <w:rsid w:val="774C9282"/>
    <w:rsid w:val="778C0034"/>
    <w:rsid w:val="77A1BFBF"/>
    <w:rsid w:val="77BE2583"/>
    <w:rsid w:val="77BEF50D"/>
    <w:rsid w:val="781BAAA6"/>
    <w:rsid w:val="7822C208"/>
    <w:rsid w:val="784DF5C4"/>
    <w:rsid w:val="7850CD5E"/>
    <w:rsid w:val="7869C246"/>
    <w:rsid w:val="78907A33"/>
    <w:rsid w:val="79069E1F"/>
    <w:rsid w:val="791CE57E"/>
    <w:rsid w:val="7954E1D3"/>
    <w:rsid w:val="7965F864"/>
    <w:rsid w:val="797E0A33"/>
    <w:rsid w:val="79ACC80C"/>
    <w:rsid w:val="79B6F2F7"/>
    <w:rsid w:val="79C07E46"/>
    <w:rsid w:val="79EB2D8B"/>
    <w:rsid w:val="79FFD401"/>
    <w:rsid w:val="7A24EF7D"/>
    <w:rsid w:val="7A6BCB7E"/>
    <w:rsid w:val="7A6DF738"/>
    <w:rsid w:val="7A90E628"/>
    <w:rsid w:val="7ADF7F96"/>
    <w:rsid w:val="7B0054E8"/>
    <w:rsid w:val="7B260E58"/>
    <w:rsid w:val="7B3AA511"/>
    <w:rsid w:val="7B491565"/>
    <w:rsid w:val="7B5C0773"/>
    <w:rsid w:val="7BA36AEA"/>
    <w:rsid w:val="7BD48D23"/>
    <w:rsid w:val="7C07F99A"/>
    <w:rsid w:val="7C15E5B7"/>
    <w:rsid w:val="7C2D853F"/>
    <w:rsid w:val="7C58FE17"/>
    <w:rsid w:val="7CAE7CF2"/>
    <w:rsid w:val="7CB48293"/>
    <w:rsid w:val="7CB6A702"/>
    <w:rsid w:val="7D863F26"/>
    <w:rsid w:val="7E25DFB2"/>
    <w:rsid w:val="7E4A0A7C"/>
    <w:rsid w:val="7E6DB1CC"/>
    <w:rsid w:val="7E74E31D"/>
    <w:rsid w:val="7E986D35"/>
    <w:rsid w:val="7EB4F6F9"/>
    <w:rsid w:val="7F815ECD"/>
    <w:rsid w:val="7FC13F9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1B36C8"/>
  <w15:chartTrackingRefBased/>
  <w15:docId w15:val="{34BBD903-07AB-DA45-B098-9396874D6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F4D"/>
    <w:pPr>
      <w:spacing w:before="120" w:after="120" w:line="360" w:lineRule="auto"/>
    </w:pPr>
    <w:rPr>
      <w:rFonts w:ascii="Arial" w:hAnsi="Arial"/>
      <w:sz w:val="22"/>
    </w:rPr>
  </w:style>
  <w:style w:type="paragraph" w:styleId="Heading1">
    <w:name w:val="heading 1"/>
    <w:basedOn w:val="Normal"/>
    <w:next w:val="Normal"/>
    <w:link w:val="Heading1Char"/>
    <w:uiPriority w:val="9"/>
    <w:qFormat/>
    <w:rsid w:val="00203336"/>
    <w:pPr>
      <w:keepNext/>
      <w:keepLines/>
      <w:spacing w:before="360" w:after="80"/>
      <w:outlineLvl w:val="0"/>
    </w:pPr>
    <w:rPr>
      <w:rFonts w:asciiTheme="majorHAnsi" w:eastAsiaTheme="majorEastAsia" w:hAnsiTheme="majorHAnsi" w:cstheme="majorBidi"/>
      <w:color w:val="0F4761" w:themeColor="accent1" w:themeShade="BF"/>
      <w:kern w:val="0"/>
      <w:sz w:val="40"/>
      <w:szCs w:val="40"/>
      <w14:ligatures w14:val="none"/>
    </w:rPr>
  </w:style>
  <w:style w:type="paragraph" w:styleId="Heading2">
    <w:name w:val="heading 2"/>
    <w:aliases w:val="Heading 1.1.1"/>
    <w:basedOn w:val="Normal"/>
    <w:next w:val="Normal"/>
    <w:link w:val="Heading2Char"/>
    <w:autoRedefine/>
    <w:uiPriority w:val="9"/>
    <w:unhideWhenUsed/>
    <w:qFormat/>
    <w:rsid w:val="005523A3"/>
    <w:pPr>
      <w:keepNext/>
      <w:keepLines/>
      <w:spacing w:before="160" w:after="80"/>
      <w:outlineLvl w:val="1"/>
    </w:pPr>
    <w:rPr>
      <w:rFonts w:eastAsiaTheme="majorEastAsia" w:cstheme="majorBidi"/>
      <w:color w:val="0F4761" w:themeColor="accent1" w:themeShade="BF"/>
      <w:kern w:val="0"/>
      <w:sz w:val="28"/>
      <w:szCs w:val="32"/>
      <w14:ligatures w14:val="none"/>
    </w:rPr>
  </w:style>
  <w:style w:type="paragraph" w:styleId="Heading3">
    <w:name w:val="heading 3"/>
    <w:aliases w:val="Titre 3.1"/>
    <w:basedOn w:val="Normal"/>
    <w:next w:val="Normal"/>
    <w:link w:val="Heading3Char"/>
    <w:autoRedefine/>
    <w:uiPriority w:val="9"/>
    <w:unhideWhenUsed/>
    <w:qFormat/>
    <w:rsid w:val="003732B0"/>
    <w:pPr>
      <w:keepNext/>
      <w:keepLines/>
      <w:spacing w:after="160" w:line="480" w:lineRule="auto"/>
      <w:outlineLvl w:val="2"/>
    </w:pPr>
    <w:rPr>
      <w:rFonts w:eastAsiaTheme="majorEastAsia" w:cs="Calibri"/>
      <w:b/>
      <w:bCs/>
      <w:color w:val="000000" w:themeColor="text1"/>
      <w:kern w:val="0"/>
      <w:sz w:val="24"/>
      <w14:ligatures w14:val="none"/>
    </w:rPr>
  </w:style>
  <w:style w:type="paragraph" w:styleId="Heading4">
    <w:name w:val="heading 4"/>
    <w:basedOn w:val="Normal"/>
    <w:next w:val="Normal"/>
    <w:link w:val="Heading4Char"/>
    <w:uiPriority w:val="9"/>
    <w:unhideWhenUsed/>
    <w:qFormat/>
    <w:rsid w:val="00203336"/>
    <w:pPr>
      <w:keepNext/>
      <w:keepLines/>
      <w:spacing w:before="80" w:after="40"/>
      <w:outlineLvl w:val="3"/>
    </w:pPr>
    <w:rPr>
      <w:rFonts w:asciiTheme="minorHAnsi" w:eastAsiaTheme="majorEastAsia" w:hAnsiTheme="minorHAnsi" w:cstheme="majorBidi"/>
      <w:i/>
      <w:iCs/>
      <w:color w:val="0F4761" w:themeColor="accent1" w:themeShade="BF"/>
      <w:kern w:val="0"/>
      <w:szCs w:val="22"/>
      <w14:ligatures w14:val="none"/>
    </w:rPr>
  </w:style>
  <w:style w:type="paragraph" w:styleId="Heading5">
    <w:name w:val="heading 5"/>
    <w:basedOn w:val="Normal"/>
    <w:next w:val="Normal"/>
    <w:link w:val="Heading5Char"/>
    <w:uiPriority w:val="9"/>
    <w:semiHidden/>
    <w:unhideWhenUsed/>
    <w:qFormat/>
    <w:rsid w:val="00203336"/>
    <w:pPr>
      <w:keepNext/>
      <w:keepLines/>
      <w:spacing w:before="80" w:after="40"/>
      <w:outlineLvl w:val="4"/>
    </w:pPr>
    <w:rPr>
      <w:rFonts w:asciiTheme="minorHAnsi" w:eastAsiaTheme="majorEastAsia" w:hAnsiTheme="minorHAnsi" w:cstheme="majorBidi"/>
      <w:color w:val="0F4761" w:themeColor="accent1" w:themeShade="BF"/>
      <w:kern w:val="0"/>
      <w:szCs w:val="22"/>
      <w14:ligatures w14:val="none"/>
    </w:rPr>
  </w:style>
  <w:style w:type="paragraph" w:styleId="Heading6">
    <w:name w:val="heading 6"/>
    <w:basedOn w:val="Normal"/>
    <w:next w:val="Normal"/>
    <w:link w:val="Heading6Char"/>
    <w:uiPriority w:val="9"/>
    <w:semiHidden/>
    <w:unhideWhenUsed/>
    <w:qFormat/>
    <w:rsid w:val="00203336"/>
    <w:pPr>
      <w:keepNext/>
      <w:keepLines/>
      <w:spacing w:before="40" w:after="0"/>
      <w:outlineLvl w:val="5"/>
    </w:pPr>
    <w:rPr>
      <w:rFonts w:asciiTheme="minorHAnsi" w:eastAsiaTheme="majorEastAsia" w:hAnsiTheme="minorHAnsi" w:cstheme="majorBidi"/>
      <w:i/>
      <w:iCs/>
      <w:color w:val="595959" w:themeColor="text1" w:themeTint="A6"/>
      <w:kern w:val="0"/>
      <w:szCs w:val="22"/>
      <w14:ligatures w14:val="none"/>
    </w:rPr>
  </w:style>
  <w:style w:type="paragraph" w:styleId="Heading7">
    <w:name w:val="heading 7"/>
    <w:basedOn w:val="Normal"/>
    <w:next w:val="Normal"/>
    <w:link w:val="Heading7Char"/>
    <w:uiPriority w:val="9"/>
    <w:semiHidden/>
    <w:unhideWhenUsed/>
    <w:qFormat/>
    <w:rsid w:val="00203336"/>
    <w:pPr>
      <w:keepNext/>
      <w:keepLines/>
      <w:spacing w:before="40" w:after="0"/>
      <w:outlineLvl w:val="6"/>
    </w:pPr>
    <w:rPr>
      <w:rFonts w:asciiTheme="minorHAnsi" w:eastAsiaTheme="majorEastAsia" w:hAnsiTheme="minorHAnsi" w:cstheme="majorBidi"/>
      <w:color w:val="595959" w:themeColor="text1" w:themeTint="A6"/>
      <w:kern w:val="0"/>
      <w:szCs w:val="22"/>
      <w14:ligatures w14:val="none"/>
    </w:rPr>
  </w:style>
  <w:style w:type="paragraph" w:styleId="Heading8">
    <w:name w:val="heading 8"/>
    <w:basedOn w:val="Normal"/>
    <w:next w:val="Normal"/>
    <w:link w:val="Heading8Char"/>
    <w:uiPriority w:val="9"/>
    <w:semiHidden/>
    <w:unhideWhenUsed/>
    <w:qFormat/>
    <w:rsid w:val="00203336"/>
    <w:pPr>
      <w:keepNext/>
      <w:keepLines/>
      <w:spacing w:before="0" w:after="0"/>
      <w:outlineLvl w:val="7"/>
    </w:pPr>
    <w:rPr>
      <w:rFonts w:asciiTheme="minorHAnsi" w:eastAsiaTheme="majorEastAsia" w:hAnsiTheme="minorHAnsi" w:cstheme="majorBidi"/>
      <w:i/>
      <w:iCs/>
      <w:color w:val="272727" w:themeColor="text1" w:themeTint="D8"/>
      <w:kern w:val="0"/>
      <w:szCs w:val="22"/>
      <w14:ligatures w14:val="none"/>
    </w:rPr>
  </w:style>
  <w:style w:type="paragraph" w:styleId="Heading9">
    <w:name w:val="heading 9"/>
    <w:basedOn w:val="Normal"/>
    <w:next w:val="Normal"/>
    <w:link w:val="Heading9Char"/>
    <w:uiPriority w:val="9"/>
    <w:semiHidden/>
    <w:unhideWhenUsed/>
    <w:qFormat/>
    <w:rsid w:val="00203336"/>
    <w:pPr>
      <w:keepNext/>
      <w:keepLines/>
      <w:spacing w:before="0" w:after="0"/>
      <w:outlineLvl w:val="8"/>
    </w:pPr>
    <w:rPr>
      <w:rFonts w:asciiTheme="minorHAnsi" w:eastAsiaTheme="majorEastAsia" w:hAnsiTheme="minorHAnsi" w:cstheme="majorBidi"/>
      <w:color w:val="272727" w:themeColor="text1" w:themeTint="D8"/>
      <w:kern w:val="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336"/>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aliases w:val="Heading 1.1.1 Char"/>
    <w:basedOn w:val="DefaultParagraphFont"/>
    <w:link w:val="Heading2"/>
    <w:uiPriority w:val="9"/>
    <w:rsid w:val="005523A3"/>
    <w:rPr>
      <w:rFonts w:ascii="Arial" w:eastAsiaTheme="majorEastAsia" w:hAnsi="Arial" w:cstheme="majorBidi"/>
      <w:color w:val="0F4761" w:themeColor="accent1" w:themeShade="BF"/>
      <w:kern w:val="0"/>
      <w:sz w:val="28"/>
      <w:szCs w:val="32"/>
      <w14:ligatures w14:val="none"/>
    </w:rPr>
  </w:style>
  <w:style w:type="character" w:customStyle="1" w:styleId="Heading3Char">
    <w:name w:val="Heading 3 Char"/>
    <w:aliases w:val="Titre 3.1 Char"/>
    <w:basedOn w:val="DefaultParagraphFont"/>
    <w:link w:val="Heading3"/>
    <w:uiPriority w:val="9"/>
    <w:rsid w:val="003732B0"/>
    <w:rPr>
      <w:rFonts w:ascii="Arial" w:eastAsiaTheme="majorEastAsia" w:hAnsi="Arial" w:cs="Calibri"/>
      <w:b/>
      <w:bCs/>
      <w:color w:val="000000" w:themeColor="text1"/>
      <w:kern w:val="0"/>
      <w14:ligatures w14:val="none"/>
    </w:rPr>
  </w:style>
  <w:style w:type="character" w:customStyle="1" w:styleId="Heading4Char">
    <w:name w:val="Heading 4 Char"/>
    <w:basedOn w:val="DefaultParagraphFont"/>
    <w:link w:val="Heading4"/>
    <w:uiPriority w:val="9"/>
    <w:rsid w:val="00203336"/>
    <w:rPr>
      <w:rFonts w:eastAsiaTheme="majorEastAsia"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uiPriority w:val="9"/>
    <w:semiHidden/>
    <w:rsid w:val="00203336"/>
    <w:rPr>
      <w:rFonts w:eastAsiaTheme="majorEastAsia"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03336"/>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203336"/>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203336"/>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203336"/>
    <w:rPr>
      <w:rFonts w:eastAsiaTheme="majorEastAsia"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BD772A"/>
    <w:pPr>
      <w:jc w:val="center"/>
    </w:pPr>
    <w:rPr>
      <w:b/>
      <w:bCs/>
      <w:sz w:val="36"/>
      <w:szCs w:val="36"/>
    </w:rPr>
  </w:style>
  <w:style w:type="character" w:customStyle="1" w:styleId="TitleChar">
    <w:name w:val="Title Char"/>
    <w:basedOn w:val="DefaultParagraphFont"/>
    <w:link w:val="Title"/>
    <w:uiPriority w:val="10"/>
    <w:rsid w:val="00BD772A"/>
    <w:rPr>
      <w:rFonts w:ascii="Helvetica" w:hAnsi="Helvetica"/>
      <w:b/>
      <w:bCs/>
      <w:sz w:val="36"/>
      <w:szCs w:val="36"/>
    </w:rPr>
  </w:style>
  <w:style w:type="paragraph" w:styleId="Subtitle">
    <w:name w:val="Subtitle"/>
    <w:basedOn w:val="Normal"/>
    <w:next w:val="Normal"/>
    <w:link w:val="SubtitleChar"/>
    <w:uiPriority w:val="11"/>
    <w:qFormat/>
    <w:rsid w:val="00203336"/>
    <w:pPr>
      <w:numPr>
        <w:ilvl w:val="1"/>
      </w:numPr>
      <w:spacing w:before="0" w:after="160"/>
    </w:pPr>
    <w:rPr>
      <w:rFonts w:asciiTheme="minorHAnsi" w:eastAsiaTheme="majorEastAsia" w:hAnsiTheme="minorHAnsi"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203336"/>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203336"/>
    <w:pPr>
      <w:spacing w:before="160" w:after="160"/>
      <w:jc w:val="center"/>
    </w:pPr>
    <w:rPr>
      <w:rFonts w:ascii="Times New Roman" w:eastAsiaTheme="minorEastAsia" w:hAnsi="Times New Roman" w:cs="Times New Roman"/>
      <w:i/>
      <w:iCs/>
      <w:color w:val="404040" w:themeColor="text1" w:themeTint="BF"/>
      <w:kern w:val="0"/>
      <w:szCs w:val="22"/>
      <w14:ligatures w14:val="none"/>
    </w:rPr>
  </w:style>
  <w:style w:type="character" w:customStyle="1" w:styleId="QuoteChar">
    <w:name w:val="Quote Char"/>
    <w:basedOn w:val="DefaultParagraphFont"/>
    <w:link w:val="Quote"/>
    <w:uiPriority w:val="29"/>
    <w:rsid w:val="00203336"/>
    <w:rPr>
      <w:rFonts w:ascii="Times New Roman" w:eastAsiaTheme="minorEastAsia" w:hAnsi="Times New Roman" w:cs="Times New Roman"/>
      <w:i/>
      <w:iCs/>
      <w:color w:val="404040" w:themeColor="text1" w:themeTint="BF"/>
      <w:kern w:val="0"/>
      <w:sz w:val="22"/>
      <w:szCs w:val="22"/>
      <w14:ligatures w14:val="none"/>
    </w:rPr>
  </w:style>
  <w:style w:type="paragraph" w:styleId="ListParagraph">
    <w:name w:val="List Paragraph"/>
    <w:basedOn w:val="Normal"/>
    <w:uiPriority w:val="34"/>
    <w:qFormat/>
    <w:rsid w:val="00203336"/>
    <w:pPr>
      <w:spacing w:before="0" w:after="0"/>
      <w:ind w:left="720"/>
      <w:contextualSpacing/>
    </w:pPr>
    <w:rPr>
      <w:rFonts w:ascii="Times New Roman" w:eastAsiaTheme="minorEastAsia" w:hAnsi="Times New Roman" w:cs="Times New Roman"/>
      <w:kern w:val="0"/>
      <w:szCs w:val="22"/>
      <w14:ligatures w14:val="none"/>
    </w:rPr>
  </w:style>
  <w:style w:type="character" w:styleId="IntenseEmphasis">
    <w:name w:val="Intense Emphasis"/>
    <w:basedOn w:val="DefaultParagraphFont"/>
    <w:uiPriority w:val="21"/>
    <w:qFormat/>
    <w:rsid w:val="00203336"/>
    <w:rPr>
      <w:i/>
      <w:iCs/>
      <w:color w:val="0F4761" w:themeColor="accent1" w:themeShade="BF"/>
    </w:rPr>
  </w:style>
  <w:style w:type="paragraph" w:styleId="IntenseQuote">
    <w:name w:val="Intense Quote"/>
    <w:basedOn w:val="Normal"/>
    <w:next w:val="Normal"/>
    <w:link w:val="IntenseQuoteChar"/>
    <w:uiPriority w:val="30"/>
    <w:qFormat/>
    <w:rsid w:val="00203336"/>
    <w:pPr>
      <w:pBdr>
        <w:top w:val="single" w:sz="4" w:space="10" w:color="0F4761" w:themeColor="accent1" w:themeShade="BF"/>
        <w:bottom w:val="single" w:sz="4" w:space="10" w:color="0F4761" w:themeColor="accent1" w:themeShade="BF"/>
      </w:pBdr>
      <w:spacing w:before="360" w:after="360"/>
      <w:ind w:left="864" w:right="864"/>
      <w:jc w:val="center"/>
    </w:pPr>
    <w:rPr>
      <w:rFonts w:ascii="Times New Roman" w:eastAsiaTheme="minorEastAsia" w:hAnsi="Times New Roman" w:cs="Times New Roman"/>
      <w:i/>
      <w:iCs/>
      <w:color w:val="0F4761" w:themeColor="accent1" w:themeShade="BF"/>
      <w:kern w:val="0"/>
      <w:szCs w:val="22"/>
      <w14:ligatures w14:val="none"/>
    </w:rPr>
  </w:style>
  <w:style w:type="character" w:customStyle="1" w:styleId="IntenseQuoteChar">
    <w:name w:val="Intense Quote Char"/>
    <w:basedOn w:val="DefaultParagraphFont"/>
    <w:link w:val="IntenseQuote"/>
    <w:uiPriority w:val="30"/>
    <w:rsid w:val="00203336"/>
    <w:rPr>
      <w:rFonts w:ascii="Times New Roman" w:eastAsiaTheme="minorEastAsia" w:hAnsi="Times New Roman" w:cs="Times New Roman"/>
      <w:i/>
      <w:iCs/>
      <w:color w:val="0F4761" w:themeColor="accent1" w:themeShade="BF"/>
      <w:kern w:val="0"/>
      <w:sz w:val="22"/>
      <w:szCs w:val="22"/>
      <w14:ligatures w14:val="none"/>
    </w:rPr>
  </w:style>
  <w:style w:type="character" w:styleId="IntenseReference">
    <w:name w:val="Intense Reference"/>
    <w:basedOn w:val="DefaultParagraphFont"/>
    <w:uiPriority w:val="32"/>
    <w:qFormat/>
    <w:rsid w:val="00203336"/>
    <w:rPr>
      <w:b/>
      <w:bCs/>
      <w:smallCaps/>
      <w:color w:val="0F4761" w:themeColor="accent1" w:themeShade="BF"/>
      <w:spacing w:val="5"/>
    </w:rPr>
  </w:style>
  <w:style w:type="paragraph" w:customStyle="1" w:styleId="Titre11">
    <w:name w:val="Titre 1.1"/>
    <w:basedOn w:val="Heading1"/>
    <w:next w:val="Titre21"/>
    <w:link w:val="Titre11Car"/>
    <w:autoRedefine/>
    <w:qFormat/>
    <w:rsid w:val="00BB5783"/>
    <w:pPr>
      <w:spacing w:before="240" w:after="240" w:line="480" w:lineRule="auto"/>
      <w:ind w:left="850" w:hanging="850"/>
      <w:jc w:val="center"/>
    </w:pPr>
    <w:rPr>
      <w:rFonts w:eastAsia="Calibri" w:cs="Calibri"/>
      <w:b/>
      <w:bCs/>
      <w:iCs/>
      <w:color w:val="000000" w:themeColor="text1"/>
      <w:sz w:val="28"/>
      <w:szCs w:val="28"/>
      <w:lang w:val="fr-CH"/>
    </w:rPr>
  </w:style>
  <w:style w:type="character" w:customStyle="1" w:styleId="Titre11Car">
    <w:name w:val="Titre 1.1 Car"/>
    <w:basedOn w:val="DefaultParagraphFont"/>
    <w:link w:val="Titre11"/>
    <w:rsid w:val="00BB5783"/>
    <w:rPr>
      <w:rFonts w:asciiTheme="majorHAnsi" w:eastAsia="Calibri" w:hAnsiTheme="majorHAnsi" w:cs="Calibri"/>
      <w:b/>
      <w:bCs/>
      <w:iCs/>
      <w:color w:val="000000" w:themeColor="text1"/>
      <w:kern w:val="0"/>
      <w:sz w:val="28"/>
      <w:szCs w:val="28"/>
      <w:lang w:val="fr-CH"/>
      <w14:ligatures w14:val="none"/>
    </w:rPr>
  </w:style>
  <w:style w:type="paragraph" w:customStyle="1" w:styleId="Titre21">
    <w:name w:val="Titre 2.1"/>
    <w:basedOn w:val="Heading2"/>
    <w:next w:val="Normal"/>
    <w:link w:val="Titre21Char"/>
    <w:autoRedefine/>
    <w:qFormat/>
    <w:rsid w:val="00DD468E"/>
    <w:pPr>
      <w:spacing w:before="240" w:after="240" w:line="480" w:lineRule="auto"/>
    </w:pPr>
    <w:rPr>
      <w:rFonts w:asciiTheme="majorHAnsi" w:eastAsia="Calibri" w:hAnsiTheme="majorHAnsi" w:cs="Calibri"/>
      <w:b/>
      <w:bCs/>
      <w:color w:val="000000" w:themeColor="text1"/>
      <w:szCs w:val="24"/>
    </w:rPr>
  </w:style>
  <w:style w:type="character" w:customStyle="1" w:styleId="Titre21Char">
    <w:name w:val="Titre 2.1 Char"/>
    <w:basedOn w:val="DefaultParagraphFont"/>
    <w:link w:val="Titre21"/>
    <w:rsid w:val="00DD468E"/>
    <w:rPr>
      <w:rFonts w:asciiTheme="majorHAnsi" w:eastAsia="Calibri" w:hAnsiTheme="majorHAnsi" w:cs="Calibri"/>
      <w:b/>
      <w:bCs/>
      <w:color w:val="000000" w:themeColor="text1"/>
      <w:kern w:val="0"/>
      <w:sz w:val="28"/>
      <w14:ligatures w14:val="none"/>
    </w:rPr>
  </w:style>
  <w:style w:type="paragraph" w:styleId="Bibliography">
    <w:name w:val="Bibliography"/>
    <w:basedOn w:val="Normal"/>
    <w:next w:val="Normal"/>
    <w:uiPriority w:val="37"/>
    <w:unhideWhenUsed/>
    <w:rsid w:val="00203336"/>
    <w:pPr>
      <w:tabs>
        <w:tab w:val="left" w:pos="380"/>
      </w:tabs>
      <w:spacing w:after="240" w:line="240" w:lineRule="auto"/>
      <w:ind w:left="384" w:hanging="384"/>
    </w:pPr>
  </w:style>
  <w:style w:type="paragraph" w:styleId="Header">
    <w:name w:val="header"/>
    <w:basedOn w:val="Normal"/>
    <w:link w:val="HeaderChar"/>
    <w:uiPriority w:val="99"/>
    <w:unhideWhenUsed/>
    <w:rsid w:val="001C4DE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C4DED"/>
    <w:rPr>
      <w:rFonts w:ascii="Helvetica" w:hAnsi="Helvetica"/>
      <w:sz w:val="22"/>
    </w:rPr>
  </w:style>
  <w:style w:type="paragraph" w:styleId="Footer">
    <w:name w:val="footer"/>
    <w:basedOn w:val="Normal"/>
    <w:link w:val="FooterChar"/>
    <w:uiPriority w:val="99"/>
    <w:unhideWhenUsed/>
    <w:rsid w:val="001C4DE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C4DED"/>
    <w:rPr>
      <w:rFonts w:ascii="Helvetica" w:hAnsi="Helvetica"/>
      <w:sz w:val="22"/>
    </w:rPr>
  </w:style>
  <w:style w:type="paragraph" w:styleId="FootnoteText">
    <w:name w:val="footnote text"/>
    <w:basedOn w:val="Normal"/>
    <w:link w:val="FootnoteTextChar"/>
    <w:uiPriority w:val="99"/>
    <w:semiHidden/>
    <w:unhideWhenUsed/>
    <w:rsid w:val="001C4D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1C4DED"/>
    <w:rPr>
      <w:rFonts w:ascii="Helvetica" w:hAnsi="Helvetica"/>
      <w:sz w:val="20"/>
      <w:szCs w:val="20"/>
    </w:rPr>
  </w:style>
  <w:style w:type="character" w:styleId="FootnoteReference">
    <w:name w:val="footnote reference"/>
    <w:basedOn w:val="DefaultParagraphFont"/>
    <w:uiPriority w:val="99"/>
    <w:semiHidden/>
    <w:unhideWhenUsed/>
    <w:rsid w:val="001C4DED"/>
    <w:rPr>
      <w:vertAlign w:val="superscript"/>
    </w:rPr>
  </w:style>
  <w:style w:type="character" w:styleId="Emphasis">
    <w:name w:val="Emphasis"/>
    <w:basedOn w:val="DefaultParagraphFont"/>
    <w:uiPriority w:val="20"/>
    <w:qFormat/>
    <w:rsid w:val="001C4DED"/>
    <w:rPr>
      <w:i/>
      <w:iCs/>
    </w:rPr>
  </w:style>
  <w:style w:type="character" w:customStyle="1" w:styleId="ms-rtefontface-5">
    <w:name w:val="ms-rtefontface-5"/>
    <w:basedOn w:val="DefaultParagraphFont"/>
    <w:rsid w:val="001C4DED"/>
  </w:style>
  <w:style w:type="character" w:customStyle="1" w:styleId="apple-converted-space">
    <w:name w:val="apple-converted-space"/>
    <w:basedOn w:val="DefaultParagraphFont"/>
    <w:rsid w:val="001C4DED"/>
  </w:style>
  <w:style w:type="character" w:styleId="Hyperlink">
    <w:name w:val="Hyperlink"/>
    <w:basedOn w:val="DefaultParagraphFont"/>
    <w:uiPriority w:val="99"/>
    <w:unhideWhenUsed/>
    <w:rsid w:val="007D7AC6"/>
    <w:rPr>
      <w:color w:val="467886" w:themeColor="hyperlink"/>
      <w:u w:val="single"/>
    </w:rPr>
  </w:style>
  <w:style w:type="character" w:styleId="UnresolvedMention">
    <w:name w:val="Unresolved Mention"/>
    <w:basedOn w:val="DefaultParagraphFont"/>
    <w:uiPriority w:val="99"/>
    <w:semiHidden/>
    <w:unhideWhenUsed/>
    <w:rsid w:val="007D7AC6"/>
    <w:rPr>
      <w:color w:val="605E5C"/>
      <w:shd w:val="clear" w:color="auto" w:fill="E1DFDD"/>
    </w:rPr>
  </w:style>
  <w:style w:type="character" w:styleId="CommentReference">
    <w:name w:val="annotation reference"/>
    <w:basedOn w:val="DefaultParagraphFont"/>
    <w:uiPriority w:val="99"/>
    <w:semiHidden/>
    <w:unhideWhenUsed/>
    <w:rsid w:val="00BB5B1F"/>
    <w:rPr>
      <w:sz w:val="16"/>
      <w:szCs w:val="16"/>
    </w:rPr>
  </w:style>
  <w:style w:type="paragraph" w:styleId="CommentText">
    <w:name w:val="annotation text"/>
    <w:basedOn w:val="Normal"/>
    <w:link w:val="CommentTextChar"/>
    <w:uiPriority w:val="99"/>
    <w:unhideWhenUsed/>
    <w:rsid w:val="00BB5B1F"/>
    <w:pPr>
      <w:spacing w:line="240" w:lineRule="auto"/>
    </w:pPr>
    <w:rPr>
      <w:sz w:val="20"/>
      <w:szCs w:val="20"/>
    </w:rPr>
  </w:style>
  <w:style w:type="character" w:customStyle="1" w:styleId="CommentTextChar">
    <w:name w:val="Comment Text Char"/>
    <w:basedOn w:val="DefaultParagraphFont"/>
    <w:link w:val="CommentText"/>
    <w:uiPriority w:val="99"/>
    <w:rsid w:val="00BB5B1F"/>
    <w:rPr>
      <w:rFonts w:ascii="Helvetica" w:hAnsi="Helvetica"/>
      <w:sz w:val="20"/>
      <w:szCs w:val="20"/>
    </w:rPr>
  </w:style>
  <w:style w:type="paragraph" w:styleId="CommentSubject">
    <w:name w:val="annotation subject"/>
    <w:basedOn w:val="CommentText"/>
    <w:next w:val="CommentText"/>
    <w:link w:val="CommentSubjectChar"/>
    <w:uiPriority w:val="99"/>
    <w:semiHidden/>
    <w:unhideWhenUsed/>
    <w:rsid w:val="00BB5B1F"/>
    <w:rPr>
      <w:b/>
      <w:bCs/>
    </w:rPr>
  </w:style>
  <w:style w:type="character" w:customStyle="1" w:styleId="CommentSubjectChar">
    <w:name w:val="Comment Subject Char"/>
    <w:basedOn w:val="CommentTextChar"/>
    <w:link w:val="CommentSubject"/>
    <w:uiPriority w:val="99"/>
    <w:semiHidden/>
    <w:rsid w:val="00BB5B1F"/>
    <w:rPr>
      <w:rFonts w:ascii="Helvetica" w:hAnsi="Helvetica"/>
      <w:b/>
      <w:bCs/>
      <w:sz w:val="20"/>
      <w:szCs w:val="20"/>
    </w:rPr>
  </w:style>
  <w:style w:type="paragraph" w:styleId="NoSpacing">
    <w:name w:val="No Spacing"/>
    <w:uiPriority w:val="1"/>
    <w:qFormat/>
    <w:rsid w:val="00500F53"/>
    <w:pPr>
      <w:spacing w:after="0" w:line="240" w:lineRule="auto"/>
      <w:jc w:val="both"/>
    </w:pPr>
    <w:rPr>
      <w:rFonts w:ascii="Arial" w:hAnsi="Arial"/>
      <w:sz w:val="22"/>
    </w:rPr>
  </w:style>
  <w:style w:type="table" w:styleId="TableGrid">
    <w:name w:val="Table Grid"/>
    <w:basedOn w:val="TableNormal"/>
    <w:uiPriority w:val="39"/>
    <w:rsid w:val="00750B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76522E"/>
  </w:style>
  <w:style w:type="paragraph" w:styleId="Revision">
    <w:name w:val="Revision"/>
    <w:hidden/>
    <w:uiPriority w:val="99"/>
    <w:semiHidden/>
    <w:rsid w:val="00FF1A8B"/>
    <w:pPr>
      <w:spacing w:after="0" w:line="240" w:lineRule="auto"/>
    </w:pPr>
    <w:rPr>
      <w:rFonts w:ascii="Arial" w:hAnsi="Arial"/>
      <w:sz w:val="22"/>
    </w:rPr>
  </w:style>
  <w:style w:type="paragraph" w:styleId="NormalWeb">
    <w:name w:val="Normal (Web)"/>
    <w:basedOn w:val="Normal"/>
    <w:uiPriority w:val="99"/>
    <w:semiHidden/>
    <w:unhideWhenUsed/>
    <w:rsid w:val="00A56960"/>
    <w:rPr>
      <w:rFonts w:ascii="Times New Roman" w:hAnsi="Times New Roman" w:cs="Times New Roman"/>
      <w:sz w:val="24"/>
    </w:rPr>
  </w:style>
  <w:style w:type="paragraph" w:customStyle="1" w:styleId="EndNoteBibliographyTitle">
    <w:name w:val="EndNote Bibliography Title"/>
    <w:basedOn w:val="Normal"/>
    <w:link w:val="EndNoteBibliographyTitleZchn"/>
    <w:rsid w:val="006746E2"/>
    <w:pPr>
      <w:spacing w:after="0"/>
      <w:jc w:val="center"/>
    </w:pPr>
    <w:rPr>
      <w:rFonts w:cs="Arial"/>
    </w:rPr>
  </w:style>
  <w:style w:type="character" w:customStyle="1" w:styleId="EndNoteBibliographyTitleZchn">
    <w:name w:val="EndNote Bibliography Title Zchn"/>
    <w:basedOn w:val="DefaultParagraphFont"/>
    <w:link w:val="EndNoteBibliographyTitle"/>
    <w:rsid w:val="006746E2"/>
    <w:rPr>
      <w:rFonts w:ascii="Arial" w:hAnsi="Arial" w:cs="Arial"/>
      <w:sz w:val="22"/>
    </w:rPr>
  </w:style>
  <w:style w:type="paragraph" w:customStyle="1" w:styleId="EndNoteBibliography">
    <w:name w:val="EndNote Bibliography"/>
    <w:basedOn w:val="Normal"/>
    <w:link w:val="EndNoteBibliographyZchn"/>
    <w:rsid w:val="006746E2"/>
    <w:pPr>
      <w:spacing w:line="240" w:lineRule="auto"/>
    </w:pPr>
    <w:rPr>
      <w:rFonts w:cs="Arial"/>
    </w:rPr>
  </w:style>
  <w:style w:type="character" w:customStyle="1" w:styleId="EndNoteBibliographyZchn">
    <w:name w:val="EndNote Bibliography Zchn"/>
    <w:basedOn w:val="DefaultParagraphFont"/>
    <w:link w:val="EndNoteBibliography"/>
    <w:rsid w:val="006746E2"/>
    <w:rPr>
      <w:rFonts w:ascii="Arial" w:hAnsi="Arial" w:cs="Arial"/>
      <w:sz w:val="22"/>
    </w:rPr>
  </w:style>
  <w:style w:type="paragraph" w:customStyle="1" w:styleId="TableCaption">
    <w:name w:val="Table Caption"/>
    <w:basedOn w:val="Normal"/>
    <w:autoRedefine/>
    <w:qFormat/>
    <w:rsid w:val="00A362C5"/>
    <w:pPr>
      <w:spacing w:before="0" w:after="0"/>
      <w:jc w:val="center"/>
    </w:pPr>
    <w:rPr>
      <w:rFonts w:asciiTheme="minorHAnsi" w:eastAsia="Times New Roman" w:hAnsiTheme="minorHAnsi"/>
      <w:b/>
      <w:kern w:val="0"/>
      <w14:ligatures w14:val="none"/>
    </w:rPr>
  </w:style>
  <w:style w:type="paragraph" w:customStyle="1" w:styleId="Default">
    <w:name w:val="Default"/>
    <w:rsid w:val="00CE0EBB"/>
    <w:pPr>
      <w:widowControl w:val="0"/>
      <w:autoSpaceDE w:val="0"/>
      <w:autoSpaceDN w:val="0"/>
      <w:adjustRightInd w:val="0"/>
      <w:spacing w:after="0" w:line="240" w:lineRule="auto"/>
    </w:pPr>
    <w:rPr>
      <w:rFonts w:ascii="Calibri" w:eastAsia="Times New Roman" w:hAnsi="Calibri" w:cs="Calibri"/>
      <w:color w:val="000000"/>
      <w:kern w:val="0"/>
      <w:lang w:val="en-CA" w:eastAsia="en-CA"/>
      <w14:ligatures w14:val="none"/>
    </w:rPr>
  </w:style>
  <w:style w:type="character" w:styleId="FollowedHyperlink">
    <w:name w:val="FollowedHyperlink"/>
    <w:basedOn w:val="DefaultParagraphFont"/>
    <w:uiPriority w:val="99"/>
    <w:semiHidden/>
    <w:unhideWhenUsed/>
    <w:rsid w:val="00C8551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773130">
      <w:bodyDiv w:val="1"/>
      <w:marLeft w:val="0"/>
      <w:marRight w:val="0"/>
      <w:marTop w:val="0"/>
      <w:marBottom w:val="0"/>
      <w:divBdr>
        <w:top w:val="none" w:sz="0" w:space="0" w:color="auto"/>
        <w:left w:val="none" w:sz="0" w:space="0" w:color="auto"/>
        <w:bottom w:val="none" w:sz="0" w:space="0" w:color="auto"/>
        <w:right w:val="none" w:sz="0" w:space="0" w:color="auto"/>
      </w:divBdr>
    </w:div>
    <w:div w:id="1640695395">
      <w:bodyDiv w:val="1"/>
      <w:marLeft w:val="0"/>
      <w:marRight w:val="0"/>
      <w:marTop w:val="0"/>
      <w:marBottom w:val="0"/>
      <w:divBdr>
        <w:top w:val="none" w:sz="0" w:space="0" w:color="auto"/>
        <w:left w:val="none" w:sz="0" w:space="0" w:color="auto"/>
        <w:bottom w:val="none" w:sz="0" w:space="0" w:color="auto"/>
        <w:right w:val="none" w:sz="0" w:space="0" w:color="auto"/>
      </w:divBdr>
    </w:div>
    <w:div w:id="1691761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E6D6B2-181D-B844-9DDF-0758C0FCB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16179</Words>
  <Characters>92223</Characters>
  <Application>Microsoft Office Word</Application>
  <DocSecurity>0</DocSecurity>
  <Lines>768</Lines>
  <Paragraphs>216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 Rodrigues Ribeiro</dc:creator>
  <cp:keywords/>
  <dc:description/>
  <cp:lastModifiedBy>Joana Rodrigues Ribeiro</cp:lastModifiedBy>
  <cp:revision>2</cp:revision>
  <dcterms:created xsi:type="dcterms:W3CDTF">2026-04-15T04:14:00Z</dcterms:created>
  <dcterms:modified xsi:type="dcterms:W3CDTF">2026-04-15T04:14:00Z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zotero-version="8.0.5"&gt;&lt;session id="7qI3LFZ1"/&gt;&lt;style id="http://www.zotero.org/styles/annals-of-surgery" hasBibliography="1" bibliographyStyleHasBeenSet="1"/&gt;&lt;prefs&gt;&lt;pref name="fieldType" value="Field"/&gt;&lt;/prefs&gt;&lt;/data&gt;</vt:lpwstr>
  </property>
  <property fmtid="{D5CDD505-2E9C-101B-9397-08002B2CF9AE}" pid="3" name="ZOTERO_PREF_2">
    <vt:lpwstr/>
  </property>
</Properties>
</file>