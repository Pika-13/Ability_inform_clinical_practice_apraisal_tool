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el"/>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unotenzeichen"/>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enabsatz"/>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ellenraster"/>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commentRangeStart w:id="8"/>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7827024B"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 xml:space="preserve">convey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 xml:space="preserve">that these </w:t>
      </w:r>
      <w:del w:id="9" w:author="fariba abbassi" w:date="2026-04-14T22:55:00Z" w16du:dateUtc="2026-04-14T20:55:00Z">
        <w:r w:rsidR="00E97DE2" w:rsidRPr="0010610F" w:rsidDel="009C7A04">
          <w:rPr>
            <w:rFonts w:cs="Calibri"/>
            <w:color w:val="000000" w:themeColor="text1"/>
          </w:rPr>
          <w:delText>issues</w:delText>
        </w:r>
        <w:r w:rsidRPr="0010610F" w:rsidDel="009C7A04">
          <w:rPr>
            <w:rFonts w:cs="Calibri"/>
            <w:color w:val="000000" w:themeColor="text1"/>
          </w:rPr>
          <w:delText xml:space="preserve"> </w:delText>
        </w:r>
      </w:del>
      <w:ins w:id="10" w:author="fariba abbassi" w:date="2026-04-14T22:55:00Z" w16du:dateUtc="2026-04-14T20:55:00Z">
        <w:r w:rsidR="009C7A04">
          <w:rPr>
            <w:rFonts w:cs="Calibri"/>
            <w:color w:val="000000" w:themeColor="text1"/>
          </w:rPr>
          <w:t>shortcom</w:t>
        </w:r>
      </w:ins>
      <w:ins w:id="11" w:author="fariba abbassi" w:date="2026-04-14T22:56:00Z" w16du:dateUtc="2026-04-14T20:56:00Z">
        <w:r w:rsidR="009C7A04">
          <w:rPr>
            <w:rFonts w:cs="Calibri"/>
            <w:color w:val="000000" w:themeColor="text1"/>
          </w:rPr>
          <w:t>ings</w:t>
        </w:r>
      </w:ins>
      <w:ins w:id="12" w:author="fariba abbassi" w:date="2026-04-14T22:55:00Z" w16du:dateUtc="2026-04-14T20:55:00Z">
        <w:r w:rsidR="009C7A04" w:rsidRPr="0010610F">
          <w:rPr>
            <w:rFonts w:cs="Calibri"/>
            <w:color w:val="000000" w:themeColor="text1"/>
          </w:rPr>
          <w:t xml:space="preserve"> </w:t>
        </w:r>
      </w:ins>
      <w:r w:rsidRPr="0010610F">
        <w:rPr>
          <w:rFonts w:cs="Calibri"/>
          <w:color w:val="000000" w:themeColor="text1"/>
        </w:rPr>
        <w:t xml:space="preserve">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492A314F" w:rsidR="00D96158" w:rsidRPr="00DA5579" w:rsidRDefault="5A951BE3" w:rsidP="004B1C6A">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comprising two sequential assessments. </w:t>
      </w:r>
      <w:r w:rsidR="114048A8" w:rsidRPr="4E119242">
        <w:rPr>
          <w:rFonts w:cs="Calibri"/>
          <w:color w:val="000000" w:themeColor="text1"/>
        </w:rPr>
        <w:t>I</w:t>
      </w:r>
      <w:r w:rsidR="769B55B3" w:rsidRPr="4E119242">
        <w:rPr>
          <w:rFonts w:cs="Calibri"/>
          <w:color w:val="000000" w:themeColor="text1"/>
        </w:rPr>
        <w:t>n</w:t>
      </w:r>
      <w:r w:rsidR="114048A8" w:rsidRPr="4E119242">
        <w:rPr>
          <w:rFonts w:cs="Calibri"/>
          <w:color w:val="000000" w:themeColor="text1"/>
        </w:rPr>
        <w:t xml:space="preserve"> </w:t>
      </w:r>
      <w:r w:rsidR="00FE14F0" w:rsidRPr="4E119242">
        <w:rPr>
          <w:rFonts w:cs="Calibri"/>
          <w:color w:val="000000" w:themeColor="text1"/>
        </w:rPr>
        <w:t>the</w:t>
      </w:r>
      <w:r w:rsidR="5BFAE33F" w:rsidRPr="4E119242">
        <w:rPr>
          <w:rFonts w:cs="Calibri"/>
          <w:color w:val="000000" w:themeColor="text1"/>
        </w:rPr>
        <w:t xml:space="preserve"> </w:t>
      </w:r>
      <w:r w:rsidR="00F77C6B">
        <w:rPr>
          <w:rFonts w:cs="Calibri"/>
          <w:color w:val="000000" w:themeColor="text1"/>
        </w:rPr>
        <w:t>first</w:t>
      </w:r>
      <w:r w:rsidR="00F77C6B" w:rsidRPr="4E119242">
        <w:rPr>
          <w:rFonts w:cs="Calibri"/>
          <w:color w:val="000000" w:themeColor="text1"/>
        </w:rPr>
        <w:t xml:space="preserve"> </w:t>
      </w:r>
      <w:r w:rsidR="114048A8" w:rsidRPr="4E119242">
        <w:rPr>
          <w:rFonts w:cs="Calibri"/>
          <w:color w:val="000000" w:themeColor="text1"/>
        </w:rPr>
        <w:t xml:space="preserve">phase, we </w:t>
      </w:r>
      <w:r w:rsidR="2D637F96" w:rsidRPr="4E119242">
        <w:rPr>
          <w:rFonts w:cs="Calibri"/>
          <w:color w:val="000000" w:themeColor="text1"/>
        </w:rPr>
        <w:t>developed and pilot</w:t>
      </w:r>
      <w:r w:rsidR="00E97DE2">
        <w:rPr>
          <w:rFonts w:cs="Calibri"/>
          <w:color w:val="000000" w:themeColor="text1"/>
        </w:rPr>
        <w:t>-</w:t>
      </w:r>
      <w:r w:rsidR="2D637F96" w:rsidRPr="4E119242">
        <w:rPr>
          <w:rFonts w:cs="Calibri"/>
          <w:color w:val="000000" w:themeColor="text1"/>
        </w:rPr>
        <w:t xml:space="preserve">tested </w:t>
      </w:r>
      <w:r w:rsidR="007B6215">
        <w:rPr>
          <w:rFonts w:cs="Calibri"/>
          <w:color w:val="000000" w:themeColor="text1"/>
        </w:rPr>
        <w:t>a</w:t>
      </w:r>
      <w:r w:rsidR="2D637F96" w:rsidRPr="4E119242">
        <w:rPr>
          <w:rFonts w:cs="Calibri"/>
          <w:color w:val="000000" w:themeColor="text1"/>
        </w:rPr>
        <w:t xml:space="preserve"> tool </w:t>
      </w:r>
      <w:del w:id="13" w:author="fariba abbassi" w:date="2026-04-14T22:56:00Z" w16du:dateUtc="2026-04-14T20:56:00Z">
        <w:r w:rsidR="2D637F96" w:rsidRPr="4E119242" w:rsidDel="009C7A04">
          <w:rPr>
            <w:rFonts w:cs="Calibri"/>
            <w:color w:val="000000" w:themeColor="text1"/>
          </w:rPr>
          <w:delText xml:space="preserve">in </w:delText>
        </w:r>
      </w:del>
      <w:ins w:id="14" w:author="fariba abbassi" w:date="2026-04-14T22:56:00Z" w16du:dateUtc="2026-04-14T20:56:00Z">
        <w:r w:rsidR="009C7A04">
          <w:rPr>
            <w:rFonts w:cs="Calibri"/>
            <w:color w:val="000000" w:themeColor="text1"/>
          </w:rPr>
          <w:t>using</w:t>
        </w:r>
        <w:r w:rsidR="009C7A04" w:rsidRPr="4E119242">
          <w:rPr>
            <w:rFonts w:cs="Calibri"/>
            <w:color w:val="000000" w:themeColor="text1"/>
          </w:rPr>
          <w:t xml:space="preserve"> </w:t>
        </w:r>
      </w:ins>
      <w:r w:rsidR="2D637F96" w:rsidRPr="4E119242">
        <w:rPr>
          <w:rFonts w:cs="Calibri"/>
          <w:color w:val="000000" w:themeColor="text1"/>
        </w:rPr>
        <w:t xml:space="preserve">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del w:id="15" w:author="fariba abbassi" w:date="2026-04-14T22:56:00Z" w16du:dateUtc="2026-04-14T20:56:00Z">
        <w:r w:rsidR="114048A8" w:rsidRPr="4E119242" w:rsidDel="009C7A04">
          <w:rPr>
            <w:rFonts w:cs="Calibri"/>
            <w:color w:val="000000" w:themeColor="text1"/>
          </w:rPr>
          <w:delText xml:space="preserve">using </w:delText>
        </w:r>
      </w:del>
      <w:ins w:id="16" w:author="fariba abbassi" w:date="2026-04-14T22:56:00Z" w16du:dateUtc="2026-04-14T20:56:00Z">
        <w:r w:rsidR="009C7A04">
          <w:rPr>
            <w:rFonts w:cs="Calibri"/>
            <w:color w:val="000000" w:themeColor="text1"/>
          </w:rPr>
          <w:t>that used</w:t>
        </w:r>
        <w:r w:rsidR="009C7A04" w:rsidRPr="4E119242">
          <w:rPr>
            <w:rFonts w:cs="Calibri"/>
            <w:color w:val="000000" w:themeColor="text1"/>
          </w:rPr>
          <w:t xml:space="preserve"> </w:t>
        </w:r>
      </w:ins>
      <w:r w:rsidR="114048A8" w:rsidRPr="4E119242">
        <w:rPr>
          <w:rFonts w:cs="Calibri"/>
          <w:color w:val="000000" w:themeColor="text1"/>
        </w:rPr>
        <w:t>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del w:id="17" w:author="fariba abbassi" w:date="2026-04-14T22:51:00Z" w16du:dateUtc="2026-04-14T20:51:00Z">
        <w:r w:rsidR="769B55B3" w:rsidRPr="4E119242" w:rsidDel="009C7A04">
          <w:rPr>
            <w:rFonts w:cs="Calibri"/>
            <w:color w:val="000000" w:themeColor="text1"/>
          </w:rPr>
          <w:delText xml:space="preserve"> </w:delText>
        </w:r>
      </w:del>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 xml:space="preserve">applied </w:t>
      </w:r>
      <w:del w:id="18" w:author="fariba abbassi" w:date="2026-04-14T22:56:00Z" w16du:dateUtc="2026-04-14T20:56:00Z">
        <w:r w:rsidR="007B6215" w:rsidDel="009C7A04">
          <w:rPr>
            <w:rFonts w:cs="Calibri"/>
            <w:color w:val="000000" w:themeColor="text1"/>
          </w:rPr>
          <w:delText xml:space="preserve">the </w:delText>
        </w:r>
      </w:del>
      <w:ins w:id="19" w:author="fariba abbassi" w:date="2026-04-14T22:56:00Z" w16du:dateUtc="2026-04-14T20:56:00Z">
        <w:r w:rsidR="009C7A04">
          <w:rPr>
            <w:rFonts w:cs="Calibri"/>
            <w:color w:val="000000" w:themeColor="text1"/>
          </w:rPr>
          <w:t>this</w:t>
        </w:r>
        <w:r w:rsidR="009C7A04">
          <w:rPr>
            <w:rFonts w:cs="Calibri"/>
            <w:color w:val="000000" w:themeColor="text1"/>
          </w:rPr>
          <w:t xml:space="preserve"> </w:t>
        </w:r>
      </w:ins>
      <w:r w:rsidR="007B6215">
        <w:rPr>
          <w:rFonts w:cs="Calibri"/>
          <w:color w:val="000000" w:themeColor="text1"/>
        </w:rPr>
        <w:t>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 xml:space="preserve">consecutive, </w:t>
      </w:r>
      <w:commentRangeStart w:id="20"/>
      <w:r w:rsidR="18E29988" w:rsidRPr="4E119242">
        <w:rPr>
          <w:rFonts w:cs="Calibri"/>
          <w:color w:val="000000" w:themeColor="text1"/>
        </w:rPr>
        <w:t xml:space="preserve">unselected </w:t>
      </w:r>
      <w:commentRangeEnd w:id="20"/>
      <w:r w:rsidR="009C7A04" w:rsidRPr="4E119242">
        <w:rPr>
          <w:rStyle w:val="Kommentarzeichen"/>
          <w:rFonts w:cs="Calibri"/>
          <w:color w:val="000000" w:themeColor="text1"/>
          <w:sz w:val="22"/>
          <w:szCs w:val="24"/>
        </w:rPr>
        <w:commentReference w:id="20"/>
      </w:r>
      <w:r w:rsidR="18E29988" w:rsidRPr="4E119242">
        <w:rPr>
          <w:rFonts w:cs="Calibri"/>
          <w:color w:val="000000" w:themeColor="text1"/>
        </w:rPr>
        <w:t xml:space="preserve">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in 2024. </w:t>
      </w:r>
      <w:del w:id="21" w:author="fariba abbassi" w:date="2026-04-14T22:57:00Z" w16du:dateUtc="2026-04-14T20:57:00Z">
        <w:r w:rsidR="48DA8CAC" w:rsidRPr="4E119242" w:rsidDel="009C7A04">
          <w:rPr>
            <w:rFonts w:eastAsia="Arial" w:cs="Arial"/>
          </w:rPr>
          <w:delText xml:space="preserve">For </w:delText>
        </w:r>
      </w:del>
      <w:ins w:id="22" w:author="fariba abbassi" w:date="2026-04-14T22:57:00Z" w16du:dateUtc="2026-04-14T20:57:00Z">
        <w:r w:rsidR="009C7A04">
          <w:rPr>
            <w:rFonts w:eastAsia="Arial" w:cs="Arial"/>
          </w:rPr>
          <w:t>In</w:t>
        </w:r>
        <w:r w:rsidR="009C7A04" w:rsidRPr="4E119242">
          <w:rPr>
            <w:rFonts w:eastAsia="Arial" w:cs="Arial"/>
          </w:rPr>
          <w:t xml:space="preserve"> </w:t>
        </w:r>
      </w:ins>
      <w:r w:rsidR="48DA8CAC" w:rsidRPr="4E119242">
        <w:rPr>
          <w:rFonts w:eastAsia="Arial" w:cs="Arial"/>
        </w:rPr>
        <w:t>both phases, data were extracted from published articles and corresponding pre-trial documentation.</w:t>
      </w:r>
      <w:r w:rsidR="48DA8CAC" w:rsidRPr="4E119242">
        <w:rPr>
          <w:rFonts w:cs="Calibri"/>
          <w:color w:val="000000" w:themeColor="text1"/>
        </w:rPr>
        <w:t xml:space="preserve"> </w:t>
      </w:r>
      <w:r w:rsidR="6F52FF34" w:rsidRPr="4E119242">
        <w:rPr>
          <w:rFonts w:cs="Calibri"/>
          <w:color w:val="000000" w:themeColor="text1"/>
        </w:rPr>
        <w:t>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5F3B76AF" w:rsidRPr="4E119242">
        <w:rPr>
          <w:rFonts w:cs="Calibri"/>
          <w:color w:val="000000" w:themeColor="text1"/>
        </w:rPr>
        <w:t>meaningfully informing clinical practice</w:t>
      </w:r>
      <w:r w:rsidR="00792A5B">
        <w:rPr>
          <w:rFonts w:cs="Calibri"/>
          <w:color w:val="000000" w:themeColor="text1"/>
        </w:rPr>
        <w:t xml:space="preserve"> </w:t>
      </w:r>
      <w:del w:id="23" w:author="fariba abbassi" w:date="2026-04-14T22:58:00Z" w16du:dateUtc="2026-04-14T20:58:00Z">
        <w:r w:rsidR="00792A5B" w:rsidDel="009C7A04">
          <w:rPr>
            <w:rFonts w:cs="Calibri"/>
            <w:color w:val="000000" w:themeColor="text1"/>
          </w:rPr>
          <w:delText>based on</w:delText>
        </w:r>
      </w:del>
      <w:ins w:id="24" w:author="fariba abbassi" w:date="2026-04-14T22:58:00Z" w16du:dateUtc="2026-04-14T20:58:00Z">
        <w:r w:rsidR="009C7A04">
          <w:rPr>
            <w:rFonts w:cs="Calibri"/>
            <w:color w:val="000000" w:themeColor="text1"/>
          </w:rPr>
          <w:t>if it fulfilled the following criteria</w:t>
        </w:r>
      </w:ins>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ins w:id="25" w:author="fariba abbassi" w:date="2026-04-14T22:58:00Z" w16du:dateUtc="2026-04-14T20:58:00Z">
        <w:r w:rsidR="009C7A04">
          <w:rPr>
            <w:rFonts w:cs="Calibri"/>
            <w:color w:val="000000" w:themeColor="text1"/>
          </w:rPr>
          <w:t xml:space="preserve">clearly </w:t>
        </w:r>
      </w:ins>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del w:id="26" w:author="fariba abbassi" w:date="2026-04-14T22:58:00Z" w16du:dateUtc="2026-04-14T20:58:00Z">
        <w:r w:rsidR="00E459DE" w:rsidRPr="4E119242" w:rsidDel="009C7A04">
          <w:rPr>
            <w:rFonts w:eastAsia="Arial" w:cs="Arial"/>
          </w:rPr>
          <w:delText>informing</w:delText>
        </w:r>
        <w:r w:rsidR="7EB4F6F9" w:rsidRPr="4E119242" w:rsidDel="009C7A04">
          <w:rPr>
            <w:rFonts w:eastAsia="Arial" w:cs="Arial"/>
          </w:rPr>
          <w:delText xml:space="preserve"> </w:delText>
        </w:r>
      </w:del>
      <w:ins w:id="27" w:author="fariba abbassi" w:date="2026-04-14T22:58:00Z" w16du:dateUtc="2026-04-14T20:58:00Z">
        <w:r w:rsidR="009C7A04">
          <w:rPr>
            <w:rFonts w:eastAsia="Arial" w:cs="Arial"/>
          </w:rPr>
          <w:t>to inform</w:t>
        </w:r>
        <w:r w:rsidR="009C7A04" w:rsidRPr="4E119242">
          <w:rPr>
            <w:rFonts w:eastAsia="Arial" w:cs="Arial"/>
          </w:rPr>
          <w:t xml:space="preserve"> </w:t>
        </w:r>
      </w:ins>
      <w:r w:rsidR="7EB4F6F9" w:rsidRPr="4E119242">
        <w:rPr>
          <w:rFonts w:eastAsia="Arial" w:cs="Arial"/>
        </w:rPr>
        <w:t xml:space="preserve">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452400AF" w:rsidR="00D96158" w:rsidRPr="00211B95" w:rsidRDefault="00D96158" w:rsidP="004B1C6A">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w:t>
      </w:r>
      <w:del w:id="28" w:author="fariba abbassi" w:date="2026-04-14T22:59:00Z" w16du:dateUtc="2026-04-14T20:59:00Z">
        <w:r w:rsidR="00F77C6B" w:rsidDel="009C7A04">
          <w:rPr>
            <w:rFonts w:cs="Calibri"/>
            <w:color w:val="000000" w:themeColor="text1"/>
          </w:rPr>
          <w:delText xml:space="preserve">the </w:delText>
        </w:r>
      </w:del>
      <w:r w:rsidR="00F77C6B">
        <w:rPr>
          <w:rFonts w:cs="Calibri"/>
          <w:color w:val="000000" w:themeColor="text1"/>
        </w:rPr>
        <w:t xml:space="preserve">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ins w:id="29" w:author="fariba abbassi" w:date="2026-04-14T22:59:00Z" w16du:dateUtc="2026-04-14T20:59:00Z">
        <w:r w:rsidR="009C7A04">
          <w:rPr>
            <w:rFonts w:cs="Calibri"/>
            <w:color w:val="000000" w:themeColor="text1"/>
          </w:rPr>
          <w:t xml:space="preserve">In the main phase, </w:t>
        </w:r>
      </w:ins>
      <w:del w:id="30" w:author="fariba abbassi" w:date="2026-04-14T22:59:00Z" w16du:dateUtc="2026-04-14T20:59:00Z">
        <w:r w:rsidR="6518F81A" w:rsidRPr="4E119242" w:rsidDel="009C7A04">
          <w:rPr>
            <w:rFonts w:cs="Calibri"/>
            <w:color w:val="000000" w:themeColor="text1"/>
          </w:rPr>
          <w:delText>O</w:delText>
        </w:r>
      </w:del>
      <w:ins w:id="31" w:author="fariba abbassi" w:date="2026-04-14T22:59:00Z" w16du:dateUtc="2026-04-14T20:59:00Z">
        <w:r w:rsidR="009C7A04">
          <w:rPr>
            <w:rFonts w:cs="Calibri"/>
            <w:color w:val="000000" w:themeColor="text1"/>
          </w:rPr>
          <w:t>o</w:t>
        </w:r>
      </w:ins>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w:t>
      </w:r>
      <w:del w:id="32" w:author="fariba abbassi" w:date="2026-04-14T22:59:00Z" w16du:dateUtc="2026-04-14T20:59:00Z">
        <w:r w:rsidR="3ABC56E9" w:rsidRPr="4E119242" w:rsidDel="009C7A04">
          <w:rPr>
            <w:rFonts w:cs="Calibri"/>
            <w:color w:val="000000" w:themeColor="text1"/>
          </w:rPr>
          <w:delText xml:space="preserve">in the main phase </w:delText>
        </w:r>
      </w:del>
      <w:r w:rsidR="003475AE" w:rsidRPr="4E119242">
        <w:rPr>
          <w:rFonts w:cs="Calibri"/>
          <w:color w:val="000000" w:themeColor="text1"/>
        </w:rPr>
        <w:t xml:space="preserve">fulfilled </w:t>
      </w:r>
      <w:ins w:id="33" w:author="fariba abbassi" w:date="2026-04-14T22:59:00Z" w16du:dateUtc="2026-04-14T20:59:00Z">
        <w:r w:rsidR="009C7A04">
          <w:rPr>
            <w:rFonts w:cs="Calibri"/>
            <w:color w:val="000000" w:themeColor="text1"/>
          </w:rPr>
          <w:t xml:space="preserve">all </w:t>
        </w:r>
      </w:ins>
      <w:r w:rsidR="4B77A4C4" w:rsidRPr="4E119242">
        <w:rPr>
          <w:rFonts w:cs="Calibri"/>
          <w:color w:val="000000" w:themeColor="text1"/>
        </w:rPr>
        <w:t>criteria</w:t>
      </w:r>
      <w:r w:rsidR="3F3B5C9B" w:rsidRPr="4E119242">
        <w:rPr>
          <w:rFonts w:cs="Calibri"/>
          <w:color w:val="000000" w:themeColor="text1"/>
        </w:rPr>
        <w:t xml:space="preserve"> </w:t>
      </w:r>
      <w:del w:id="34" w:author="fariba abbassi" w:date="2026-04-14T22:59:00Z" w16du:dateUtc="2026-04-14T20:59:00Z">
        <w:r w:rsidR="3C2D90A7" w:rsidRPr="4E119242" w:rsidDel="009C7A04">
          <w:rPr>
            <w:rFonts w:cs="Calibri"/>
            <w:color w:val="000000" w:themeColor="text1"/>
          </w:rPr>
          <w:delText xml:space="preserve">to </w:delText>
        </w:r>
      </w:del>
      <w:ins w:id="35" w:author="fariba abbassi" w:date="2026-04-14T22:59:00Z" w16du:dateUtc="2026-04-14T20:59:00Z">
        <w:r w:rsidR="009C7A04">
          <w:rPr>
            <w:rFonts w:cs="Calibri"/>
            <w:color w:val="000000" w:themeColor="text1"/>
          </w:rPr>
          <w:t>for</w:t>
        </w:r>
        <w:r w:rsidR="009C7A04" w:rsidRPr="4E119242">
          <w:rPr>
            <w:rFonts w:cs="Calibri"/>
            <w:color w:val="000000" w:themeColor="text1"/>
          </w:rPr>
          <w:t xml:space="preserve"> </w:t>
        </w:r>
      </w:ins>
      <w:r w:rsidR="3F3B5C9B" w:rsidRPr="4E119242">
        <w:rPr>
          <w:rFonts w:cs="Calibri"/>
          <w:color w:val="000000" w:themeColor="text1"/>
        </w:rPr>
        <w:t>meaningfully informing clinical practice</w:t>
      </w:r>
      <w:r w:rsidR="4B77A4C4" w:rsidRPr="4E119242">
        <w:rPr>
          <w:rFonts w:cs="Calibri"/>
          <w:color w:val="000000" w:themeColor="text1"/>
        </w:rPr>
        <w:t>.</w:t>
      </w:r>
      <w:r w:rsidR="003475AE" w:rsidRPr="4E119242">
        <w:rPr>
          <w:rFonts w:cs="Calibri"/>
          <w:color w:val="000000" w:themeColor="text1"/>
        </w:rPr>
        <w:t xml:space="preserve"> </w:t>
      </w:r>
      <w:ins w:id="36" w:author="fariba abbassi" w:date="2026-04-14T22:59:00Z" w16du:dateUtc="2026-04-14T20:59:00Z">
        <w:r w:rsidR="009C7A04">
          <w:rPr>
            <w:rFonts w:cs="Calibri"/>
            <w:color w:val="000000" w:themeColor="text1"/>
          </w:rPr>
          <w:t xml:space="preserve">The </w:t>
        </w:r>
      </w:ins>
      <w:del w:id="37" w:author="fariba abbassi" w:date="2026-04-14T22:54:00Z" w16du:dateUtc="2026-04-14T20:54:00Z">
        <w:r w:rsidR="00792A5B" w:rsidDel="009C7A04">
          <w:rPr>
            <w:rFonts w:cs="Calibri"/>
            <w:color w:val="000000" w:themeColor="text1"/>
          </w:rPr>
          <w:delText>M</w:delText>
        </w:r>
        <w:r w:rsidR="003475AE" w:rsidRPr="4E119242" w:rsidDel="009C7A04">
          <w:rPr>
            <w:rFonts w:cs="Calibri"/>
            <w:color w:val="000000" w:themeColor="text1"/>
          </w:rPr>
          <w:delText xml:space="preserve">ost </w:delText>
        </w:r>
      </w:del>
      <w:ins w:id="38" w:author="fariba abbassi" w:date="2026-04-14T22:59:00Z" w16du:dateUtc="2026-04-14T20:59:00Z">
        <w:r w:rsidR="009C7A04">
          <w:rPr>
            <w:rFonts w:cs="Calibri"/>
            <w:color w:val="000000" w:themeColor="text1"/>
          </w:rPr>
          <w:t>m</w:t>
        </w:r>
      </w:ins>
      <w:ins w:id="39" w:author="fariba abbassi" w:date="2026-04-14T22:54:00Z" w16du:dateUtc="2026-04-14T20:54:00Z">
        <w:r w:rsidR="009C7A04">
          <w:rPr>
            <w:rFonts w:cs="Calibri"/>
            <w:color w:val="000000" w:themeColor="text1"/>
          </w:rPr>
          <w:t>ost common</w:t>
        </w:r>
        <w:r w:rsidR="009C7A04" w:rsidRPr="4E119242">
          <w:rPr>
            <w:rFonts w:cs="Calibri"/>
            <w:color w:val="000000" w:themeColor="text1"/>
          </w:rPr>
          <w:t xml:space="preserve"> </w:t>
        </w:r>
      </w:ins>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w:t>
      </w:r>
      <w:ins w:id="40" w:author="fariba abbassi" w:date="2026-04-14T23:00:00Z" w16du:dateUtc="2026-04-14T21:00:00Z">
        <w:r w:rsidR="009C7A04">
          <w:rPr>
            <w:rFonts w:cs="Calibri"/>
            <w:color w:val="000000" w:themeColor="text1"/>
          </w:rPr>
          <w:t xml:space="preserve">considering </w:t>
        </w:r>
      </w:ins>
      <w:r w:rsidR="00E839E4" w:rsidRPr="4E119242">
        <w:rPr>
          <w:rFonts w:cs="Calibri"/>
          <w:color w:val="000000" w:themeColor="text1"/>
        </w:rPr>
        <w:t xml:space="preserve">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del w:id="41" w:author="fariba abbassi" w:date="2026-04-14T23:01:00Z" w16du:dateUtc="2026-04-14T21:01:00Z">
        <w:r w:rsidR="1F954F77" w:rsidRPr="4E119242" w:rsidDel="009C7A04">
          <w:rPr>
            <w:rFonts w:eastAsia="Arial" w:cs="Arial"/>
          </w:rPr>
          <w:delText xml:space="preserve">Discordances </w:delText>
        </w:r>
      </w:del>
      <w:ins w:id="42" w:author="fariba abbassi" w:date="2026-04-14T23:01:00Z" w16du:dateUtc="2026-04-14T21:01:00Z">
        <w:r w:rsidR="009C7A04">
          <w:rPr>
            <w:rFonts w:eastAsia="Arial" w:cs="Arial"/>
          </w:rPr>
          <w:t>Discrepancies</w:t>
        </w:r>
        <w:r w:rsidR="009C7A04" w:rsidRPr="4E119242">
          <w:rPr>
            <w:rFonts w:eastAsia="Arial" w:cs="Arial"/>
          </w:rPr>
          <w:t xml:space="preserve"> </w:t>
        </w:r>
      </w:ins>
      <w:r w:rsidR="1F954F77" w:rsidRPr="4E119242">
        <w:rPr>
          <w:rFonts w:eastAsia="Arial" w:cs="Arial"/>
        </w:rPr>
        <w:t xml:space="preserve">between pre-trial documents and final publications </w:t>
      </w:r>
      <w:r w:rsidR="00792A5B">
        <w:rPr>
          <w:rFonts w:eastAsia="Arial" w:cs="Arial"/>
        </w:rPr>
        <w:t>mainly</w:t>
      </w:r>
      <w:r w:rsidR="00792A5B" w:rsidRPr="4E119242">
        <w:rPr>
          <w:rFonts w:eastAsia="Arial" w:cs="Arial"/>
        </w:rPr>
        <w:t xml:space="preserve"> </w:t>
      </w:r>
      <w:del w:id="43" w:author="fariba abbassi" w:date="2026-04-14T23:01:00Z" w16du:dateUtc="2026-04-14T21:01:00Z">
        <w:r w:rsidR="1F954F77" w:rsidRPr="4E119242" w:rsidDel="009C7A04">
          <w:rPr>
            <w:rFonts w:eastAsia="Arial" w:cs="Arial"/>
          </w:rPr>
          <w:delText xml:space="preserve">involved </w:delText>
        </w:r>
      </w:del>
      <w:ins w:id="44" w:author="fariba abbassi" w:date="2026-04-14T23:01:00Z" w16du:dateUtc="2026-04-14T21:01:00Z">
        <w:r w:rsidR="009C7A04">
          <w:rPr>
            <w:rFonts w:eastAsia="Arial" w:cs="Arial"/>
          </w:rPr>
          <w:t>concerned</w:t>
        </w:r>
        <w:r w:rsidR="009C7A04" w:rsidRPr="4E119242">
          <w:rPr>
            <w:rFonts w:eastAsia="Arial" w:cs="Arial"/>
          </w:rPr>
          <w:t xml:space="preserve"> </w:t>
        </w:r>
      </w:ins>
      <w:r w:rsidR="1F954F77" w:rsidRPr="4E119242">
        <w:rPr>
          <w:rFonts w:eastAsia="Arial" w:cs="Arial"/>
        </w:rPr>
        <w:t>primary endpoints.</w:t>
      </w:r>
    </w:p>
    <w:p w14:paraId="59AFACE6" w14:textId="379FF327" w:rsidR="009C7A04" w:rsidRDefault="5A951BE3" w:rsidP="4E119242">
      <w:pPr>
        <w:spacing w:before="0" w:after="0" w:line="480" w:lineRule="auto"/>
        <w:rPr>
          <w:ins w:id="45" w:author="fariba abbassi" w:date="2026-04-14T23:03:00Z" w16du:dateUtc="2026-04-14T21:03:00Z"/>
          <w:rFonts w:cs="Calibri"/>
          <w:b/>
          <w:bCs/>
          <w:i/>
          <w:iCs/>
          <w:color w:val="000000" w:themeColor="text1"/>
          <w:highlight w:val="yellow"/>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w:t>
      </w:r>
      <w:ins w:id="46" w:author="fariba abbassi" w:date="2026-04-14T22:54:00Z" w16du:dateUtc="2026-04-14T20:54:00Z">
        <w:r w:rsidR="009C7A04">
          <w:rPr>
            <w:rFonts w:cs="Calibri"/>
            <w:b/>
            <w:bCs/>
            <w:i/>
            <w:iCs/>
            <w:color w:val="000000" w:themeColor="text1"/>
            <w:highlight w:val="yellow"/>
          </w:rPr>
          <w:t xml:space="preserve">the </w:t>
        </w:r>
      </w:ins>
      <w:r w:rsidR="781BAAA6" w:rsidRPr="4E119242">
        <w:rPr>
          <w:rFonts w:cs="Calibri"/>
          <w:b/>
          <w:bCs/>
          <w:i/>
          <w:iCs/>
          <w:color w:val="000000" w:themeColor="text1"/>
          <w:highlight w:val="yellow"/>
        </w:rPr>
        <w:t xml:space="preserve">potential </w:t>
      </w:r>
      <w:ins w:id="47" w:author="fariba abbassi" w:date="2026-04-14T23:01:00Z" w16du:dateUtc="2026-04-14T21:01:00Z">
        <w:r w:rsidR="009C7A04">
          <w:rPr>
            <w:rFonts w:cs="Calibri"/>
            <w:b/>
            <w:bCs/>
            <w:i/>
            <w:iCs/>
            <w:color w:val="000000" w:themeColor="text1"/>
            <w:highlight w:val="yellow"/>
          </w:rPr>
          <w:t xml:space="preserve">of surgical RCTs </w:t>
        </w:r>
      </w:ins>
      <w:r w:rsidR="781BAAA6" w:rsidRPr="4E119242">
        <w:rPr>
          <w:rFonts w:cs="Calibri"/>
          <w:b/>
          <w:bCs/>
          <w:i/>
          <w:iCs/>
          <w:color w:val="000000" w:themeColor="text1"/>
          <w:highlight w:val="yellow"/>
        </w:rPr>
        <w:t>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ins w:id="48" w:author="fariba abbassi" w:date="2026-04-14T23:02:00Z" w16du:dateUtc="2026-04-14T21:02:00Z">
        <w:r w:rsidR="009C7A04">
          <w:rPr>
            <w:rFonts w:cs="Calibri"/>
            <w:b/>
            <w:bCs/>
            <w:i/>
            <w:iCs/>
            <w:color w:val="000000" w:themeColor="text1"/>
            <w:highlight w:val="yellow"/>
          </w:rPr>
          <w:t xml:space="preserve"> assessing </w:t>
        </w:r>
      </w:ins>
      <w:del w:id="49" w:author="fariba abbassi" w:date="2026-04-14T23:02:00Z" w16du:dateUtc="2026-04-14T21:02:00Z">
        <w:r w:rsidR="54C48071" w:rsidRPr="4E119242" w:rsidDel="009C7A04">
          <w:rPr>
            <w:rFonts w:cs="Calibri"/>
            <w:b/>
            <w:bCs/>
            <w:i/>
            <w:iCs/>
            <w:color w:val="000000" w:themeColor="text1"/>
            <w:highlight w:val="yellow"/>
          </w:rPr>
          <w:delText xml:space="preserve"> </w:delText>
        </w:r>
      </w:del>
      <w:r w:rsidR="54C48071" w:rsidRPr="4E119242">
        <w:rPr>
          <w:rFonts w:cs="Calibri"/>
          <w:b/>
          <w:bCs/>
          <w:i/>
          <w:iCs/>
          <w:color w:val="000000" w:themeColor="text1"/>
          <w:highlight w:val="yellow"/>
        </w:rPr>
        <w:t xml:space="preserve">risk of bias and </w:t>
      </w:r>
      <w:r w:rsidR="00C71A34">
        <w:rPr>
          <w:rFonts w:cs="Calibri"/>
          <w:b/>
          <w:bCs/>
          <w:i/>
          <w:iCs/>
          <w:color w:val="000000" w:themeColor="text1"/>
          <w:highlight w:val="yellow"/>
        </w:rPr>
        <w:lastRenderedPageBreak/>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w:t>
      </w:r>
      <w:del w:id="50" w:author="fariba abbassi" w:date="2026-04-14T23:02:00Z" w16du:dateUtc="2026-04-14T21:02:00Z">
        <w:r w:rsidR="00424702" w:rsidRPr="4E119242" w:rsidDel="009C7A04">
          <w:rPr>
            <w:rFonts w:cs="Calibri"/>
            <w:b/>
            <w:bCs/>
            <w:i/>
            <w:iCs/>
            <w:color w:val="000000" w:themeColor="text1"/>
            <w:highlight w:val="yellow"/>
          </w:rPr>
          <w:delText xml:space="preserve">results </w:delText>
        </w:r>
      </w:del>
      <w:ins w:id="51" w:author="fariba abbassi" w:date="2026-04-14T23:02:00Z" w16du:dateUtc="2026-04-14T21:02:00Z">
        <w:r w:rsidR="009C7A04">
          <w:rPr>
            <w:rFonts w:cs="Calibri"/>
            <w:b/>
            <w:bCs/>
            <w:i/>
            <w:iCs/>
            <w:color w:val="000000" w:themeColor="text1"/>
            <w:highlight w:val="yellow"/>
          </w:rPr>
          <w:t>findings</w:t>
        </w:r>
        <w:r w:rsidR="009C7A04" w:rsidRPr="4E119242">
          <w:rPr>
            <w:rFonts w:cs="Calibri"/>
            <w:b/>
            <w:bCs/>
            <w:i/>
            <w:iCs/>
            <w:color w:val="000000" w:themeColor="text1"/>
            <w:highlight w:val="yellow"/>
          </w:rPr>
          <w:t xml:space="preserve"> </w:t>
        </w:r>
      </w:ins>
      <w:del w:id="52" w:author="fariba abbassi" w:date="2026-04-14T23:02:00Z" w16du:dateUtc="2026-04-14T21:02:00Z">
        <w:r w:rsidR="00424702" w:rsidRPr="4E119242" w:rsidDel="009C7A04">
          <w:rPr>
            <w:rFonts w:cs="Calibri"/>
            <w:b/>
            <w:bCs/>
            <w:i/>
            <w:iCs/>
            <w:color w:val="000000" w:themeColor="text1"/>
            <w:highlight w:val="yellow"/>
          </w:rPr>
          <w:delText xml:space="preserve">suggest </w:delText>
        </w:r>
      </w:del>
      <w:ins w:id="53" w:author="fariba abbassi" w:date="2026-04-14T23:02:00Z" w16du:dateUtc="2026-04-14T21:02:00Z">
        <w:r w:rsidR="009C7A04">
          <w:rPr>
            <w:rFonts w:cs="Calibri"/>
            <w:b/>
            <w:bCs/>
            <w:i/>
            <w:iCs/>
            <w:color w:val="000000" w:themeColor="text1"/>
            <w:highlight w:val="yellow"/>
          </w:rPr>
          <w:t>raise</w:t>
        </w:r>
        <w:r w:rsidR="009C7A04" w:rsidRPr="4E119242">
          <w:rPr>
            <w:rFonts w:cs="Calibri"/>
            <w:b/>
            <w:bCs/>
            <w:i/>
            <w:iCs/>
            <w:color w:val="000000" w:themeColor="text1"/>
            <w:highlight w:val="yellow"/>
          </w:rPr>
          <w:t xml:space="preserve"> </w:t>
        </w:r>
      </w:ins>
      <w:r w:rsidR="00424702" w:rsidRPr="4E119242">
        <w:rPr>
          <w:rFonts w:cs="Calibri"/>
          <w:b/>
          <w:bCs/>
          <w:i/>
          <w:iCs/>
          <w:color w:val="000000" w:themeColor="text1"/>
          <w:highlight w:val="yellow"/>
        </w:rPr>
        <w:t xml:space="preserve">concerns </w:t>
      </w:r>
      <w:del w:id="54" w:author="fariba abbassi" w:date="2026-04-14T23:02:00Z" w16du:dateUtc="2026-04-14T21:02:00Z">
        <w:r w:rsidR="00C71A34" w:rsidDel="009C7A04">
          <w:rPr>
            <w:rFonts w:cs="Calibri"/>
            <w:b/>
            <w:bCs/>
            <w:i/>
            <w:iCs/>
            <w:color w:val="000000" w:themeColor="text1"/>
            <w:highlight w:val="yellow"/>
          </w:rPr>
          <w:delText>about</w:delText>
        </w:r>
        <w:r w:rsidR="00C71A34" w:rsidRPr="4E119242" w:rsidDel="009C7A04">
          <w:rPr>
            <w:rFonts w:cs="Calibri"/>
            <w:b/>
            <w:bCs/>
            <w:i/>
            <w:iCs/>
            <w:color w:val="000000" w:themeColor="text1"/>
            <w:highlight w:val="yellow"/>
          </w:rPr>
          <w:delText xml:space="preserve"> </w:delText>
        </w:r>
      </w:del>
      <w:ins w:id="55" w:author="fariba abbassi" w:date="2026-04-14T23:02:00Z" w16du:dateUtc="2026-04-14T21:02:00Z">
        <w:r w:rsidR="009C7A04">
          <w:rPr>
            <w:rFonts w:cs="Calibri"/>
            <w:b/>
            <w:bCs/>
            <w:i/>
            <w:iCs/>
            <w:color w:val="000000" w:themeColor="text1"/>
            <w:highlight w:val="yellow"/>
          </w:rPr>
          <w:t>regarding the ability of</w:t>
        </w:r>
        <w:r w:rsidR="009C7A04" w:rsidRPr="4E119242">
          <w:rPr>
            <w:rFonts w:cs="Calibri"/>
            <w:b/>
            <w:bCs/>
            <w:i/>
            <w:iCs/>
            <w:color w:val="000000" w:themeColor="text1"/>
            <w:highlight w:val="yellow"/>
          </w:rPr>
          <w:t xml:space="preserve"> </w:t>
        </w:r>
      </w:ins>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w:t>
      </w:r>
      <w:ins w:id="56" w:author="fariba abbassi" w:date="2026-04-14T23:02:00Z" w16du:dateUtc="2026-04-14T21:02:00Z">
        <w:r w:rsidR="009C7A04">
          <w:rPr>
            <w:rFonts w:cs="Calibri"/>
            <w:b/>
            <w:bCs/>
            <w:i/>
            <w:iCs/>
            <w:color w:val="000000" w:themeColor="text1"/>
            <w:highlight w:val="yellow"/>
          </w:rPr>
          <w:t>s to meaningfully</w:t>
        </w:r>
      </w:ins>
      <w:del w:id="57" w:author="fariba abbassi" w:date="2026-04-14T23:02:00Z" w16du:dateUtc="2026-04-14T21:02:00Z">
        <w:r w:rsidR="436EFB0D" w:rsidRPr="4E119242" w:rsidDel="009C7A04">
          <w:rPr>
            <w:rFonts w:cs="Calibri"/>
            <w:b/>
            <w:bCs/>
            <w:i/>
            <w:iCs/>
            <w:color w:val="000000" w:themeColor="text1"/>
            <w:highlight w:val="yellow"/>
          </w:rPr>
          <w:delText>s</w:delText>
        </w:r>
        <w:r w:rsidR="00C71A34" w:rsidDel="009C7A04">
          <w:rPr>
            <w:rFonts w:cs="Calibri"/>
            <w:b/>
            <w:bCs/>
            <w:i/>
            <w:iCs/>
            <w:color w:val="000000" w:themeColor="text1"/>
            <w:highlight w:val="yellow"/>
          </w:rPr>
          <w:delText>’ ability</w:delText>
        </w:r>
        <w:r w:rsidR="00324C75" w:rsidRPr="4E119242" w:rsidDel="009C7A04">
          <w:rPr>
            <w:rFonts w:cs="Calibri"/>
            <w:b/>
            <w:bCs/>
            <w:i/>
            <w:iCs/>
            <w:color w:val="000000" w:themeColor="text1"/>
            <w:highlight w:val="yellow"/>
          </w:rPr>
          <w:delText xml:space="preserve"> to</w:delText>
        </w:r>
      </w:del>
      <w:r w:rsidR="00324C75" w:rsidRPr="4E119242">
        <w:rPr>
          <w:rFonts w:cs="Calibri"/>
          <w:b/>
          <w:bCs/>
          <w:i/>
          <w:iCs/>
          <w:color w:val="000000" w:themeColor="text1"/>
          <w:highlight w:val="yellow"/>
        </w:rPr>
        <w:t xml:space="preserve"> inform clinical decision-making</w:t>
      </w:r>
      <w:r w:rsidR="00424702" w:rsidRPr="4E119242">
        <w:rPr>
          <w:rFonts w:cs="Calibri"/>
          <w:b/>
          <w:bCs/>
          <w:i/>
          <w:iCs/>
          <w:color w:val="000000" w:themeColor="text1"/>
          <w:highlight w:val="yellow"/>
        </w:rPr>
        <w:t>.</w:t>
      </w:r>
      <w:commentRangeEnd w:id="8"/>
      <w:r w:rsidR="00C71A34">
        <w:rPr>
          <w:rStyle w:val="Kommentarzeichen"/>
          <w:rFonts w:cs="Calibri"/>
          <w:b/>
          <w:bCs/>
          <w:i/>
          <w:iCs/>
          <w:color w:val="000000" w:themeColor="text1"/>
          <w:sz w:val="22"/>
          <w:szCs w:val="24"/>
          <w:highlight w:val="yellow"/>
        </w:rPr>
        <w:commentReference w:id="8"/>
      </w:r>
    </w:p>
    <w:p w14:paraId="0E3FEFB8" w14:textId="77777777" w:rsidR="009C7A04" w:rsidRDefault="009C7A04">
      <w:pPr>
        <w:spacing w:before="0" w:after="160" w:line="278" w:lineRule="auto"/>
        <w:rPr>
          <w:ins w:id="58" w:author="fariba abbassi" w:date="2026-04-14T23:03:00Z" w16du:dateUtc="2026-04-14T21:03:00Z"/>
          <w:rFonts w:cs="Calibri"/>
          <w:b/>
          <w:bCs/>
          <w:i/>
          <w:iCs/>
          <w:color w:val="000000" w:themeColor="text1"/>
          <w:highlight w:val="yellow"/>
        </w:rPr>
      </w:pPr>
      <w:ins w:id="59" w:author="fariba abbassi" w:date="2026-04-14T23:03:00Z" w16du:dateUtc="2026-04-14T21:03:00Z">
        <w:r>
          <w:rPr>
            <w:rFonts w:cs="Calibri"/>
            <w:b/>
            <w:bCs/>
            <w:i/>
            <w:iCs/>
            <w:color w:val="000000" w:themeColor="text1"/>
            <w:highlight w:val="yellow"/>
          </w:rPr>
          <w:br w:type="page"/>
        </w:r>
      </w:ins>
    </w:p>
    <w:p w14:paraId="757C2B8F" w14:textId="45DC236F" w:rsidR="00D7190A" w:rsidRPr="00424702" w:rsidDel="009C7A04" w:rsidRDefault="00D7190A" w:rsidP="4E119242">
      <w:pPr>
        <w:spacing w:before="0" w:after="0" w:line="480" w:lineRule="auto"/>
        <w:rPr>
          <w:del w:id="60" w:author="fariba abbassi" w:date="2026-04-14T23:03:00Z" w16du:dateUtc="2026-04-14T21:03:00Z"/>
          <w:rFonts w:cs="Calibri"/>
          <w:b/>
          <w:bCs/>
          <w:i/>
          <w:iCs/>
          <w:color w:val="000000" w:themeColor="text1"/>
        </w:rPr>
      </w:pPr>
    </w:p>
    <w:p w14:paraId="21AB7F0E" w14:textId="56D8A8C1" w:rsidR="00203336" w:rsidRPr="004B1C6A" w:rsidRDefault="00203336" w:rsidP="00BB5783">
      <w:pPr>
        <w:pStyle w:val="Titre11"/>
        <w:rPr>
          <w:lang w:val="en-US"/>
        </w:rPr>
      </w:pPr>
      <w:r w:rsidRPr="004B1C6A">
        <w:rPr>
          <w:lang w:val="en-US"/>
        </w:rPr>
        <w:t>INTRODUCTION</w:t>
      </w:r>
      <w:bookmarkEnd w:id="7"/>
    </w:p>
    <w:p w14:paraId="6C612A0D" w14:textId="77777777" w:rsidR="00531D12" w:rsidRDefault="00626B74" w:rsidP="4E119242">
      <w:pPr>
        <w:spacing w:line="480" w:lineRule="auto"/>
        <w:rPr>
          <w:rFonts w:eastAsia="Times New Roman" w:cs="Calibri"/>
          <w:color w:val="000000" w:themeColor="text1"/>
          <w:lang w:eastAsia="de-D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7052A300">
        <w:rPr>
          <w:rFonts w:cs="Calibri"/>
          <w:color w:val="000000" w:themeColor="text1"/>
        </w:rPr>
        <w:t>Previous research showed that, as in other clinical areas, a substantial proportion of surgical RCTs are at increased r</w:t>
      </w:r>
      <w:r w:rsidR="654A76D3" w:rsidRPr="4E119242">
        <w:rPr>
          <w:rFonts w:eastAsia="Times New Roman" w:cs="Calibri"/>
          <w:color w:val="000000" w:themeColor="text1"/>
          <w:lang w:eastAsia="de-DE"/>
        </w:rPr>
        <w:t xml:space="preserve">isk of bias and limited quality of </w:t>
      </w:r>
      <w:commentRangeStart w:id="61"/>
      <w:r w:rsidR="654A76D3" w:rsidRPr="4E119242">
        <w:rPr>
          <w:rFonts w:eastAsia="Times New Roman" w:cs="Calibri"/>
          <w:color w:val="000000" w:themeColor="text1"/>
          <w:lang w:eastAsia="de-DE"/>
        </w:rPr>
        <w:t>reportin</w:t>
      </w:r>
      <w:r w:rsidR="00EA30F9">
        <w:rPr>
          <w:rFonts w:eastAsia="Times New Roman" w:cs="Calibri"/>
          <w:color w:val="000000" w:themeColor="text1"/>
          <w:lang w:eastAsia="de-DE"/>
        </w:rPr>
        <w:t>g</w:t>
      </w:r>
      <w:r w:rsidR="00EA30F9">
        <w:rPr>
          <w:rFonts w:eastAsia="Times New Roman" w:cs="Calibri"/>
          <w:color w:val="000000" w:themeColor="text1"/>
          <w:lang w:eastAsia="de-DE"/>
        </w:rPr>
        <w:fldChar w:fldCharType="begin"/>
      </w:r>
      <w:r w:rsidR="00233F4D">
        <w:rPr>
          <w:rFonts w:eastAsia="Times New Roman" w:cs="Calibri"/>
          <w:color w:val="000000" w:themeColor="text1"/>
          <w:lang w:eastAsia="de-DE"/>
        </w:rPr>
        <w:instrText xml:space="preserve"> ADDIN ZOTERO_ITEM CSL_CITATION {"citationID":"VzwFWwZv","properties":{"unsorted":false,"formattedCitation":"\\super 1\\uc0\\u8211{}5\\nosupersub{}","plainCitation":"1–5","noteIndex":0},"citationItems":[{"id":229197,"uris":["http://zotero.org/users/6583603/items/EVYAX43Z"],"itemData":{"id":229197,"type":"article-journal","abstract":"OBJECTIVE: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EA30F9">
        <w:rPr>
          <w:rFonts w:eastAsia="Times New Roman" w:cs="Calibri"/>
          <w:color w:val="000000" w:themeColor="text1"/>
          <w:lang w:eastAsia="de-DE"/>
        </w:rPr>
        <w:fldChar w:fldCharType="separate"/>
      </w:r>
      <w:r w:rsidR="00233F4D" w:rsidRPr="00233F4D">
        <w:rPr>
          <w:rFonts w:cs="Arial"/>
          <w:color w:val="000000"/>
          <w:kern w:val="0"/>
          <w:vertAlign w:val="superscript"/>
        </w:rPr>
        <w:t>1–5</w:t>
      </w:r>
      <w:r w:rsidR="00EA30F9">
        <w:rPr>
          <w:rFonts w:eastAsia="Times New Roman" w:cs="Calibri"/>
          <w:color w:val="000000" w:themeColor="text1"/>
          <w:lang w:eastAsia="de-DE"/>
        </w:rPr>
        <w:fldChar w:fldCharType="end"/>
      </w:r>
      <w:r w:rsidR="00531D12">
        <w:rPr>
          <w:rFonts w:eastAsia="Times New Roman" w:cs="Calibri"/>
          <w:color w:val="000000" w:themeColor="text1"/>
          <w:lang w:eastAsia="de-DE"/>
        </w:rPr>
        <w:t>.</w:t>
      </w:r>
      <w:commentRangeEnd w:id="61"/>
      <w:r w:rsidR="0056089C">
        <w:rPr>
          <w:rStyle w:val="Kommentarzeichen"/>
          <w:rFonts w:eastAsia="Times New Roman" w:cs="Calibri"/>
          <w:color w:val="000000" w:themeColor="text1"/>
          <w:sz w:val="22"/>
          <w:szCs w:val="24"/>
          <w:lang w:eastAsia="de-DE"/>
        </w:rPr>
        <w:commentReference w:id="61"/>
      </w:r>
    </w:p>
    <w:p w14:paraId="0EDB53AB" w14:textId="22D54FBF" w:rsidR="00626B74" w:rsidRPr="00F32460" w:rsidRDefault="00FE6B7C" w:rsidP="4E119242">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1D4EA403"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233F4D">
        <w:rPr>
          <w:rFonts w:eastAsia="Times New Roman" w:cs="Calibri"/>
          <w:color w:val="000000" w:themeColor="text1"/>
          <w:kern w:val="0"/>
          <w:lang w:eastAsia="de-DE"/>
          <w14:ligatures w14:val="none"/>
        </w:rPr>
        <w:instrText xml:space="preserve"> ADDIN ZOTERO_ITEM CSL_CITATION {"citationID":"UnyEgsoR","properties":{"formattedCitation":"\\super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233F4D" w:rsidRPr="00233F4D">
        <w:rPr>
          <w:rFonts w:cs="Arial"/>
          <w:color w:val="000000"/>
          <w:kern w:val="0"/>
          <w:vertAlign w:val="superscript"/>
        </w:rPr>
        <w:t>6</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C43EB2" w:rsidRDefault="5888DFB7" w:rsidP="0010610F">
      <w:pPr>
        <w:spacing w:line="480" w:lineRule="auto"/>
        <w:rPr>
          <w:rFonts w:eastAsiaTheme="majorEastAsia" w:cs="Calibri"/>
          <w:color w:val="000000" w:themeColor="text1"/>
          <w:kern w:val="0"/>
          <w14:ligatures w14:val="none"/>
        </w:rPr>
      </w:pPr>
      <w:r w:rsidRPr="7052A300">
        <w:rPr>
          <w:rFonts w:eastAsia="Times New Roman" w:cs="Calibri"/>
          <w:color w:val="000000" w:themeColor="text1"/>
          <w:kern w:val="0"/>
          <w:lang w:eastAsia="de-DE"/>
          <w14:ligatures w14:val="none"/>
        </w:rPr>
        <w:t>Risk of bias and quality of reporting of surgical trials have been assessed previousl</w:t>
      </w:r>
      <w:r w:rsidR="00531D12">
        <w:rPr>
          <w:rFonts w:eastAsia="Times New Roman" w:cs="Calibri"/>
          <w:color w:val="000000" w:themeColor="text1"/>
          <w:kern w:val="0"/>
          <w:lang w:eastAsia="de-DE"/>
          <w14:ligatures w14:val="none"/>
        </w:rPr>
        <w:t>y</w:t>
      </w:r>
      <w:r w:rsidR="00531D12">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2–5</w:t>
      </w:r>
      <w:r w:rsidR="00531D12">
        <w:rPr>
          <w:rFonts w:eastAsia="Times New Roman" w:cs="Calibri"/>
          <w:color w:val="000000" w:themeColor="text1"/>
          <w:kern w:val="0"/>
          <w:lang w:eastAsia="de-DE"/>
          <w14:ligatures w14:val="none"/>
        </w:rPr>
        <w:fldChar w:fldCharType="end"/>
      </w:r>
      <w:r w:rsidR="00531D12">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and to apply it to a representative sample of contemporary surgical RCTs</w:t>
      </w:r>
      <w:r w:rsidR="63B5A265" w:rsidRPr="7052A300">
        <w:rPr>
          <w:rFonts w:eastAsia="Times New Roman" w:cs="Calibri"/>
          <w:color w:val="000000" w:themeColor="text1"/>
          <w:kern w:val="0"/>
          <w:lang w:eastAsia="de-DE"/>
          <w14:ligatures w14:val="none"/>
        </w:rPr>
        <w:t>.</w:t>
      </w:r>
    </w:p>
    <w:p w14:paraId="2DC07D69" w14:textId="26937A5B" w:rsidR="00203336" w:rsidRPr="00BB4931" w:rsidRDefault="00203336" w:rsidP="00BB5783">
      <w:pPr>
        <w:pStyle w:val="Titre11"/>
        <w:rPr>
          <w:rFonts w:ascii="Arial" w:hAnsi="Arial"/>
          <w:lang w:val="en-US"/>
        </w:rPr>
      </w:pPr>
      <w:r w:rsidRPr="00BB4931">
        <w:rPr>
          <w:lang w:val="en-US"/>
        </w:rPr>
        <w:lastRenderedPageBreak/>
        <w:t>MATERIAL</w:t>
      </w:r>
      <w:r w:rsidR="0010610F">
        <w:rPr>
          <w:lang w:val="en-US"/>
        </w:rPr>
        <w:t>S</w:t>
      </w:r>
      <w:r w:rsidRPr="00BB4931">
        <w:rPr>
          <w:lang w:val="en-US"/>
        </w:rPr>
        <w:t xml:space="preserve">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78EE81A4" w:rsidR="001A67F1" w:rsidRPr="00F32460" w:rsidRDefault="3C44974F" w:rsidP="4E119242">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7052A300">
        <w:rPr>
          <w:rFonts w:eastAsia="Times New Roman" w:cs="Calibri"/>
          <w:color w:val="000000" w:themeColor="text1"/>
          <w:kern w:val="0"/>
          <w:lang w:eastAsia="de-DE"/>
          <w14:ligatures w14:val="none"/>
        </w:rPr>
        <w:t xml:space="preserve">developed the tool and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7</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2A5D75F7" w:rsidR="00CE4CC0" w:rsidRPr="00C43EB2" w:rsidRDefault="70E5F1C7"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pilot study </w:t>
      </w:r>
      <w:del w:id="62" w:author="fariba abbassi" w:date="2026-04-14T23:06:00Z" w16du:dateUtc="2026-04-14T21:06:00Z">
        <w:r w:rsidR="35B3C225" w:rsidRPr="7052A300" w:rsidDel="00852040">
          <w:rPr>
            <w:rFonts w:eastAsia="Times New Roman" w:cs="Calibri"/>
            <w:color w:val="000000" w:themeColor="text1"/>
            <w:kern w:val="0"/>
            <w:lang w:eastAsia="de-DE"/>
            <w14:ligatures w14:val="none"/>
          </w:rPr>
          <w:delText xml:space="preserve">in phase </w:delText>
        </w:r>
        <w:r w:rsidR="0010610F" w:rsidDel="00852040">
          <w:rPr>
            <w:rFonts w:eastAsia="Times New Roman" w:cs="Calibri"/>
            <w:color w:val="000000" w:themeColor="text1"/>
            <w:kern w:val="0"/>
            <w:lang w:eastAsia="de-DE"/>
            <w14:ligatures w14:val="none"/>
          </w:rPr>
          <w:delText>one</w:delText>
        </w:r>
        <w:r w:rsidR="35B3C225" w:rsidRPr="7052A300" w:rsidDel="00852040">
          <w:rPr>
            <w:rFonts w:eastAsia="Times New Roman" w:cs="Calibri"/>
            <w:color w:val="000000" w:themeColor="text1"/>
            <w:kern w:val="0"/>
            <w:lang w:eastAsia="de-DE"/>
            <w14:ligatures w14:val="none"/>
          </w:rPr>
          <w:delText xml:space="preserve"> </w:delText>
        </w:r>
      </w:del>
      <w:r w:rsidRPr="7052A300">
        <w:rPr>
          <w:rFonts w:eastAsia="Times New Roman" w:cs="Calibri"/>
          <w:color w:val="000000" w:themeColor="text1"/>
          <w:kern w:val="0"/>
          <w:lang w:eastAsia="de-DE"/>
          <w14:ligatures w14:val="none"/>
        </w:rPr>
        <w:t xml:space="preserve">was intended to </w:t>
      </w:r>
      <w:r w:rsidR="6C7FF9C6" w:rsidRPr="7052A300">
        <w:rPr>
          <w:rFonts w:eastAsia="Times New Roman" w:cs="Calibri"/>
          <w:color w:val="000000" w:themeColor="text1"/>
          <w:kern w:val="0"/>
          <w:lang w:eastAsia="de-DE"/>
          <w14:ligatures w14:val="none"/>
        </w:rPr>
        <w:t>pilot</w:t>
      </w:r>
      <w:r w:rsidR="0010610F">
        <w:rPr>
          <w:rFonts w:eastAsia="Times New Roman" w:cs="Calibri"/>
          <w:color w:val="000000" w:themeColor="text1"/>
          <w:kern w:val="0"/>
          <w:lang w:eastAsia="de-DE"/>
          <w14:ligatures w14:val="none"/>
        </w:rPr>
        <w:t>-</w:t>
      </w:r>
      <w:r w:rsidR="6C7FF9C6" w:rsidRPr="7052A300">
        <w:rPr>
          <w:rFonts w:eastAsia="Times New Roman" w:cs="Calibri"/>
          <w:color w:val="000000" w:themeColor="text1"/>
          <w:kern w:val="0"/>
          <w:lang w:eastAsia="de-DE"/>
          <w14:ligatures w14:val="none"/>
        </w:rPr>
        <w:t xml:space="preserve">test the novel tool and, as a basis for sample size calculation, </w:t>
      </w:r>
      <w:r w:rsidRPr="7052A300">
        <w:rPr>
          <w:rFonts w:eastAsia="Times New Roman" w:cs="Calibri"/>
          <w:color w:val="000000" w:themeColor="text1"/>
          <w:kern w:val="0"/>
          <w:lang w:eastAsia="de-DE"/>
          <w14:ligatures w14:val="none"/>
        </w:rPr>
        <w:t xml:space="preserve">explore </w:t>
      </w:r>
      <w:r w:rsidR="549CC17B" w:rsidRPr="7052A300">
        <w:rPr>
          <w:rFonts w:eastAsia="Times New Roman" w:cs="Calibri"/>
          <w:color w:val="000000" w:themeColor="text1"/>
          <w:kern w:val="0"/>
          <w:lang w:eastAsia="de-DE"/>
          <w14:ligatures w14:val="none"/>
        </w:rPr>
        <w:t xml:space="preserve">how frequently </w:t>
      </w:r>
      <w:r w:rsidRPr="7052A300">
        <w:rPr>
          <w:rFonts w:eastAsia="Times New Roman" w:cs="Calibri"/>
          <w:color w:val="000000" w:themeColor="text1"/>
          <w:kern w:val="0"/>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set of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lastRenderedPageBreak/>
        <w:t>Study selection</w:t>
      </w:r>
    </w:p>
    <w:p w14:paraId="1B11977E" w14:textId="4527C65E"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8</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0F4761EB" w:rsidR="2AE4E2AB" w:rsidRPr="00A741E4" w:rsidRDefault="2AE4E2AB" w:rsidP="4E119242">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4E119242">
        <w:rPr>
          <w:rFonts w:eastAsia="Times New Roman" w:cs="Calibri"/>
          <w:b/>
          <w:bCs/>
          <w:i/>
          <w:iCs/>
          <w:color w:val="000000" w:themeColor="text1"/>
          <w:highlight w:val="yellow"/>
          <w:lang w:eastAsia="de-DE"/>
        </w:rPr>
        <w:t xml:space="preserve">trials </w:t>
      </w:r>
      <w:r w:rsidR="00D51F46" w:rsidRPr="4E119242">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As detailed in our</w:t>
      </w:r>
      <w:r w:rsidRPr="4E119242">
        <w:rPr>
          <w:rFonts w:eastAsia="Times New Roman" w:cs="Calibri"/>
          <w:b/>
          <w:bCs/>
          <w:i/>
          <w:iCs/>
          <w:color w:val="000000" w:themeColor="text1"/>
          <w:highlight w:val="yellow"/>
          <w:lang w:eastAsia="de-DE"/>
        </w:rPr>
        <w:t xml:space="preserve"> study protocol</w:t>
      </w:r>
      <w:r w:rsidR="00D51F46" w:rsidRPr="4E119242">
        <w:rPr>
          <w:rFonts w:eastAsia="Times New Roman" w:cs="Calibri"/>
          <w:b/>
          <w:bCs/>
          <w:i/>
          <w:iCs/>
          <w:color w:val="000000" w:themeColor="text1"/>
          <w:highlight w:val="yellow"/>
          <w:lang w:eastAsia="de-DE"/>
        </w:rPr>
        <w:t xml:space="preserve">, </w:t>
      </w:r>
      <w:r w:rsidRPr="4E119242">
        <w:rPr>
          <w:rFonts w:eastAsia="Times New Roman" w:cs="Calibri"/>
          <w:b/>
          <w:bCs/>
          <w:i/>
          <w:iCs/>
          <w:color w:val="000000" w:themeColor="text1"/>
          <w:highlight w:val="yellow"/>
          <w:lang w:eastAsia="de-DE"/>
        </w:rPr>
        <w:t>prospectively register</w:t>
      </w:r>
      <w:r w:rsidR="00D51F46" w:rsidRPr="4E119242">
        <w:rPr>
          <w:rFonts w:eastAsia="Times New Roman" w:cs="Calibri"/>
          <w:b/>
          <w:bCs/>
          <w:i/>
          <w:iCs/>
          <w:color w:val="000000" w:themeColor="text1"/>
          <w:highlight w:val="yellow"/>
          <w:lang w:eastAsia="de-DE"/>
        </w:rPr>
        <w:t>ed</w:t>
      </w:r>
      <w:r w:rsidRPr="4E119242">
        <w:rPr>
          <w:rFonts w:eastAsia="Times New Roman" w:cs="Calibri"/>
          <w:b/>
          <w:bCs/>
          <w:i/>
          <w:iCs/>
          <w:color w:val="000000" w:themeColor="text1"/>
          <w:highlight w:val="yellow"/>
          <w:lang w:eastAsia="de-DE"/>
        </w:rPr>
        <w:t xml:space="preserve"> on the Open Science Framework (OSF)</w:t>
      </w:r>
      <w:r w:rsidR="00C85516" w:rsidRPr="4E119242">
        <w:rPr>
          <w:rFonts w:eastAsia="Times New Roman" w:cs="Calibri"/>
          <w:b/>
          <w:bCs/>
          <w:i/>
          <w:iCs/>
          <w:color w:val="000000" w:themeColor="text1"/>
          <w:highlight w:val="yellow"/>
          <w:lang w:eastAsia="de-DE"/>
        </w:rPr>
        <w:t xml:space="preserve"> and </w:t>
      </w:r>
      <w:r w:rsidR="00D51F46" w:rsidRPr="4E119242">
        <w:rPr>
          <w:rFonts w:eastAsia="Times New Roman" w:cs="Calibri"/>
          <w:b/>
          <w:bCs/>
          <w:i/>
          <w:iCs/>
          <w:color w:val="000000" w:themeColor="text1"/>
          <w:highlight w:val="yellow"/>
          <w:lang w:eastAsia="de-DE"/>
        </w:rPr>
        <w:t xml:space="preserve">made </w:t>
      </w:r>
      <w:r w:rsidR="00F132E2" w:rsidRPr="4E119242">
        <w:rPr>
          <w:rFonts w:eastAsia="Times New Roman" w:cs="Calibri"/>
          <w:b/>
          <w:bCs/>
          <w:i/>
          <w:iCs/>
          <w:color w:val="000000" w:themeColor="text1"/>
          <w:highlight w:val="yellow"/>
          <w:lang w:eastAsia="de-DE"/>
        </w:rPr>
        <w:t>publicly accessible</w:t>
      </w:r>
      <w:r w:rsidR="00C85516"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9</w:t>
      </w:r>
      <w:r w:rsidR="00C85516" w:rsidRPr="4E119242">
        <w:rPr>
          <w:rFonts w:eastAsia="Times New Roman" w:cs="Calibri"/>
          <w:b/>
          <w:bCs/>
          <w:i/>
          <w:iCs/>
          <w:color w:val="000000" w:themeColor="text1"/>
          <w:highlight w:val="yellow"/>
          <w:lang w:eastAsia="de-DE"/>
        </w:rPr>
        <w:fldChar w:fldCharType="end"/>
      </w:r>
      <w:r w:rsidR="00D51F46" w:rsidRPr="4E119242">
        <w:rPr>
          <w:rFonts w:eastAsia="Times New Roman" w:cs="Calibri"/>
          <w:b/>
          <w:bCs/>
          <w:i/>
          <w:iCs/>
          <w:color w:val="000000" w:themeColor="text1"/>
          <w:highlight w:val="yellow"/>
          <w:lang w:eastAsia="de-DE"/>
        </w:rPr>
        <w:t xml:space="preserve">, we did not perform a systematic selection of all </w:t>
      </w:r>
      <w:r w:rsidR="00812140" w:rsidRPr="4E119242">
        <w:rPr>
          <w:rFonts w:eastAsia="Times New Roman" w:cs="Calibri"/>
          <w:b/>
          <w:bCs/>
          <w:i/>
          <w:iCs/>
          <w:color w:val="000000" w:themeColor="text1"/>
          <w:highlight w:val="yellow"/>
          <w:lang w:eastAsia="de-DE"/>
        </w:rPr>
        <w:t xml:space="preserve">surgical </w:t>
      </w:r>
      <w:r w:rsidR="00D51F46" w:rsidRPr="4E119242">
        <w:rPr>
          <w:rFonts w:eastAsia="Times New Roman" w:cs="Calibri"/>
          <w:b/>
          <w:bCs/>
          <w:i/>
          <w:iCs/>
          <w:color w:val="000000" w:themeColor="text1"/>
          <w:highlight w:val="yellow"/>
          <w:lang w:eastAsia="de-DE"/>
        </w:rPr>
        <w:t>RCTs</w:t>
      </w:r>
      <w:r w:rsidR="00812140" w:rsidRPr="4E119242">
        <w:rPr>
          <w:rFonts w:eastAsia="Times New Roman" w:cs="Calibri"/>
          <w:b/>
          <w:bCs/>
          <w:i/>
          <w:iCs/>
          <w:color w:val="000000" w:themeColor="text1"/>
          <w:highlight w:val="yellow"/>
          <w:lang w:eastAsia="de-DE"/>
        </w:rPr>
        <w:t xml:space="preserve"> </w:t>
      </w:r>
      <w:r w:rsidR="00812140" w:rsidRPr="0010610F">
        <w:rPr>
          <w:rFonts w:eastAsia="Times New Roman" w:cs="Calibri"/>
          <w:b/>
          <w:bCs/>
          <w:i/>
          <w:iCs/>
          <w:color w:val="000000" w:themeColor="text1"/>
          <w:highlight w:val="yellow"/>
          <w:lang w:eastAsia="de-DE"/>
        </w:rPr>
        <w:t>identified</w:t>
      </w:r>
      <w:r w:rsidR="0036564B" w:rsidRPr="0010610F">
        <w:rPr>
          <w:rFonts w:eastAsia="Times New Roman" w:cs="Calibri"/>
          <w:b/>
          <w:bCs/>
          <w:i/>
          <w:iCs/>
          <w:color w:val="000000" w:themeColor="text1"/>
          <w:highlight w:val="yellow"/>
          <w:lang w:eastAsia="de-DE"/>
        </w:rPr>
        <w:t xml:space="preserve">. </w:t>
      </w:r>
      <w:r w:rsidR="25047D32" w:rsidRPr="0010610F">
        <w:rPr>
          <w:rFonts w:eastAsia="Times New Roman" w:cs="Calibri"/>
          <w:b/>
          <w:bCs/>
          <w:i/>
          <w:iCs/>
          <w:color w:val="000000" w:themeColor="text1"/>
          <w:highlight w:val="yellow"/>
          <w:lang w:eastAsia="de-DE"/>
        </w:rPr>
        <w:t>Instead</w:t>
      </w:r>
      <w:r w:rsidR="0036564B" w:rsidRPr="0010610F">
        <w:rPr>
          <w:rFonts w:eastAsia="Times New Roman" w:cs="Calibri"/>
          <w:b/>
          <w:bCs/>
          <w:i/>
          <w:iCs/>
          <w:color w:val="000000" w:themeColor="text1"/>
          <w:highlight w:val="yellow"/>
          <w:lang w:eastAsia="de-DE"/>
        </w:rPr>
        <w:t xml:space="preserve">, we performed a survey of </w:t>
      </w:r>
      <w:r w:rsidR="00812140" w:rsidRPr="0010610F">
        <w:rPr>
          <w:rFonts w:eastAsia="Times New Roman" w:cs="Calibri"/>
          <w:b/>
          <w:bCs/>
          <w:i/>
          <w:iCs/>
          <w:color w:val="000000" w:themeColor="text1"/>
          <w:highlight w:val="yellow"/>
          <w:lang w:eastAsia="de-DE"/>
        </w:rPr>
        <w:t>them</w:t>
      </w:r>
      <w:r w:rsidR="005E6D3E" w:rsidRPr="0010610F">
        <w:rPr>
          <w:rFonts w:eastAsia="Times New Roman" w:cs="Calibri"/>
          <w:b/>
          <w:bCs/>
          <w:i/>
          <w:iCs/>
          <w:color w:val="000000" w:themeColor="text1"/>
          <w:highlight w:val="yellow"/>
          <w:lang w:eastAsia="de-DE"/>
        </w:rPr>
        <w:t xml:space="preserve"> with a target sample size based</w:t>
      </w:r>
      <w:r w:rsidR="0036564B" w:rsidRPr="0010610F">
        <w:rPr>
          <w:rFonts w:eastAsia="Times New Roman" w:cs="Calibri"/>
          <w:b/>
          <w:bCs/>
          <w:i/>
          <w:iCs/>
          <w:color w:val="000000" w:themeColor="text1"/>
          <w:highlight w:val="yellow"/>
          <w:lang w:eastAsia="de-DE"/>
        </w:rPr>
        <w:t xml:space="preserve"> on the results of the pilot phase (see </w:t>
      </w:r>
      <w:r w:rsidR="0054525C" w:rsidRPr="0010610F">
        <w:rPr>
          <w:rFonts w:eastAsia="Times New Roman" w:cs="Calibri"/>
          <w:b/>
          <w:bCs/>
          <w:i/>
          <w:iCs/>
          <w:color w:val="000000" w:themeColor="text1"/>
          <w:highlight w:val="yellow"/>
          <w:lang w:eastAsia="de-DE"/>
        </w:rPr>
        <w:t xml:space="preserve">Sample size calculation for the main study </w:t>
      </w:r>
      <w:r w:rsidR="0036564B" w:rsidRPr="0010610F">
        <w:rPr>
          <w:rFonts w:eastAsia="Times New Roman" w:cs="Calibri"/>
          <w:b/>
          <w:bCs/>
          <w:i/>
          <w:iCs/>
          <w:color w:val="000000" w:themeColor="text1"/>
          <w:highlight w:val="yellow"/>
          <w:lang w:eastAsia="de-DE"/>
        </w:rPr>
        <w:t>section)</w:t>
      </w:r>
      <w:r w:rsidR="005E6D3E" w:rsidRPr="0010610F">
        <w:rPr>
          <w:rFonts w:eastAsia="Times New Roman" w:cs="Calibri"/>
          <w:b/>
          <w:bCs/>
          <w:i/>
          <w:iCs/>
          <w:color w:val="000000" w:themeColor="text1"/>
          <w:highlight w:val="yellow"/>
          <w:lang w:eastAsia="de-DE"/>
        </w:rPr>
        <w:t>.</w:t>
      </w:r>
      <w:r w:rsidR="00D51F46" w:rsidRPr="0010610F">
        <w:rPr>
          <w:rFonts w:eastAsia="Times New Roman" w:cs="Calibri"/>
          <w:b/>
          <w:bCs/>
          <w:i/>
          <w:iCs/>
          <w:color w:val="000000" w:themeColor="text1"/>
          <w:highlight w:val="yellow"/>
          <w:lang w:eastAsia="de-DE"/>
        </w:rPr>
        <w:t xml:space="preserve"> </w:t>
      </w:r>
      <w:r w:rsidR="0001760E" w:rsidRPr="0010610F">
        <w:rPr>
          <w:rFonts w:eastAsia="Times New Roman" w:cs="Calibri"/>
          <w:b/>
          <w:bCs/>
          <w:i/>
          <w:iCs/>
          <w:color w:val="000000" w:themeColor="text1"/>
          <w:highlight w:val="yellow"/>
          <w:lang w:eastAsia="de-DE"/>
        </w:rPr>
        <w:t>T</w:t>
      </w:r>
      <w:r w:rsidR="0001760E" w:rsidRPr="4E119242">
        <w:rPr>
          <w:rFonts w:eastAsia="Times New Roman" w:cs="Calibri"/>
          <w:b/>
          <w:bCs/>
          <w:i/>
          <w:iCs/>
          <w:color w:val="000000" w:themeColor="text1"/>
          <w:highlight w:val="yellow"/>
          <w:lang w:eastAsia="de-DE"/>
        </w:rPr>
        <w:t>wo reviewers</w:t>
      </w:r>
      <w:r w:rsidRPr="4E119242">
        <w:rPr>
          <w:rFonts w:eastAsia="Times New Roman" w:cs="Calibri"/>
          <w:b/>
          <w:bCs/>
          <w:i/>
          <w:iCs/>
          <w:color w:val="000000" w:themeColor="text1"/>
          <w:highlight w:val="yellow"/>
          <w:lang w:eastAsia="de-DE"/>
        </w:rPr>
        <w:t xml:space="preserve"> </w:t>
      </w:r>
      <w:r w:rsidR="00A741E4" w:rsidRPr="4E119242">
        <w:rPr>
          <w:rFonts w:eastAsia="Times New Roman" w:cs="Calibri"/>
          <w:b/>
          <w:bCs/>
          <w:i/>
          <w:iCs/>
          <w:color w:val="000000" w:themeColor="text1"/>
          <w:highlight w:val="yellow"/>
          <w:lang w:eastAsia="de-DE"/>
        </w:rPr>
        <w:t xml:space="preserve">(JRR and JP) </w:t>
      </w:r>
      <w:r w:rsidR="008A6C15" w:rsidRPr="4E119242">
        <w:rPr>
          <w:rFonts w:eastAsia="Times New Roman" w:cs="Calibri"/>
          <w:b/>
          <w:bCs/>
          <w:i/>
          <w:iCs/>
          <w:color w:val="000000" w:themeColor="text1"/>
          <w:highlight w:val="yellow"/>
          <w:lang w:eastAsia="de-DE"/>
        </w:rPr>
        <w:t xml:space="preserve">independently </w:t>
      </w:r>
      <w:r w:rsidRPr="4E119242">
        <w:rPr>
          <w:rFonts w:eastAsia="Times New Roman" w:cs="Calibri"/>
          <w:b/>
          <w:bCs/>
          <w:i/>
          <w:iCs/>
          <w:color w:val="000000" w:themeColor="text1"/>
          <w:highlight w:val="yellow"/>
          <w:lang w:eastAsia="de-DE"/>
        </w:rPr>
        <w:t>screened</w:t>
      </w:r>
      <w:r w:rsidR="0001760E" w:rsidRPr="4E119242">
        <w:rPr>
          <w:rFonts w:eastAsia="Times New Roman" w:cs="Calibri"/>
          <w:b/>
          <w:bCs/>
          <w:i/>
          <w:iCs/>
          <w:color w:val="000000" w:themeColor="text1"/>
          <w:highlight w:val="yellow"/>
          <w:lang w:eastAsia="de-DE"/>
        </w:rPr>
        <w:t xml:space="preserve"> records </w:t>
      </w:r>
      <w:r w:rsidR="005E6D3E" w:rsidRPr="4E119242">
        <w:rPr>
          <w:rFonts w:eastAsia="Times New Roman" w:cs="Calibri"/>
          <w:b/>
          <w:bCs/>
          <w:i/>
          <w:iCs/>
          <w:color w:val="000000" w:themeColor="text1"/>
          <w:highlight w:val="yellow"/>
          <w:lang w:eastAsia="de-DE"/>
        </w:rPr>
        <w:t>using Rayyan®</w:t>
      </w:r>
      <w:r w:rsidR="005E6D3E"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10</w:t>
      </w:r>
      <w:r w:rsidR="005E6D3E" w:rsidRPr="4E119242">
        <w:rPr>
          <w:rFonts w:eastAsia="Times New Roman" w:cs="Calibri"/>
          <w:b/>
          <w:bCs/>
          <w:i/>
          <w:iCs/>
          <w:color w:val="000000" w:themeColor="text1"/>
          <w:highlight w:val="yellow"/>
          <w:lang w:eastAsia="de-DE"/>
        </w:rPr>
        <w:fldChar w:fldCharType="end"/>
      </w:r>
      <w:r w:rsidR="005E6D3E" w:rsidRPr="4E119242">
        <w:rPr>
          <w:rFonts w:eastAsia="Times New Roman" w:cs="Calibri"/>
          <w:b/>
          <w:bCs/>
          <w:i/>
          <w:iCs/>
          <w:color w:val="000000" w:themeColor="text1"/>
          <w:highlight w:val="yellow"/>
          <w:lang w:eastAsia="de-DE"/>
        </w:rPr>
        <w:t xml:space="preserve"> in </w:t>
      </w:r>
      <w:r w:rsidR="00812140" w:rsidRPr="4E119242">
        <w:rPr>
          <w:rFonts w:eastAsia="Times New Roman" w:cs="Calibri"/>
          <w:b/>
          <w:bCs/>
          <w:i/>
          <w:iCs/>
          <w:color w:val="000000" w:themeColor="text1"/>
          <w:highlight w:val="yellow"/>
          <w:lang w:eastAsia="de-DE"/>
        </w:rPr>
        <w:t xml:space="preserve">the default </w:t>
      </w:r>
      <w:r w:rsidR="005E6D3E" w:rsidRPr="4E119242">
        <w:rPr>
          <w:rFonts w:eastAsia="Times New Roman" w:cs="Calibri"/>
          <w:b/>
          <w:bCs/>
          <w:i/>
          <w:iCs/>
          <w:color w:val="000000" w:themeColor="text1"/>
          <w:highlight w:val="yellow"/>
          <w:lang w:eastAsia="de-DE"/>
        </w:rPr>
        <w:t>randomly generated order</w:t>
      </w:r>
      <w:r w:rsidR="00812140" w:rsidRPr="4E119242">
        <w:rPr>
          <w:rFonts w:eastAsia="Times New Roman" w:cs="Calibri"/>
          <w:b/>
          <w:bCs/>
          <w:i/>
          <w:iCs/>
          <w:color w:val="000000" w:themeColor="text1"/>
          <w:highlight w:val="yellow"/>
          <w:lang w:eastAsia="de-DE"/>
        </w:rPr>
        <w:t xml:space="preserve"> </w:t>
      </w:r>
      <w:r w:rsidR="005E6D3E" w:rsidRPr="4E119242">
        <w:rPr>
          <w:rFonts w:eastAsia="Times New Roman" w:cs="Calibri"/>
          <w:b/>
          <w:bCs/>
          <w:i/>
          <w:iCs/>
          <w:color w:val="000000" w:themeColor="text1"/>
          <w:highlight w:val="yellow"/>
          <w:lang w:eastAsia="de-DE"/>
        </w:rPr>
        <w:t>(no sorting or prioritization applied),</w:t>
      </w:r>
      <w:r w:rsidR="00812140" w:rsidRPr="4E119242">
        <w:rPr>
          <w:rFonts w:eastAsia="Times New Roman" w:cs="Calibri"/>
          <w:b/>
          <w:bCs/>
          <w:i/>
          <w:iCs/>
          <w:color w:val="000000" w:themeColor="text1"/>
          <w:highlight w:val="yellow"/>
          <w:lang w:eastAsia="de-DE"/>
        </w:rPr>
        <w:t xml:space="preserve"> which was</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identical</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for</w:t>
      </w:r>
      <w:r w:rsidR="005E6D3E" w:rsidRPr="4E119242">
        <w:rPr>
          <w:rFonts w:eastAsia="Times New Roman" w:cs="Calibri"/>
          <w:b/>
          <w:bCs/>
          <w:i/>
          <w:iCs/>
          <w:color w:val="000000" w:themeColor="text1"/>
          <w:highlight w:val="yellow"/>
          <w:lang w:eastAsia="de-DE"/>
        </w:rPr>
        <w:t xml:space="preserve"> both reviewers.</w:t>
      </w:r>
      <w:r w:rsidR="00A741E4" w:rsidRPr="4E119242">
        <w:rPr>
          <w:rFonts w:eastAsia="Times New Roman" w:cs="Calibri"/>
          <w:b/>
          <w:bCs/>
          <w:i/>
          <w:iCs/>
          <w:color w:val="000000" w:themeColor="text1"/>
          <w:highlight w:val="yellow"/>
          <w:lang w:eastAsia="de-DE"/>
        </w:rPr>
        <w:t xml:space="preserve"> Abstract screening was continued until the number of </w:t>
      </w:r>
      <w:r w:rsidR="008A6C15" w:rsidRPr="4E119242">
        <w:rPr>
          <w:rFonts w:eastAsia="Times New Roman" w:cs="Calibri"/>
          <w:b/>
          <w:bCs/>
          <w:i/>
          <w:iCs/>
          <w:color w:val="000000" w:themeColor="text1"/>
          <w:highlight w:val="yellow"/>
          <w:lang w:eastAsia="de-DE"/>
        </w:rPr>
        <w:t xml:space="preserve">potentially eligible records </w:t>
      </w:r>
      <w:r w:rsidR="00A741E4" w:rsidRPr="4E119242">
        <w:rPr>
          <w:rFonts w:eastAsia="Times New Roman" w:cs="Calibri"/>
          <w:b/>
          <w:bCs/>
          <w:i/>
          <w:iCs/>
          <w:color w:val="000000" w:themeColor="text1"/>
          <w:highlight w:val="yellow"/>
          <w:lang w:eastAsia="de-DE"/>
        </w:rPr>
        <w:t>approached the predefined target</w:t>
      </w:r>
      <w:r w:rsidR="008A6C15" w:rsidRPr="4E119242">
        <w:rPr>
          <w:rFonts w:eastAsia="Times New Roman" w:cs="Calibri"/>
          <w:b/>
          <w:bCs/>
          <w:i/>
          <w:iCs/>
          <w:color w:val="000000" w:themeColor="text1"/>
          <w:highlight w:val="yellow"/>
          <w:lang w:eastAsia="de-DE"/>
        </w:rPr>
        <w:t xml:space="preserve"> sample size</w:t>
      </w:r>
      <w:r w:rsidR="00A741E4" w:rsidRPr="4E119242">
        <w:rPr>
          <w:rFonts w:eastAsia="Times New Roman" w:cs="Calibri"/>
          <w:b/>
          <w:bCs/>
          <w:i/>
          <w:iCs/>
          <w:color w:val="000000" w:themeColor="text1"/>
          <w:highlight w:val="yellow"/>
          <w:lang w:eastAsia="de-DE"/>
        </w:rPr>
        <w:t>.</w:t>
      </w:r>
      <w:r w:rsidR="008A6C15" w:rsidRPr="4E119242">
        <w:rPr>
          <w:rFonts w:eastAsia="Times New Roman" w:cs="Calibri"/>
          <w:b/>
          <w:bCs/>
          <w:i/>
          <w:iCs/>
          <w:color w:val="000000" w:themeColor="text1"/>
          <w:lang w:eastAsia="de-DE"/>
        </w:rPr>
        <w:t xml:space="preserve"> </w:t>
      </w:r>
      <w:r w:rsidR="00A741E4" w:rsidRPr="4E119242">
        <w:rPr>
          <w:rFonts w:eastAsia="Times New Roman" w:cs="Calibri"/>
          <w:b/>
          <w:bCs/>
          <w:i/>
          <w:iCs/>
          <w:color w:val="000000" w:themeColor="text1"/>
          <w:highlight w:val="yellow"/>
          <w:lang w:eastAsia="de-DE"/>
        </w:rPr>
        <w:t xml:space="preserve">Full-text selection was then performed, resulting in the exclusion of </w:t>
      </w:r>
      <w:r w:rsidR="008A6C15" w:rsidRPr="4E119242">
        <w:rPr>
          <w:rFonts w:eastAsia="Times New Roman" w:cs="Calibri"/>
          <w:b/>
          <w:bCs/>
          <w:i/>
          <w:iCs/>
          <w:color w:val="000000" w:themeColor="text1"/>
          <w:highlight w:val="yellow"/>
          <w:lang w:eastAsia="de-DE"/>
        </w:rPr>
        <w:t>ineligible studies and a total sample inferior to the target size</w:t>
      </w:r>
      <w:r w:rsidR="00A741E4"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As this step</w:t>
      </w:r>
      <w:r w:rsidR="008A6C15" w:rsidRPr="4E119242">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4E119242">
        <w:rPr>
          <w:rFonts w:eastAsia="Times New Roman" w:cs="Calibri"/>
          <w:b/>
          <w:bCs/>
          <w:i/>
          <w:iCs/>
          <w:color w:val="000000" w:themeColor="text1"/>
          <w:highlight w:val="yellow"/>
          <w:lang w:eastAsia="de-DE"/>
        </w:rPr>
        <w:t>i</w:t>
      </w:r>
      <w:r w:rsidR="008A6C15" w:rsidRPr="4E119242">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4E119242">
        <w:rPr>
          <w:rFonts w:eastAsia="Times New Roman" w:cs="Calibri"/>
          <w:b/>
          <w:bCs/>
          <w:i/>
          <w:iCs/>
          <w:color w:val="000000" w:themeColor="text1"/>
          <w:highlight w:val="yellow"/>
          <w:lang w:eastAsia="de-DE"/>
        </w:rPr>
        <w:t>repeated</w:t>
      </w:r>
      <w:r w:rsidR="008A6C15" w:rsidRPr="4E119242">
        <w:rPr>
          <w:rFonts w:eastAsia="Times New Roman" w:cs="Calibri"/>
          <w:b/>
          <w:bCs/>
          <w:i/>
          <w:iCs/>
          <w:color w:val="000000" w:themeColor="text1"/>
          <w:highlight w:val="yellow"/>
          <w:lang w:eastAsia="de-DE"/>
        </w:rPr>
        <w:t xml:space="preserve"> until the </w:t>
      </w:r>
      <w:r w:rsidR="00D43C9F" w:rsidRPr="4E119242">
        <w:rPr>
          <w:rFonts w:eastAsia="Times New Roman" w:cs="Calibri"/>
          <w:b/>
          <w:bCs/>
          <w:i/>
          <w:iCs/>
          <w:color w:val="000000" w:themeColor="text1"/>
          <w:highlight w:val="yellow"/>
          <w:lang w:eastAsia="de-DE"/>
        </w:rPr>
        <w:t>target</w:t>
      </w:r>
      <w:r w:rsidR="008A6C15"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sample size</w:t>
      </w:r>
      <w:r w:rsidR="008A6C15" w:rsidRPr="4E119242">
        <w:rPr>
          <w:rFonts w:eastAsia="Times New Roman" w:cs="Calibri"/>
          <w:b/>
          <w:bCs/>
          <w:i/>
          <w:iCs/>
          <w:color w:val="000000" w:themeColor="text1"/>
          <w:highlight w:val="yellow"/>
          <w:lang w:eastAsia="de-DE"/>
        </w:rPr>
        <w:t xml:space="preserve"> of eligible </w:t>
      </w:r>
      <w:r w:rsidR="00D43C9F" w:rsidRPr="4E119242">
        <w:rPr>
          <w:rFonts w:eastAsia="Times New Roman" w:cs="Calibri"/>
          <w:b/>
          <w:bCs/>
          <w:i/>
          <w:iCs/>
          <w:color w:val="000000" w:themeColor="text1"/>
          <w:highlight w:val="yellow"/>
          <w:lang w:eastAsia="de-DE"/>
        </w:rPr>
        <w:t>RCTs</w:t>
      </w:r>
      <w:r w:rsidR="008A6C15" w:rsidRPr="4E119242">
        <w:rPr>
          <w:rFonts w:eastAsia="Times New Roman" w:cs="Calibri"/>
          <w:b/>
          <w:bCs/>
          <w:i/>
          <w:iCs/>
          <w:color w:val="000000" w:themeColor="text1"/>
          <w:highlight w:val="yellow"/>
          <w:lang w:eastAsia="de-DE"/>
        </w:rPr>
        <w:t xml:space="preserve"> was reached</w:t>
      </w:r>
      <w:r w:rsidR="00A741E4" w:rsidRPr="4E119242">
        <w:rPr>
          <w:rFonts w:eastAsia="Times New Roman" w:cs="Calibri"/>
          <w:b/>
          <w:bCs/>
          <w:i/>
          <w:iCs/>
          <w:color w:val="000000" w:themeColor="text1"/>
          <w:highlight w:val="yellow"/>
          <w:lang w:eastAsia="de-DE"/>
        </w:rPr>
        <w:t>.</w:t>
      </w:r>
      <w:r w:rsidR="00A741E4" w:rsidRPr="4E119242">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 xml:space="preserve">by two reviewers (JRR and FA) </w:t>
      </w:r>
      <w:r w:rsidRPr="7052A300">
        <w:rPr>
          <w:rFonts w:eastAsia="Times New Roman" w:cs="Calibri"/>
          <w:color w:val="000000" w:themeColor="text1"/>
          <w:lang w:eastAsia="de-DE"/>
        </w:rPr>
        <w:lastRenderedPageBreak/>
        <w:t>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t>D</w:t>
      </w:r>
      <w:r w:rsidR="15F68BEC" w:rsidRPr="7052A300">
        <w:rPr>
          <w:lang w:eastAsia="de-DE"/>
        </w:rPr>
        <w:t xml:space="preserve">ata </w:t>
      </w:r>
      <w:r w:rsidR="0054525C">
        <w:rPr>
          <w:lang w:eastAsia="de-DE"/>
        </w:rPr>
        <w:t>e</w:t>
      </w:r>
      <w:r w:rsidR="15F68BEC" w:rsidRPr="7052A300">
        <w:rPr>
          <w:lang w:eastAsia="de-DE"/>
        </w:rPr>
        <w:t>xtraction</w:t>
      </w:r>
    </w:p>
    <w:p w14:paraId="3C18E557" w14:textId="2D41E6D8"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w:t>
      </w:r>
      <w:del w:id="63" w:author="fariba abbassi" w:date="2026-04-14T23:11:00Z" w16du:dateUtc="2026-04-14T21:11:00Z">
        <w:r w:rsidR="007B0172" w:rsidRPr="007B0172" w:rsidDel="00714668">
          <w:rPr>
            <w:rFonts w:eastAsia="Times New Roman" w:cs="Calibri"/>
            <w:b/>
            <w:bCs/>
            <w:i/>
            <w:iCs/>
            <w:color w:val="000000" w:themeColor="text1"/>
            <w:kern w:val="0"/>
            <w:highlight w:val="yellow"/>
            <w:lang w:eastAsia="de-DE"/>
            <w14:ligatures w14:val="none"/>
          </w:rPr>
          <w:delText>f</w:delText>
        </w:r>
      </w:del>
      <w:ins w:id="64" w:author="fariba abbassi" w:date="2026-04-14T23:11:00Z" w16du:dateUtc="2026-04-14T21:11:00Z">
        <w:r w:rsidR="00714668">
          <w:rPr>
            <w:rFonts w:eastAsia="Times New Roman" w:cs="Calibri"/>
            <w:b/>
            <w:bCs/>
            <w:i/>
            <w:iCs/>
            <w:color w:val="000000" w:themeColor="text1"/>
            <w:kern w:val="0"/>
            <w:highlight w:val="yellow"/>
            <w:lang w:eastAsia="de-DE"/>
            <w14:ligatures w14:val="none"/>
          </w:rPr>
          <w:t>r</w:t>
        </w:r>
      </w:ins>
      <w:r w:rsidR="007B0172" w:rsidRPr="007B0172">
        <w:rPr>
          <w:rFonts w:eastAsia="Times New Roman" w:cs="Calibri"/>
          <w:b/>
          <w:bCs/>
          <w:i/>
          <w:iCs/>
          <w:color w:val="000000" w:themeColor="text1"/>
          <w:kern w:val="0"/>
          <w:highlight w:val="yellow"/>
          <w:lang w:eastAsia="de-DE"/>
          <w14:ligatures w14:val="none"/>
        </w:rPr>
        <w:t xml:space="preserve">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del w:id="65" w:author="fariba abbassi" w:date="2026-04-14T23:14:00Z" w16du:dateUtc="2026-04-14T21:14:00Z">
        <w:r w:rsidR="00B67D67" w:rsidDel="00714668">
          <w:rPr>
            <w:rFonts w:eastAsia="Times New Roman"/>
            <w:b/>
            <w:bCs/>
            <w:i/>
            <w:iCs/>
            <w:color w:val="000000" w:themeColor="text1"/>
            <w:highlight w:val="yellow"/>
            <w:lang w:eastAsia="de-DE"/>
          </w:rPr>
          <w:delText>Before extending on the five components of the four-item composite outcome of our study, we below define the MID, which is mandatory for the understanding of our approach</w:delText>
        </w:r>
      </w:del>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526AE2B6" w:rsidR="00B67D67" w:rsidRPr="005D7846" w:rsidRDefault="00714668" w:rsidP="00B67D67">
      <w:pPr>
        <w:spacing w:before="100" w:beforeAutospacing="1" w:after="100" w:afterAutospacing="1" w:line="480" w:lineRule="auto"/>
        <w:rPr>
          <w:rFonts w:cs="Arial"/>
          <w:b/>
          <w:bCs/>
          <w:i/>
          <w:iCs/>
          <w:highlight w:val="yellow"/>
        </w:rPr>
      </w:pPr>
      <w:ins w:id="66" w:author="fariba abbassi" w:date="2026-04-14T23:14:00Z" w16du:dateUtc="2026-04-14T21:14:00Z">
        <w:r>
          <w:rPr>
            <w:rFonts w:eastAsia="Times New Roman"/>
            <w:b/>
            <w:bCs/>
            <w:i/>
            <w:iCs/>
            <w:color w:val="000000" w:themeColor="text1"/>
            <w:highlight w:val="yellow"/>
            <w:lang w:eastAsia="de-DE"/>
          </w:rPr>
          <w:t xml:space="preserve">To assess clinical relevance, we used the concept of MID. </w:t>
        </w:r>
      </w:ins>
      <w:r w:rsidR="00B67D67">
        <w:rPr>
          <w:rFonts w:eastAsia="Times New Roman"/>
          <w:b/>
          <w:bCs/>
          <w:i/>
          <w:iCs/>
          <w:color w:val="000000" w:themeColor="text1"/>
          <w:highlight w:val="yellow"/>
          <w:lang w:eastAsia="de-DE"/>
        </w:rPr>
        <w:t>We adopted the original definition of the</w:t>
      </w:r>
      <w:r w:rsidR="00B67D67" w:rsidRPr="002F2A7B">
        <w:rPr>
          <w:rFonts w:eastAsia="Times New Roman"/>
          <w:b/>
          <w:bCs/>
          <w:i/>
          <w:iCs/>
          <w:color w:val="000000" w:themeColor="text1"/>
          <w:highlight w:val="yellow"/>
          <w:lang w:eastAsia="de-DE"/>
        </w:rPr>
        <w:t xml:space="preserve"> MI</w:t>
      </w:r>
      <w:r w:rsidR="00B67D67">
        <w:rPr>
          <w:rFonts w:eastAsia="Times New Roman"/>
          <w:b/>
          <w:bCs/>
          <w:i/>
          <w:iCs/>
          <w:color w:val="000000" w:themeColor="text1"/>
          <w:highlight w:val="yellow"/>
          <w:lang w:eastAsia="de-DE"/>
        </w:rPr>
        <w:t>D by Jaeschke et al.</w:t>
      </w:r>
      <w:r w:rsidR="00B67D67">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67D67">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B67D67">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DB3E2D">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00B67D67"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00B67D67"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sidR="00B67D67">
        <w:rPr>
          <w:rFonts w:eastAsia="Times New Roman"/>
          <w:b/>
          <w:bCs/>
          <w:i/>
          <w:iCs/>
          <w:color w:val="000000" w:themeColor="text1"/>
          <w:highlight w:val="yellow"/>
          <w:lang w:eastAsia="de-DE"/>
        </w:rPr>
        <w:t xml:space="preserve"> meaningful</w:t>
      </w:r>
      <w:r w:rsidR="00B67D67" w:rsidRPr="002F2A7B">
        <w:rPr>
          <w:rFonts w:eastAsia="Times New Roman"/>
          <w:b/>
          <w:bCs/>
          <w:i/>
          <w:iCs/>
          <w:color w:val="000000" w:themeColor="text1"/>
          <w:highlight w:val="yellow"/>
          <w:lang w:eastAsia="de-DE"/>
        </w:rPr>
        <w:t xml:space="preserve"> in clinical practice</w:t>
      </w:r>
      <w:r w:rsidR="00B67D67">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sidR="00B67D67">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sidR="00B67D67">
        <w:rPr>
          <w:rFonts w:eastAsia="Times New Roman"/>
          <w:b/>
          <w:bCs/>
          <w:i/>
          <w:iCs/>
          <w:color w:val="000000" w:themeColor="text1"/>
          <w:highlight w:val="yellow"/>
          <w:lang w:eastAsia="de-DE"/>
        </w:rPr>
        <w:t xml:space="preserve"> five-year overall survival would specify a </w:t>
      </w:r>
      <w:r w:rsidR="00B67D67">
        <w:rPr>
          <w:rFonts w:eastAsia="Times New Roman"/>
          <w:b/>
          <w:bCs/>
          <w:i/>
          <w:iCs/>
          <w:color w:val="000000" w:themeColor="text1"/>
          <w:highlight w:val="yellow"/>
          <w:lang w:eastAsia="de-DE"/>
        </w:rPr>
        <w:lastRenderedPageBreak/>
        <w:t>target effect size (e.g., an</w:t>
      </w:r>
      <w:r w:rsidR="005D7846">
        <w:rPr>
          <w:rFonts w:eastAsia="Times New Roman"/>
          <w:b/>
          <w:bCs/>
          <w:i/>
          <w:iCs/>
          <w:color w:val="000000" w:themeColor="text1"/>
          <w:highlight w:val="yellow"/>
          <w:lang w:eastAsia="de-DE"/>
        </w:rPr>
        <w:t xml:space="preserve"> absolute</w:t>
      </w:r>
      <w:r w:rsidR="00B67D67">
        <w:rPr>
          <w:rFonts w:eastAsia="Times New Roman"/>
          <w:b/>
          <w:bCs/>
          <w:i/>
          <w:iCs/>
          <w:color w:val="000000" w:themeColor="text1"/>
          <w:highlight w:val="yellow"/>
          <w:lang w:eastAsia="de-DE"/>
        </w:rPr>
        <w:t xml:space="preserve"> difference </w:t>
      </w:r>
      <w:ins w:id="67" w:author="fariba abbassi" w:date="2026-04-14T23:15:00Z" w16du:dateUtc="2026-04-14T21:15:00Z">
        <w:r>
          <w:rPr>
            <w:rFonts w:eastAsia="Times New Roman"/>
            <w:b/>
            <w:bCs/>
            <w:i/>
            <w:iCs/>
            <w:color w:val="000000" w:themeColor="text1"/>
            <w:highlight w:val="yellow"/>
            <w:lang w:eastAsia="de-DE"/>
          </w:rPr>
          <w:t>in</w:t>
        </w:r>
      </w:ins>
      <w:ins w:id="68" w:author="fariba abbassi" w:date="2026-04-14T23:16:00Z" w16du:dateUtc="2026-04-14T21:16:00Z">
        <w:r>
          <w:rPr>
            <w:rFonts w:eastAsia="Times New Roman"/>
            <w:b/>
            <w:bCs/>
            <w:i/>
            <w:iCs/>
            <w:color w:val="000000" w:themeColor="text1"/>
            <w:highlight w:val="yellow"/>
            <w:lang w:eastAsia="de-DE"/>
          </w:rPr>
          <w:t xml:space="preserve"> five-year overall survival </w:t>
        </w:r>
      </w:ins>
      <w:r w:rsidR="00B67D67">
        <w:rPr>
          <w:rFonts w:eastAsia="Times New Roman"/>
          <w:b/>
          <w:bCs/>
          <w:i/>
          <w:iCs/>
          <w:color w:val="000000" w:themeColor="text1"/>
          <w:highlight w:val="yellow"/>
          <w:lang w:eastAsia="de-DE"/>
        </w:rPr>
        <w:t>of X</w:t>
      </w:r>
      <w:r w:rsidR="005D7846">
        <w:rPr>
          <w:rFonts w:eastAsia="Times New Roman"/>
          <w:b/>
          <w:bCs/>
          <w:i/>
          <w:iCs/>
          <w:color w:val="000000" w:themeColor="text1"/>
          <w:highlight w:val="yellow"/>
          <w:lang w:eastAsia="de-DE"/>
        </w:rPr>
        <w:t>%</w:t>
      </w:r>
      <w:r w:rsidR="00B67D67">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sidR="00B67D67">
        <w:rPr>
          <w:rFonts w:eastAsia="Times New Roman"/>
          <w:b/>
          <w:bCs/>
          <w:i/>
          <w:iCs/>
          <w:color w:val="000000" w:themeColor="text1"/>
          <w:highlight w:val="yellow"/>
          <w:lang w:eastAsia="de-DE"/>
        </w:rPr>
        <w:t xml:space="preserve">The MID </w:t>
      </w:r>
      <w:r w:rsidR="00B67D67"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00B67D67" w:rsidRPr="002F2A7B">
        <w:rPr>
          <w:rFonts w:eastAsia="Times New Roman"/>
          <w:b/>
          <w:bCs/>
          <w:i/>
          <w:iCs/>
          <w:color w:val="000000" w:themeColor="text1"/>
          <w:highlight w:val="yellow"/>
          <w:lang w:eastAsia="de-DE"/>
        </w:rPr>
        <w:t xml:space="preserve"> for any outcome</w:t>
      </w:r>
      <w:r w:rsidR="00B67D67">
        <w:rPr>
          <w:rFonts w:eastAsia="Times New Roman"/>
          <w:b/>
          <w:bCs/>
          <w:i/>
          <w:iCs/>
          <w:color w:val="000000" w:themeColor="text1"/>
          <w:highlight w:val="yellow"/>
          <w:lang w:eastAsia="de-DE"/>
        </w:rPr>
        <w:t xml:space="preserve">, </w:t>
      </w:r>
      <w:r w:rsidR="00B67D67"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sidR="00B67D67">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531D12">
        <w:rPr>
          <w:rFonts w:eastAsia="Times New Roman"/>
          <w:b/>
          <w:bCs/>
          <w:i/>
          <w:iCs/>
          <w:color w:val="000000" w:themeColor="text1"/>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531D12" w:rsidRPr="00531D12">
        <w:rPr>
          <w:rFonts w:cs="Arial"/>
          <w:color w:val="000000"/>
          <w:kern w:val="0"/>
          <w:vertAlign w:val="superscript"/>
        </w:rPr>
        <w:t>11</w:t>
      </w:r>
      <w:r w:rsidR="00916E8F">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The </w:t>
      </w:r>
      <w:r w:rsidR="00B67D67"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00B67D67"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sidR="00B67D67">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00B67D67" w:rsidRPr="002F2A7B">
        <w:rPr>
          <w:rFonts w:eastAsia="Times New Roman"/>
          <w:b/>
          <w:bCs/>
          <w:i/>
          <w:iCs/>
          <w:color w:val="000000" w:themeColor="text1"/>
          <w:highlight w:val="yellow"/>
          <w:lang w:eastAsia="de-DE"/>
        </w:rPr>
        <w:t xml:space="preserve"> </w:t>
      </w:r>
      <w:r w:rsidR="00B67D67" w:rsidRPr="002F2A7B">
        <w:rPr>
          <w:rFonts w:cs="Arial"/>
          <w:b/>
          <w:bCs/>
          <w:i/>
          <w:iCs/>
          <w:highlight w:val="yellow"/>
        </w:rPr>
        <w:t>anchor-based</w:t>
      </w:r>
      <w:r w:rsidR="00F206B3">
        <w:rPr>
          <w:rFonts w:cs="Arial"/>
          <w:b/>
          <w:bCs/>
          <w:i/>
          <w:iCs/>
          <w:highlight w:val="yellow"/>
        </w:rPr>
        <w:fldChar w:fldCharType="begin"/>
      </w:r>
      <w:r w:rsidR="00531D12">
        <w:rPr>
          <w:rFonts w:cs="Arial"/>
          <w:b/>
          <w:bCs/>
          <w:i/>
          <w:iCs/>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12</w:t>
      </w:r>
      <w:r w:rsidR="00F206B3">
        <w:rPr>
          <w:rFonts w:cs="Arial"/>
          <w:b/>
          <w:bCs/>
          <w:i/>
          <w:iCs/>
          <w:highlight w:val="yellow"/>
        </w:rPr>
        <w:fldChar w:fldCharType="end"/>
      </w:r>
      <w:r w:rsidR="00B67D67" w:rsidRPr="002F2A7B">
        <w:rPr>
          <w:rFonts w:cs="Arial"/>
          <w:b/>
          <w:bCs/>
          <w:i/>
          <w:iCs/>
          <w:highlight w:val="yellow"/>
        </w:rPr>
        <w:t xml:space="preserve"> and distribution-based</w:t>
      </w:r>
      <w:r w:rsidR="005D7846">
        <w:rPr>
          <w:rFonts w:cs="Arial"/>
          <w:b/>
          <w:bCs/>
          <w:i/>
          <w:iCs/>
          <w:highlight w:val="yellow"/>
        </w:rPr>
        <w:t xml:space="preserve"> techniques, while a</w:t>
      </w:r>
      <w:r w:rsidR="00B67D67" w:rsidRPr="002F2A7B">
        <w:rPr>
          <w:rFonts w:cs="Arial"/>
          <w:b/>
          <w:bCs/>
          <w:i/>
          <w:iCs/>
          <w:highlight w:val="yellow"/>
        </w:rPr>
        <w:t xml:space="preserve">lternative methods </w:t>
      </w:r>
      <w:r w:rsidR="005D7846">
        <w:rPr>
          <w:rFonts w:cs="Arial"/>
          <w:b/>
          <w:bCs/>
          <w:i/>
          <w:iCs/>
          <w:highlight w:val="yellow"/>
        </w:rPr>
        <w:t>rely</w:t>
      </w:r>
      <w:r w:rsidR="00B67D67" w:rsidRPr="002F2A7B">
        <w:rPr>
          <w:rFonts w:cs="Arial"/>
          <w:b/>
          <w:bCs/>
          <w:i/>
          <w:iCs/>
          <w:highlight w:val="yellow"/>
        </w:rPr>
        <w:t xml:space="preserve"> on consensus among experts</w:t>
      </w:r>
      <w:r w:rsidR="00F206B3">
        <w:rPr>
          <w:rFonts w:cs="Arial"/>
          <w:b/>
          <w:bCs/>
          <w:i/>
          <w:iCs/>
          <w:highlight w:val="yellow"/>
        </w:rPr>
        <w:fldChar w:fldCharType="begin"/>
      </w:r>
      <w:r w:rsidR="00531D12">
        <w:rPr>
          <w:rFonts w:cs="Arial"/>
          <w:b/>
          <w:bCs/>
          <w:i/>
          <w:iCs/>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13</w:t>
      </w:r>
      <w:r w:rsidR="00F206B3">
        <w:rPr>
          <w:rFonts w:cs="Arial"/>
          <w:b/>
          <w:bCs/>
          <w:i/>
          <w:iCs/>
          <w:highlight w:val="yellow"/>
        </w:rPr>
        <w:fldChar w:fldCharType="end"/>
      </w:r>
      <w:r w:rsidR="005D7846">
        <w:rPr>
          <w:rFonts w:cs="Arial"/>
          <w:b/>
          <w:bCs/>
          <w:i/>
          <w:iCs/>
          <w:highlight w:val="yellow"/>
        </w:rPr>
        <w:t xml:space="preserve"> (e.g., </w:t>
      </w:r>
      <w:r w:rsidR="00B67D67" w:rsidRPr="002F2A7B">
        <w:rPr>
          <w:rFonts w:cs="Arial"/>
          <w:b/>
          <w:bCs/>
          <w:i/>
          <w:iCs/>
          <w:highlight w:val="yellow"/>
        </w:rPr>
        <w:t>Delphi</w:t>
      </w:r>
      <w:r w:rsidR="00B67D67"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531D12">
        <w:rPr>
          <w:rFonts w:cs="Arial"/>
          <w:b/>
          <w:bCs/>
          <w:i/>
          <w:iCs/>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531D12" w:rsidRPr="00531D12">
        <w:rPr>
          <w:rFonts w:cs="Arial"/>
          <w:kern w:val="0"/>
          <w:vertAlign w:val="superscript"/>
        </w:rPr>
        <w:t>14,15</w:t>
      </w:r>
      <w:r w:rsidR="00CB751D">
        <w:rPr>
          <w:rFonts w:cs="Arial"/>
          <w:b/>
          <w:bCs/>
          <w:i/>
          <w:iCs/>
          <w:highlight w:val="yellow"/>
        </w:rPr>
        <w:fldChar w:fldCharType="end"/>
      </w:r>
      <w:r w:rsidR="005D7846">
        <w:rPr>
          <w:rFonts w:cs="Arial"/>
          <w:b/>
          <w:bCs/>
          <w:i/>
          <w:iCs/>
          <w:highlight w:val="yellow"/>
        </w:rPr>
        <w:t>), surveys among clinicians and/or patients</w:t>
      </w:r>
      <w:r w:rsidR="00B67D67"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00B67D67" w:rsidRPr="002F2A7B">
        <w:rPr>
          <w:rFonts w:cs="Arial"/>
          <w:b/>
          <w:bCs/>
          <w:i/>
          <w:iCs/>
          <w:highlight w:val="yellow"/>
        </w:rPr>
        <w:t>consensus in case of limited resources</w:t>
      </w:r>
      <w:r w:rsidR="00B67D67"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1482D58"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69"/>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69"/>
      <w:r w:rsidR="00D45128">
        <w:rPr>
          <w:rStyle w:val="Kommentarzeichen"/>
          <w:rFonts w:eastAsia="Times New Roman" w:cs="Calibri"/>
          <w:color w:val="000000" w:themeColor="text1"/>
          <w:kern w:val="0"/>
          <w:sz w:val="22"/>
          <w:szCs w:val="24"/>
          <w:lang w:eastAsia="de-DE"/>
          <w14:ligatures w14:val="none"/>
        </w:rPr>
        <w:commentReference w:id="69"/>
      </w:r>
      <w:r w:rsidR="005608E3">
        <w:rPr>
          <w:rFonts w:eastAsia="Times New Roman" w:cs="Calibri"/>
          <w:color w:val="000000" w:themeColor="text1"/>
          <w:kern w:val="0"/>
          <w:lang w:eastAsia="de-DE"/>
          <w14:ligatures w14:val="none"/>
        </w:rPr>
        <w:t>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del w:id="70" w:author="fariba abbassi" w:date="2026-04-14T23:17:00Z" w16du:dateUtc="2026-04-14T21:17:00Z">
        <w:r w:rsidR="7954E1D3" w:rsidRPr="00D942A6" w:rsidDel="00714668">
          <w:rPr>
            <w:rFonts w:eastAsia="Times New Roman" w:cs="Calibri"/>
            <w:b/>
            <w:bCs/>
            <w:i/>
            <w:iCs/>
            <w:color w:val="000000" w:themeColor="text1"/>
            <w:kern w:val="0"/>
            <w:highlight w:val="yellow"/>
            <w:lang w:eastAsia="de-DE"/>
            <w14:ligatures w14:val="none"/>
          </w:rPr>
          <w:delText>.</w:delText>
        </w:r>
        <w:r w:rsidR="007B0172" w:rsidDel="00714668">
          <w:rPr>
            <w:rFonts w:eastAsia="Times New Roman" w:cs="Calibri"/>
            <w:b/>
            <w:bCs/>
            <w:i/>
            <w:iCs/>
            <w:color w:val="000000" w:themeColor="text1"/>
            <w:kern w:val="0"/>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For each domain, trials were classified as “yes</w:delText>
        </w:r>
        <w:r w:rsidR="005C7AD6" w:rsidDel="00714668">
          <w:rPr>
            <w:rFonts w:eastAsia="Times New Roman" w:cs="Calibri"/>
            <w:b/>
            <w:bCs/>
            <w:i/>
            <w:iCs/>
            <w:color w:val="000000" w:themeColor="text1"/>
            <w:kern w:val="0"/>
            <w:highlight w:val="yellow"/>
            <w:lang w:eastAsia="de-DE"/>
            <w14:ligatures w14:val="none"/>
          </w:rPr>
          <w:delText>”,</w:delText>
        </w:r>
        <w:r w:rsidR="005C7AD6" w:rsidRPr="005C7AD6" w:rsidDel="00714668">
          <w:rPr>
            <w:rFonts w:eastAsia="Times New Roman" w:cs="Calibri"/>
            <w:b/>
            <w:bCs/>
            <w:i/>
            <w:iCs/>
            <w:color w:val="000000" w:themeColor="text1"/>
            <w:kern w:val="0"/>
            <w:highlight w:val="yellow"/>
            <w:lang w:eastAsia="de-DE"/>
            <w14:ligatures w14:val="none"/>
          </w:rPr>
          <w:delText xml:space="preserve"> “no”</w:delText>
        </w:r>
        <w:r w:rsidR="005C7AD6" w:rsidDel="00714668">
          <w:rPr>
            <w:rFonts w:eastAsia="Times New Roman" w:cs="Calibri"/>
            <w:b/>
            <w:bCs/>
            <w:i/>
            <w:iCs/>
            <w:color w:val="000000" w:themeColor="text1"/>
            <w:kern w:val="0"/>
            <w:highlight w:val="yellow"/>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“discordance</w:delText>
        </w:r>
        <w:r w:rsidR="005C7AD6" w:rsidDel="00714668">
          <w:rPr>
            <w:rFonts w:eastAsia="Times New Roman" w:cs="Calibri"/>
            <w:b/>
            <w:bCs/>
            <w:i/>
            <w:iCs/>
            <w:color w:val="000000" w:themeColor="text1"/>
            <w:kern w:val="0"/>
            <w:highlight w:val="yellow"/>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between pre-trial documentation and final publication</w:delText>
        </w:r>
        <w:r w:rsidR="005C7AD6" w:rsidDel="00714668">
          <w:rPr>
            <w:rFonts w:eastAsia="Times New Roman" w:cs="Calibri"/>
            <w:b/>
            <w:bCs/>
            <w:i/>
            <w:iCs/>
            <w:color w:val="000000" w:themeColor="text1"/>
            <w:kern w:val="0"/>
            <w:highlight w:val="yellow"/>
            <w:lang w:eastAsia="de-DE"/>
            <w14:ligatures w14:val="none"/>
          </w:rPr>
          <w:delText>” or “not available”.</w:delText>
        </w:r>
      </w:del>
      <w:ins w:id="71" w:author="fariba abbassi" w:date="2026-04-14T23:17:00Z" w16du:dateUtc="2026-04-14T21:17:00Z">
        <w:r w:rsidR="00714668">
          <w:rPr>
            <w:rFonts w:eastAsia="Times New Roman" w:cs="Calibri"/>
            <w:b/>
            <w:bCs/>
            <w:i/>
            <w:iCs/>
            <w:color w:val="000000" w:themeColor="text1"/>
            <w:kern w:val="0"/>
            <w:highlight w:val="yellow"/>
            <w:lang w:eastAsia="de-DE"/>
            <w14:ligatures w14:val="none"/>
          </w:rPr>
          <w:t>.</w:t>
        </w:r>
      </w:ins>
    </w:p>
    <w:p w14:paraId="10EF2A1C" w14:textId="0AFFA2EB" w:rsidR="00E335F1" w:rsidRPr="007775E0"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w:t>
      </w:r>
      <w:commentRangeStart w:id="72"/>
      <w:r w:rsidRPr="005C7AD6">
        <w:rPr>
          <w:rFonts w:eastAsia="Times New Roman" w:cs="Calibri"/>
          <w:b/>
          <w:bCs/>
          <w:i/>
          <w:iCs/>
          <w:color w:val="000000" w:themeColor="text1"/>
          <w:kern w:val="0"/>
          <w:highlight w:val="yellow"/>
          <w:lang w:eastAsia="de-DE"/>
          <w14:ligatures w14:val="none"/>
        </w:rPr>
        <w:t xml:space="preserve">adjustment </w:t>
      </w:r>
      <w:commentRangeEnd w:id="72"/>
      <w:r w:rsidR="00714668" w:rsidRPr="005C7AD6">
        <w:rPr>
          <w:rStyle w:val="Kommentarzeichen"/>
          <w:rFonts w:eastAsia="Times New Roman" w:cs="Calibri"/>
          <w:b/>
          <w:bCs/>
          <w:i/>
          <w:iCs/>
          <w:color w:val="000000" w:themeColor="text1"/>
          <w:kern w:val="0"/>
          <w:sz w:val="22"/>
          <w:szCs w:val="24"/>
          <w:highlight w:val="yellow"/>
          <w:lang w:eastAsia="de-DE"/>
          <w14:ligatures w14:val="none"/>
        </w:rPr>
        <w:commentReference w:id="72"/>
      </w:r>
      <w:r w:rsidRPr="005C7AD6">
        <w:rPr>
          <w:rFonts w:eastAsia="Times New Roman" w:cs="Calibri"/>
          <w:b/>
          <w:bCs/>
          <w:i/>
          <w:iCs/>
          <w:color w:val="000000" w:themeColor="text1"/>
          <w:kern w:val="0"/>
          <w:highlight w:val="yellow"/>
          <w:lang w:eastAsia="de-DE"/>
          <w14:ligatures w14:val="none"/>
        </w:rPr>
        <w:t>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w:t>
      </w:r>
      <w:r w:rsidRPr="005C7AD6">
        <w:rPr>
          <w:rFonts w:eastAsia="Times New Roman" w:cs="Calibri"/>
          <w:b/>
          <w:bCs/>
          <w:i/>
          <w:iCs/>
          <w:color w:val="000000" w:themeColor="text1"/>
          <w:kern w:val="0"/>
          <w:highlight w:val="yellow"/>
          <w:lang w:eastAsia="de-DE"/>
          <w14:ligatures w14:val="none"/>
        </w:rPr>
        <w:lastRenderedPageBreak/>
        <w:t xml:space="preserve">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commentRangeStart w:id="73"/>
      <w:r w:rsidR="00073C8E" w:rsidRPr="007775E0">
        <w:rPr>
          <w:rFonts w:eastAsia="Times New Roman" w:cs="Calibri"/>
          <w:b/>
          <w:bCs/>
          <w:i/>
          <w:iCs/>
          <w:color w:val="000000" w:themeColor="text1"/>
          <w:kern w:val="0"/>
          <w:highlight w:val="yellow"/>
          <w:lang w:eastAsia="de-DE"/>
          <w14:ligatures w14:val="none"/>
        </w:rPr>
        <w:t>supplemental digital content</w:t>
      </w:r>
      <w:ins w:id="74" w:author="fariba abbassi" w:date="2026-04-14T23:21:00Z" w16du:dateUtc="2026-04-14T21:21:00Z">
        <w:r w:rsidR="000175A5">
          <w:rPr>
            <w:rFonts w:eastAsia="Times New Roman" w:cs="Calibri"/>
            <w:b/>
            <w:bCs/>
            <w:i/>
            <w:iCs/>
            <w:color w:val="000000" w:themeColor="text1"/>
            <w:kern w:val="0"/>
            <w:highlight w:val="yellow"/>
            <w:lang w:eastAsia="de-DE"/>
            <w14:ligatures w14:val="none"/>
          </w:rPr>
          <w:t>, xxxx</w:t>
        </w:r>
      </w:ins>
      <w:r w:rsidR="00073C8E" w:rsidRPr="007775E0">
        <w:rPr>
          <w:rFonts w:eastAsia="Times New Roman" w:cs="Calibri"/>
          <w:b/>
          <w:bCs/>
          <w:i/>
          <w:iCs/>
          <w:color w:val="000000" w:themeColor="text1"/>
          <w:kern w:val="0"/>
          <w:highlight w:val="yellow"/>
          <w:lang w:eastAsia="de-DE"/>
          <w14:ligatures w14:val="none"/>
        </w:rPr>
        <w:t xml:space="preserve"> 1</w:t>
      </w:r>
      <w:commentRangeEnd w:id="73"/>
      <w:r w:rsidR="000175A5" w:rsidRPr="007775E0">
        <w:rPr>
          <w:rStyle w:val="Kommentarzeichen"/>
          <w:rFonts w:eastAsia="Times New Roman" w:cs="Calibri"/>
          <w:b/>
          <w:bCs/>
          <w:i/>
          <w:iCs/>
          <w:color w:val="000000" w:themeColor="text1"/>
          <w:kern w:val="0"/>
          <w:sz w:val="22"/>
          <w:szCs w:val="24"/>
          <w:highlight w:val="yellow"/>
          <w:lang w:eastAsia="de-DE"/>
          <w14:ligatures w14:val="none"/>
        </w:rPr>
        <w:commentReference w:id="73"/>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4C028F6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531D12">
        <w:rPr>
          <w:rFonts w:cs="Calibri"/>
          <w:color w:val="000000" w:themeColor="text1"/>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531D12" w:rsidRPr="00531D12">
        <w:rPr>
          <w:rFonts w:cs="Arial"/>
          <w:color w:val="000000"/>
          <w:kern w:val="0"/>
          <w:vertAlign w:val="superscript"/>
        </w:rPr>
        <w:t>16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049EFA2E"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531D12">
        <w:rPr>
          <w:rFonts w:cs="Calibri"/>
          <w:color w:val="000000" w:themeColor="text1"/>
        </w:rPr>
        <w:instrText xml:space="preserve"> ADDIN ZOTERO_ITEM CSL_CITATION {"citationID":"ZRWgdMgh","properties":{"formattedCitation":"\\super 17\\nosupersub{}","plainCitation":"17","noteIndex":0},"citationItems":[{"id":186385,"uris":["http://zotero.org/users/6583603/items/NN6S8CRC"],"itemData":{"id":186385,"type":"software","note":"volume: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531D12" w:rsidRPr="00531D12">
        <w:rPr>
          <w:rFonts w:cs="Arial"/>
          <w:color w:val="000000"/>
          <w:kern w:val="0"/>
          <w:vertAlign w:val="superscript"/>
        </w:rPr>
        <w:t>17</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 xml:space="preserve">(supplemental digital content, </w:t>
      </w:r>
      <w:commentRangeStart w:id="75"/>
      <w:r w:rsidR="233F92E6" w:rsidRPr="7052A300">
        <w:rPr>
          <w:b/>
          <w:bCs/>
        </w:rPr>
        <w:t>Figure 1</w:t>
      </w:r>
      <w:commentRangeEnd w:id="75"/>
      <w:r w:rsidR="000175A5" w:rsidRPr="7052A300">
        <w:rPr>
          <w:rStyle w:val="Kommentarzeichen"/>
          <w:b/>
          <w:bCs/>
          <w:sz w:val="22"/>
          <w:szCs w:val="24"/>
        </w:rPr>
        <w:commentReference w:id="75"/>
      </w:r>
      <w:r w:rsidR="233F92E6" w:rsidRPr="7052A300">
        <w:rPr>
          <w:b/>
          <w:bCs/>
        </w:rPr>
        <w:t>)</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03FC522B" w14:textId="77777777" w:rsidR="000175A5" w:rsidRDefault="00F6161E" w:rsidP="00BB4931">
      <w:pPr>
        <w:rPr>
          <w:ins w:id="76" w:author="fariba abbassi" w:date="2026-04-14T23:26:00Z" w16du:dateUtc="2026-04-14T21:26:00Z"/>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w:t>
      </w:r>
      <w:del w:id="77" w:author="fariba abbassi" w:date="2026-04-14T23:25:00Z" w16du:dateUtc="2026-04-14T21:25:00Z">
        <w:r w:rsidR="00776CD6" w:rsidRPr="25D98C32" w:rsidDel="000175A5">
          <w:rPr>
            <w:rFonts w:asciiTheme="minorHAnsi" w:hAnsiTheme="minorHAnsi"/>
            <w:color w:val="000000" w:themeColor="text1"/>
          </w:rPr>
          <w:delText xml:space="preserve">targeted </w:delText>
        </w:r>
      </w:del>
      <w:ins w:id="78" w:author="fariba abbassi" w:date="2026-04-14T23:25:00Z" w16du:dateUtc="2026-04-14T21:25:00Z">
        <w:r w:rsidR="000175A5">
          <w:rPr>
            <w:rFonts w:asciiTheme="minorHAnsi" w:hAnsiTheme="minorHAnsi"/>
            <w:color w:val="000000" w:themeColor="text1"/>
          </w:rPr>
          <w:t>considered</w:t>
        </w:r>
        <w:r w:rsidR="000175A5" w:rsidRPr="25D98C32">
          <w:rPr>
            <w:rFonts w:asciiTheme="minorHAnsi" w:hAnsiTheme="minorHAnsi"/>
            <w:color w:val="000000" w:themeColor="text1"/>
          </w:rPr>
          <w:t xml:space="preserve"> </w:t>
        </w:r>
      </w:ins>
      <w:r w:rsidR="00776CD6" w:rsidRPr="25D98C32">
        <w:rPr>
          <w:rFonts w:asciiTheme="minorHAnsi" w:hAnsiTheme="minorHAnsi"/>
          <w:color w:val="000000" w:themeColor="text1"/>
        </w:rPr>
        <w:t xml:space="preserve">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xml:space="preserve">. </w:t>
      </w:r>
    </w:p>
    <w:p w14:paraId="4D8F192B" w14:textId="0BC4479F" w:rsidR="315A2FFA" w:rsidRPr="000A6AC8" w:rsidRDefault="009A342D" w:rsidP="00BB4931">
      <w:pPr>
        <w:rPr>
          <w:rFonts w:asciiTheme="minorHAnsi" w:hAnsiTheme="minorHAnsi"/>
          <w:color w:val="000000" w:themeColor="text1"/>
        </w:rPr>
      </w:pPr>
      <w:r>
        <w:rPr>
          <w:rFonts w:asciiTheme="minorHAnsi" w:hAnsiTheme="minorHAnsi"/>
          <w:color w:val="000000" w:themeColor="text1"/>
        </w:rPr>
        <w:t>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299F4F3F" w:rsidR="00546538" w:rsidRDefault="00996943" w:rsidP="00BB4931">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D28BA15"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531D12">
        <w:rPr>
          <w:rFonts w:cs="Calibri"/>
          <w:color w:val="000000" w:themeColor="text1"/>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531D12" w:rsidRPr="00531D12">
        <w:rPr>
          <w:rFonts w:cs="Arial"/>
          <w:color w:val="000000"/>
          <w:kern w:val="0"/>
          <w:vertAlign w:val="superscript"/>
        </w:rPr>
        <w:t>18</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10459CED" w:rsidR="007775E0" w:rsidRPr="00A46706" w:rsidRDefault="007775E0" w:rsidP="4E119242">
      <w:pPr>
        <w:spacing w:before="0" w:after="160" w:line="480" w:lineRule="auto"/>
        <w:rPr>
          <w:rFonts w:cs="Calibri"/>
          <w:b/>
          <w:bCs/>
          <w:i/>
          <w:iCs/>
          <w:color w:val="000000" w:themeColor="text1"/>
        </w:rPr>
      </w:pPr>
      <w:commentRangeStart w:id="79"/>
      <w:commentRangeStart w:id="80"/>
      <w:r w:rsidRPr="4E119242">
        <w:rPr>
          <w:rFonts w:cs="Calibri"/>
          <w:b/>
          <w:bCs/>
          <w:i/>
          <w:iCs/>
          <w:color w:val="000000" w:themeColor="text1"/>
          <w:highlight w:val="yellow"/>
        </w:rPr>
        <w:t xml:space="preserve">Several meta-research studies have evaluated surgical RCTs, primarily focusing on reporting quality and internal validity. </w:t>
      </w:r>
      <w:r w:rsidR="00E76BCF" w:rsidRPr="4E119242">
        <w:rPr>
          <w:rFonts w:cs="Calibri"/>
          <w:b/>
          <w:bCs/>
          <w:i/>
          <w:iCs/>
          <w:color w:val="000000" w:themeColor="text1"/>
          <w:highlight w:val="yellow"/>
        </w:rPr>
        <w:t>For example, systematic assessments using Cochrane RoB 2</w:t>
      </w:r>
      <w:r w:rsidR="00E76BCF"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4E119242">
        <w:rPr>
          <w:rFonts w:cs="Calibri"/>
          <w:b/>
          <w:bCs/>
          <w:i/>
          <w:iCs/>
          <w:color w:val="000000" w:themeColor="text1"/>
          <w:highlight w:val="yellow"/>
        </w:rPr>
        <w:fldChar w:fldCharType="separate"/>
      </w:r>
      <w:r w:rsidR="00531D12" w:rsidRPr="00531D12">
        <w:rPr>
          <w:rFonts w:cs="Arial"/>
          <w:color w:val="000000"/>
          <w:kern w:val="0"/>
          <w:vertAlign w:val="superscript"/>
        </w:rPr>
        <w:t>19</w:t>
      </w:r>
      <w:r w:rsidR="00E76BCF"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xml:space="preserve"> and </w:t>
      </w:r>
      <w:commentRangeStart w:id="81"/>
      <w:r w:rsidR="00E76BCF" w:rsidRPr="4E119242">
        <w:rPr>
          <w:rFonts w:cs="Calibri"/>
          <w:b/>
          <w:bCs/>
          <w:i/>
          <w:iCs/>
          <w:color w:val="000000" w:themeColor="text1"/>
          <w:highlight w:val="yellow"/>
        </w:rPr>
        <w:t xml:space="preserve">GRADE </w:t>
      </w:r>
      <w:commentRangeEnd w:id="81"/>
      <w:r w:rsidR="00F52F81" w:rsidRPr="4E119242">
        <w:rPr>
          <w:rStyle w:val="Kommentarzeichen"/>
          <w:rFonts w:cs="Calibri"/>
          <w:b/>
          <w:bCs/>
          <w:i/>
          <w:iCs/>
          <w:color w:val="000000" w:themeColor="text1"/>
          <w:sz w:val="22"/>
          <w:szCs w:val="24"/>
          <w:highlight w:val="yellow"/>
        </w:rPr>
        <w:commentReference w:id="81"/>
      </w:r>
      <w:r w:rsidR="00E76BCF" w:rsidRPr="4E119242">
        <w:rPr>
          <w:rFonts w:cs="Calibri"/>
          <w:b/>
          <w:bCs/>
          <w:i/>
          <w:iCs/>
          <w:color w:val="000000" w:themeColor="text1"/>
          <w:highlight w:val="yellow"/>
        </w:rPr>
        <w:t>have examined trends in risk of bias and certainty of evidence across trials, with some suggesting improvements over time</w:t>
      </w:r>
      <w:r w:rsidR="008F4923"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{"citationID":"P3xYdnl5","properties":{"unsorted":false,"formattedCitation":"\\super 20,21\\nosupersub{}","plainCitation":"20,21","noteIndex":0},"citationItems":[{"id":229181,"uris":["http://zotero.org/groups/6353616/items/UFJGA4BL"],"itemData":{"id":229181,"type":"article-journal","abstract":"Objective: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4E119242">
        <w:rPr>
          <w:rFonts w:cs="Calibri"/>
          <w:b/>
          <w:bCs/>
          <w:i/>
          <w:iCs/>
          <w:color w:val="000000" w:themeColor="text1"/>
          <w:highlight w:val="yellow"/>
        </w:rPr>
        <w:fldChar w:fldCharType="separate"/>
      </w:r>
      <w:r w:rsidR="00531D12" w:rsidRPr="00531D12">
        <w:rPr>
          <w:rFonts w:cs="Arial"/>
          <w:color w:val="000000"/>
          <w:kern w:val="0"/>
          <w:vertAlign w:val="superscript"/>
        </w:rPr>
        <w:t>20,21</w:t>
      </w:r>
      <w:r w:rsidR="008F4923"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as reported by Ahmed Ali et al.</w:t>
      </w:r>
      <w:r w:rsidR="00E76BCF"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{"citationID":"czKjBkKA","properties":{"unsorted":false,"formattedCitation":"\\super 20\\nosupersub{}","plainCitation":"20","noteIndex":0},"citationItems":[{"id":229181,"uris":["http://zotero.org/groups/6353616/items/UFJGA4BL"],"itemData":{"id":229181,"type":"article-journal","abstract":"Objective: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E76BCF" w:rsidRPr="4E119242">
        <w:rPr>
          <w:rFonts w:cs="Calibri"/>
          <w:b/>
          <w:bCs/>
          <w:i/>
          <w:iCs/>
          <w:color w:val="000000" w:themeColor="text1"/>
          <w:highlight w:val="yellow"/>
        </w:rPr>
        <w:fldChar w:fldCharType="separate"/>
      </w:r>
      <w:r w:rsidR="00531D12" w:rsidRPr="00531D12">
        <w:rPr>
          <w:rFonts w:cs="Arial"/>
          <w:color w:val="000000"/>
          <w:kern w:val="0"/>
          <w:vertAlign w:val="superscript"/>
        </w:rPr>
        <w:t>20</w:t>
      </w:r>
      <w:r w:rsidR="00E76BCF"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xml:space="preserve">. </w:t>
      </w:r>
      <w:r w:rsidRPr="4E119242">
        <w:rPr>
          <w:rFonts w:cs="Calibri"/>
          <w:b/>
          <w:bCs/>
          <w:i/>
          <w:iCs/>
          <w:color w:val="000000" w:themeColor="text1"/>
          <w:highlight w:val="yellow"/>
        </w:rPr>
        <w:t>S</w:t>
      </w:r>
      <w:r w:rsidR="00E76BCF" w:rsidRPr="4E119242">
        <w:rPr>
          <w:rFonts w:cs="Calibri"/>
          <w:b/>
          <w:bCs/>
          <w:i/>
          <w:iCs/>
          <w:color w:val="000000" w:themeColor="text1"/>
          <w:highlight w:val="yellow"/>
        </w:rPr>
        <w:t>imilar</w:t>
      </w:r>
      <w:r w:rsidR="002A12E3" w:rsidRPr="4E119242">
        <w:rPr>
          <w:rFonts w:cs="Calibri"/>
          <w:b/>
          <w:bCs/>
          <w:i/>
          <w:iCs/>
          <w:color w:val="000000" w:themeColor="text1"/>
          <w:highlight w:val="yellow"/>
        </w:rPr>
        <w:t xml:space="preserve"> conclusions were shown in</w:t>
      </w:r>
      <w:r w:rsidR="00E76BCF" w:rsidRPr="4E119242">
        <w:rPr>
          <w:rFonts w:cs="Calibri"/>
          <w:b/>
          <w:bCs/>
          <w:i/>
          <w:iCs/>
          <w:color w:val="000000" w:themeColor="text1"/>
          <w:highlight w:val="yellow"/>
        </w:rPr>
        <w:t xml:space="preserve"> </w:t>
      </w:r>
      <w:r w:rsidRPr="4E119242">
        <w:rPr>
          <w:rFonts w:cs="Calibri"/>
          <w:b/>
          <w:bCs/>
          <w:i/>
          <w:iCs/>
          <w:color w:val="000000" w:themeColor="text1"/>
          <w:highlight w:val="yellow"/>
        </w:rPr>
        <w:t xml:space="preserve">studies </w:t>
      </w:r>
      <w:r w:rsidR="00E76BCF" w:rsidRPr="4E119242">
        <w:rPr>
          <w:rFonts w:cs="Calibri"/>
          <w:b/>
          <w:bCs/>
          <w:i/>
          <w:iCs/>
          <w:color w:val="000000" w:themeColor="text1"/>
          <w:highlight w:val="yellow"/>
        </w:rPr>
        <w:t>assessing</w:t>
      </w:r>
      <w:r w:rsidRPr="4E119242">
        <w:rPr>
          <w:rFonts w:cs="Calibri"/>
          <w:b/>
          <w:bCs/>
          <w:i/>
          <w:iCs/>
          <w:color w:val="000000" w:themeColor="text1"/>
          <w:highlight w:val="yellow"/>
        </w:rPr>
        <w:t xml:space="preserve"> reporting quality </w:t>
      </w:r>
      <w:r w:rsidR="00E76BCF" w:rsidRPr="4E119242">
        <w:rPr>
          <w:rFonts w:cs="Calibri"/>
          <w:b/>
          <w:bCs/>
          <w:i/>
          <w:iCs/>
          <w:color w:val="000000" w:themeColor="text1"/>
          <w:highlight w:val="yellow"/>
        </w:rPr>
        <w:t xml:space="preserve">by the adherence to </w:t>
      </w:r>
      <w:r w:rsidRPr="4E119242">
        <w:rPr>
          <w:rFonts w:cs="Calibri"/>
          <w:b/>
          <w:bCs/>
          <w:i/>
          <w:iCs/>
          <w:color w:val="000000" w:themeColor="text1"/>
          <w:highlight w:val="yellow"/>
        </w:rPr>
        <w:t>CONSOR</w:t>
      </w:r>
      <w:r w:rsidR="00E76BCF" w:rsidRPr="4E119242">
        <w:rPr>
          <w:rFonts w:cs="Calibri"/>
          <w:b/>
          <w:bCs/>
          <w:i/>
          <w:iCs/>
          <w:color w:val="000000" w:themeColor="text1"/>
          <w:highlight w:val="yellow"/>
        </w:rPr>
        <w:t>T</w:t>
      </w:r>
      <w:r w:rsidRPr="4E119242">
        <w:rPr>
          <w:rFonts w:cs="Calibri"/>
          <w:b/>
          <w:bCs/>
          <w:i/>
          <w:iCs/>
          <w:color w:val="000000" w:themeColor="text1"/>
          <w:highlight w:val="yellow"/>
        </w:rPr>
        <w:t xml:space="preserve"> </w:t>
      </w:r>
      <w:r w:rsidR="00E76BCF" w:rsidRPr="4E119242">
        <w:rPr>
          <w:rFonts w:cs="Calibri"/>
          <w:b/>
          <w:bCs/>
          <w:i/>
          <w:iCs/>
          <w:color w:val="000000" w:themeColor="text1"/>
          <w:highlight w:val="yellow"/>
        </w:rPr>
        <w:t>items</w:t>
      </w:r>
      <w:r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{"citationID":"VTjh73CV","properties":{"unsorted":false,"formattedCitation":"\\super 22\\uc0\\u8211{}25\\nosupersub{}","plainCitation":"22–25","noteIndex":0},"citationItems":[{"id":229168,"uris":["http://zotero.org/groups/6353616/items/P6EKDL6W"],"itemData":{"id":229168,"type":"article-journal","abstract":"Background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4E119242">
        <w:rPr>
          <w:rFonts w:cs="Calibri"/>
          <w:b/>
          <w:bCs/>
          <w:i/>
          <w:iCs/>
          <w:color w:val="000000" w:themeColor="text1"/>
          <w:highlight w:val="yellow"/>
        </w:rPr>
        <w:fldChar w:fldCharType="separate"/>
      </w:r>
      <w:r w:rsidR="00531D12" w:rsidRPr="00531D12">
        <w:rPr>
          <w:rFonts w:cs="Arial"/>
          <w:color w:val="000000"/>
          <w:kern w:val="0"/>
          <w:vertAlign w:val="superscript"/>
        </w:rPr>
        <w:t>22–25</w:t>
      </w:r>
      <w:r w:rsidRPr="4E119242">
        <w:rPr>
          <w:rFonts w:cs="Calibri"/>
          <w:b/>
          <w:bCs/>
          <w:i/>
          <w:iCs/>
          <w:color w:val="000000" w:themeColor="text1"/>
          <w:highlight w:val="yellow"/>
        </w:rPr>
        <w:fldChar w:fldCharType="end"/>
      </w:r>
      <w:r w:rsidRPr="4E119242">
        <w:rPr>
          <w:rFonts w:cs="Calibri"/>
          <w:b/>
          <w:bCs/>
          <w:i/>
          <w:iCs/>
          <w:color w:val="000000" w:themeColor="text1"/>
          <w:highlight w:val="yellow"/>
        </w:rPr>
        <w:t xml:space="preserve">. </w:t>
      </w:r>
      <w:r w:rsidR="002A12E3" w:rsidRPr="4E119242">
        <w:rPr>
          <w:rFonts w:cs="Calibri"/>
          <w:b/>
          <w:bCs/>
          <w:i/>
          <w:iCs/>
          <w:color w:val="000000" w:themeColor="text1"/>
          <w:highlight w:val="yellow"/>
        </w:rPr>
        <w:t xml:space="preserve">Beyond RCTs, </w:t>
      </w:r>
      <w:r w:rsidRPr="4E119242">
        <w:rPr>
          <w:rFonts w:cs="Calibri"/>
          <w:b/>
          <w:bCs/>
          <w:i/>
          <w:iCs/>
          <w:color w:val="000000" w:themeColor="text1"/>
          <w:highlight w:val="yellow"/>
        </w:rPr>
        <w:t>Grosman et al.</w:t>
      </w:r>
      <w:r w:rsidRPr="4E119242">
        <w:rPr>
          <w:rFonts w:cs="Calibri"/>
          <w:b/>
          <w:bCs/>
          <w:i/>
          <w:iCs/>
          <w:color w:val="000000" w:themeColor="text1"/>
          <w:highlight w:val="yellow"/>
        </w:rPr>
        <w:fldChar w:fldCharType="begin"/>
      </w:r>
      <w:r w:rsidR="00233F4D">
        <w:rPr>
          <w:rFonts w:cs="Calibri"/>
          <w:b/>
          <w:bCs/>
          <w:i/>
          <w:iCs/>
          <w:color w:val="000000" w:themeColor="text1"/>
          <w:highlight w:val="yellow"/>
        </w:rPr>
        <w:instrText xml:space="preserve"> ADDIN ZOTERO_ITEM CSL_CITATION {"citationID":"gQimMD5D","properties":{"unsorted":false,"formattedCitation":"\\super 26\\nosupersub{}","plainCitation":"26","noteIndex":0},"citationItems":[{"id":187568,"uris":["http://zotero.org/users/6583603/items/9SZTY2HH"],"itemData":{"id":187568,"type":"article-journal","abstract":"This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4E119242">
        <w:rPr>
          <w:rFonts w:cs="Calibri"/>
          <w:b/>
          <w:bCs/>
          <w:i/>
          <w:iCs/>
          <w:color w:val="000000" w:themeColor="text1"/>
          <w:highlight w:val="yellow"/>
        </w:rPr>
        <w:fldChar w:fldCharType="separate"/>
      </w:r>
      <w:r w:rsidR="00233F4D" w:rsidRPr="00233F4D">
        <w:rPr>
          <w:rFonts w:cs="Arial"/>
          <w:color w:val="000000"/>
          <w:kern w:val="0"/>
          <w:vertAlign w:val="superscript"/>
        </w:rPr>
        <w:t>26</w:t>
      </w:r>
      <w:r w:rsidRPr="4E119242">
        <w:rPr>
          <w:rFonts w:cs="Calibri"/>
          <w:b/>
          <w:bCs/>
          <w:i/>
          <w:iCs/>
          <w:color w:val="000000" w:themeColor="text1"/>
          <w:highlight w:val="yellow"/>
        </w:rPr>
        <w:fldChar w:fldCharType="end"/>
      </w:r>
      <w:r w:rsidRPr="4E119242">
        <w:rPr>
          <w:rFonts w:cs="Calibri"/>
          <w:b/>
          <w:bCs/>
          <w:i/>
          <w:iCs/>
          <w:color w:val="000000" w:themeColor="text1"/>
          <w:highlight w:val="yellow"/>
        </w:rPr>
        <w:t xml:space="preserve"> </w:t>
      </w:r>
      <w:r w:rsidR="002A12E3" w:rsidRPr="4E119242">
        <w:rPr>
          <w:rFonts w:cs="Calibri"/>
          <w:b/>
          <w:bCs/>
          <w:i/>
          <w:iCs/>
          <w:color w:val="000000" w:themeColor="text1"/>
          <w:highlight w:val="yellow"/>
        </w:rPr>
        <w:t>underscored that</w:t>
      </w:r>
      <w:r w:rsidRPr="4E119242">
        <w:rPr>
          <w:rFonts w:cs="Calibri"/>
          <w:b/>
          <w:bCs/>
          <w:i/>
          <w:iCs/>
          <w:color w:val="000000" w:themeColor="text1"/>
          <w:highlight w:val="yellow"/>
        </w:rPr>
        <w:t xml:space="preserve"> most observational 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such previous research does not directly assess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w:t>
      </w:r>
      <w:ins w:id="82" w:author="fariba abbassi" w:date="2026-04-14T23:31:00Z" w16du:dateUtc="2026-04-14T21:31:00Z">
        <w:r w:rsidR="00F52F81">
          <w:rPr>
            <w:rFonts w:cs="Calibri"/>
            <w:b/>
            <w:bCs/>
            <w:i/>
            <w:iCs/>
            <w:color w:val="000000" w:themeColor="text1"/>
            <w:highlight w:val="yellow"/>
          </w:rPr>
          <w:t>the</w:t>
        </w:r>
      </w:ins>
      <w:ins w:id="83" w:author="fariba abbassi" w:date="2026-04-14T23:32:00Z" w16du:dateUtc="2026-04-14T21:32:00Z">
        <w:r w:rsidR="00F52F81">
          <w:rPr>
            <w:rFonts w:cs="Calibri"/>
            <w:b/>
            <w:bCs/>
            <w:i/>
            <w:iCs/>
            <w:color w:val="000000" w:themeColor="text1"/>
            <w:highlight w:val="yellow"/>
          </w:rPr>
          <w:t xml:space="preserve"> </w:t>
        </w:r>
      </w:ins>
      <w:r w:rsidR="593CC48A" w:rsidRPr="4E119242">
        <w:rPr>
          <w:rFonts w:cs="Calibri"/>
          <w:b/>
          <w:bCs/>
          <w:i/>
          <w:iCs/>
          <w:color w:val="000000" w:themeColor="text1"/>
          <w:highlight w:val="yellow"/>
        </w:rPr>
        <w:t>case that such studies do not inform clinical 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commentRangeEnd w:id="79"/>
      <w:r w:rsidRPr="00A46706">
        <w:rPr>
          <w:rStyle w:val="Kommentarzeichen"/>
          <w:rFonts w:cs="Calibri"/>
          <w:b/>
          <w:bCs/>
          <w:i/>
          <w:iCs/>
          <w:color w:val="000000" w:themeColor="text1"/>
          <w:sz w:val="22"/>
          <w:szCs w:val="24"/>
        </w:rPr>
        <w:commentReference w:id="79"/>
      </w:r>
      <w:commentRangeEnd w:id="80"/>
      <w:r w:rsidRPr="00A46706">
        <w:rPr>
          <w:rStyle w:val="Kommentarzeichen"/>
          <w:rFonts w:cs="Calibri"/>
          <w:b/>
          <w:bCs/>
          <w:i/>
          <w:iCs/>
          <w:color w:val="000000" w:themeColor="text1"/>
          <w:sz w:val="22"/>
          <w:szCs w:val="24"/>
        </w:rPr>
        <w:commentReference w:id="80"/>
      </w:r>
    </w:p>
    <w:p w14:paraId="36BB34C4" w14:textId="77777777" w:rsidR="007775E0" w:rsidRDefault="007775E0" w:rsidP="00BB4931">
      <w:pPr>
        <w:spacing w:before="0" w:after="160" w:line="480" w:lineRule="auto"/>
        <w:rPr>
          <w:rFonts w:cs="Calibri"/>
          <w:color w:val="000000" w:themeColor="text1"/>
        </w:rPr>
      </w:pPr>
    </w:p>
    <w:p w14:paraId="6960BFEF" w14:textId="304F9731" w:rsidR="00454636" w:rsidRPr="00454636" w:rsidRDefault="00454636" w:rsidP="00454636">
      <w:pPr>
        <w:pStyle w:val="Titre21"/>
        <w:rPr>
          <w:highlight w:val="yellow"/>
        </w:rPr>
      </w:pPr>
      <w:r w:rsidRPr="00454636">
        <w:rPr>
          <w:highlight w:val="yellow"/>
        </w:rPr>
        <w:t>Strengths</w:t>
      </w:r>
    </w:p>
    <w:p w14:paraId="49806F59" w14:textId="4B567295" w:rsidR="00454636" w:rsidRPr="00D74299" w:rsidRDefault="00C522A1">
      <w:pPr>
        <w:spacing w:line="480" w:lineRule="auto"/>
        <w:rPr>
          <w:rFonts w:eastAsia="Times New Roman" w:cs="Arial"/>
          <w:b/>
          <w:bCs/>
          <w:i/>
          <w:iCs/>
          <w:color w:val="0F4761" w:themeColor="accent1" w:themeShade="BF"/>
          <w:highlight w:val="yellow"/>
        </w:rPr>
      </w:pPr>
      <w:r w:rsidRPr="4E119242">
        <w:rPr>
          <w:rFonts w:eastAsia="Times New Roman" w:cs="Arial"/>
          <w:b/>
          <w:bCs/>
          <w:i/>
          <w:iCs/>
          <w:color w:val="0F4761" w:themeColor="accent1" w:themeShade="BF"/>
          <w:highlight w:val="yellow"/>
          <w:bdr w:val="none" w:sz="0" w:space="0" w:color="auto" w:frame="1"/>
        </w:rPr>
        <w:t>First, we developed a novel</w:t>
      </w:r>
      <w:r w:rsidR="00282FE4" w:rsidRPr="4E119242">
        <w:rPr>
          <w:rFonts w:eastAsia="Times New Roman" w:cs="Arial"/>
          <w:b/>
          <w:bCs/>
          <w:i/>
          <w:iCs/>
          <w:color w:val="0F4761" w:themeColor="accent1" w:themeShade="BF"/>
          <w:highlight w:val="yellow"/>
          <w:bdr w:val="none" w:sz="0" w:space="0" w:color="auto" w:frame="1"/>
        </w:rPr>
        <w:t xml:space="preserve"> </w:t>
      </w:r>
      <w:del w:id="84" w:author="fariba abbassi" w:date="2026-04-14T23:32:00Z" w16du:dateUtc="2026-04-14T21:32:00Z">
        <w:r w:rsidRPr="4E119242" w:rsidDel="00F52F81">
          <w:rPr>
            <w:rFonts w:eastAsia="Times New Roman" w:cs="Arial"/>
            <w:b/>
            <w:bCs/>
            <w:i/>
            <w:iCs/>
            <w:color w:val="0F4761" w:themeColor="accent1" w:themeShade="BF"/>
            <w:highlight w:val="yellow"/>
            <w:bdr w:val="none" w:sz="0" w:space="0" w:color="auto" w:frame="1"/>
          </w:rPr>
          <w:delText xml:space="preserve">approach </w:delText>
        </w:r>
      </w:del>
      <w:ins w:id="85" w:author="fariba abbassi" w:date="2026-04-14T23:32:00Z" w16du:dateUtc="2026-04-14T21:32:00Z">
        <w:r w:rsidR="00F52F81">
          <w:rPr>
            <w:rFonts w:eastAsia="Times New Roman" w:cs="Arial"/>
            <w:b/>
            <w:bCs/>
            <w:i/>
            <w:iCs/>
            <w:color w:val="0F4761" w:themeColor="accent1" w:themeShade="BF"/>
            <w:highlight w:val="yellow"/>
            <w:bdr w:val="none" w:sz="0" w:space="0" w:color="auto" w:frame="1"/>
          </w:rPr>
          <w:t>tool</w:t>
        </w:r>
        <w:r w:rsidR="00F52F81" w:rsidRPr="4E119242">
          <w:rPr>
            <w:rFonts w:eastAsia="Times New Roman" w:cs="Arial"/>
            <w:b/>
            <w:bCs/>
            <w:i/>
            <w:iCs/>
            <w:color w:val="0F4761" w:themeColor="accent1" w:themeShade="BF"/>
            <w:highlight w:val="yellow"/>
            <w:bdr w:val="none" w:sz="0" w:space="0" w:color="auto" w:frame="1"/>
          </w:rPr>
          <w:t xml:space="preserve"> </w:t>
        </w:r>
      </w:ins>
      <w:r w:rsidRPr="4E119242">
        <w:rPr>
          <w:rFonts w:eastAsia="Times New Roman" w:cs="Arial"/>
          <w:b/>
          <w:bCs/>
          <w:i/>
          <w:iCs/>
          <w:color w:val="0F4761" w:themeColor="accent1" w:themeShade="BF"/>
          <w:highlight w:val="yellow"/>
          <w:bdr w:val="none" w:sz="0" w:space="0" w:color="auto" w:frame="1"/>
        </w:rPr>
        <w:t xml:space="preserve">to assess the </w:t>
      </w:r>
      <w:r w:rsidR="00282FE4" w:rsidRPr="4E119242">
        <w:rPr>
          <w:rFonts w:eastAsia="Times New Roman" w:cs="Arial"/>
          <w:b/>
          <w:bCs/>
          <w:i/>
          <w:iCs/>
          <w:color w:val="0F4761" w:themeColor="accent1" w:themeShade="BF"/>
          <w:highlight w:val="yellow"/>
          <w:bdr w:val="none" w:sz="0" w:space="0" w:color="auto" w:frame="1"/>
        </w:rPr>
        <w:t>extent to which</w:t>
      </w:r>
      <w:r w:rsidRPr="4E119242">
        <w:rPr>
          <w:rFonts w:eastAsia="Times New Roman" w:cs="Arial"/>
          <w:b/>
          <w:bCs/>
          <w:i/>
          <w:iCs/>
          <w:color w:val="0F4761" w:themeColor="accent1" w:themeShade="BF"/>
          <w:highlight w:val="yellow"/>
          <w:bdr w:val="none" w:sz="0" w:space="0" w:color="auto" w:frame="1"/>
        </w:rPr>
        <w:t xml:space="preserve"> RCTs </w:t>
      </w:r>
      <w:r w:rsidR="00282FE4" w:rsidRPr="4E119242">
        <w:rPr>
          <w:rFonts w:eastAsia="Times New Roman" w:cs="Arial"/>
          <w:b/>
          <w:bCs/>
          <w:i/>
          <w:iCs/>
          <w:color w:val="0F4761" w:themeColor="accent1" w:themeShade="BF"/>
          <w:highlight w:val="yellow"/>
          <w:bdr w:val="none" w:sz="0" w:space="0" w:color="auto" w:frame="1"/>
        </w:rPr>
        <w:t>can address</w:t>
      </w:r>
      <w:r w:rsidRPr="4E119242">
        <w:rPr>
          <w:rFonts w:eastAsia="Times New Roman" w:cs="Arial"/>
          <w:b/>
          <w:bCs/>
          <w:i/>
          <w:iCs/>
          <w:color w:val="0F4761" w:themeColor="accent1" w:themeShade="BF"/>
          <w:highlight w:val="yellow"/>
          <w:bdr w:val="none" w:sz="0" w:space="0" w:color="auto" w:frame="1"/>
        </w:rPr>
        <w:t xml:space="preserve"> clinical practice, </w:t>
      </w:r>
      <w:r w:rsidR="00282FE4" w:rsidRPr="4E119242">
        <w:rPr>
          <w:rFonts w:eastAsia="Times New Roman" w:cs="Arial"/>
          <w:b/>
          <w:bCs/>
          <w:i/>
          <w:iCs/>
          <w:color w:val="0F4761" w:themeColor="accent1" w:themeShade="BF"/>
          <w:highlight w:val="yellow"/>
          <w:bdr w:val="none" w:sz="0" w:space="0" w:color="auto" w:frame="1"/>
        </w:rPr>
        <w:t>a dimension which</w:t>
      </w:r>
      <w:r w:rsidRPr="4E119242">
        <w:rPr>
          <w:rFonts w:eastAsia="Times New Roman" w:cs="Arial"/>
          <w:b/>
          <w:bCs/>
          <w:i/>
          <w:iCs/>
          <w:color w:val="0F4761" w:themeColor="accent1" w:themeShade="BF"/>
          <w:highlight w:val="yellow"/>
          <w:bdr w:val="none" w:sz="0" w:space="0" w:color="auto" w:frame="1"/>
        </w:rPr>
        <w:t xml:space="preserve"> not currently </w:t>
      </w:r>
      <w:r w:rsidR="00282FE4" w:rsidRPr="4E119242">
        <w:rPr>
          <w:rFonts w:eastAsia="Times New Roman" w:cs="Arial"/>
          <w:b/>
          <w:bCs/>
          <w:i/>
          <w:iCs/>
          <w:color w:val="0F4761" w:themeColor="accent1" w:themeShade="BF"/>
          <w:highlight w:val="yellow"/>
          <w:bdr w:val="none" w:sz="0" w:space="0" w:color="auto" w:frame="1"/>
        </w:rPr>
        <w:t xml:space="preserve">captures by existing </w:t>
      </w:r>
      <w:r w:rsidR="38D5D8F8" w:rsidRPr="4E119242">
        <w:rPr>
          <w:rFonts w:eastAsia="Times New Roman" w:cs="Arial"/>
          <w:b/>
          <w:bCs/>
          <w:i/>
          <w:iCs/>
          <w:color w:val="0F4761" w:themeColor="accent1" w:themeShade="BF"/>
          <w:highlight w:val="yellow"/>
          <w:bdr w:val="none" w:sz="0" w:space="0" w:color="auto" w:frame="1"/>
        </w:rPr>
        <w:t>tools to assess risk of bias and quality of reporting</w:t>
      </w:r>
      <w:commentRangeStart w:id="86"/>
      <w:r w:rsidRPr="4E119242">
        <w:rPr>
          <w:rFonts w:eastAsia="Times New Roman" w:cs="Arial"/>
          <w:b/>
          <w:bCs/>
          <w:i/>
          <w:iCs/>
          <w:color w:val="0F4761" w:themeColor="accent1" w:themeShade="BF"/>
          <w:highlight w:val="yellow"/>
          <w:bdr w:val="none" w:sz="0" w:space="0" w:color="auto" w:frame="1"/>
        </w:rPr>
        <w:t>.</w:t>
      </w:r>
      <w:commentRangeEnd w:id="86"/>
      <w:r w:rsidRPr="4E119242">
        <w:rPr>
          <w:rStyle w:val="Kommentarzeichen"/>
          <w:rFonts w:eastAsia="Times New Roman" w:cs="Arial"/>
          <w:b/>
          <w:bCs/>
          <w:i/>
          <w:iCs/>
          <w:color w:val="0F4761" w:themeColor="accent1" w:themeShade="BF"/>
          <w:sz w:val="22"/>
          <w:szCs w:val="24"/>
          <w:highlight w:val="yellow"/>
          <w:bdr w:val="none" w:sz="0" w:space="0" w:color="auto" w:frame="1"/>
        </w:rPr>
        <w:commentReference w:id="86"/>
      </w:r>
      <w:r w:rsidRPr="4E119242">
        <w:rPr>
          <w:rFonts w:eastAsia="Times New Roman" w:cs="Arial"/>
          <w:b/>
          <w:bCs/>
          <w:i/>
          <w:iCs/>
          <w:color w:val="0F4761" w:themeColor="accent1" w:themeShade="BF"/>
          <w:highlight w:val="yellow"/>
          <w:bdr w:val="none" w:sz="0" w:space="0" w:color="auto" w:frame="1"/>
        </w:rPr>
        <w:t xml:space="preserve"> </w:t>
      </w:r>
      <w:r w:rsidR="00E67D2C" w:rsidRPr="4E119242">
        <w:rPr>
          <w:rFonts w:eastAsia="Times New Roman" w:cs="Arial"/>
          <w:b/>
          <w:bCs/>
          <w:i/>
          <w:iCs/>
          <w:color w:val="0F4761" w:themeColor="accent1" w:themeShade="BF"/>
          <w:highlight w:val="yellow"/>
          <w:bdr w:val="none" w:sz="0" w:space="0" w:color="auto" w:frame="1"/>
        </w:rPr>
        <w:t>O</w:t>
      </w:r>
      <w:r w:rsidR="00282FE4" w:rsidRPr="4E119242">
        <w:rPr>
          <w:rFonts w:eastAsia="Times New Roman" w:cs="Arial"/>
          <w:b/>
          <w:bCs/>
          <w:i/>
          <w:iCs/>
          <w:color w:val="0F4761" w:themeColor="accent1" w:themeShade="BF"/>
          <w:highlight w:val="yellow"/>
          <w:bdr w:val="none" w:sz="0" w:space="0" w:color="auto" w:frame="1"/>
        </w:rPr>
        <w:t>ur four-domain assessment focuses on the potential clinical applicability.</w:t>
      </w:r>
      <w:r w:rsidR="00E40192" w:rsidRPr="4E119242">
        <w:rPr>
          <w:rFonts w:eastAsia="Times New Roman" w:cs="Arial"/>
          <w:b/>
          <w:bCs/>
          <w:i/>
          <w:iCs/>
          <w:color w:val="0F4761" w:themeColor="accent1" w:themeShade="BF"/>
          <w:highlight w:val="yellow"/>
          <w:bdr w:val="none" w:sz="0" w:space="0" w:color="auto" w:frame="1"/>
        </w:rPr>
        <w:t xml:space="preserve"> </w:t>
      </w:r>
      <w:r w:rsidR="35A382F9" w:rsidRPr="4E119242">
        <w:rPr>
          <w:rFonts w:eastAsia="Times New Roman" w:cs="Arial"/>
          <w:b/>
          <w:bCs/>
          <w:i/>
          <w:iCs/>
          <w:color w:val="0F4761" w:themeColor="accent1" w:themeShade="BF"/>
          <w:highlight w:val="yellow"/>
        </w:rPr>
        <w:t xml:space="preserve">Our tool </w:t>
      </w:r>
      <w:r w:rsidR="00F77C6B" w:rsidRPr="4E119242">
        <w:rPr>
          <w:rFonts w:eastAsia="Times New Roman" w:cs="Arial"/>
          <w:b/>
          <w:bCs/>
          <w:i/>
          <w:iCs/>
          <w:color w:val="0F4761" w:themeColor="accent1" w:themeShade="BF"/>
          <w:highlight w:val="yellow"/>
        </w:rPr>
        <w:t>addresses</w:t>
      </w:r>
      <w:r w:rsidR="00E40192" w:rsidRPr="4E119242">
        <w:rPr>
          <w:rFonts w:eastAsia="Times New Roman" w:cs="Arial"/>
          <w:b/>
          <w:bCs/>
          <w:i/>
          <w:iCs/>
          <w:color w:val="0F4761" w:themeColor="accent1" w:themeShade="BF"/>
          <w:highlight w:val="yellow"/>
          <w:bdr w:val="none" w:sz="0" w:space="0" w:color="auto" w:frame="1"/>
        </w:rPr>
        <w:t xml:space="preserve"> a gap in </w:t>
      </w:r>
      <w:r w:rsidR="003868D3" w:rsidRPr="4E119242">
        <w:rPr>
          <w:rFonts w:eastAsia="Times New Roman" w:cs="Arial"/>
          <w:b/>
          <w:bCs/>
          <w:i/>
          <w:iCs/>
          <w:color w:val="0F4761" w:themeColor="accent1" w:themeShade="BF"/>
          <w:highlight w:val="yellow"/>
          <w:bdr w:val="none" w:sz="0" w:space="0" w:color="auto" w:frame="1"/>
        </w:rPr>
        <w:t xml:space="preserve">medical meta-research, where </w:t>
      </w:r>
      <w:r w:rsidR="00282FE4" w:rsidRPr="4E119242">
        <w:rPr>
          <w:rFonts w:eastAsia="Times New Roman" w:cs="Arial"/>
          <w:b/>
          <w:bCs/>
          <w:i/>
          <w:iCs/>
          <w:color w:val="0F4761" w:themeColor="accent1" w:themeShade="BF"/>
          <w:highlight w:val="yellow"/>
          <w:bdr w:val="none" w:sz="0" w:space="0" w:color="auto" w:frame="1"/>
        </w:rPr>
        <w:t>standardized assessments are</w:t>
      </w:r>
      <w:r w:rsidR="003868D3" w:rsidRPr="4E119242">
        <w:rPr>
          <w:rFonts w:eastAsia="Times New Roman" w:cs="Arial"/>
          <w:b/>
          <w:bCs/>
          <w:i/>
          <w:iCs/>
          <w:color w:val="0F4761" w:themeColor="accent1" w:themeShade="BF"/>
          <w:highlight w:val="yellow"/>
          <w:bdr w:val="none" w:sz="0" w:space="0" w:color="auto" w:frame="1"/>
        </w:rPr>
        <w:t xml:space="preserve"> currently </w:t>
      </w:r>
      <w:r w:rsidR="00282FE4" w:rsidRPr="4E119242">
        <w:rPr>
          <w:rFonts w:eastAsia="Times New Roman" w:cs="Arial"/>
          <w:b/>
          <w:bCs/>
          <w:i/>
          <w:iCs/>
          <w:color w:val="0F4761" w:themeColor="accent1" w:themeShade="BF"/>
          <w:highlight w:val="yellow"/>
          <w:bdr w:val="none" w:sz="0" w:space="0" w:color="auto" w:frame="1"/>
        </w:rPr>
        <w:t>limited to internal validity</w:t>
      </w:r>
      <w:r w:rsidR="0910F5F1" w:rsidRPr="4E119242">
        <w:rPr>
          <w:rFonts w:eastAsia="Times New Roman" w:cs="Arial"/>
          <w:b/>
          <w:bCs/>
          <w:i/>
          <w:iCs/>
          <w:color w:val="0F4761" w:themeColor="accent1" w:themeShade="BF"/>
          <w:highlight w:val="yellow"/>
          <w:bdr w:val="none" w:sz="0" w:space="0" w:color="auto" w:frame="1"/>
        </w:rPr>
        <w:t>,</w:t>
      </w:r>
      <w:r w:rsidR="00F77C6B">
        <w:rPr>
          <w:rFonts w:eastAsia="Times New Roman" w:cs="Arial"/>
          <w:b/>
          <w:bCs/>
          <w:i/>
          <w:iCs/>
          <w:color w:val="0F4761" w:themeColor="accent1" w:themeShade="BF"/>
          <w:highlight w:val="yellow"/>
          <w:bdr w:val="none" w:sz="0" w:space="0" w:color="auto" w:frame="1"/>
        </w:rPr>
        <w:t xml:space="preserve"> </w:t>
      </w:r>
      <w:r w:rsidR="003868D3" w:rsidRPr="4E119242">
        <w:rPr>
          <w:rFonts w:eastAsia="Times New Roman" w:cs="Arial"/>
          <w:b/>
          <w:bCs/>
          <w:i/>
          <w:iCs/>
          <w:color w:val="0F4761" w:themeColor="accent1" w:themeShade="BF"/>
          <w:highlight w:val="yellow"/>
          <w:bdr w:val="none" w:sz="0" w:space="0" w:color="auto" w:frame="1"/>
        </w:rPr>
        <w:t>certainty of evidence</w:t>
      </w:r>
      <w:r w:rsidR="2BCC76DA" w:rsidRPr="4E119242">
        <w:rPr>
          <w:rFonts w:eastAsia="Times New Roman" w:cs="Arial"/>
          <w:b/>
          <w:bCs/>
          <w:i/>
          <w:iCs/>
          <w:color w:val="0F4761" w:themeColor="accent1" w:themeShade="BF"/>
          <w:highlight w:val="yellow"/>
          <w:bdr w:val="none" w:sz="0" w:space="0" w:color="auto" w:frame="1"/>
        </w:rPr>
        <w:t xml:space="preserve"> and quality of reporting</w:t>
      </w:r>
      <w:r w:rsidR="00282FE4" w:rsidRPr="4E119242">
        <w:rPr>
          <w:rFonts w:eastAsia="Times New Roman" w:cs="Arial"/>
          <w:b/>
          <w:bCs/>
          <w:i/>
          <w:iCs/>
          <w:color w:val="0F4761" w:themeColor="accent1" w:themeShade="BF"/>
          <w:highlight w:val="yellow"/>
          <w:bdr w:val="none" w:sz="0" w:space="0" w:color="auto" w:frame="1"/>
        </w:rPr>
        <w:t>.</w:t>
      </w:r>
      <w:r w:rsidR="003868D3" w:rsidRPr="4E119242">
        <w:rPr>
          <w:rFonts w:eastAsia="Times New Roman" w:cs="Arial"/>
          <w:b/>
          <w:bCs/>
          <w:i/>
          <w:iCs/>
          <w:color w:val="0F4761" w:themeColor="accent1" w:themeShade="BF"/>
          <w:highlight w:val="yellow"/>
          <w:bdr w:val="none" w:sz="0" w:space="0" w:color="auto" w:frame="1"/>
        </w:rPr>
        <w:t xml:space="preserve"> </w:t>
      </w:r>
      <w:r w:rsidR="32A15166" w:rsidRPr="4E119242">
        <w:rPr>
          <w:rFonts w:eastAsia="Times New Roman" w:cs="Arial"/>
          <w:b/>
          <w:bCs/>
          <w:i/>
          <w:iCs/>
          <w:color w:val="0F4761" w:themeColor="accent1" w:themeShade="BF"/>
          <w:highlight w:val="yellow"/>
        </w:rPr>
        <w:t>Second</w:t>
      </w:r>
      <w:r w:rsidR="00E40192" w:rsidRPr="4E119242">
        <w:rPr>
          <w:rFonts w:eastAsia="Times New Roman" w:cs="Arial"/>
          <w:b/>
          <w:bCs/>
          <w:i/>
          <w:iCs/>
          <w:color w:val="0F4761" w:themeColor="accent1" w:themeShade="BF"/>
          <w:highlight w:val="yellow"/>
          <w:bdr w:val="none" w:sz="0" w:space="0" w:color="auto" w:frame="1"/>
        </w:rPr>
        <w:t xml:space="preserve">, we </w:t>
      </w:r>
      <w:r w:rsidR="00F605E6" w:rsidRPr="4E119242">
        <w:rPr>
          <w:rFonts w:eastAsia="Times New Roman" w:cs="Arial"/>
          <w:b/>
          <w:bCs/>
          <w:i/>
          <w:iCs/>
          <w:color w:val="0F4761" w:themeColor="accent1" w:themeShade="BF"/>
          <w:highlight w:val="yellow"/>
          <w:bdr w:val="none" w:sz="0" w:space="0" w:color="auto" w:frame="1"/>
        </w:rPr>
        <w:t xml:space="preserve">demonstrated the feasibility of our approach through a two-stage study. The pilot phase led to the development of </w:t>
      </w:r>
      <w:r w:rsidR="44A512DF" w:rsidRPr="4E119242">
        <w:rPr>
          <w:rFonts w:eastAsia="Times New Roman" w:cs="Arial"/>
          <w:b/>
          <w:bCs/>
          <w:i/>
          <w:iCs/>
          <w:color w:val="0F4761" w:themeColor="accent1" w:themeShade="BF"/>
          <w:highlight w:val="yellow"/>
        </w:rPr>
        <w:t>well</w:t>
      </w:r>
      <w:r w:rsidR="00E97DE2">
        <w:rPr>
          <w:rFonts w:eastAsia="Times New Roman" w:cs="Arial"/>
          <w:b/>
          <w:bCs/>
          <w:i/>
          <w:iCs/>
          <w:color w:val="0F4761" w:themeColor="accent1" w:themeShade="BF"/>
          <w:highlight w:val="yellow"/>
        </w:rPr>
        <w:t>-</w:t>
      </w:r>
      <w:r w:rsidR="44A512DF" w:rsidRPr="4E119242">
        <w:rPr>
          <w:rFonts w:eastAsia="Times New Roman" w:cs="Arial"/>
          <w:b/>
          <w:bCs/>
          <w:i/>
          <w:iCs/>
          <w:color w:val="0F4761" w:themeColor="accent1" w:themeShade="BF"/>
          <w:highlight w:val="yellow"/>
        </w:rPr>
        <w:t xml:space="preserve">defined </w:t>
      </w:r>
      <w:r w:rsidR="00E97DE2" w:rsidRPr="4E119242">
        <w:rPr>
          <w:rFonts w:eastAsia="Times New Roman" w:cs="Arial"/>
          <w:b/>
          <w:bCs/>
          <w:i/>
          <w:iCs/>
          <w:color w:val="0F4761" w:themeColor="accent1" w:themeShade="BF"/>
          <w:highlight w:val="yellow"/>
        </w:rPr>
        <w:t>criteria</w:t>
      </w:r>
      <w:r w:rsidR="00E97DE2" w:rsidRPr="4E119242">
        <w:rPr>
          <w:rFonts w:eastAsia="Times New Roman" w:cs="Arial"/>
          <w:b/>
          <w:bCs/>
          <w:i/>
          <w:iCs/>
          <w:color w:val="0F4761" w:themeColor="accent1" w:themeShade="BF"/>
          <w:highlight w:val="yellow"/>
          <w:bdr w:val="none" w:sz="0" w:space="0" w:color="auto" w:frame="1"/>
        </w:rPr>
        <w:t>, that</w:t>
      </w:r>
      <w:r w:rsidR="5F10594C" w:rsidRPr="4E119242">
        <w:rPr>
          <w:rFonts w:eastAsia="Times New Roman" w:cs="Arial"/>
          <w:b/>
          <w:bCs/>
          <w:i/>
          <w:iCs/>
          <w:color w:val="0F4761" w:themeColor="accent1" w:themeShade="BF"/>
          <w:highlight w:val="yellow"/>
        </w:rPr>
        <w:t xml:space="preserve"> we then applied in </w:t>
      </w:r>
      <w:r w:rsidR="00F605E6" w:rsidRPr="4E119242">
        <w:rPr>
          <w:rFonts w:eastAsia="Times New Roman" w:cs="Arial"/>
          <w:b/>
          <w:bCs/>
          <w:i/>
          <w:iCs/>
          <w:color w:val="0F4761" w:themeColor="accent1" w:themeShade="BF"/>
          <w:highlight w:val="yellow"/>
          <w:bdr w:val="none" w:sz="0" w:space="0" w:color="auto" w:frame="1"/>
        </w:rPr>
        <w:t xml:space="preserve">the main phase to a sample of unselected </w:t>
      </w:r>
      <w:r w:rsidR="00E40192" w:rsidRPr="4E119242">
        <w:rPr>
          <w:rFonts w:eastAsia="Times New Roman" w:cs="Arial"/>
          <w:b/>
          <w:bCs/>
          <w:i/>
          <w:iCs/>
          <w:color w:val="0F4761" w:themeColor="accent1" w:themeShade="BF"/>
          <w:highlight w:val="yellow"/>
          <w:bdr w:val="none" w:sz="0" w:space="0" w:color="auto" w:frame="1"/>
        </w:rPr>
        <w:t>RCTs</w:t>
      </w:r>
      <w:r w:rsidR="005E536A" w:rsidRPr="4E119242">
        <w:rPr>
          <w:rFonts w:eastAsia="Times New Roman" w:cs="Arial"/>
          <w:b/>
          <w:bCs/>
          <w:i/>
          <w:iCs/>
          <w:color w:val="0F4761" w:themeColor="accent1" w:themeShade="BF"/>
          <w:highlight w:val="yellow"/>
          <w:bdr w:val="none" w:sz="0" w:space="0" w:color="auto" w:frame="1"/>
        </w:rPr>
        <w:t xml:space="preserve"> </w:t>
      </w:r>
      <w:r w:rsidR="00E40192" w:rsidRPr="4E119242">
        <w:rPr>
          <w:rFonts w:eastAsia="Times New Roman" w:cs="Arial"/>
          <w:b/>
          <w:bCs/>
          <w:i/>
          <w:iCs/>
          <w:color w:val="0F4761" w:themeColor="accent1" w:themeShade="BF"/>
          <w:highlight w:val="yellow"/>
          <w:bdr w:val="none" w:sz="0" w:space="0" w:color="auto" w:frame="1"/>
        </w:rPr>
        <w:t xml:space="preserve">. </w:t>
      </w:r>
      <w:r w:rsidR="2AD96CC6" w:rsidRPr="4E119242">
        <w:rPr>
          <w:rFonts w:eastAsia="Times New Roman" w:cs="Arial"/>
          <w:b/>
          <w:bCs/>
          <w:i/>
          <w:iCs/>
          <w:color w:val="0F4761" w:themeColor="accent1" w:themeShade="BF"/>
          <w:highlight w:val="yellow"/>
        </w:rPr>
        <w:t>Third</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 xml:space="preserve">the structured </w:t>
      </w:r>
      <w:r w:rsidR="2CEE9B4D" w:rsidRPr="4E119242">
        <w:rPr>
          <w:rFonts w:eastAsia="Times New Roman" w:cs="Arial"/>
          <w:b/>
          <w:bCs/>
          <w:i/>
          <w:iCs/>
          <w:color w:val="0F4761" w:themeColor="accent1" w:themeShade="BF"/>
          <w:highlight w:val="yellow"/>
        </w:rPr>
        <w:t xml:space="preserve">approach with two independent reviewers </w:t>
      </w:r>
      <w:r w:rsidR="00F605E6" w:rsidRPr="4E119242">
        <w:rPr>
          <w:rFonts w:eastAsia="Times New Roman" w:cs="Arial"/>
          <w:b/>
          <w:bCs/>
          <w:i/>
          <w:iCs/>
          <w:color w:val="0F4761" w:themeColor="accent1" w:themeShade="BF"/>
          <w:highlight w:val="yellow"/>
          <w:bdr w:val="none" w:sz="0" w:space="0" w:color="auto" w:frame="1"/>
        </w:rPr>
        <w:t>and predefined criteria were designed to minimize</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subjectivity, enhancing usability, reproducibility and transparency.</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Finally, although developed in the surgical field, the framework is not specialty-specific and m</w:t>
      </w:r>
      <w:r w:rsidR="00545C6C" w:rsidRPr="4E119242">
        <w:rPr>
          <w:rFonts w:eastAsia="Times New Roman" w:cs="Arial"/>
          <w:b/>
          <w:bCs/>
          <w:i/>
          <w:iCs/>
          <w:color w:val="0F4761" w:themeColor="accent1" w:themeShade="BF"/>
          <w:highlight w:val="yellow"/>
          <w:bdr w:val="none" w:sz="0" w:space="0" w:color="auto" w:frame="1"/>
        </w:rPr>
        <w:t>ay</w:t>
      </w:r>
      <w:r w:rsidR="00F605E6" w:rsidRPr="4E119242">
        <w:rPr>
          <w:rFonts w:eastAsia="Times New Roman" w:cs="Arial"/>
          <w:b/>
          <w:bCs/>
          <w:i/>
          <w:iCs/>
          <w:color w:val="0F4761" w:themeColor="accent1" w:themeShade="BF"/>
          <w:highlight w:val="yellow"/>
          <w:bdr w:val="none" w:sz="0" w:space="0" w:color="auto" w:frame="1"/>
        </w:rPr>
        <w:t xml:space="preserve"> be applicable across other </w:t>
      </w:r>
      <w:r w:rsidR="003868D3" w:rsidRPr="4E119242">
        <w:rPr>
          <w:rFonts w:eastAsia="Times New Roman" w:cs="Arial"/>
          <w:b/>
          <w:bCs/>
          <w:i/>
          <w:iCs/>
          <w:color w:val="0F4761" w:themeColor="accent1" w:themeShade="BF"/>
          <w:highlight w:val="yellow"/>
          <w:bdr w:val="none" w:sz="0" w:space="0" w:color="auto" w:frame="1"/>
        </w:rPr>
        <w:t xml:space="preserve">medical </w:t>
      </w:r>
      <w:r w:rsidR="00F605E6" w:rsidRPr="4E119242">
        <w:rPr>
          <w:rFonts w:eastAsia="Times New Roman" w:cs="Arial"/>
          <w:b/>
          <w:bCs/>
          <w:i/>
          <w:iCs/>
          <w:color w:val="0F4761" w:themeColor="accent1" w:themeShade="BF"/>
          <w:highlight w:val="yellow"/>
          <w:bdr w:val="none" w:sz="0" w:space="0" w:color="auto" w:frame="1"/>
        </w:rPr>
        <w:t>disciplines</w:t>
      </w:r>
      <w:r w:rsidR="003868D3" w:rsidRPr="4E119242">
        <w:rPr>
          <w:rFonts w:eastAsia="Times New Roman" w:cs="Arial"/>
          <w:b/>
          <w:bCs/>
          <w:i/>
          <w:iCs/>
          <w:color w:val="0F4761" w:themeColor="accent1" w:themeShade="BF"/>
          <w:highlight w:val="yellow"/>
          <w:bdr w:val="none" w:sz="0" w:space="0" w:color="auto" w:frame="1"/>
        </w:rPr>
        <w:t>.</w:t>
      </w:r>
      <w:r w:rsidR="00F605E6" w:rsidRPr="4E119242">
        <w:rPr>
          <w:rFonts w:eastAsia="Times New Roman" w:cs="Arial"/>
          <w:b/>
          <w:bCs/>
          <w:i/>
          <w:iCs/>
          <w:color w:val="0F4761" w:themeColor="accent1" w:themeShade="BF"/>
          <w:highlight w:val="yellow"/>
          <w:bdr w:val="none" w:sz="0" w:space="0" w:color="auto" w:frame="1"/>
        </w:rPr>
        <w:t xml:space="preserve"> External validation and larger and more diverse cohorts will be required to further establish its </w:t>
      </w:r>
      <w:r w:rsidR="26DA9D1A" w:rsidRPr="4E119242">
        <w:rPr>
          <w:rFonts w:eastAsia="Times New Roman" w:cs="Arial"/>
          <w:b/>
          <w:bCs/>
          <w:i/>
          <w:iCs/>
          <w:color w:val="0F4761" w:themeColor="accent1" w:themeShade="BF"/>
          <w:highlight w:val="yellow"/>
        </w:rPr>
        <w:t>usability and informativeness</w:t>
      </w:r>
      <w:r w:rsidR="00F605E6" w:rsidRPr="4E119242">
        <w:rPr>
          <w:rFonts w:eastAsia="Times New Roman" w:cs="Arial"/>
          <w:b/>
          <w:bCs/>
          <w:i/>
          <w:iCs/>
          <w:color w:val="0F4761" w:themeColor="accent1" w:themeShade="BF"/>
          <w:highlight w:val="yellow"/>
          <w:bdr w:val="none" w:sz="0" w:space="0" w:color="auto" w:frame="1"/>
        </w:rPr>
        <w:t>.</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78AB651F" w:rsidR="0075466E" w:rsidRDefault="00CE1464" w:rsidP="0075466E">
      <w:pPr>
        <w:spacing w:before="0" w:after="160" w:line="480" w:lineRule="auto"/>
      </w:pPr>
      <w:r w:rsidRPr="4E119242">
        <w:rPr>
          <w:b/>
          <w:bCs/>
          <w:i/>
          <w:iCs/>
          <w:highlight w:val="yellow"/>
        </w:rPr>
        <w:t xml:space="preserve">First, this meta-research study </w:t>
      </w:r>
      <w:r w:rsidR="00525781" w:rsidRPr="4E119242">
        <w:rPr>
          <w:b/>
          <w:bCs/>
          <w:i/>
          <w:iCs/>
          <w:highlight w:val="yellow"/>
        </w:rPr>
        <w:t>has</w:t>
      </w:r>
      <w:r w:rsidRPr="4E119242">
        <w:rPr>
          <w:b/>
          <w:bCs/>
          <w:i/>
          <w:iCs/>
          <w:highlight w:val="yellow"/>
        </w:rPr>
        <w:t xml:space="preserve"> limitations </w:t>
      </w:r>
      <w:r w:rsidR="00525781" w:rsidRPr="4E119242">
        <w:rPr>
          <w:b/>
          <w:bCs/>
          <w:i/>
          <w:iCs/>
          <w:highlight w:val="yellow"/>
        </w:rPr>
        <w:t>inherent to</w:t>
      </w:r>
      <w:r w:rsidRPr="4E119242">
        <w:rPr>
          <w:b/>
          <w:bCs/>
          <w:i/>
          <w:iCs/>
          <w:highlight w:val="yellow"/>
        </w:rPr>
        <w:t xml:space="preserve"> a non-systematic review, </w:t>
      </w:r>
      <w:r w:rsidR="00525781" w:rsidRPr="4E119242">
        <w:rPr>
          <w:b/>
          <w:bCs/>
          <w:i/>
          <w:iCs/>
          <w:highlight w:val="yellow"/>
        </w:rPr>
        <w:t xml:space="preserve">as the main phase relied on a </w:t>
      </w:r>
      <w:r w:rsidR="22AEE8C0" w:rsidRPr="4E119242">
        <w:rPr>
          <w:b/>
          <w:bCs/>
          <w:i/>
          <w:iCs/>
          <w:highlight w:val="yellow"/>
        </w:rPr>
        <w:t xml:space="preserve">representative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restrictive inclusion of RCTs using the CCI®; however, that phase primarily served to 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lastRenderedPageBreak/>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233F4D">
        <w:rPr>
          <w:b/>
          <w:bCs/>
          <w:i/>
          <w:iCs/>
          <w:highlight w:val="yellow"/>
        </w:rPr>
        <w:instrText xml:space="preserve"> ADDIN ZOTERO_ITEM CSL_CITATION {"citationID":"8xZ0bLsN","properties":{"formattedCitation":"\\super 26\\nosupersub{}","plainCitation":"26","noteIndex":0},"citationItems":[{"id":187568,"uris":["http://zotero.org/users/6583603/items/9SZTY2HH"],"itemData":{"id":187568,"type":"article-journal","abstract":"This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233F4D" w:rsidRPr="00233F4D">
        <w:rPr>
          <w:rFonts w:cs="Arial"/>
          <w:kern w:val="0"/>
          <w:vertAlign w:val="superscript"/>
        </w:rPr>
        <w:t>26</w:t>
      </w:r>
      <w:r w:rsidR="00335463" w:rsidRPr="4E119242">
        <w:rPr>
          <w:b/>
          <w:bCs/>
          <w:i/>
          <w:iCs/>
          <w:highlight w:val="yellow"/>
        </w:rPr>
        <w:fldChar w:fldCharType="end"/>
      </w:r>
      <w:r w:rsidR="0075466E">
        <w:br/>
      </w:r>
      <w:r w:rsidR="002F2A7B" w:rsidRPr="002F2A7B">
        <w:rPr>
          <w:rStyle w:val="Titre21Char"/>
        </w:rPr>
        <w:t>Conclusion</w:t>
      </w:r>
    </w:p>
    <w:p w14:paraId="00073448" w14:textId="37BBD4E7"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commentRangeStart w:id="87"/>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r w:rsidR="3EBCAB28" w:rsidRPr="4E119242">
        <w:rPr>
          <w:rFonts w:cs="Calibri"/>
          <w:b/>
          <w:bCs/>
          <w:i/>
          <w:iCs/>
          <w:color w:val="000000" w:themeColor="text1"/>
          <w:highlight w:val="yellow"/>
        </w:rPr>
        <w:t xml:space="preserve"> </w:t>
      </w:r>
      <w:commentRangeEnd w:id="87"/>
      <w:r w:rsidR="00F52F81" w:rsidRPr="00AA067F">
        <w:rPr>
          <w:rStyle w:val="Kommentarzeichen"/>
          <w:rFonts w:cs="Calibri"/>
          <w:color w:val="000000" w:themeColor="text1"/>
          <w:sz w:val="22"/>
          <w:szCs w:val="24"/>
        </w:rPr>
        <w:commentReference w:id="87"/>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1B87FDCE" w14:textId="77777777" w:rsidR="00531D12" w:rsidRPr="00531D12" w:rsidRDefault="00712F20" w:rsidP="00531D12">
      <w:pPr>
        <w:pStyle w:val="Literaturverzeichnis"/>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531D12" w:rsidRPr="00531D12">
        <w:rPr>
          <w:rFonts w:hAnsiTheme="minorHAnsi" w:cs="Arial"/>
          <w:color w:val="000000"/>
        </w:rPr>
        <w:t xml:space="preserve">1. </w:t>
      </w:r>
      <w:r w:rsidR="00531D12" w:rsidRPr="00531D12">
        <w:rPr>
          <w:rFonts w:hAnsiTheme="minorHAnsi" w:cs="Arial"/>
          <w:color w:val="000000"/>
        </w:rPr>
        <w:tab/>
        <w:t xml:space="preserve">Diallo S, Cour F, Josephson A, et al. Evaluating single-incision slings in female stress urinary incontinence: the usefulness of the CONSORT statement criteria. </w:t>
      </w:r>
      <w:r w:rsidR="00531D12" w:rsidRPr="00531D12">
        <w:rPr>
          <w:rFonts w:hAnsiTheme="minorHAnsi" w:cs="Arial"/>
          <w:i/>
          <w:iCs/>
          <w:color w:val="000000"/>
        </w:rPr>
        <w:t>Urology</w:t>
      </w:r>
      <w:r w:rsidR="00531D12" w:rsidRPr="00531D12">
        <w:rPr>
          <w:rFonts w:hAnsiTheme="minorHAnsi" w:cs="Arial"/>
          <w:color w:val="000000"/>
        </w:rPr>
        <w:t>. 2012;80:535–541.</w:t>
      </w:r>
    </w:p>
    <w:p w14:paraId="4B20794A"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 </w:t>
      </w:r>
      <w:r w:rsidRPr="00531D12">
        <w:rPr>
          <w:rFonts w:hAnsiTheme="minorHAnsi" w:cs="Arial"/>
          <w:color w:val="000000"/>
        </w:rPr>
        <w:tab/>
        <w:t xml:space="preserve">Balasubramanian SP, Wiener M, Alshameeri Z, et al. Standards of reporting of randomized controlled trials in general surgery: can we do better? </w:t>
      </w:r>
      <w:r w:rsidRPr="00531D12">
        <w:rPr>
          <w:rFonts w:hAnsiTheme="minorHAnsi" w:cs="Arial"/>
          <w:i/>
          <w:iCs/>
          <w:color w:val="000000"/>
        </w:rPr>
        <w:t>Ann Surg</w:t>
      </w:r>
      <w:r w:rsidRPr="00531D12">
        <w:rPr>
          <w:rFonts w:hAnsiTheme="minorHAnsi" w:cs="Arial"/>
          <w:color w:val="000000"/>
        </w:rPr>
        <w:t>. 2006;244:663–667.</w:t>
      </w:r>
    </w:p>
    <w:p w14:paraId="37D9E13A"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3. </w:t>
      </w:r>
      <w:r w:rsidRPr="00531D12">
        <w:rPr>
          <w:rFonts w:hAnsiTheme="minorHAnsi" w:cs="Arial"/>
          <w:color w:val="000000"/>
        </w:rPr>
        <w:tab/>
        <w:t xml:space="preserve">Lee S-Y, Teoh PJ, Camm CF, et al. Compliance of randomized controlled trials in trauma surgery with the CONSORT statement. </w:t>
      </w:r>
      <w:r w:rsidRPr="00531D12">
        <w:rPr>
          <w:rFonts w:hAnsiTheme="minorHAnsi" w:cs="Arial"/>
          <w:i/>
          <w:iCs/>
          <w:color w:val="000000"/>
        </w:rPr>
        <w:t>J Trauma Acute Care Surg</w:t>
      </w:r>
      <w:r w:rsidRPr="00531D12">
        <w:rPr>
          <w:rFonts w:hAnsiTheme="minorHAnsi" w:cs="Arial"/>
          <w:color w:val="000000"/>
        </w:rPr>
        <w:t>. 2013;75:562–572.</w:t>
      </w:r>
    </w:p>
    <w:p w14:paraId="3CA243A4"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4. </w:t>
      </w:r>
      <w:r w:rsidRPr="00531D12">
        <w:rPr>
          <w:rFonts w:hAnsiTheme="minorHAnsi" w:cs="Arial"/>
          <w:color w:val="000000"/>
        </w:rPr>
        <w:tab/>
        <w:t xml:space="preserve">Voineskos SH, Coroneos CJ, Ziolkowski NI, et al. A Systematic Review of Surgical Randomized Controlled Trials: Part I. Risk of Bias and Outcomes: Common Pitfalls Plastic Surgeons Can Overcome. </w:t>
      </w:r>
      <w:r w:rsidRPr="00531D12">
        <w:rPr>
          <w:rFonts w:hAnsiTheme="minorHAnsi" w:cs="Arial"/>
          <w:i/>
          <w:iCs/>
          <w:color w:val="000000"/>
        </w:rPr>
        <w:t>Plast Reconstr Surg</w:t>
      </w:r>
      <w:r w:rsidRPr="00531D12">
        <w:rPr>
          <w:rFonts w:hAnsiTheme="minorHAnsi" w:cs="Arial"/>
          <w:color w:val="000000"/>
        </w:rPr>
        <w:t>. 2016;137:696–706.</w:t>
      </w:r>
    </w:p>
    <w:p w14:paraId="3809AEB0"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5. </w:t>
      </w:r>
      <w:r w:rsidRPr="00531D12">
        <w:rPr>
          <w:rFonts w:hAnsiTheme="minorHAnsi" w:cs="Arial"/>
          <w:color w:val="000000"/>
        </w:rPr>
        <w:tab/>
        <w:t xml:space="preserve">Zhai X, Cui J, Wang Y, et al. Quality of Reporting Randomized Controlled Trials in Five Leading Neurology Journals in 2008 and 2013 Using the Modified “Risk of Bias” Tool. </w:t>
      </w:r>
      <w:r w:rsidRPr="00531D12">
        <w:rPr>
          <w:rFonts w:hAnsiTheme="minorHAnsi" w:cs="Arial"/>
          <w:i/>
          <w:iCs/>
          <w:color w:val="000000"/>
        </w:rPr>
        <w:t>World Neurosurg</w:t>
      </w:r>
      <w:r w:rsidRPr="00531D12">
        <w:rPr>
          <w:rFonts w:hAnsiTheme="minorHAnsi" w:cs="Arial"/>
          <w:color w:val="000000"/>
        </w:rPr>
        <w:t>. 2017;99:687-694.e7.</w:t>
      </w:r>
    </w:p>
    <w:p w14:paraId="667F740C"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6. </w:t>
      </w:r>
      <w:r w:rsidRPr="00531D12">
        <w:rPr>
          <w:rFonts w:hAnsiTheme="minorHAnsi" w:cs="Arial"/>
          <w:color w:val="000000"/>
        </w:rPr>
        <w:tab/>
        <w:t xml:space="preserve">Jaeschke R, Singer J, Guyatt GH. Measurement of health status. Ascertaining the minimal clinically important difference. </w:t>
      </w:r>
      <w:r w:rsidRPr="00531D12">
        <w:rPr>
          <w:rFonts w:hAnsiTheme="minorHAnsi" w:cs="Arial"/>
          <w:i/>
          <w:iCs/>
          <w:color w:val="000000"/>
        </w:rPr>
        <w:t>Control Clin Trials</w:t>
      </w:r>
      <w:r w:rsidRPr="00531D12">
        <w:rPr>
          <w:rFonts w:hAnsiTheme="minorHAnsi" w:cs="Arial"/>
          <w:color w:val="000000"/>
        </w:rPr>
        <w:t>. 1989;10:407–415.</w:t>
      </w:r>
    </w:p>
    <w:p w14:paraId="4293CF98"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7. </w:t>
      </w:r>
      <w:r w:rsidRPr="00531D12">
        <w:rPr>
          <w:rFonts w:hAnsiTheme="minorHAnsi" w:cs="Arial"/>
          <w:color w:val="000000"/>
        </w:rPr>
        <w:tab/>
        <w:t xml:space="preserve">Slankamenac K, Graf R, Barkun J, et al. The Comprehensive Complication Index: A Novel Continuous Scale to Measure Surgical Morbidity. </w:t>
      </w:r>
      <w:r w:rsidRPr="00531D12">
        <w:rPr>
          <w:rFonts w:hAnsiTheme="minorHAnsi" w:cs="Arial"/>
          <w:i/>
          <w:iCs/>
          <w:color w:val="000000"/>
        </w:rPr>
        <w:t>Annals of Surgery</w:t>
      </w:r>
      <w:r w:rsidRPr="00531D12">
        <w:rPr>
          <w:rFonts w:hAnsiTheme="minorHAnsi" w:cs="Arial"/>
          <w:color w:val="000000"/>
        </w:rPr>
        <w:t>. 2013;258:1.</w:t>
      </w:r>
    </w:p>
    <w:p w14:paraId="3B8FCEE3"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8. </w:t>
      </w:r>
      <w:r w:rsidRPr="00531D12">
        <w:rPr>
          <w:rFonts w:hAnsiTheme="minorHAnsi" w:cs="Arial"/>
          <w:color w:val="000000"/>
        </w:rPr>
        <w:tab/>
        <w:t xml:space="preserve">Kohl C, McIntosh EJ, Unger S, et al. Online tools supporting the conduct and reporting of systematic reviews and systematic maps: a case study on CADIMA. </w:t>
      </w:r>
      <w:r w:rsidRPr="00531D12">
        <w:rPr>
          <w:rFonts w:hAnsiTheme="minorHAnsi" w:cs="Arial"/>
          <w:i/>
          <w:iCs/>
          <w:color w:val="000000"/>
        </w:rPr>
        <w:t>Environmental Evidence</w:t>
      </w:r>
      <w:r w:rsidRPr="00531D12">
        <w:rPr>
          <w:rFonts w:hAnsiTheme="minorHAnsi" w:cs="Arial"/>
          <w:color w:val="000000"/>
        </w:rPr>
        <w:t>. 2018;7:8.</w:t>
      </w:r>
    </w:p>
    <w:p w14:paraId="1700BE0C"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9. </w:t>
      </w:r>
      <w:r w:rsidRPr="00531D12">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12879533"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10. </w:t>
      </w:r>
      <w:r w:rsidRPr="00531D12">
        <w:rPr>
          <w:rFonts w:hAnsiTheme="minorHAnsi" w:cs="Arial"/>
          <w:color w:val="000000"/>
        </w:rPr>
        <w:tab/>
        <w:t>Ouzzani M, Hammady H, Fedorowicz Z, et al. Rayyan: A web and mobile app for systematic reviews. 2016;5:210.</w:t>
      </w:r>
    </w:p>
    <w:p w14:paraId="767379E6"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11. </w:t>
      </w:r>
      <w:r w:rsidRPr="00531D12">
        <w:rPr>
          <w:rFonts w:hAnsiTheme="minorHAnsi" w:cs="Arial"/>
          <w:color w:val="000000"/>
        </w:rPr>
        <w:tab/>
        <w:t xml:space="preserve">Guyatt GH, Osoba D, Wu AW, et al. Methods to Explain the Clinical Significance of Health Status Measures. </w:t>
      </w:r>
      <w:r w:rsidRPr="00531D12">
        <w:rPr>
          <w:rFonts w:hAnsiTheme="minorHAnsi" w:cs="Arial"/>
          <w:i/>
          <w:iCs/>
          <w:color w:val="000000"/>
        </w:rPr>
        <w:t>Mayo Clinic Proceedings</w:t>
      </w:r>
      <w:r w:rsidRPr="00531D12">
        <w:rPr>
          <w:rFonts w:hAnsiTheme="minorHAnsi" w:cs="Arial"/>
          <w:color w:val="000000"/>
        </w:rPr>
        <w:t>. 2002;77:371–383.</w:t>
      </w:r>
    </w:p>
    <w:p w14:paraId="47186B7C"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12. </w:t>
      </w:r>
      <w:r w:rsidRPr="00531D12">
        <w:rPr>
          <w:rFonts w:hAnsiTheme="minorHAnsi" w:cs="Arial"/>
          <w:color w:val="000000"/>
        </w:rPr>
        <w:tab/>
        <w:t xml:space="preserve">Lydick E, Epstein RS. Interpretation of quality of life changes. </w:t>
      </w:r>
      <w:r w:rsidRPr="00531D12">
        <w:rPr>
          <w:rFonts w:hAnsiTheme="minorHAnsi" w:cs="Arial"/>
          <w:i/>
          <w:iCs/>
          <w:color w:val="000000"/>
        </w:rPr>
        <w:t>Qual Life Res</w:t>
      </w:r>
      <w:r w:rsidRPr="00531D12">
        <w:rPr>
          <w:rFonts w:hAnsiTheme="minorHAnsi" w:cs="Arial"/>
          <w:color w:val="000000"/>
        </w:rPr>
        <w:t>. 1993;2:221–226.</w:t>
      </w:r>
    </w:p>
    <w:p w14:paraId="0EE0425A"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13. </w:t>
      </w:r>
      <w:r w:rsidRPr="00531D12">
        <w:rPr>
          <w:rFonts w:hAnsiTheme="minorHAnsi" w:cs="Arial"/>
          <w:color w:val="000000"/>
        </w:rPr>
        <w:tab/>
        <w:t xml:space="preserve">Black N, Murphy M, Lamping D, et al. Consensus Development Methods: A Review of Best Practice in Creating Clinical Guidelines. </w:t>
      </w:r>
      <w:r w:rsidRPr="00531D12">
        <w:rPr>
          <w:rFonts w:hAnsiTheme="minorHAnsi" w:cs="Arial"/>
          <w:i/>
          <w:iCs/>
          <w:color w:val="000000"/>
        </w:rPr>
        <w:t>J Health Serv Res Policy</w:t>
      </w:r>
      <w:r w:rsidRPr="00531D12">
        <w:rPr>
          <w:rFonts w:hAnsiTheme="minorHAnsi" w:cs="Arial"/>
          <w:color w:val="000000"/>
        </w:rPr>
        <w:t>. 1999;4:236–248.</w:t>
      </w:r>
    </w:p>
    <w:p w14:paraId="4C5E230D"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14. </w:t>
      </w:r>
      <w:r w:rsidRPr="00531D12">
        <w:rPr>
          <w:rFonts w:hAnsiTheme="minorHAnsi" w:cs="Arial"/>
          <w:color w:val="000000"/>
        </w:rPr>
        <w:tab/>
        <w:t xml:space="preserve">Levene T, Livingston G, Banerjee S, et al. Minimum clinically important difference of the Social Functioning in Dementia Scale (SF-DEM): cross-sectional study and Delphi survey. </w:t>
      </w:r>
      <w:r w:rsidRPr="00531D12">
        <w:rPr>
          <w:rFonts w:hAnsiTheme="minorHAnsi" w:cs="Arial"/>
          <w:i/>
          <w:iCs/>
          <w:color w:val="000000"/>
        </w:rPr>
        <w:t>BMJ Open</w:t>
      </w:r>
      <w:r w:rsidRPr="00531D12">
        <w:rPr>
          <w:rFonts w:hAnsiTheme="minorHAnsi" w:cs="Arial"/>
          <w:color w:val="000000"/>
        </w:rPr>
        <w:t>. 2022;12:e058252.</w:t>
      </w:r>
    </w:p>
    <w:p w14:paraId="527397F1"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lastRenderedPageBreak/>
        <w:t xml:space="preserve">15. </w:t>
      </w:r>
      <w:r w:rsidRPr="00531D12">
        <w:rPr>
          <w:rFonts w:hAnsiTheme="minorHAnsi" w:cs="Arial"/>
          <w:color w:val="000000"/>
        </w:rPr>
        <w:tab/>
        <w:t xml:space="preserve">McKenna HP. The Delphi technique: a worthwhile research approach for nursing? </w:t>
      </w:r>
      <w:r w:rsidRPr="00531D12">
        <w:rPr>
          <w:rFonts w:hAnsiTheme="minorHAnsi" w:cs="Arial"/>
          <w:i/>
          <w:iCs/>
          <w:color w:val="000000"/>
        </w:rPr>
        <w:t>J Adv Nurs</w:t>
      </w:r>
      <w:r w:rsidRPr="00531D12">
        <w:rPr>
          <w:rFonts w:hAnsiTheme="minorHAnsi" w:cs="Arial"/>
          <w:color w:val="000000"/>
        </w:rPr>
        <w:t>. 1994;19:1221–1225.</w:t>
      </w:r>
    </w:p>
    <w:p w14:paraId="3798D9CF"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16. </w:t>
      </w:r>
      <w:r w:rsidRPr="00531D12">
        <w:rPr>
          <w:rFonts w:hAnsiTheme="minorHAnsi" w:cs="Arial"/>
          <w:color w:val="000000"/>
        </w:rPr>
        <w:tab/>
        <w:t>Jaeschke A, Haller B, Egger M. presize: Sample size and precision for clinical trials (R package) Available from: https://ctu-bern.r-universe.dev/presize. 2025.</w:t>
      </w:r>
    </w:p>
    <w:p w14:paraId="7DE8AB31"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17. </w:t>
      </w:r>
      <w:r w:rsidRPr="00531D12">
        <w:rPr>
          <w:rFonts w:hAnsiTheme="minorHAnsi" w:cs="Arial"/>
          <w:color w:val="000000"/>
        </w:rPr>
        <w:tab/>
        <w:t>RStudio Team. RStudio. 2026 Available from: https://www.rstudio.com/. 2026.</w:t>
      </w:r>
    </w:p>
    <w:p w14:paraId="61FC8490"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18. </w:t>
      </w:r>
      <w:r w:rsidRPr="00531D12">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531D12">
        <w:rPr>
          <w:rFonts w:hAnsiTheme="minorHAnsi" w:cs="Arial"/>
          <w:i/>
          <w:iCs/>
          <w:color w:val="000000"/>
        </w:rPr>
        <w:t>Ann Surg</w:t>
      </w:r>
      <w:r w:rsidRPr="00531D12">
        <w:rPr>
          <w:rFonts w:hAnsiTheme="minorHAnsi" w:cs="Arial"/>
          <w:color w:val="000000"/>
        </w:rPr>
        <w:t>. 2025;282:670–677.</w:t>
      </w:r>
    </w:p>
    <w:p w14:paraId="2F767BA1"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19. </w:t>
      </w:r>
      <w:r w:rsidRPr="00531D12">
        <w:rPr>
          <w:rFonts w:hAnsiTheme="minorHAnsi" w:cs="Arial"/>
          <w:color w:val="000000"/>
        </w:rPr>
        <w:tab/>
        <w:t xml:space="preserve">Jac S, J S, Mj P, et al. RoB 2: a revised tool for assessing risk of bias in randomised trials. </w:t>
      </w:r>
      <w:r w:rsidRPr="00531D12">
        <w:rPr>
          <w:rFonts w:hAnsiTheme="minorHAnsi" w:cs="Arial"/>
          <w:i/>
          <w:iCs/>
          <w:color w:val="000000"/>
        </w:rPr>
        <w:t>BMJ (Clinical research ed)</w:t>
      </w:r>
      <w:r w:rsidRPr="00531D12">
        <w:rPr>
          <w:rFonts w:hAnsiTheme="minorHAnsi" w:cs="Arial"/>
          <w:color w:val="000000"/>
        </w:rPr>
        <w:t>.;366 . Epub ahead of print August 28, 2019. DOI: 10.1136/bmj.l4898.</w:t>
      </w:r>
    </w:p>
    <w:p w14:paraId="6F7197DE"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20. </w:t>
      </w:r>
      <w:r w:rsidRPr="00531D12">
        <w:rPr>
          <w:rFonts w:hAnsiTheme="minorHAnsi" w:cs="Arial"/>
          <w:color w:val="000000"/>
        </w:rPr>
        <w:tab/>
        <w:t xml:space="preserve">Ahmed Ali U, van der Sluis PC, Issa Y, et al. Trends in Worldwide Volume and Methodological Quality of Surgical Randomized Controlled Trials. </w:t>
      </w:r>
      <w:r w:rsidRPr="00531D12">
        <w:rPr>
          <w:rFonts w:hAnsiTheme="minorHAnsi" w:cs="Arial"/>
          <w:i/>
          <w:iCs/>
          <w:color w:val="000000"/>
        </w:rPr>
        <w:t>Annals of Surgery</w:t>
      </w:r>
      <w:r w:rsidRPr="00531D12">
        <w:rPr>
          <w:rFonts w:hAnsiTheme="minorHAnsi" w:cs="Arial"/>
          <w:color w:val="000000"/>
        </w:rPr>
        <w:t>. 2013;258:199.</w:t>
      </w:r>
    </w:p>
    <w:p w14:paraId="73DC0B51"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21. </w:t>
      </w:r>
      <w:r w:rsidRPr="00531D12">
        <w:rPr>
          <w:rFonts w:hAnsiTheme="minorHAnsi" w:cs="Arial"/>
          <w:color w:val="000000"/>
        </w:rPr>
        <w:tab/>
        <w:t xml:space="preserve">Pronk AJM, Roelofs A, Flum DR, et al. Two decades of surgical randomized controlled trials: worldwide trends in volume and methodological quality. </w:t>
      </w:r>
      <w:r w:rsidRPr="00531D12">
        <w:rPr>
          <w:rFonts w:hAnsiTheme="minorHAnsi" w:cs="Arial"/>
          <w:i/>
          <w:iCs/>
          <w:color w:val="000000"/>
        </w:rPr>
        <w:t>Br J Surg</w:t>
      </w:r>
      <w:r w:rsidRPr="00531D12">
        <w:rPr>
          <w:rFonts w:hAnsiTheme="minorHAnsi" w:cs="Arial"/>
          <w:color w:val="000000"/>
        </w:rPr>
        <w:t>. 2023;110:1300–1308.</w:t>
      </w:r>
    </w:p>
    <w:p w14:paraId="5BAB2360"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22. </w:t>
      </w:r>
      <w:r w:rsidRPr="00531D12">
        <w:rPr>
          <w:rFonts w:hAnsiTheme="minorHAnsi" w:cs="Arial"/>
          <w:color w:val="000000"/>
        </w:rPr>
        <w:tab/>
        <w:t xml:space="preserve">Hajibandeh S, Hajibandeh S, Antoniou GA, et al. Reporting and Methodological Quality of Randomised Controlled Trials in Vascular and Endovascular Surgery. </w:t>
      </w:r>
      <w:r w:rsidRPr="00531D12">
        <w:rPr>
          <w:rFonts w:hAnsiTheme="minorHAnsi" w:cs="Arial"/>
          <w:i/>
          <w:iCs/>
          <w:color w:val="000000"/>
        </w:rPr>
        <w:t>European Journal of Vascular and Endovascular Surgery</w:t>
      </w:r>
      <w:r w:rsidRPr="00531D12">
        <w:rPr>
          <w:rFonts w:hAnsiTheme="minorHAnsi" w:cs="Arial"/>
          <w:color w:val="000000"/>
        </w:rPr>
        <w:t>. 2015;50:664–670.</w:t>
      </w:r>
    </w:p>
    <w:p w14:paraId="4F790AF1"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23. </w:t>
      </w:r>
      <w:r w:rsidRPr="00531D12">
        <w:rPr>
          <w:rFonts w:hAnsiTheme="minorHAnsi" w:cs="Arial"/>
          <w:color w:val="000000"/>
        </w:rPr>
        <w:tab/>
        <w:t xml:space="preserve">Hopewell S, Chan A-W, Collins GS, et al. CONSORT 2025 statement: updated guideline for reporting randomised trials. </w:t>
      </w:r>
      <w:r w:rsidRPr="00531D12">
        <w:rPr>
          <w:rFonts w:hAnsiTheme="minorHAnsi" w:cs="Arial"/>
          <w:i/>
          <w:iCs/>
          <w:color w:val="000000"/>
        </w:rPr>
        <w:t>BMJ</w:t>
      </w:r>
      <w:r w:rsidRPr="00531D12">
        <w:rPr>
          <w:rFonts w:hAnsiTheme="minorHAnsi" w:cs="Arial"/>
          <w:color w:val="000000"/>
        </w:rPr>
        <w:t>. 2025;389:e081123.</w:t>
      </w:r>
    </w:p>
    <w:p w14:paraId="71A59D0F"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24. </w:t>
      </w:r>
      <w:r w:rsidRPr="00531D12">
        <w:rPr>
          <w:rFonts w:hAnsiTheme="minorHAnsi" w:cs="Arial"/>
          <w:color w:val="000000"/>
        </w:rPr>
        <w:tab/>
        <w:t xml:space="preserve">Yin Y, Shi F, Zhang Y, et al. Evaluation of reporting quality of randomized controlled trials in patients with COVID-19 using the CONSORT statement. </w:t>
      </w:r>
      <w:r w:rsidRPr="00531D12">
        <w:rPr>
          <w:rFonts w:hAnsiTheme="minorHAnsi" w:cs="Arial"/>
          <w:i/>
          <w:iCs/>
          <w:color w:val="000000"/>
        </w:rPr>
        <w:t>PLOS ONE</w:t>
      </w:r>
      <w:r w:rsidRPr="00531D12">
        <w:rPr>
          <w:rFonts w:hAnsiTheme="minorHAnsi" w:cs="Arial"/>
          <w:color w:val="000000"/>
        </w:rPr>
        <w:t>. 2021;16:e0257093.</w:t>
      </w:r>
    </w:p>
    <w:p w14:paraId="79873CA9"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25. </w:t>
      </w:r>
      <w:r w:rsidRPr="00531D12">
        <w:rPr>
          <w:rFonts w:hAnsiTheme="minorHAnsi" w:cs="Arial"/>
          <w:color w:val="000000"/>
        </w:rPr>
        <w:tab/>
        <w:t xml:space="preserve">Antoniou SA, Andreou A, Antoniou GA, et al. Volume and methodological quality of randomized controlled trials in laparoscopic surgery: assessment over a 10-year period. </w:t>
      </w:r>
      <w:r w:rsidRPr="00531D12">
        <w:rPr>
          <w:rFonts w:hAnsiTheme="minorHAnsi" w:cs="Arial"/>
          <w:i/>
          <w:iCs/>
          <w:color w:val="000000"/>
        </w:rPr>
        <w:t>The American Journal of Surgery</w:t>
      </w:r>
      <w:r w:rsidRPr="00531D12">
        <w:rPr>
          <w:rFonts w:hAnsiTheme="minorHAnsi" w:cs="Arial"/>
          <w:color w:val="000000"/>
        </w:rPr>
        <w:t>. 2015;210:922–929.</w:t>
      </w:r>
    </w:p>
    <w:p w14:paraId="542F151B" w14:textId="77777777" w:rsidR="00531D12" w:rsidRPr="00531D12" w:rsidRDefault="00531D12" w:rsidP="00531D12">
      <w:pPr>
        <w:pStyle w:val="Literaturverzeichnis"/>
        <w:rPr>
          <w:rFonts w:hAnsiTheme="minorHAnsi" w:cs="Arial"/>
          <w:color w:val="000000"/>
        </w:rPr>
      </w:pPr>
      <w:r w:rsidRPr="00531D12">
        <w:rPr>
          <w:rFonts w:hAnsiTheme="minorHAnsi" w:cs="Arial"/>
          <w:color w:val="000000"/>
        </w:rPr>
        <w:t xml:space="preserve">26. </w:t>
      </w:r>
      <w:r w:rsidRPr="00531D12">
        <w:rPr>
          <w:rFonts w:hAnsiTheme="minorHAnsi" w:cs="Arial"/>
          <w:color w:val="000000"/>
        </w:rPr>
        <w:tab/>
        <w:t xml:space="preserve">Grosman S, Scott IA. Quality of observational studies of clinical interventions: a meta-epidemiological review. </w:t>
      </w:r>
      <w:r w:rsidRPr="00531D12">
        <w:rPr>
          <w:rFonts w:hAnsiTheme="minorHAnsi" w:cs="Arial"/>
          <w:i/>
          <w:iCs/>
          <w:color w:val="000000"/>
        </w:rPr>
        <w:t>BMC Med Res Methodol</w:t>
      </w:r>
      <w:r w:rsidRPr="00531D12">
        <w:rPr>
          <w:rFonts w:hAnsiTheme="minorHAnsi" w:cs="Arial"/>
          <w:color w:val="000000"/>
        </w:rPr>
        <w:t>. 2022;22:313.</w:t>
      </w:r>
    </w:p>
    <w:p w14:paraId="242DD665" w14:textId="2D499470" w:rsidR="00B5205F" w:rsidRPr="004C0D8F" w:rsidRDefault="00712F20" w:rsidP="00531D12">
      <w:pPr>
        <w:pStyle w:val="Literaturverzeichnis"/>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fariba abbassi" w:date="2026-04-14T22:53:00Z" w:initials="fa">
    <w:p w14:paraId="7C4C6BBE" w14:textId="77777777" w:rsidR="009C7A04" w:rsidRDefault="009C7A04" w:rsidP="009C7A04">
      <w:r>
        <w:rPr>
          <w:rStyle w:val="Kommentarzeichen"/>
        </w:rPr>
        <w:annotationRef/>
      </w:r>
      <w:r>
        <w:rPr>
          <w:sz w:val="20"/>
          <w:szCs w:val="20"/>
        </w:rPr>
        <w:t>Does this word need to be included? To me, it somehow has a negative connotation.</w:t>
      </w:r>
    </w:p>
  </w:comment>
  <w:comment w:id="8" w:author="Joana Rodrigues Ribeiro" w:date="2026-04-14T13:31:00Z" w:initials="JRR">
    <w:p w14:paraId="0AFF284F" w14:textId="77777777" w:rsidR="00C71A34" w:rsidRDefault="00C71A34" w:rsidP="00C71A34">
      <w:r>
        <w:rPr>
          <w:rStyle w:val="Kommentarzeichen"/>
        </w:rPr>
        <w:annotationRef/>
      </w:r>
      <w:r>
        <w:rPr>
          <w:sz w:val="20"/>
          <w:szCs w:val="20"/>
        </w:rPr>
        <w:t>I cut a few words to make it a 256-word abstract (guidelines state "about 250 words")</w:t>
      </w:r>
    </w:p>
  </w:comment>
  <w:comment w:id="61" w:author="fariba abbassi" w:date="2026-04-14T23:40:00Z" w:initials="fa">
    <w:p w14:paraId="065C717A" w14:textId="77777777" w:rsidR="0056089C" w:rsidRDefault="0056089C" w:rsidP="0056089C">
      <w:r>
        <w:rPr>
          <w:rStyle w:val="Kommentarzeichen"/>
        </w:rPr>
        <w:annotationRef/>
      </w:r>
      <w:r>
        <w:rPr>
          <w:sz w:val="20"/>
          <w:szCs w:val="20"/>
        </w:rPr>
        <w:t>Please include here my study: tragic opera doi: 10.1097/SLA.0000000000006226. and also the study from martin doi: 10.1097/00000658-200206000-00007.</w:t>
      </w:r>
    </w:p>
  </w:comment>
  <w:comment w:id="69" w:author="Joana Rodrigues Ribeiro" w:date="2026-04-04T09:21:00Z" w:initials="JRR">
    <w:p w14:paraId="2D9DA4C6" w14:textId="77777777" w:rsidR="00D45128" w:rsidRDefault="00D45128" w:rsidP="00D45128">
      <w:r>
        <w:rPr>
          <w:rStyle w:val="Kommentarzeichen"/>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72" w:author="fariba abbassi" w:date="2026-04-14T23:18:00Z" w:initials="fa">
    <w:p w14:paraId="6D9A73DF" w14:textId="77777777" w:rsidR="00714668" w:rsidRDefault="00714668" w:rsidP="00714668">
      <w:r>
        <w:rPr>
          <w:rStyle w:val="Kommentarzeichen"/>
        </w:rPr>
        <w:annotationRef/>
      </w:r>
      <w:r>
        <w:rPr>
          <w:sz w:val="20"/>
          <w:szCs w:val="20"/>
        </w:rPr>
        <w:t>what do you mean by this?</w:t>
      </w:r>
    </w:p>
  </w:comment>
  <w:comment w:id="73" w:author="fariba abbassi" w:date="2026-04-14T23:20:00Z" w:initials="fa">
    <w:p w14:paraId="06729051" w14:textId="77777777" w:rsidR="000175A5" w:rsidRDefault="000175A5" w:rsidP="000175A5">
      <w:r>
        <w:rPr>
          <w:rStyle w:val="Kommentarzeichen"/>
        </w:rPr>
        <w:annotationRef/>
      </w:r>
      <w:r>
        <w:rPr>
          <w:sz w:val="20"/>
          <w:szCs w:val="20"/>
        </w:rPr>
        <w:t xml:space="preserve">you need to specify which table/figure etc. od SDC1. Because below you mention again SDC1. </w:t>
      </w:r>
    </w:p>
  </w:comment>
  <w:comment w:id="75" w:author="fariba abbassi" w:date="2026-04-14T23:23:00Z" w:initials="fa">
    <w:p w14:paraId="04F97505" w14:textId="77777777" w:rsidR="000175A5" w:rsidRDefault="000175A5" w:rsidP="000175A5">
      <w:r>
        <w:rPr>
          <w:rStyle w:val="Kommentarzeichen"/>
        </w:rPr>
        <w:annotationRef/>
      </w:r>
      <w:r>
        <w:rPr>
          <w:sz w:val="20"/>
          <w:szCs w:val="20"/>
        </w:rPr>
        <w:t>Please use a consistent style for SDC throughout. Annals of Surgery typically prefers the designation: “Supplemental Digital Content, Figure X” or “Table X.”</w:t>
      </w:r>
    </w:p>
  </w:comment>
  <w:comment w:id="81" w:author="fariba abbassi" w:date="2026-04-14T23:29:00Z" w:initials="fa">
    <w:p w14:paraId="18F206A7" w14:textId="77777777" w:rsidR="00F52F81" w:rsidRDefault="00F52F81" w:rsidP="00F52F81">
      <w:r>
        <w:rPr>
          <w:rStyle w:val="Kommentarzeichen"/>
        </w:rPr>
        <w:annotationRef/>
      </w:r>
      <w:r>
        <w:rPr>
          <w:sz w:val="20"/>
          <w:szCs w:val="20"/>
        </w:rPr>
        <w:t>RoB2, GRADE and CONSORT are abbreviations. Please write fulltext</w:t>
      </w:r>
    </w:p>
  </w:comment>
  <w:comment w:id="79" w:author="fariba abbassi" w:date="2026-04-09T06:17:00Z" w:initials="fa">
    <w:p w14:paraId="0E4FA805" w14:textId="77777777" w:rsidR="007775E0" w:rsidRDefault="007775E0" w:rsidP="00E67D2C">
      <w:r>
        <w:rPr>
          <w:rStyle w:val="Kommentarzeichen"/>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d="80" w:author="Joana Rodrigues Ribeiro" w:date="2026-04-09T22:30:00Z" w:initials="JRR">
    <w:p w14:paraId="510D653B" w14:textId="77777777" w:rsidR="008F4923" w:rsidRDefault="008F4923" w:rsidP="008F4923">
      <w:r>
        <w:rPr>
          <w:rStyle w:val="Kommentarzeichen"/>
        </w:rPr>
        <w:annotationRef/>
      </w:r>
      <w:r>
        <w:rPr>
          <w:sz w:val="20"/>
          <w:szCs w:val="20"/>
        </w:rPr>
        <w:t>thank you for your comment! :) I agree it was too long.</w:t>
      </w:r>
    </w:p>
  </w:comment>
  <w:comment w:id="86" w:author="Milo Alan Puhan" w:date="2026-04-12T11:25:00Z" w:initials="MP">
    <w:p w14:paraId="6F172311" w14:textId="0227A15D" w:rsidR="0040107E" w:rsidRDefault="00000000">
      <w:pPr>
        <w:pStyle w:val="Kommentartext"/>
      </w:pPr>
      <w:r>
        <w:rPr>
          <w:rStyle w:val="Kommentarzeichen"/>
        </w:rPr>
        <w:annotationRef/>
      </w:r>
      <w:r w:rsidRPr="01917F24">
        <w:t>thse are not frameworks, try to alyway be as specific as possible</w:t>
      </w:r>
    </w:p>
  </w:comment>
  <w:comment w:id="87" w:author="fariba abbassi" w:date="2026-04-14T23:38:00Z" w:initials="fa">
    <w:p w14:paraId="716CAE23" w14:textId="77777777" w:rsidR="00F52F81" w:rsidRDefault="00F52F81" w:rsidP="00F52F81">
      <w:r>
        <w:rPr>
          <w:rStyle w:val="Kommentarzeichen"/>
        </w:rPr>
        <w:annotationRef/>
      </w:r>
      <w:r>
        <w:rPr>
          <w:sz w:val="20"/>
          <w:szCs w:val="20"/>
        </w:rPr>
        <w:t>Conclusion is too long. I would shorten the last sentence. I would rather phrase it along the lines of: “Application of our criteria (or tool)  would contribute to research that truly matters to patients."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4C6BBE" w15:done="0"/>
  <w15:commentEx w15:paraId="0AFF284F" w15:done="0"/>
  <w15:commentEx w15:paraId="065C717A" w15:done="0"/>
  <w15:commentEx w15:paraId="2D9DA4C6" w15:done="0"/>
  <w15:commentEx w15:paraId="6D9A73DF" w15:done="0"/>
  <w15:commentEx w15:paraId="06729051" w15:done="0"/>
  <w15:commentEx w15:paraId="04F97505" w15:done="0"/>
  <w15:commentEx w15:paraId="18F206A7" w15:done="0"/>
  <w15:commentEx w15:paraId="0E4FA805" w15:done="1"/>
  <w15:commentEx w15:paraId="510D653B" w15:paraIdParent="0E4FA805" w15:done="1"/>
  <w15:commentEx w15:paraId="6F172311" w15:done="1"/>
  <w15:commentEx w15:paraId="716CAE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A84427" w16cex:dateUtc="2026-04-14T20:53:00Z"/>
  <w16cex:commentExtensible w16cex:durableId="05550CCA" w16cex:dateUtc="2026-04-14T11:31:00Z"/>
  <w16cex:commentExtensible w16cex:durableId="4F93F785" w16cex:dateUtc="2026-04-14T21:40:00Z"/>
  <w16cex:commentExtensible w16cex:durableId="59728E17" w16cex:dateUtc="2026-04-04T07:21:00Z"/>
  <w16cex:commentExtensible w16cex:durableId="327343C6" w16cex:dateUtc="2026-04-14T21:18:00Z"/>
  <w16cex:commentExtensible w16cex:durableId="143DB536" w16cex:dateUtc="2026-04-14T21:20:00Z"/>
  <w16cex:commentExtensible w16cex:durableId="7B960F14" w16cex:dateUtc="2026-04-14T21:23:00Z"/>
  <w16cex:commentExtensible w16cex:durableId="3514D90B" w16cex:dateUtc="2026-04-14T21:29: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Extensible w16cex:durableId="5A8B8966" w16cex:dateUtc="2026-04-12T09:25:00Z">
    <w16cex:extLst>
      <w16:ext w16:uri="{CE6994B0-6A32-4C9F-8C6B-6E91EDA988CE}">
        <cr:reactions xmlns:cr="http://schemas.microsoft.com/office/comments/2020/reactions">
          <cr:reaction reactionType="1">
            <cr:reactionInfo dateUtc="2026-04-14T10:54:48Z">
              <cr:user userId="S::joana.rodriguesribeiro@uzh.ch::499380a5-f773-4f1f-a8cf-83b4ebcd6ac4" userProvider="AD" userName="Joana Rodrigues Ribeiro"/>
            </cr:reactionInfo>
          </cr:reaction>
        </cr:reactions>
      </w16:ext>
    </w16cex:extLst>
  </w16cex:commentExtensible>
  <w16cex:commentExtensible w16cex:durableId="3E749B87" w16cex:dateUtc="2026-04-14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4C6BBE" w16cid:durableId="51A84427"/>
  <w16cid:commentId w16cid:paraId="0AFF284F" w16cid:durableId="05550CCA"/>
  <w16cid:commentId w16cid:paraId="065C717A" w16cid:durableId="4F93F785"/>
  <w16cid:commentId w16cid:paraId="2D9DA4C6" w16cid:durableId="59728E17"/>
  <w16cid:commentId w16cid:paraId="6D9A73DF" w16cid:durableId="327343C6"/>
  <w16cid:commentId w16cid:paraId="06729051" w16cid:durableId="143DB536"/>
  <w16cid:commentId w16cid:paraId="04F97505" w16cid:durableId="7B960F14"/>
  <w16cid:commentId w16cid:paraId="18F206A7" w16cid:durableId="3514D90B"/>
  <w16cid:commentId w16cid:paraId="0E4FA805" w16cid:durableId="65A8E619"/>
  <w16cid:commentId w16cid:paraId="510D653B" w16cid:durableId="7E4B32DE"/>
  <w16cid:commentId w16cid:paraId="6F172311" w16cid:durableId="5A8B8966"/>
  <w16cid:commentId w16cid:paraId="716CAE23" w16cid:durableId="3E749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4C93" w14:textId="77777777" w:rsidR="00411C3B" w:rsidRDefault="00411C3B" w:rsidP="001C4DED">
      <w:pPr>
        <w:spacing w:before="0" w:after="0" w:line="240" w:lineRule="auto"/>
      </w:pPr>
      <w:r>
        <w:separator/>
      </w:r>
    </w:p>
  </w:endnote>
  <w:endnote w:type="continuationSeparator" w:id="0">
    <w:p w14:paraId="7742BC32" w14:textId="77777777" w:rsidR="00411C3B" w:rsidRDefault="00411C3B"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Content>
      <w:p w14:paraId="3B169099" w14:textId="451D4B5A" w:rsidR="0076522E" w:rsidRDefault="0076522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Content>
      <w:p w14:paraId="691F2590" w14:textId="61398C76" w:rsidR="0076522E" w:rsidRDefault="0076522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1B87B" w14:textId="77777777" w:rsidR="00411C3B" w:rsidRDefault="00411C3B" w:rsidP="001C4DED">
      <w:pPr>
        <w:spacing w:before="0" w:after="0" w:line="240" w:lineRule="auto"/>
      </w:pPr>
      <w:r>
        <w:separator/>
      </w:r>
    </w:p>
  </w:footnote>
  <w:footnote w:type="continuationSeparator" w:id="0">
    <w:p w14:paraId="4915719A" w14:textId="77777777" w:rsidR="00411C3B" w:rsidRDefault="00411C3B" w:rsidP="001C4DED">
      <w:pPr>
        <w:spacing w:before="0" w:after="0" w:line="240" w:lineRule="auto"/>
      </w:pPr>
      <w:r>
        <w:continuationSeparator/>
      </w:r>
    </w:p>
  </w:footnote>
  <w:footnote w:id="1">
    <w:p w14:paraId="468A5DCF" w14:textId="36CB34F6" w:rsidR="00C2377A" w:rsidRPr="00C2377A" w:rsidRDefault="00C2377A">
      <w:pPr>
        <w:pStyle w:val="Funotentext"/>
        <w:rPr>
          <w:lang w:val="fr-CH"/>
        </w:rPr>
      </w:pPr>
      <w:r>
        <w:rPr>
          <w:rStyle w:val="Funotenzeichen"/>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55pt;height:27.55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5A5"/>
    <w:rsid w:val="0001760E"/>
    <w:rsid w:val="00025D81"/>
    <w:rsid w:val="00026620"/>
    <w:rsid w:val="000302BF"/>
    <w:rsid w:val="00033889"/>
    <w:rsid w:val="00043CC9"/>
    <w:rsid w:val="0004515C"/>
    <w:rsid w:val="0004521A"/>
    <w:rsid w:val="00045C1E"/>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447F"/>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107E"/>
    <w:rsid w:val="004032B3"/>
    <w:rsid w:val="004057AA"/>
    <w:rsid w:val="00411C3B"/>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9C"/>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14668"/>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55BC4"/>
    <w:rsid w:val="00760A12"/>
    <w:rsid w:val="00761B8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52040"/>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C7A04"/>
    <w:rsid w:val="009D17CA"/>
    <w:rsid w:val="009D2AF4"/>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2F81"/>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3F4D"/>
    <w:pPr>
      <w:spacing w:before="120" w:after="120" w:line="360" w:lineRule="auto"/>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berschrift4">
    <w:name w:val="heading 4"/>
    <w:basedOn w:val="Standard"/>
    <w:next w:val="Standard"/>
    <w:link w:val="berschrift4Zchn"/>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3732B0"/>
    <w:rPr>
      <w:rFonts w:ascii="Arial" w:eastAsiaTheme="majorEastAsia" w:hAnsi="Arial" w:cs="Calibri"/>
      <w:b/>
      <w:bCs/>
      <w:color w:val="000000" w:themeColor="tex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Absatz-Standardschriftar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berschrift2"/>
    <w:next w:val="Standard"/>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Absatz-Standardschriftart"/>
    <w:link w:val="Titre21"/>
    <w:rsid w:val="00DD468E"/>
    <w:rPr>
      <w:rFonts w:asciiTheme="majorHAnsi" w:eastAsia="Calibri" w:hAnsiTheme="majorHAnsi" w:cs="Calibri"/>
      <w:b/>
      <w:bCs/>
      <w:color w:val="000000" w:themeColor="text1"/>
      <w:kern w:val="0"/>
      <w:sz w:val="28"/>
      <w14:ligatures w14:val="none"/>
    </w:rPr>
  </w:style>
  <w:style w:type="paragraph" w:styleId="Literaturverzeichnis">
    <w:name w:val="Bibliography"/>
    <w:basedOn w:val="Standard"/>
    <w:next w:val="Standard"/>
    <w:uiPriority w:val="37"/>
    <w:unhideWhenUsed/>
    <w:rsid w:val="00203336"/>
    <w:pPr>
      <w:tabs>
        <w:tab w:val="left" w:pos="380"/>
      </w:tabs>
      <w:spacing w:after="24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 w:type="paragraph" w:customStyle="1" w:styleId="TableCaption">
    <w:name w:val="Table Caption"/>
    <w:basedOn w:val="Standard"/>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BesuchterLink">
    <w:name w:val="FollowedHyperlink"/>
    <w:basedOn w:val="Absatz-Standardschriftar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15486</Words>
  <Characters>92916</Characters>
  <Application>Microsoft Office Word</Application>
  <DocSecurity>0</DocSecurity>
  <Lines>1451</Lines>
  <Paragraphs>430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7</cp:revision>
  <dcterms:created xsi:type="dcterms:W3CDTF">2026-04-10T04:34:00Z</dcterms:created>
  <dcterms:modified xsi:type="dcterms:W3CDTF">2026-04-14T21:41:00Z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id="7qI3LFZ1"/&gt;&lt;style id="http://www.zotero.org/styles/annals-of-surgery" hasBibliography="1" bibliographyStyleHasBeenSet="1"/&gt;&lt;prefs&gt;&lt;pref name="fieldType" value="Field"/&gt;&lt;/prefs&gt;&lt;/data&gt;</vt:lpwstr>
  </property>
  <property fmtid="{D5CDD505-2E9C-101B-9397-08002B2CF9AE}" pid="3" name="ZOTERO_PREF_2">
    <vt:lpwstr/>
  </property>
</Properties>
</file>